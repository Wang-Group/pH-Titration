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4F370" w14:textId="7828D244" w:rsidR="00C425CA" w:rsidRPr="00ED2D36" w:rsidRDefault="00FA387F">
      <w:pPr>
        <w:spacing w:after="240" w:line="360" w:lineRule="auto"/>
        <w:jc w:val="center"/>
        <w:rPr>
          <w:ins w:id="2" w:author="Yibin Jiang" w:date="2026-03-21T12:05:00Z"/>
          <w:rFonts w:eastAsiaTheme="minorEastAsia"/>
          <w:b/>
          <w:sz w:val="24"/>
          <w:rPrChange w:id="3" w:author="Yibin Jiang" w:date="2026-03-27T13:33:00Z">
            <w:rPr>
              <w:ins w:id="4" w:author="Yibin Jiang" w:date="2026-03-21T12:05:00Z"/>
              <w:rFonts w:eastAsiaTheme="minorEastAsia"/>
              <w:b/>
              <w:sz w:val="28"/>
              <w:szCs w:val="28"/>
            </w:rPr>
          </w:rPrChange>
        </w:rPr>
        <w:pPrChange w:id="5" w:author="SYLZ" w:date="2026-03-27T10:39:00Z">
          <w:pPr>
            <w:spacing w:after="240" w:line="480" w:lineRule="auto"/>
            <w:jc w:val="center"/>
          </w:pPr>
        </w:pPrChange>
      </w:pPr>
      <w:ins w:id="6" w:author="Yibin Jiang" w:date="2026-03-21T12:05:00Z">
        <w:r w:rsidRPr="00ED2D36">
          <w:rPr>
            <w:rFonts w:eastAsiaTheme="minorEastAsia"/>
            <w:b/>
            <w:sz w:val="24"/>
            <w:rPrChange w:id="7" w:author="Yibin Jiang" w:date="2026-03-27T13:33:00Z">
              <w:rPr>
                <w:rFonts w:eastAsiaTheme="minorEastAsia"/>
                <w:b/>
                <w:sz w:val="28"/>
                <w:szCs w:val="28"/>
              </w:rPr>
            </w:rPrChange>
          </w:rPr>
          <w:t>Supplementary</w:t>
        </w:r>
        <w:r w:rsidR="00C425CA" w:rsidRPr="00ED2D36">
          <w:rPr>
            <w:rFonts w:eastAsiaTheme="minorEastAsia"/>
            <w:b/>
            <w:sz w:val="24"/>
            <w:rPrChange w:id="8" w:author="Yibin Jiang" w:date="2026-03-27T13:33:00Z">
              <w:rPr>
                <w:rFonts w:eastAsiaTheme="minorEastAsia"/>
                <w:b/>
                <w:sz w:val="28"/>
                <w:szCs w:val="28"/>
              </w:rPr>
            </w:rPrChange>
          </w:rPr>
          <w:t xml:space="preserve"> Information</w:t>
        </w:r>
      </w:ins>
    </w:p>
    <w:p w14:paraId="1A5EED51" w14:textId="23D7D00B" w:rsidR="00C425CA" w:rsidRPr="00ED2D36" w:rsidRDefault="00C425CA">
      <w:pPr>
        <w:spacing w:after="240" w:line="360" w:lineRule="auto"/>
        <w:jc w:val="center"/>
        <w:rPr>
          <w:ins w:id="9" w:author="Yibin Jiang" w:date="2026-03-21T12:04:00Z"/>
          <w:b/>
          <w:sz w:val="32"/>
          <w:szCs w:val="32"/>
          <w:rPrChange w:id="10" w:author="Yibin Jiang" w:date="2026-03-27T13:33:00Z">
            <w:rPr>
              <w:ins w:id="11" w:author="Yibin Jiang" w:date="2026-03-21T12:04:00Z"/>
              <w:b/>
              <w:sz w:val="28"/>
              <w:szCs w:val="28"/>
            </w:rPr>
          </w:rPrChange>
        </w:rPr>
        <w:pPrChange w:id="12" w:author="SYLZ" w:date="2026-03-27T10:39:00Z">
          <w:pPr>
            <w:spacing w:after="240" w:line="480" w:lineRule="auto"/>
          </w:pPr>
        </w:pPrChange>
      </w:pPr>
      <w:ins w:id="13" w:author="Yibin Jiang" w:date="2026-03-21T12:04:00Z">
        <w:r w:rsidRPr="00ED2D36">
          <w:rPr>
            <w:b/>
            <w:sz w:val="32"/>
            <w:szCs w:val="32"/>
            <w:rPrChange w:id="14" w:author="Yibin Jiang" w:date="2026-03-27T13:33:00Z">
              <w:rPr>
                <w:b/>
                <w:sz w:val="28"/>
                <w:szCs w:val="28"/>
              </w:rPr>
            </w:rPrChange>
          </w:rPr>
          <w:t>Hybrid Bayesian Inference and Reinforcement Learning for Autonomous pH Adjustment in Diverse Chemical Systems</w:t>
        </w:r>
      </w:ins>
    </w:p>
    <w:p w14:paraId="46C2F572" w14:textId="77777777" w:rsidR="00C425CA" w:rsidRPr="00ED2D36" w:rsidRDefault="00C425CA">
      <w:pPr>
        <w:spacing w:after="240" w:line="240" w:lineRule="auto"/>
        <w:jc w:val="center"/>
        <w:rPr>
          <w:ins w:id="15" w:author="Yibin Jiang" w:date="2026-03-21T12:04:00Z"/>
          <w:rFonts w:eastAsia="等线"/>
          <w:sz w:val="24"/>
          <w:rPrChange w:id="16" w:author="Yibin Jiang" w:date="2026-03-27T13:33:00Z">
            <w:rPr>
              <w:ins w:id="17" w:author="Yibin Jiang" w:date="2026-03-21T12:04:00Z"/>
              <w:rFonts w:eastAsia="等线"/>
            </w:rPr>
          </w:rPrChange>
        </w:rPr>
        <w:pPrChange w:id="18" w:author="Yibin Jiang" w:date="2026-03-31T15:02:00Z">
          <w:pPr>
            <w:spacing w:after="240"/>
          </w:pPr>
        </w:pPrChange>
      </w:pPr>
      <w:proofErr w:type="spellStart"/>
      <w:ins w:id="19" w:author="Yibin Jiang" w:date="2026-03-21T12:04:00Z">
        <w:r w:rsidRPr="00ED2D36">
          <w:rPr>
            <w:rFonts w:eastAsia="等线"/>
            <w:sz w:val="24"/>
            <w:rPrChange w:id="20" w:author="Yibin Jiang" w:date="2026-03-27T13:33:00Z">
              <w:rPr>
                <w:rFonts w:eastAsia="等线"/>
              </w:rPr>
            </w:rPrChange>
          </w:rPr>
          <w:t>Siyuan</w:t>
        </w:r>
        <w:proofErr w:type="spellEnd"/>
        <w:r w:rsidRPr="00ED2D36">
          <w:rPr>
            <w:rFonts w:eastAsia="等线"/>
            <w:sz w:val="24"/>
            <w:rPrChange w:id="21" w:author="Yibin Jiang" w:date="2026-03-27T13:33:00Z">
              <w:rPr>
                <w:rFonts w:eastAsia="等线"/>
              </w:rPr>
            </w:rPrChange>
          </w:rPr>
          <w:t xml:space="preserve"> Zhang</w:t>
        </w:r>
        <w:r w:rsidRPr="00ED2D36">
          <w:rPr>
            <w:sz w:val="24"/>
            <w:vertAlign w:val="superscript"/>
            <w:rPrChange w:id="22" w:author="Yibin Jiang" w:date="2026-03-27T13:33:00Z">
              <w:rPr>
                <w:vertAlign w:val="superscript"/>
              </w:rPr>
            </w:rPrChange>
          </w:rPr>
          <w:t>1</w:t>
        </w:r>
        <w:r w:rsidRPr="00ED2D36">
          <w:rPr>
            <w:rFonts w:eastAsia="等线"/>
            <w:sz w:val="24"/>
            <w:rPrChange w:id="23" w:author="Yibin Jiang" w:date="2026-03-27T13:33:00Z">
              <w:rPr>
                <w:rFonts w:eastAsia="等线"/>
              </w:rPr>
            </w:rPrChange>
          </w:rPr>
          <w:t>, Lin Huang</w:t>
        </w:r>
        <w:r w:rsidRPr="00ED2D36">
          <w:rPr>
            <w:sz w:val="24"/>
            <w:vertAlign w:val="superscript"/>
            <w:rPrChange w:id="24" w:author="Yibin Jiang" w:date="2026-03-27T13:33:00Z">
              <w:rPr>
                <w:vertAlign w:val="superscript"/>
              </w:rPr>
            </w:rPrChange>
          </w:rPr>
          <w:t>1</w:t>
        </w:r>
        <w:r w:rsidRPr="00ED2D36">
          <w:rPr>
            <w:rFonts w:eastAsia="等线"/>
            <w:sz w:val="24"/>
            <w:vertAlign w:val="superscript"/>
            <w:rPrChange w:id="25" w:author="Yibin Jiang" w:date="2026-03-27T13:33:00Z">
              <w:rPr>
                <w:rFonts w:eastAsia="等线"/>
                <w:szCs w:val="21"/>
                <w:vertAlign w:val="superscript"/>
              </w:rPr>
            </w:rPrChange>
          </w:rPr>
          <w:t>†</w:t>
        </w:r>
        <w:r w:rsidRPr="00ED2D36">
          <w:rPr>
            <w:rFonts w:eastAsia="等线"/>
            <w:sz w:val="24"/>
            <w:rPrChange w:id="26" w:author="Yibin Jiang" w:date="2026-03-27T13:33:00Z">
              <w:rPr>
                <w:rFonts w:eastAsia="等线"/>
              </w:rPr>
            </w:rPrChange>
          </w:rPr>
          <w:t xml:space="preserve">, </w:t>
        </w:r>
        <w:proofErr w:type="spellStart"/>
        <w:r w:rsidRPr="00ED2D36">
          <w:rPr>
            <w:rFonts w:eastAsia="等线"/>
            <w:sz w:val="24"/>
            <w:rPrChange w:id="27" w:author="Yibin Jiang" w:date="2026-03-27T13:33:00Z">
              <w:rPr>
                <w:rFonts w:eastAsia="等线"/>
              </w:rPr>
            </w:rPrChange>
          </w:rPr>
          <w:t>Tianci</w:t>
        </w:r>
        <w:proofErr w:type="spellEnd"/>
        <w:r w:rsidRPr="00ED2D36">
          <w:rPr>
            <w:rFonts w:eastAsia="等线"/>
            <w:sz w:val="24"/>
            <w:rPrChange w:id="28" w:author="Yibin Jiang" w:date="2026-03-27T13:33:00Z">
              <w:rPr>
                <w:rFonts w:eastAsia="等线"/>
              </w:rPr>
            </w:rPrChange>
          </w:rPr>
          <w:t xml:space="preserve"> Shi</w:t>
        </w:r>
        <w:r w:rsidRPr="00ED2D36">
          <w:rPr>
            <w:sz w:val="24"/>
            <w:vertAlign w:val="superscript"/>
            <w:rPrChange w:id="29" w:author="Yibin Jiang" w:date="2026-03-27T13:33:00Z">
              <w:rPr>
                <w:vertAlign w:val="superscript"/>
              </w:rPr>
            </w:rPrChange>
          </w:rPr>
          <w:t>1</w:t>
        </w:r>
        <w:r w:rsidRPr="00ED2D36">
          <w:rPr>
            <w:rFonts w:eastAsia="等线"/>
            <w:sz w:val="24"/>
            <w:vertAlign w:val="superscript"/>
            <w:rPrChange w:id="30" w:author="Yibin Jiang" w:date="2026-03-27T13:33:00Z">
              <w:rPr>
                <w:rFonts w:eastAsia="等线"/>
                <w:szCs w:val="21"/>
                <w:vertAlign w:val="superscript"/>
              </w:rPr>
            </w:rPrChange>
          </w:rPr>
          <w:t>†</w:t>
        </w:r>
        <w:r w:rsidRPr="00ED2D36">
          <w:rPr>
            <w:rFonts w:eastAsia="等线"/>
            <w:sz w:val="24"/>
            <w:rPrChange w:id="31" w:author="Yibin Jiang" w:date="2026-03-27T13:33:00Z">
              <w:rPr>
                <w:rFonts w:eastAsia="等线"/>
              </w:rPr>
            </w:rPrChange>
          </w:rPr>
          <w:t xml:space="preserve">, </w:t>
        </w:r>
        <w:proofErr w:type="spellStart"/>
        <w:r w:rsidRPr="00ED2D36">
          <w:rPr>
            <w:rFonts w:eastAsia="等线"/>
            <w:sz w:val="24"/>
            <w:rPrChange w:id="32" w:author="Yibin Jiang" w:date="2026-03-27T13:33:00Z">
              <w:rPr>
                <w:rFonts w:eastAsia="等线"/>
              </w:rPr>
            </w:rPrChange>
          </w:rPr>
          <w:t>Yibo</w:t>
        </w:r>
        <w:proofErr w:type="spellEnd"/>
        <w:r w:rsidRPr="00ED2D36">
          <w:rPr>
            <w:rFonts w:eastAsia="等线"/>
            <w:sz w:val="24"/>
            <w:rPrChange w:id="33" w:author="Yibin Jiang" w:date="2026-03-27T13:33:00Z">
              <w:rPr>
                <w:rFonts w:eastAsia="等线"/>
              </w:rPr>
            </w:rPrChange>
          </w:rPr>
          <w:t xml:space="preserve"> Xie</w:t>
        </w:r>
        <w:r w:rsidRPr="00ED2D36">
          <w:rPr>
            <w:sz w:val="24"/>
            <w:vertAlign w:val="superscript"/>
            <w:rPrChange w:id="34" w:author="Yibin Jiang" w:date="2026-03-27T13:33:00Z">
              <w:rPr>
                <w:vertAlign w:val="superscript"/>
              </w:rPr>
            </w:rPrChange>
          </w:rPr>
          <w:t>1,</w:t>
        </w:r>
        <w:r w:rsidRPr="00ED2D36">
          <w:rPr>
            <w:rFonts w:eastAsia="等线"/>
            <w:sz w:val="24"/>
            <w:vertAlign w:val="superscript"/>
            <w:rPrChange w:id="35" w:author="Yibin Jiang" w:date="2026-03-27T13:33:00Z">
              <w:rPr>
                <w:rFonts w:eastAsia="等线"/>
                <w:vertAlign w:val="superscript"/>
              </w:rPr>
            </w:rPrChange>
          </w:rPr>
          <w:t>4</w:t>
        </w:r>
        <w:r w:rsidRPr="00ED2D36">
          <w:rPr>
            <w:rFonts w:eastAsia="等线"/>
            <w:sz w:val="24"/>
            <w:rPrChange w:id="36" w:author="Yibin Jiang" w:date="2026-03-27T13:33:00Z">
              <w:rPr>
                <w:rFonts w:eastAsia="等线"/>
              </w:rPr>
            </w:rPrChange>
          </w:rPr>
          <w:t>, Jing Yang</w:t>
        </w:r>
        <w:r w:rsidRPr="00ED2D36">
          <w:rPr>
            <w:rFonts w:eastAsia="等线"/>
            <w:sz w:val="24"/>
            <w:vertAlign w:val="superscript"/>
            <w:rPrChange w:id="37" w:author="Yibin Jiang" w:date="2026-03-27T13:33:00Z">
              <w:rPr>
                <w:rFonts w:eastAsia="等线"/>
                <w:vertAlign w:val="superscript"/>
              </w:rPr>
            </w:rPrChange>
          </w:rPr>
          <w:t>2</w:t>
        </w:r>
        <w:r w:rsidRPr="00ED2D36">
          <w:rPr>
            <w:sz w:val="24"/>
            <w:vertAlign w:val="superscript"/>
            <w:rPrChange w:id="38" w:author="Yibin Jiang" w:date="2026-03-27T13:33:00Z">
              <w:rPr>
                <w:vertAlign w:val="superscript"/>
              </w:rPr>
            </w:rPrChange>
          </w:rPr>
          <w:t>*</w:t>
        </w:r>
        <w:r w:rsidRPr="00ED2D36">
          <w:rPr>
            <w:rFonts w:eastAsia="等线"/>
            <w:sz w:val="24"/>
            <w:rPrChange w:id="39" w:author="Yibin Jiang" w:date="2026-03-27T13:33:00Z">
              <w:rPr>
                <w:rFonts w:eastAsia="等线"/>
              </w:rPr>
            </w:rPrChange>
          </w:rPr>
          <w:t xml:space="preserve">, </w:t>
        </w:r>
        <w:proofErr w:type="spellStart"/>
        <w:r w:rsidRPr="00ED2D36">
          <w:rPr>
            <w:rFonts w:eastAsia="等线"/>
            <w:sz w:val="24"/>
            <w:rPrChange w:id="40" w:author="Yibin Jiang" w:date="2026-03-27T13:33:00Z">
              <w:rPr>
                <w:rFonts w:eastAsia="等线"/>
              </w:rPr>
            </w:rPrChange>
          </w:rPr>
          <w:t>Yibin</w:t>
        </w:r>
        <w:proofErr w:type="spellEnd"/>
        <w:r w:rsidRPr="00ED2D36">
          <w:rPr>
            <w:rFonts w:eastAsia="等线"/>
            <w:sz w:val="24"/>
            <w:rPrChange w:id="41" w:author="Yibin Jiang" w:date="2026-03-27T13:33:00Z">
              <w:rPr>
                <w:rFonts w:eastAsia="等线"/>
              </w:rPr>
            </w:rPrChange>
          </w:rPr>
          <w:t xml:space="preserve"> Jiang</w:t>
        </w:r>
        <w:r w:rsidRPr="00ED2D36">
          <w:rPr>
            <w:sz w:val="24"/>
            <w:vertAlign w:val="superscript"/>
            <w:rPrChange w:id="42" w:author="Yibin Jiang" w:date="2026-03-27T13:33:00Z">
              <w:rPr>
                <w:vertAlign w:val="superscript"/>
              </w:rPr>
            </w:rPrChange>
          </w:rPr>
          <w:t>1,2,3*</w:t>
        </w:r>
        <w:r w:rsidRPr="00ED2D36">
          <w:rPr>
            <w:rFonts w:eastAsia="等线"/>
            <w:sz w:val="24"/>
            <w:rPrChange w:id="43" w:author="Yibin Jiang" w:date="2026-03-27T13:33:00Z">
              <w:rPr>
                <w:rFonts w:eastAsia="等线"/>
              </w:rPr>
            </w:rPrChange>
          </w:rPr>
          <w:t>, Cheng Wang</w:t>
        </w:r>
        <w:r w:rsidRPr="00ED2D36">
          <w:rPr>
            <w:sz w:val="24"/>
            <w:vertAlign w:val="superscript"/>
            <w:rPrChange w:id="44" w:author="Yibin Jiang" w:date="2026-03-27T13:33:00Z">
              <w:rPr>
                <w:vertAlign w:val="superscript"/>
              </w:rPr>
            </w:rPrChange>
          </w:rPr>
          <w:t>1,2,3,4*</w:t>
        </w:r>
      </w:ins>
    </w:p>
    <w:p w14:paraId="404EF905" w14:textId="77777777" w:rsidR="00C425CA" w:rsidRPr="00ED2D36" w:rsidRDefault="00C425CA">
      <w:pPr>
        <w:spacing w:after="240" w:line="240" w:lineRule="auto"/>
        <w:jc w:val="center"/>
        <w:rPr>
          <w:ins w:id="45" w:author="Yibin Jiang" w:date="2026-03-21T12:04:00Z"/>
          <w:rFonts w:eastAsia="等线"/>
          <w:sz w:val="24"/>
          <w:rPrChange w:id="46" w:author="Yibin Jiang" w:date="2026-03-27T13:33:00Z">
            <w:rPr>
              <w:ins w:id="47" w:author="Yibin Jiang" w:date="2026-03-21T12:04:00Z"/>
              <w:rFonts w:eastAsia="等线"/>
            </w:rPr>
          </w:rPrChange>
        </w:rPr>
        <w:pPrChange w:id="48" w:author="Yibin Jiang" w:date="2026-03-31T15:02:00Z">
          <w:pPr>
            <w:spacing w:after="240"/>
          </w:pPr>
        </w:pPrChange>
      </w:pPr>
      <w:ins w:id="49" w:author="Yibin Jiang" w:date="2026-03-21T12:04:00Z">
        <w:r w:rsidRPr="00ED2D36">
          <w:rPr>
            <w:rFonts w:eastAsia="等线"/>
            <w:sz w:val="24"/>
            <w:vertAlign w:val="superscript"/>
            <w:rPrChange w:id="50" w:author="Yibin Jiang" w:date="2026-03-27T13:33:00Z">
              <w:rPr>
                <w:rFonts w:eastAsia="等线"/>
                <w:vertAlign w:val="superscript"/>
              </w:rPr>
            </w:rPrChange>
          </w:rPr>
          <w:t>1</w:t>
        </w:r>
        <w:r w:rsidRPr="00ED2D36">
          <w:rPr>
            <w:rFonts w:eastAsia="等线"/>
            <w:sz w:val="24"/>
            <w:rPrChange w:id="51" w:author="Yibin Jiang" w:date="2026-03-27T13:33:00Z">
              <w:rPr>
                <w:rFonts w:eastAsia="等线"/>
              </w:rPr>
            </w:rPrChange>
          </w:rPr>
          <w:t>iChem, State Key Laboratory of Physical Chemistry of Solid Surfaces, College of Chemistry and Chemical Engineering, Xiamen University, Xiamen 361005, P. R. China.</w:t>
        </w:r>
      </w:ins>
    </w:p>
    <w:p w14:paraId="30B41028" w14:textId="77777777" w:rsidR="00C425CA" w:rsidRPr="00ED2D36" w:rsidRDefault="00C425CA">
      <w:pPr>
        <w:spacing w:after="240" w:line="240" w:lineRule="auto"/>
        <w:jc w:val="center"/>
        <w:rPr>
          <w:ins w:id="52" w:author="Yibin Jiang" w:date="2026-03-21T12:04:00Z"/>
          <w:rFonts w:eastAsia="等线"/>
          <w:sz w:val="24"/>
          <w:rPrChange w:id="53" w:author="Yibin Jiang" w:date="2026-03-27T13:33:00Z">
            <w:rPr>
              <w:ins w:id="54" w:author="Yibin Jiang" w:date="2026-03-21T12:04:00Z"/>
              <w:rFonts w:eastAsia="等线"/>
            </w:rPr>
          </w:rPrChange>
        </w:rPr>
        <w:pPrChange w:id="55" w:author="Yibin Jiang" w:date="2026-03-31T15:02:00Z">
          <w:pPr>
            <w:spacing w:after="240"/>
          </w:pPr>
        </w:pPrChange>
      </w:pPr>
      <w:ins w:id="56" w:author="Yibin Jiang" w:date="2026-03-21T12:04:00Z">
        <w:r w:rsidRPr="00ED2D36">
          <w:rPr>
            <w:rFonts w:eastAsia="等线"/>
            <w:sz w:val="24"/>
            <w:vertAlign w:val="superscript"/>
            <w:rPrChange w:id="57" w:author="Yibin Jiang" w:date="2026-03-27T13:33:00Z">
              <w:rPr>
                <w:rFonts w:eastAsia="等线"/>
                <w:vertAlign w:val="superscript"/>
              </w:rPr>
            </w:rPrChange>
          </w:rPr>
          <w:t>2</w:t>
        </w:r>
        <w:r w:rsidRPr="00ED2D36">
          <w:rPr>
            <w:rFonts w:eastAsia="等线"/>
            <w:sz w:val="24"/>
            <w:rPrChange w:id="58" w:author="Yibin Jiang" w:date="2026-03-27T13:33:00Z">
              <w:rPr>
                <w:rFonts w:eastAsia="等线"/>
              </w:rPr>
            </w:rPrChange>
          </w:rPr>
          <w:t>College of Chemistry and Chemical Engineering, Xiamen University, Xiamen 361005, P. R. China.</w:t>
        </w:r>
      </w:ins>
    </w:p>
    <w:p w14:paraId="06DC921F" w14:textId="77777777" w:rsidR="00C425CA" w:rsidRPr="00ED2D36" w:rsidRDefault="00C425CA">
      <w:pPr>
        <w:spacing w:after="240" w:line="240" w:lineRule="auto"/>
        <w:jc w:val="center"/>
        <w:rPr>
          <w:ins w:id="59" w:author="Yibin Jiang" w:date="2026-03-21T12:04:00Z"/>
          <w:rFonts w:eastAsia="等线"/>
          <w:sz w:val="24"/>
          <w:rPrChange w:id="60" w:author="Yibin Jiang" w:date="2026-03-27T13:33:00Z">
            <w:rPr>
              <w:ins w:id="61" w:author="Yibin Jiang" w:date="2026-03-21T12:04:00Z"/>
              <w:rFonts w:eastAsia="等线"/>
            </w:rPr>
          </w:rPrChange>
        </w:rPr>
        <w:pPrChange w:id="62" w:author="Yibin Jiang" w:date="2026-03-31T15:02:00Z">
          <w:pPr>
            <w:spacing w:after="240"/>
          </w:pPr>
        </w:pPrChange>
      </w:pPr>
      <w:ins w:id="63" w:author="Yibin Jiang" w:date="2026-03-21T12:04:00Z">
        <w:r w:rsidRPr="00ED2D36">
          <w:rPr>
            <w:rFonts w:eastAsia="等线"/>
            <w:sz w:val="24"/>
            <w:vertAlign w:val="superscript"/>
            <w:rPrChange w:id="64" w:author="Yibin Jiang" w:date="2026-03-27T13:33:00Z">
              <w:rPr>
                <w:rFonts w:eastAsia="等线"/>
                <w:vertAlign w:val="superscript"/>
              </w:rPr>
            </w:rPrChange>
          </w:rPr>
          <w:t>3</w:t>
        </w:r>
        <w:r w:rsidRPr="00ED2D36">
          <w:rPr>
            <w:rFonts w:eastAsia="等线"/>
            <w:sz w:val="24"/>
            <w:rPrChange w:id="65" w:author="Yibin Jiang" w:date="2026-03-27T13:33:00Z">
              <w:rPr>
                <w:rFonts w:eastAsia="等线"/>
              </w:rPr>
            </w:rPrChange>
          </w:rPr>
          <w:t>Innovation Laboratory for Sciences and Technologies of Energy Materials of Fujian Province (IKKEM), Xiamen 361005, P. R. China.</w:t>
        </w:r>
      </w:ins>
    </w:p>
    <w:p w14:paraId="56DE5C98" w14:textId="77777777" w:rsidR="00C425CA" w:rsidRPr="00ED2D36" w:rsidRDefault="00C425CA">
      <w:pPr>
        <w:spacing w:after="240" w:line="240" w:lineRule="auto"/>
        <w:jc w:val="center"/>
        <w:rPr>
          <w:ins w:id="66" w:author="Yibin Jiang" w:date="2026-03-21T12:04:00Z"/>
          <w:rFonts w:eastAsia="等线"/>
          <w:sz w:val="24"/>
          <w:rPrChange w:id="67" w:author="Yibin Jiang" w:date="2026-03-27T13:33:00Z">
            <w:rPr>
              <w:ins w:id="68" w:author="Yibin Jiang" w:date="2026-03-21T12:04:00Z"/>
              <w:rFonts w:eastAsia="等线"/>
            </w:rPr>
          </w:rPrChange>
        </w:rPr>
        <w:pPrChange w:id="69" w:author="Yibin Jiang" w:date="2026-03-31T15:02:00Z">
          <w:pPr>
            <w:spacing w:after="240"/>
          </w:pPr>
        </w:pPrChange>
      </w:pPr>
      <w:ins w:id="70" w:author="Yibin Jiang" w:date="2026-03-21T12:04:00Z">
        <w:r w:rsidRPr="00ED2D36">
          <w:rPr>
            <w:rFonts w:eastAsia="等线"/>
            <w:sz w:val="24"/>
            <w:vertAlign w:val="superscript"/>
            <w:rPrChange w:id="71" w:author="Yibin Jiang" w:date="2026-03-27T13:33:00Z">
              <w:rPr>
                <w:rFonts w:eastAsia="等线"/>
                <w:vertAlign w:val="superscript"/>
              </w:rPr>
            </w:rPrChange>
          </w:rPr>
          <w:t>4</w:t>
        </w:r>
        <w:r w:rsidRPr="00ED2D36">
          <w:rPr>
            <w:rFonts w:eastAsia="等线"/>
            <w:sz w:val="24"/>
            <w:rPrChange w:id="72" w:author="Yibin Jiang" w:date="2026-03-27T13:33:00Z">
              <w:rPr>
                <w:rFonts w:eastAsia="等线"/>
              </w:rPr>
            </w:rPrChange>
          </w:rPr>
          <w:t>Institute of Artificial Intelligence, Xiamen University, Xiamen 361005, P. R. China.</w:t>
        </w:r>
      </w:ins>
    </w:p>
    <w:p w14:paraId="2B9308F0" w14:textId="04FD898C" w:rsidR="00C425CA" w:rsidRPr="00ED2D36" w:rsidRDefault="00C425CA">
      <w:pPr>
        <w:spacing w:after="240" w:line="240" w:lineRule="auto"/>
        <w:jc w:val="center"/>
        <w:rPr>
          <w:ins w:id="73" w:author="Yibin Jiang" w:date="2026-03-21T12:04:00Z"/>
          <w:rFonts w:eastAsia="等线"/>
          <w:sz w:val="24"/>
          <w:rPrChange w:id="74" w:author="Yibin Jiang" w:date="2026-03-27T13:33:00Z">
            <w:rPr>
              <w:ins w:id="75" w:author="Yibin Jiang" w:date="2026-03-21T12:04:00Z"/>
              <w:rFonts w:eastAsia="等线"/>
            </w:rPr>
          </w:rPrChange>
        </w:rPr>
        <w:pPrChange w:id="76" w:author="Yibin Jiang" w:date="2026-03-31T15:02:00Z">
          <w:pPr>
            <w:spacing w:after="240"/>
          </w:pPr>
        </w:pPrChange>
      </w:pPr>
      <w:ins w:id="77" w:author="Yibin Jiang" w:date="2026-03-21T12:04:00Z">
        <w:r w:rsidRPr="00ED2D36">
          <w:rPr>
            <w:rFonts w:eastAsia="等线"/>
            <w:sz w:val="24"/>
            <w:vertAlign w:val="superscript"/>
            <w:rPrChange w:id="78" w:author="Yibin Jiang" w:date="2026-03-27T13:33:00Z">
              <w:rPr>
                <w:rFonts w:eastAsia="等线"/>
                <w:szCs w:val="21"/>
                <w:vertAlign w:val="superscript"/>
              </w:rPr>
            </w:rPrChange>
          </w:rPr>
          <w:t>†</w:t>
        </w:r>
        <w:r w:rsidRPr="00ED2D36">
          <w:rPr>
            <w:rFonts w:eastAsia="等线"/>
            <w:sz w:val="24"/>
            <w:rPrChange w:id="79" w:author="Yibin Jiang" w:date="2026-03-27T13:33:00Z">
              <w:rPr>
                <w:rFonts w:eastAsia="等线"/>
                <w:szCs w:val="21"/>
              </w:rPr>
            </w:rPrChange>
          </w:rPr>
          <w:t xml:space="preserve">These authors contributed equally. </w:t>
        </w:r>
        <w:r w:rsidRPr="00ED2D36">
          <w:rPr>
            <w:rFonts w:eastAsia="等线"/>
            <w:sz w:val="24"/>
            <w:rPrChange w:id="80" w:author="Yibin Jiang" w:date="2026-03-27T13:33:00Z">
              <w:rPr>
                <w:rFonts w:eastAsia="等线"/>
              </w:rPr>
            </w:rPrChange>
          </w:rPr>
          <w:t>*Corresponding author email:</w:t>
        </w:r>
      </w:ins>
    </w:p>
    <w:p w14:paraId="3B9473C2" w14:textId="5A1FC63F" w:rsidR="00C425CA" w:rsidRPr="00ED2D36" w:rsidRDefault="00C425CA">
      <w:pPr>
        <w:spacing w:after="240" w:line="240" w:lineRule="auto"/>
        <w:jc w:val="center"/>
        <w:rPr>
          <w:ins w:id="81" w:author="Yibin Jiang" w:date="2026-03-21T12:04:00Z"/>
          <w:rFonts w:eastAsia="等线"/>
          <w:b/>
          <w:color w:val="0000FF"/>
          <w:sz w:val="24"/>
          <w:u w:val="single"/>
          <w:rPrChange w:id="82" w:author="Yibin Jiang" w:date="2026-03-27T13:33:00Z">
            <w:rPr>
              <w:ins w:id="83" w:author="Yibin Jiang" w:date="2026-03-21T12:04:00Z"/>
              <w:rFonts w:eastAsiaTheme="minorEastAsia"/>
              <w:b w:val="0"/>
              <w:kern w:val="2"/>
              <w:sz w:val="24"/>
              <w:szCs w:val="24"/>
              <w:lang w:eastAsia="zh-CN"/>
              <w14:ligatures w14:val="standardContextual"/>
            </w:rPr>
          </w:rPrChange>
        </w:rPr>
        <w:pPrChange w:id="84" w:author="Yibin Jiang" w:date="2026-03-27T13:18:00Z">
          <w:pPr>
            <w:pStyle w:val="TOC10"/>
            <w:spacing w:before="249" w:line="480" w:lineRule="auto"/>
            <w:jc w:val="both"/>
          </w:pPr>
        </w:pPrChange>
      </w:pPr>
      <w:ins w:id="85" w:author="Yibin Jiang" w:date="2026-03-21T12:04:00Z">
        <w:r w:rsidRPr="00ED2D36">
          <w:rPr>
            <w:sz w:val="24"/>
            <w:rPrChange w:id="86" w:author="Yibin Jiang" w:date="2026-03-27T13:33:00Z">
              <w:rPr>
                <w:b w:val="0"/>
              </w:rPr>
            </w:rPrChange>
          </w:rPr>
          <w:fldChar w:fldCharType="begin"/>
        </w:r>
        <w:r w:rsidRPr="00ED2D36">
          <w:rPr>
            <w:sz w:val="24"/>
            <w:rPrChange w:id="87" w:author="Yibin Jiang" w:date="2026-03-27T13:33:00Z">
              <w:rPr>
                <w:b w:val="0"/>
              </w:rPr>
            </w:rPrChange>
          </w:rPr>
          <w:instrText>HYPERLINK "mailto:j.yang@xmu.edu.cn"</w:instrText>
        </w:r>
        <w:r w:rsidRPr="00490E17">
          <w:rPr>
            <w:sz w:val="24"/>
          </w:rPr>
        </w:r>
        <w:r w:rsidRPr="00ED2D36">
          <w:rPr>
            <w:sz w:val="24"/>
            <w:rPrChange w:id="88" w:author="Yibin Jiang" w:date="2026-03-27T13:33:00Z">
              <w:rPr>
                <w:b w:val="0"/>
              </w:rPr>
            </w:rPrChange>
          </w:rPr>
          <w:fldChar w:fldCharType="separate"/>
        </w:r>
        <w:r w:rsidRPr="00ED2D36">
          <w:rPr>
            <w:rStyle w:val="af"/>
            <w:sz w:val="24"/>
            <w:rPrChange w:id="89" w:author="Yibin Jiang" w:date="2026-03-27T13:33:00Z">
              <w:rPr>
                <w:rStyle w:val="af"/>
                <w:b w:val="0"/>
              </w:rPr>
            </w:rPrChange>
          </w:rPr>
          <w:t>j.yang@xmu.edu.cn</w:t>
        </w:r>
        <w:r w:rsidRPr="00ED2D36">
          <w:rPr>
            <w:sz w:val="24"/>
            <w:rPrChange w:id="90" w:author="Yibin Jiang" w:date="2026-03-27T13:33:00Z">
              <w:rPr>
                <w:b w:val="0"/>
              </w:rPr>
            </w:rPrChange>
          </w:rPr>
          <w:fldChar w:fldCharType="end"/>
        </w:r>
        <w:r w:rsidRPr="00ED2D36">
          <w:rPr>
            <w:sz w:val="24"/>
            <w:rPrChange w:id="91" w:author="Yibin Jiang" w:date="2026-03-27T13:33:00Z">
              <w:rPr>
                <w:b w:val="0"/>
              </w:rPr>
            </w:rPrChange>
          </w:rPr>
          <w:t xml:space="preserve">, </w:t>
        </w:r>
      </w:ins>
      <w:ins w:id="92" w:author="Yibin Jiang" w:date="2026-03-21T12:05:00Z">
        <w:r w:rsidR="00F829D4" w:rsidRPr="00ED2D36">
          <w:rPr>
            <w:rFonts w:eastAsia="等线"/>
            <w:sz w:val="24"/>
            <w:rPrChange w:id="93" w:author="Yibin Jiang" w:date="2026-03-27T13:33:00Z">
              <w:rPr>
                <w:rFonts w:eastAsia="等线"/>
                <w:b w:val="0"/>
              </w:rPr>
            </w:rPrChange>
          </w:rPr>
          <w:fldChar w:fldCharType="begin"/>
        </w:r>
        <w:r w:rsidR="00F829D4" w:rsidRPr="00ED2D36">
          <w:rPr>
            <w:rFonts w:eastAsia="等线"/>
            <w:sz w:val="24"/>
            <w:rPrChange w:id="94" w:author="Yibin Jiang" w:date="2026-03-27T13:33:00Z">
              <w:rPr>
                <w:rFonts w:eastAsia="等线"/>
                <w:b w:val="0"/>
              </w:rPr>
            </w:rPrChange>
          </w:rPr>
          <w:instrText>HYPERLINK "mailto:</w:instrText>
        </w:r>
      </w:ins>
      <w:ins w:id="95" w:author="Yibin Jiang" w:date="2026-03-21T12:04:00Z">
        <w:r w:rsidR="00F829D4" w:rsidRPr="00ED2D36">
          <w:rPr>
            <w:rFonts w:eastAsia="等线"/>
            <w:sz w:val="24"/>
            <w:rPrChange w:id="96" w:author="Yibin Jiang" w:date="2026-03-27T13:33:00Z">
              <w:rPr>
                <w:rStyle w:val="af"/>
                <w:rFonts w:eastAsia="等线"/>
                <w:b w:val="0"/>
              </w:rPr>
            </w:rPrChange>
          </w:rPr>
          <w:instrText>yibinjiang@</w:instrText>
        </w:r>
      </w:ins>
      <w:ins w:id="97" w:author="Yibin Jiang" w:date="2026-03-21T12:05:00Z">
        <w:r w:rsidR="00F829D4" w:rsidRPr="00ED2D36">
          <w:rPr>
            <w:rFonts w:eastAsia="等线"/>
            <w:sz w:val="24"/>
            <w:rPrChange w:id="98" w:author="Yibin Jiang" w:date="2026-03-27T13:33:00Z">
              <w:rPr>
                <w:rStyle w:val="af"/>
                <w:rFonts w:eastAsia="等线"/>
                <w:b w:val="0"/>
              </w:rPr>
            </w:rPrChange>
          </w:rPr>
          <w:instrText>xmu.edu.cn</w:instrText>
        </w:r>
        <w:r w:rsidR="00F829D4" w:rsidRPr="00ED2D36">
          <w:rPr>
            <w:rFonts w:eastAsia="等线"/>
            <w:sz w:val="24"/>
            <w:rPrChange w:id="99" w:author="Yibin Jiang" w:date="2026-03-27T13:33:00Z">
              <w:rPr>
                <w:rFonts w:eastAsia="等线"/>
                <w:b w:val="0"/>
              </w:rPr>
            </w:rPrChange>
          </w:rPr>
          <w:instrText>"</w:instrText>
        </w:r>
        <w:r w:rsidR="00F829D4" w:rsidRPr="00490E17">
          <w:rPr>
            <w:rFonts w:eastAsia="等线"/>
            <w:sz w:val="24"/>
          </w:rPr>
        </w:r>
        <w:r w:rsidR="00F829D4" w:rsidRPr="00ED2D36">
          <w:rPr>
            <w:rFonts w:eastAsia="等线"/>
            <w:sz w:val="24"/>
            <w:rPrChange w:id="100" w:author="Yibin Jiang" w:date="2026-03-27T13:33:00Z">
              <w:rPr>
                <w:rFonts w:eastAsia="等线"/>
                <w:b w:val="0"/>
              </w:rPr>
            </w:rPrChange>
          </w:rPr>
          <w:fldChar w:fldCharType="separate"/>
        </w:r>
      </w:ins>
      <w:ins w:id="101" w:author="Yibin Jiang" w:date="2026-03-21T12:04:00Z">
        <w:r w:rsidR="00F829D4" w:rsidRPr="00ED2D36">
          <w:rPr>
            <w:rStyle w:val="af"/>
            <w:rFonts w:eastAsia="等线"/>
            <w:sz w:val="24"/>
            <w:rPrChange w:id="102" w:author="Yibin Jiang" w:date="2026-03-27T13:33:00Z">
              <w:rPr>
                <w:rStyle w:val="af"/>
                <w:rFonts w:eastAsia="等线"/>
                <w:b w:val="0"/>
              </w:rPr>
            </w:rPrChange>
          </w:rPr>
          <w:t>yibinjiang@</w:t>
        </w:r>
      </w:ins>
      <w:ins w:id="103" w:author="Yibin Jiang" w:date="2026-03-21T12:05:00Z">
        <w:r w:rsidR="00F829D4" w:rsidRPr="00ED2D36">
          <w:rPr>
            <w:rStyle w:val="af"/>
            <w:rFonts w:eastAsia="等线"/>
            <w:sz w:val="24"/>
            <w:rPrChange w:id="104" w:author="Yibin Jiang" w:date="2026-03-27T13:33:00Z">
              <w:rPr>
                <w:rStyle w:val="af"/>
                <w:rFonts w:eastAsia="等线"/>
                <w:b w:val="0"/>
              </w:rPr>
            </w:rPrChange>
          </w:rPr>
          <w:t>xmu.edu.cn</w:t>
        </w:r>
        <w:r w:rsidR="00F829D4" w:rsidRPr="00ED2D36">
          <w:rPr>
            <w:rFonts w:eastAsia="等线"/>
            <w:sz w:val="24"/>
            <w:rPrChange w:id="105" w:author="Yibin Jiang" w:date="2026-03-27T13:33:00Z">
              <w:rPr>
                <w:rFonts w:eastAsia="等线"/>
                <w:b w:val="0"/>
              </w:rPr>
            </w:rPrChange>
          </w:rPr>
          <w:fldChar w:fldCharType="end"/>
        </w:r>
      </w:ins>
      <w:ins w:id="106" w:author="Yibin Jiang" w:date="2026-03-21T12:04:00Z">
        <w:r w:rsidRPr="00ED2D36">
          <w:rPr>
            <w:rFonts w:eastAsia="等线"/>
            <w:sz w:val="24"/>
            <w:rPrChange w:id="107" w:author="Yibin Jiang" w:date="2026-03-27T13:33:00Z">
              <w:rPr>
                <w:rFonts w:eastAsia="等线"/>
                <w:b w:val="0"/>
              </w:rPr>
            </w:rPrChange>
          </w:rPr>
          <w:t xml:space="preserve">, </w:t>
        </w:r>
        <w:r w:rsidRPr="00ED2D36">
          <w:rPr>
            <w:sz w:val="24"/>
            <w:rPrChange w:id="108" w:author="Yibin Jiang" w:date="2026-03-27T13:33:00Z">
              <w:rPr/>
            </w:rPrChange>
          </w:rPr>
          <w:fldChar w:fldCharType="begin"/>
        </w:r>
        <w:r w:rsidRPr="00ED2D36">
          <w:rPr>
            <w:sz w:val="24"/>
            <w:rPrChange w:id="109" w:author="Yibin Jiang" w:date="2026-03-27T13:33:00Z">
              <w:rPr>
                <w:b w:val="0"/>
              </w:rPr>
            </w:rPrChange>
          </w:rPr>
          <w:instrText>HYPERLINK "mailto:wangchengxmu@xmu.edu.cn"</w:instrText>
        </w:r>
        <w:r w:rsidRPr="00490E17">
          <w:rPr>
            <w:sz w:val="24"/>
          </w:rPr>
        </w:r>
        <w:r w:rsidRPr="00ED2D36">
          <w:rPr>
            <w:sz w:val="24"/>
            <w:rPrChange w:id="110" w:author="Yibin Jiang" w:date="2026-03-27T13:33:00Z">
              <w:rPr>
                <w:rStyle w:val="af"/>
                <w:rFonts w:eastAsia="等线"/>
                <w:b w:val="0"/>
              </w:rPr>
            </w:rPrChange>
          </w:rPr>
          <w:fldChar w:fldCharType="separate"/>
        </w:r>
        <w:r w:rsidRPr="00ED2D36">
          <w:rPr>
            <w:rStyle w:val="af"/>
            <w:rFonts w:eastAsia="等线"/>
            <w:sz w:val="24"/>
            <w:rPrChange w:id="111" w:author="Yibin Jiang" w:date="2026-03-27T13:33:00Z">
              <w:rPr>
                <w:rStyle w:val="af"/>
                <w:rFonts w:eastAsia="等线"/>
                <w:b w:val="0"/>
              </w:rPr>
            </w:rPrChange>
          </w:rPr>
          <w:t>wangchengxmu@xmu.edu.cn</w:t>
        </w:r>
        <w:r w:rsidRPr="00ED2D36">
          <w:rPr>
            <w:rStyle w:val="af"/>
            <w:rFonts w:eastAsia="等线"/>
            <w:sz w:val="24"/>
            <w:rPrChange w:id="112" w:author="Yibin Jiang" w:date="2026-03-27T13:33:00Z">
              <w:rPr>
                <w:rStyle w:val="af"/>
                <w:rFonts w:eastAsia="等线"/>
                <w:b w:val="0"/>
              </w:rPr>
            </w:rPrChange>
          </w:rPr>
          <w:fldChar w:fldCharType="end"/>
        </w:r>
        <w:r w:rsidRPr="00ED2D36">
          <w:rPr>
            <w:rFonts w:eastAsia="等线"/>
            <w:color w:val="0000FF"/>
            <w:sz w:val="24"/>
            <w:u w:val="single"/>
            <w:rPrChange w:id="113" w:author="Yibin Jiang" w:date="2026-03-27T13:33:00Z">
              <w:rPr>
                <w:rFonts w:eastAsia="等线"/>
                <w:b w:val="0"/>
                <w:color w:val="0000FF"/>
                <w:u w:val="single"/>
              </w:rPr>
            </w:rPrChange>
          </w:rPr>
          <w:t>.</w:t>
        </w:r>
      </w:ins>
    </w:p>
    <w:sdt>
      <w:sdtPr>
        <w:rPr>
          <w:b w:val="0"/>
          <w:kern w:val="2"/>
          <w:sz w:val="24"/>
          <w:szCs w:val="24"/>
          <w:lang w:eastAsia="zh-CN"/>
          <w14:ligatures w14:val="standardContextual"/>
        </w:rPr>
        <w:id w:val="776990249"/>
        <w:docPartObj>
          <w:docPartGallery w:val="Table of Contents"/>
          <w:docPartUnique/>
        </w:docPartObj>
      </w:sdtPr>
      <w:sdtEndPr>
        <w:rPr>
          <w:bCs/>
        </w:rPr>
      </w:sdtEndPr>
      <w:sdtContent>
        <w:p w14:paraId="31DA6B43" w14:textId="4380B45F" w:rsidR="000B220A" w:rsidRPr="00027974" w:rsidRDefault="00155E69">
          <w:pPr>
            <w:pStyle w:val="TOC10"/>
            <w:spacing w:before="249" w:line="360" w:lineRule="auto"/>
            <w:jc w:val="both"/>
            <w:rPr>
              <w:sz w:val="24"/>
              <w:szCs w:val="24"/>
            </w:rPr>
            <w:pPrChange w:id="114" w:author="SYLZ" w:date="2026-03-27T10:39:00Z">
              <w:pPr>
                <w:pStyle w:val="TOC10"/>
                <w:spacing w:before="249" w:line="480" w:lineRule="auto"/>
                <w:jc w:val="both"/>
              </w:pPr>
            </w:pPrChange>
          </w:pPr>
          <w:r w:rsidRPr="00027974">
            <w:rPr>
              <w:sz w:val="24"/>
              <w:szCs w:val="24"/>
            </w:rPr>
            <w:t>Table of Contents</w:t>
          </w:r>
        </w:p>
        <w:p w14:paraId="7D6D56FD" w14:textId="0467F88A" w:rsidR="00CD016C" w:rsidRDefault="00155E69">
          <w:pPr>
            <w:pStyle w:val="TOC1"/>
            <w:rPr>
              <w:ins w:id="115" w:author="Yibin Jiang" w:date="2026-03-31T15:21:00Z"/>
              <w:rFonts w:asciiTheme="minorHAnsi" w:eastAsiaTheme="minorEastAsia" w:hAnsiTheme="minorHAnsi" w:cstheme="minorBidi" w:hint="eastAsia"/>
              <w:bCs w:val="0"/>
              <w:sz w:val="24"/>
              <w:szCs w:val="24"/>
              <w:lang w:val="en-GB"/>
            </w:rPr>
          </w:pPr>
          <w:r w:rsidRPr="00027974">
            <w:rPr>
              <w:sz w:val="24"/>
              <w:szCs w:val="24"/>
            </w:rPr>
            <w:fldChar w:fldCharType="begin"/>
          </w:r>
          <w:r w:rsidRPr="00027974">
            <w:rPr>
              <w:sz w:val="24"/>
              <w:szCs w:val="24"/>
            </w:rPr>
            <w:instrText xml:space="preserve"> TOC \o "1-3" \h \z \u </w:instrText>
          </w:r>
          <w:r w:rsidRPr="00027974">
            <w:rPr>
              <w:sz w:val="24"/>
              <w:szCs w:val="24"/>
            </w:rPr>
            <w:fldChar w:fldCharType="separate"/>
          </w:r>
          <w:ins w:id="116" w:author="Yibin Jiang" w:date="2026-03-31T15:21:00Z">
            <w:r w:rsidR="00CD016C" w:rsidRPr="00576D83">
              <w:rPr>
                <w:rStyle w:val="af"/>
              </w:rPr>
              <w:fldChar w:fldCharType="begin"/>
            </w:r>
            <w:r w:rsidR="00CD016C" w:rsidRPr="00576D83">
              <w:rPr>
                <w:rStyle w:val="af"/>
              </w:rPr>
              <w:instrText xml:space="preserve"> </w:instrText>
            </w:r>
            <w:r w:rsidR="00CD016C">
              <w:instrText>HYPERLINK \l "_Toc225862913"</w:instrText>
            </w:r>
            <w:r w:rsidR="00CD016C" w:rsidRPr="00576D83">
              <w:rPr>
                <w:rStyle w:val="af"/>
              </w:rPr>
              <w:instrText xml:space="preserve"> </w:instrText>
            </w:r>
            <w:r w:rsidR="00CD016C" w:rsidRPr="00576D83">
              <w:rPr>
                <w:rStyle w:val="af"/>
              </w:rPr>
            </w:r>
            <w:r w:rsidR="00CD016C" w:rsidRPr="00576D83">
              <w:rPr>
                <w:rStyle w:val="af"/>
              </w:rPr>
              <w:fldChar w:fldCharType="separate"/>
            </w:r>
            <w:r w:rsidR="00CD016C" w:rsidRPr="00576D83">
              <w:rPr>
                <w:rStyle w:val="af"/>
              </w:rPr>
              <w:t>Section 1 Introduction to the Automatic pH-Adjustment Device</w:t>
            </w:r>
            <w:r w:rsidR="00CD016C">
              <w:rPr>
                <w:webHidden/>
              </w:rPr>
              <w:tab/>
            </w:r>
            <w:r w:rsidR="00CD016C">
              <w:rPr>
                <w:webHidden/>
              </w:rPr>
              <w:fldChar w:fldCharType="begin"/>
            </w:r>
            <w:r w:rsidR="00CD016C">
              <w:rPr>
                <w:webHidden/>
              </w:rPr>
              <w:instrText xml:space="preserve"> PAGEREF _Toc225862913 \h </w:instrText>
            </w:r>
          </w:ins>
          <w:r w:rsidR="00CD016C">
            <w:rPr>
              <w:webHidden/>
            </w:rPr>
          </w:r>
          <w:r w:rsidR="00CD016C">
            <w:rPr>
              <w:webHidden/>
            </w:rPr>
            <w:fldChar w:fldCharType="separate"/>
          </w:r>
          <w:ins w:id="117" w:author="Yibin Jiang" w:date="2026-03-31T15:21:00Z">
            <w:r w:rsidR="00CD016C">
              <w:rPr>
                <w:webHidden/>
              </w:rPr>
              <w:t>2</w:t>
            </w:r>
            <w:r w:rsidR="00CD016C">
              <w:rPr>
                <w:webHidden/>
              </w:rPr>
              <w:fldChar w:fldCharType="end"/>
            </w:r>
            <w:r w:rsidR="00CD016C" w:rsidRPr="00576D83">
              <w:rPr>
                <w:rStyle w:val="af"/>
              </w:rPr>
              <w:fldChar w:fldCharType="end"/>
            </w:r>
          </w:ins>
        </w:p>
        <w:p w14:paraId="66AF202B" w14:textId="18BD333F" w:rsidR="00CD016C" w:rsidRDefault="00CD016C">
          <w:pPr>
            <w:pStyle w:val="TOC1"/>
            <w:rPr>
              <w:ins w:id="118" w:author="Yibin Jiang" w:date="2026-03-31T15:21:00Z"/>
              <w:rFonts w:asciiTheme="minorHAnsi" w:eastAsiaTheme="minorEastAsia" w:hAnsiTheme="minorHAnsi" w:cstheme="minorBidi" w:hint="eastAsia"/>
              <w:bCs w:val="0"/>
              <w:sz w:val="24"/>
              <w:szCs w:val="24"/>
              <w:lang w:val="en-GB"/>
            </w:rPr>
          </w:pPr>
          <w:ins w:id="119" w:author="Yibin Jiang" w:date="2026-03-31T15:21:00Z">
            <w:r w:rsidRPr="00576D83">
              <w:rPr>
                <w:rStyle w:val="af"/>
              </w:rPr>
              <w:fldChar w:fldCharType="begin"/>
            </w:r>
            <w:r w:rsidRPr="00576D83">
              <w:rPr>
                <w:rStyle w:val="af"/>
              </w:rPr>
              <w:instrText xml:space="preserve"> </w:instrText>
            </w:r>
            <w:r>
              <w:instrText>HYPERLINK \l "_Toc225862914"</w:instrText>
            </w:r>
            <w:r w:rsidRPr="00576D83">
              <w:rPr>
                <w:rStyle w:val="af"/>
              </w:rPr>
              <w:instrText xml:space="preserve"> </w:instrText>
            </w:r>
            <w:r w:rsidRPr="00576D83">
              <w:rPr>
                <w:rStyle w:val="af"/>
              </w:rPr>
            </w:r>
            <w:r w:rsidRPr="00576D83">
              <w:rPr>
                <w:rStyle w:val="af"/>
              </w:rPr>
              <w:fldChar w:fldCharType="separate"/>
            </w:r>
            <w:r w:rsidRPr="00576D83">
              <w:rPr>
                <w:rStyle w:val="af"/>
              </w:rPr>
              <w:t>Section 2 Chemical Reagents</w:t>
            </w:r>
            <w:r>
              <w:rPr>
                <w:webHidden/>
              </w:rPr>
              <w:tab/>
            </w:r>
            <w:r>
              <w:rPr>
                <w:webHidden/>
              </w:rPr>
              <w:fldChar w:fldCharType="begin"/>
            </w:r>
            <w:r>
              <w:rPr>
                <w:webHidden/>
              </w:rPr>
              <w:instrText xml:space="preserve"> PAGEREF _Toc225862914 \h </w:instrText>
            </w:r>
          </w:ins>
          <w:r>
            <w:rPr>
              <w:webHidden/>
            </w:rPr>
          </w:r>
          <w:r>
            <w:rPr>
              <w:webHidden/>
            </w:rPr>
            <w:fldChar w:fldCharType="separate"/>
          </w:r>
          <w:ins w:id="120" w:author="Yibin Jiang" w:date="2026-03-31T15:21:00Z">
            <w:r>
              <w:rPr>
                <w:webHidden/>
              </w:rPr>
              <w:t>3</w:t>
            </w:r>
            <w:r>
              <w:rPr>
                <w:webHidden/>
              </w:rPr>
              <w:fldChar w:fldCharType="end"/>
            </w:r>
            <w:r w:rsidRPr="00576D83">
              <w:rPr>
                <w:rStyle w:val="af"/>
              </w:rPr>
              <w:fldChar w:fldCharType="end"/>
            </w:r>
          </w:ins>
        </w:p>
        <w:p w14:paraId="67720E60" w14:textId="2E552F4C" w:rsidR="00CD016C" w:rsidRDefault="00CD016C">
          <w:pPr>
            <w:pStyle w:val="TOC1"/>
            <w:rPr>
              <w:ins w:id="121" w:author="Yibin Jiang" w:date="2026-03-31T15:21:00Z"/>
              <w:rFonts w:asciiTheme="minorHAnsi" w:eastAsiaTheme="minorEastAsia" w:hAnsiTheme="minorHAnsi" w:cstheme="minorBidi" w:hint="eastAsia"/>
              <w:bCs w:val="0"/>
              <w:sz w:val="24"/>
              <w:szCs w:val="24"/>
              <w:lang w:val="en-GB"/>
            </w:rPr>
          </w:pPr>
          <w:ins w:id="122" w:author="Yibin Jiang" w:date="2026-03-31T15:21:00Z">
            <w:r w:rsidRPr="00576D83">
              <w:rPr>
                <w:rStyle w:val="af"/>
              </w:rPr>
              <w:fldChar w:fldCharType="begin"/>
            </w:r>
            <w:r w:rsidRPr="00576D83">
              <w:rPr>
                <w:rStyle w:val="af"/>
              </w:rPr>
              <w:instrText xml:space="preserve"> </w:instrText>
            </w:r>
            <w:r>
              <w:instrText>HYPERLINK \l "_Toc225862915"</w:instrText>
            </w:r>
            <w:r w:rsidRPr="00576D83">
              <w:rPr>
                <w:rStyle w:val="af"/>
              </w:rPr>
              <w:instrText xml:space="preserve"> </w:instrText>
            </w:r>
            <w:r w:rsidRPr="00576D83">
              <w:rPr>
                <w:rStyle w:val="af"/>
              </w:rPr>
            </w:r>
            <w:r w:rsidRPr="00576D83">
              <w:rPr>
                <w:rStyle w:val="af"/>
              </w:rPr>
              <w:fldChar w:fldCharType="separate"/>
            </w:r>
            <w:r w:rsidRPr="00576D83">
              <w:rPr>
                <w:rStyle w:val="af"/>
              </w:rPr>
              <w:t>Section 3 Experiment Validation</w:t>
            </w:r>
            <w:r>
              <w:rPr>
                <w:webHidden/>
              </w:rPr>
              <w:tab/>
            </w:r>
            <w:r>
              <w:rPr>
                <w:webHidden/>
              </w:rPr>
              <w:fldChar w:fldCharType="begin"/>
            </w:r>
            <w:r>
              <w:rPr>
                <w:webHidden/>
              </w:rPr>
              <w:instrText xml:space="preserve"> PAGEREF _Toc225862915 \h </w:instrText>
            </w:r>
          </w:ins>
          <w:r>
            <w:rPr>
              <w:webHidden/>
            </w:rPr>
          </w:r>
          <w:r>
            <w:rPr>
              <w:webHidden/>
            </w:rPr>
            <w:fldChar w:fldCharType="separate"/>
          </w:r>
          <w:ins w:id="123" w:author="Yibin Jiang" w:date="2026-03-31T15:21:00Z">
            <w:r>
              <w:rPr>
                <w:webHidden/>
              </w:rPr>
              <w:t>4</w:t>
            </w:r>
            <w:r>
              <w:rPr>
                <w:webHidden/>
              </w:rPr>
              <w:fldChar w:fldCharType="end"/>
            </w:r>
            <w:r w:rsidRPr="00576D83">
              <w:rPr>
                <w:rStyle w:val="af"/>
              </w:rPr>
              <w:fldChar w:fldCharType="end"/>
            </w:r>
          </w:ins>
        </w:p>
        <w:p w14:paraId="1D9E6347" w14:textId="58556C26" w:rsidR="00CD016C" w:rsidRDefault="00CD016C">
          <w:pPr>
            <w:pStyle w:val="TOC2"/>
            <w:rPr>
              <w:ins w:id="124" w:author="Yibin Jiang" w:date="2026-03-31T15:21:00Z"/>
              <w:rFonts w:asciiTheme="minorHAnsi" w:eastAsiaTheme="minorEastAsia" w:hAnsiTheme="minorHAnsi" w:cstheme="minorBidi" w:hint="eastAsia"/>
              <w:sz w:val="24"/>
              <w:szCs w:val="24"/>
              <w:lang w:val="en-GB"/>
            </w:rPr>
          </w:pPr>
          <w:ins w:id="125" w:author="Yibin Jiang" w:date="2026-03-31T15:21:00Z">
            <w:r w:rsidRPr="00576D83">
              <w:rPr>
                <w:rStyle w:val="af"/>
              </w:rPr>
              <w:fldChar w:fldCharType="begin"/>
            </w:r>
            <w:r w:rsidRPr="00576D83">
              <w:rPr>
                <w:rStyle w:val="af"/>
              </w:rPr>
              <w:instrText xml:space="preserve"> </w:instrText>
            </w:r>
            <w:r>
              <w:instrText>HYPERLINK \l "_Toc225862916"</w:instrText>
            </w:r>
            <w:r w:rsidRPr="00576D83">
              <w:rPr>
                <w:rStyle w:val="af"/>
              </w:rPr>
              <w:instrText xml:space="preserve"> </w:instrText>
            </w:r>
            <w:r w:rsidRPr="00576D83">
              <w:rPr>
                <w:rStyle w:val="af"/>
              </w:rPr>
            </w:r>
            <w:r w:rsidRPr="00576D83">
              <w:rPr>
                <w:rStyle w:val="af"/>
              </w:rPr>
              <w:fldChar w:fldCharType="separate"/>
            </w:r>
            <w:r w:rsidRPr="00576D83">
              <w:rPr>
                <w:rStyle w:val="af"/>
              </w:rPr>
              <w:t>Experiment 1 Benchmarking Three Control Policies in a Robotic pH Adjustment Task</w:t>
            </w:r>
            <w:r>
              <w:rPr>
                <w:webHidden/>
              </w:rPr>
              <w:tab/>
            </w:r>
            <w:r>
              <w:rPr>
                <w:webHidden/>
              </w:rPr>
              <w:fldChar w:fldCharType="begin"/>
            </w:r>
            <w:r>
              <w:rPr>
                <w:webHidden/>
              </w:rPr>
              <w:instrText xml:space="preserve"> PAGEREF _Toc225862916 \h </w:instrText>
            </w:r>
          </w:ins>
          <w:r>
            <w:rPr>
              <w:webHidden/>
            </w:rPr>
          </w:r>
          <w:r>
            <w:rPr>
              <w:webHidden/>
            </w:rPr>
            <w:fldChar w:fldCharType="separate"/>
          </w:r>
          <w:ins w:id="126" w:author="Yibin Jiang" w:date="2026-03-31T15:21:00Z">
            <w:r>
              <w:rPr>
                <w:webHidden/>
              </w:rPr>
              <w:t>4</w:t>
            </w:r>
            <w:r>
              <w:rPr>
                <w:webHidden/>
              </w:rPr>
              <w:fldChar w:fldCharType="end"/>
            </w:r>
            <w:r w:rsidRPr="00576D83">
              <w:rPr>
                <w:rStyle w:val="af"/>
              </w:rPr>
              <w:fldChar w:fldCharType="end"/>
            </w:r>
          </w:ins>
        </w:p>
        <w:p w14:paraId="60534B92" w14:textId="396FCF4D" w:rsidR="00CD016C" w:rsidRDefault="00CD016C">
          <w:pPr>
            <w:pStyle w:val="TOC2"/>
            <w:rPr>
              <w:ins w:id="127" w:author="Yibin Jiang" w:date="2026-03-31T15:21:00Z"/>
              <w:rFonts w:asciiTheme="minorHAnsi" w:eastAsiaTheme="minorEastAsia" w:hAnsiTheme="minorHAnsi" w:cstheme="minorBidi" w:hint="eastAsia"/>
              <w:sz w:val="24"/>
              <w:szCs w:val="24"/>
              <w:lang w:val="en-GB"/>
            </w:rPr>
          </w:pPr>
          <w:ins w:id="128" w:author="Yibin Jiang" w:date="2026-03-31T15:21:00Z">
            <w:r w:rsidRPr="00576D83">
              <w:rPr>
                <w:rStyle w:val="af"/>
              </w:rPr>
              <w:fldChar w:fldCharType="begin"/>
            </w:r>
            <w:r w:rsidRPr="00576D83">
              <w:rPr>
                <w:rStyle w:val="af"/>
              </w:rPr>
              <w:instrText xml:space="preserve"> </w:instrText>
            </w:r>
            <w:r>
              <w:instrText>HYPERLINK \l "_Toc225862917"</w:instrText>
            </w:r>
            <w:r w:rsidRPr="00576D83">
              <w:rPr>
                <w:rStyle w:val="af"/>
              </w:rPr>
              <w:instrText xml:space="preserve"> </w:instrText>
            </w:r>
            <w:r w:rsidRPr="00576D83">
              <w:rPr>
                <w:rStyle w:val="af"/>
              </w:rPr>
            </w:r>
            <w:r w:rsidRPr="00576D83">
              <w:rPr>
                <w:rStyle w:val="af"/>
              </w:rPr>
              <w:fldChar w:fldCharType="separate"/>
            </w:r>
            <w:r w:rsidRPr="00576D83">
              <w:rPr>
                <w:rStyle w:val="af"/>
              </w:rPr>
              <w:t>Experiment 2 Wastewater Neutralization</w:t>
            </w:r>
            <w:r>
              <w:rPr>
                <w:webHidden/>
              </w:rPr>
              <w:tab/>
            </w:r>
            <w:r>
              <w:rPr>
                <w:webHidden/>
              </w:rPr>
              <w:fldChar w:fldCharType="begin"/>
            </w:r>
            <w:r>
              <w:rPr>
                <w:webHidden/>
              </w:rPr>
              <w:instrText xml:space="preserve"> PAGEREF _Toc225862917 \h </w:instrText>
            </w:r>
          </w:ins>
          <w:r>
            <w:rPr>
              <w:webHidden/>
            </w:rPr>
          </w:r>
          <w:r>
            <w:rPr>
              <w:webHidden/>
            </w:rPr>
            <w:fldChar w:fldCharType="separate"/>
          </w:r>
          <w:ins w:id="129" w:author="Yibin Jiang" w:date="2026-03-31T15:21:00Z">
            <w:r>
              <w:rPr>
                <w:webHidden/>
              </w:rPr>
              <w:t>7</w:t>
            </w:r>
            <w:r>
              <w:rPr>
                <w:webHidden/>
              </w:rPr>
              <w:fldChar w:fldCharType="end"/>
            </w:r>
            <w:r w:rsidRPr="00576D83">
              <w:rPr>
                <w:rStyle w:val="af"/>
              </w:rPr>
              <w:fldChar w:fldCharType="end"/>
            </w:r>
          </w:ins>
        </w:p>
        <w:p w14:paraId="76870364" w14:textId="3C1FDD82" w:rsidR="00CD016C" w:rsidRDefault="00CD016C">
          <w:pPr>
            <w:pStyle w:val="TOC2"/>
            <w:rPr>
              <w:ins w:id="130" w:author="Yibin Jiang" w:date="2026-03-31T15:21:00Z"/>
              <w:rFonts w:asciiTheme="minorHAnsi" w:eastAsiaTheme="minorEastAsia" w:hAnsiTheme="minorHAnsi" w:cstheme="minorBidi" w:hint="eastAsia"/>
              <w:sz w:val="24"/>
              <w:szCs w:val="24"/>
              <w:lang w:val="en-GB"/>
            </w:rPr>
          </w:pPr>
          <w:ins w:id="131" w:author="Yibin Jiang" w:date="2026-03-31T15:21:00Z">
            <w:r w:rsidRPr="00576D83">
              <w:rPr>
                <w:rStyle w:val="af"/>
              </w:rPr>
              <w:fldChar w:fldCharType="begin"/>
            </w:r>
            <w:r w:rsidRPr="00576D83">
              <w:rPr>
                <w:rStyle w:val="af"/>
              </w:rPr>
              <w:instrText xml:space="preserve"> </w:instrText>
            </w:r>
            <w:r>
              <w:instrText>HYPERLINK \l "_Toc225862918"</w:instrText>
            </w:r>
            <w:r w:rsidRPr="00576D83">
              <w:rPr>
                <w:rStyle w:val="af"/>
              </w:rPr>
              <w:instrText xml:space="preserve"> </w:instrText>
            </w:r>
            <w:r w:rsidRPr="00576D83">
              <w:rPr>
                <w:rStyle w:val="af"/>
              </w:rPr>
            </w:r>
            <w:r w:rsidRPr="00576D83">
              <w:rPr>
                <w:rStyle w:val="af"/>
              </w:rPr>
              <w:fldChar w:fldCharType="separate"/>
            </w:r>
            <w:r w:rsidRPr="00576D83">
              <w:rPr>
                <w:rStyle w:val="af"/>
              </w:rPr>
              <w:t>Experiment 3 Isolation of Casein by Adjusting pH to the Isoelectric Point</w:t>
            </w:r>
            <w:r>
              <w:rPr>
                <w:webHidden/>
              </w:rPr>
              <w:tab/>
            </w:r>
            <w:r>
              <w:rPr>
                <w:webHidden/>
              </w:rPr>
              <w:fldChar w:fldCharType="begin"/>
            </w:r>
            <w:r>
              <w:rPr>
                <w:webHidden/>
              </w:rPr>
              <w:instrText xml:space="preserve"> PAGEREF _Toc225862918 \h </w:instrText>
            </w:r>
          </w:ins>
          <w:r>
            <w:rPr>
              <w:webHidden/>
            </w:rPr>
          </w:r>
          <w:r>
            <w:rPr>
              <w:webHidden/>
            </w:rPr>
            <w:fldChar w:fldCharType="separate"/>
          </w:r>
          <w:ins w:id="132" w:author="Yibin Jiang" w:date="2026-03-31T15:21:00Z">
            <w:r>
              <w:rPr>
                <w:webHidden/>
              </w:rPr>
              <w:t>8</w:t>
            </w:r>
            <w:r>
              <w:rPr>
                <w:webHidden/>
              </w:rPr>
              <w:fldChar w:fldCharType="end"/>
            </w:r>
            <w:r w:rsidRPr="00576D83">
              <w:rPr>
                <w:rStyle w:val="af"/>
              </w:rPr>
              <w:fldChar w:fldCharType="end"/>
            </w:r>
          </w:ins>
        </w:p>
        <w:p w14:paraId="349A0DFD" w14:textId="5CD35CCF" w:rsidR="00CD016C" w:rsidRDefault="00CD016C">
          <w:pPr>
            <w:pStyle w:val="TOC2"/>
            <w:rPr>
              <w:ins w:id="133" w:author="Yibin Jiang" w:date="2026-03-31T15:21:00Z"/>
              <w:rFonts w:asciiTheme="minorHAnsi" w:eastAsiaTheme="minorEastAsia" w:hAnsiTheme="minorHAnsi" w:cstheme="minorBidi" w:hint="eastAsia"/>
              <w:sz w:val="24"/>
              <w:szCs w:val="24"/>
              <w:lang w:val="en-GB"/>
            </w:rPr>
          </w:pPr>
          <w:ins w:id="134" w:author="Yibin Jiang" w:date="2026-03-31T15:21:00Z">
            <w:r w:rsidRPr="00576D83">
              <w:rPr>
                <w:rStyle w:val="af"/>
              </w:rPr>
              <w:fldChar w:fldCharType="begin"/>
            </w:r>
            <w:r w:rsidRPr="00576D83">
              <w:rPr>
                <w:rStyle w:val="af"/>
              </w:rPr>
              <w:instrText xml:space="preserve"> </w:instrText>
            </w:r>
            <w:r>
              <w:instrText>HYPERLINK \l "_Toc225862919"</w:instrText>
            </w:r>
            <w:r w:rsidRPr="00576D83">
              <w:rPr>
                <w:rStyle w:val="af"/>
              </w:rPr>
              <w:instrText xml:space="preserve"> </w:instrText>
            </w:r>
            <w:r w:rsidRPr="00576D83">
              <w:rPr>
                <w:rStyle w:val="af"/>
              </w:rPr>
            </w:r>
            <w:r w:rsidRPr="00576D83">
              <w:rPr>
                <w:rStyle w:val="af"/>
              </w:rPr>
              <w:fldChar w:fldCharType="separate"/>
            </w:r>
            <w:r w:rsidRPr="00576D83">
              <w:rPr>
                <w:rStyle w:val="af"/>
              </w:rPr>
              <w:t>Experiment 4 Determination of the Stability Constant for the SSA–Cu(II) Complex</w:t>
            </w:r>
            <w:r>
              <w:rPr>
                <w:webHidden/>
              </w:rPr>
              <w:tab/>
            </w:r>
            <w:r>
              <w:rPr>
                <w:webHidden/>
              </w:rPr>
              <w:fldChar w:fldCharType="begin"/>
            </w:r>
            <w:r>
              <w:rPr>
                <w:webHidden/>
              </w:rPr>
              <w:instrText xml:space="preserve"> PAGEREF _Toc225862919 \h </w:instrText>
            </w:r>
          </w:ins>
          <w:r>
            <w:rPr>
              <w:webHidden/>
            </w:rPr>
          </w:r>
          <w:r>
            <w:rPr>
              <w:webHidden/>
            </w:rPr>
            <w:fldChar w:fldCharType="separate"/>
          </w:r>
          <w:ins w:id="135" w:author="Yibin Jiang" w:date="2026-03-31T15:21:00Z">
            <w:r>
              <w:rPr>
                <w:webHidden/>
              </w:rPr>
              <w:t>10</w:t>
            </w:r>
            <w:r>
              <w:rPr>
                <w:webHidden/>
              </w:rPr>
              <w:fldChar w:fldCharType="end"/>
            </w:r>
            <w:r w:rsidRPr="00576D83">
              <w:rPr>
                <w:rStyle w:val="af"/>
              </w:rPr>
              <w:fldChar w:fldCharType="end"/>
            </w:r>
          </w:ins>
        </w:p>
        <w:p w14:paraId="151763BA" w14:textId="74A612A8" w:rsidR="00CD016C" w:rsidRDefault="00CD016C">
          <w:pPr>
            <w:pStyle w:val="TOC1"/>
            <w:rPr>
              <w:ins w:id="136" w:author="Yibin Jiang" w:date="2026-03-31T15:21:00Z"/>
              <w:rFonts w:asciiTheme="minorHAnsi" w:eastAsiaTheme="minorEastAsia" w:hAnsiTheme="minorHAnsi" w:cstheme="minorBidi" w:hint="eastAsia"/>
              <w:bCs w:val="0"/>
              <w:sz w:val="24"/>
              <w:szCs w:val="24"/>
              <w:lang w:val="en-GB"/>
            </w:rPr>
          </w:pPr>
          <w:ins w:id="137" w:author="Yibin Jiang" w:date="2026-03-31T15:21:00Z">
            <w:r w:rsidRPr="00576D83">
              <w:rPr>
                <w:rStyle w:val="af"/>
              </w:rPr>
              <w:fldChar w:fldCharType="begin"/>
            </w:r>
            <w:r w:rsidRPr="00576D83">
              <w:rPr>
                <w:rStyle w:val="af"/>
              </w:rPr>
              <w:instrText xml:space="preserve"> </w:instrText>
            </w:r>
            <w:r>
              <w:instrText>HYPERLINK \l "_Toc225862920"</w:instrText>
            </w:r>
            <w:r w:rsidRPr="00576D83">
              <w:rPr>
                <w:rStyle w:val="af"/>
              </w:rPr>
              <w:instrText xml:space="preserve"> </w:instrText>
            </w:r>
            <w:r w:rsidRPr="00576D83">
              <w:rPr>
                <w:rStyle w:val="af"/>
              </w:rPr>
            </w:r>
            <w:r w:rsidRPr="00576D83">
              <w:rPr>
                <w:rStyle w:val="af"/>
              </w:rPr>
              <w:fldChar w:fldCharType="separate"/>
            </w:r>
            <w:r w:rsidRPr="00576D83">
              <w:rPr>
                <w:rStyle w:val="af"/>
              </w:rPr>
              <w:t>Section 4 Bayesian Updating and Reinforcement Learning</w:t>
            </w:r>
            <w:r>
              <w:rPr>
                <w:webHidden/>
              </w:rPr>
              <w:tab/>
            </w:r>
            <w:r>
              <w:rPr>
                <w:webHidden/>
              </w:rPr>
              <w:fldChar w:fldCharType="begin"/>
            </w:r>
            <w:r>
              <w:rPr>
                <w:webHidden/>
              </w:rPr>
              <w:instrText xml:space="preserve"> PAGEREF _Toc225862920 \h </w:instrText>
            </w:r>
          </w:ins>
          <w:r>
            <w:rPr>
              <w:webHidden/>
            </w:rPr>
          </w:r>
          <w:r>
            <w:rPr>
              <w:webHidden/>
            </w:rPr>
            <w:fldChar w:fldCharType="separate"/>
          </w:r>
          <w:ins w:id="138" w:author="Yibin Jiang" w:date="2026-03-31T15:21:00Z">
            <w:r>
              <w:rPr>
                <w:webHidden/>
              </w:rPr>
              <w:t>13</w:t>
            </w:r>
            <w:r>
              <w:rPr>
                <w:webHidden/>
              </w:rPr>
              <w:fldChar w:fldCharType="end"/>
            </w:r>
            <w:r w:rsidRPr="00576D83">
              <w:rPr>
                <w:rStyle w:val="af"/>
              </w:rPr>
              <w:fldChar w:fldCharType="end"/>
            </w:r>
          </w:ins>
        </w:p>
        <w:p w14:paraId="3D598E9E" w14:textId="56623E6A" w:rsidR="00CD016C" w:rsidRDefault="00CD016C">
          <w:pPr>
            <w:pStyle w:val="TOC2"/>
            <w:rPr>
              <w:ins w:id="139" w:author="Yibin Jiang" w:date="2026-03-31T15:21:00Z"/>
              <w:rFonts w:asciiTheme="minorHAnsi" w:eastAsiaTheme="minorEastAsia" w:hAnsiTheme="minorHAnsi" w:cstheme="minorBidi" w:hint="eastAsia"/>
              <w:sz w:val="24"/>
              <w:szCs w:val="24"/>
              <w:lang w:val="en-GB"/>
            </w:rPr>
          </w:pPr>
          <w:ins w:id="140" w:author="Yibin Jiang" w:date="2026-03-31T15:21:00Z">
            <w:r w:rsidRPr="00576D83">
              <w:rPr>
                <w:rStyle w:val="af"/>
              </w:rPr>
              <w:fldChar w:fldCharType="begin"/>
            </w:r>
            <w:r w:rsidRPr="00576D83">
              <w:rPr>
                <w:rStyle w:val="af"/>
              </w:rPr>
              <w:instrText xml:space="preserve"> </w:instrText>
            </w:r>
            <w:r>
              <w:instrText>HYPERLINK \l "_Toc225862921"</w:instrText>
            </w:r>
            <w:r w:rsidRPr="00576D83">
              <w:rPr>
                <w:rStyle w:val="af"/>
              </w:rPr>
              <w:instrText xml:space="preserve"> </w:instrText>
            </w:r>
            <w:r w:rsidRPr="00576D83">
              <w:rPr>
                <w:rStyle w:val="af"/>
              </w:rPr>
            </w:r>
            <w:r w:rsidRPr="00576D83">
              <w:rPr>
                <w:rStyle w:val="af"/>
              </w:rPr>
              <w:fldChar w:fldCharType="separate"/>
            </w:r>
            <w:r w:rsidRPr="00576D83">
              <w:rPr>
                <w:rStyle w:val="af"/>
              </w:rPr>
              <w:t>Bayesian Parameter Updating</w:t>
            </w:r>
            <w:r>
              <w:rPr>
                <w:webHidden/>
              </w:rPr>
              <w:tab/>
            </w:r>
            <w:r>
              <w:rPr>
                <w:webHidden/>
              </w:rPr>
              <w:fldChar w:fldCharType="begin"/>
            </w:r>
            <w:r>
              <w:rPr>
                <w:webHidden/>
              </w:rPr>
              <w:instrText xml:space="preserve"> PAGEREF _Toc225862921 \h </w:instrText>
            </w:r>
          </w:ins>
          <w:r>
            <w:rPr>
              <w:webHidden/>
            </w:rPr>
          </w:r>
          <w:r>
            <w:rPr>
              <w:webHidden/>
            </w:rPr>
            <w:fldChar w:fldCharType="separate"/>
          </w:r>
          <w:ins w:id="141" w:author="Yibin Jiang" w:date="2026-03-31T15:21:00Z">
            <w:r>
              <w:rPr>
                <w:webHidden/>
              </w:rPr>
              <w:t>13</w:t>
            </w:r>
            <w:r>
              <w:rPr>
                <w:webHidden/>
              </w:rPr>
              <w:fldChar w:fldCharType="end"/>
            </w:r>
            <w:r w:rsidRPr="00576D83">
              <w:rPr>
                <w:rStyle w:val="af"/>
              </w:rPr>
              <w:fldChar w:fldCharType="end"/>
            </w:r>
          </w:ins>
        </w:p>
        <w:p w14:paraId="2FC11825" w14:textId="58C58A8C" w:rsidR="00CD016C" w:rsidRDefault="00CD016C">
          <w:pPr>
            <w:pStyle w:val="TOC3"/>
            <w:tabs>
              <w:tab w:val="right" w:leader="dot" w:pos="8296"/>
            </w:tabs>
            <w:ind w:left="880"/>
            <w:rPr>
              <w:ins w:id="142" w:author="Yibin Jiang" w:date="2026-03-31T15:21:00Z"/>
              <w:rFonts w:asciiTheme="minorHAnsi" w:eastAsiaTheme="minorEastAsia" w:hAnsiTheme="minorHAnsi" w:cstheme="minorBidi" w:hint="eastAsia"/>
              <w:noProof/>
              <w:sz w:val="24"/>
              <w:lang w:val="en-GB"/>
            </w:rPr>
          </w:pPr>
          <w:ins w:id="143" w:author="Yibin Jiang" w:date="2026-03-31T15:21:00Z">
            <w:r w:rsidRPr="00576D83">
              <w:rPr>
                <w:rStyle w:val="af"/>
                <w:noProof/>
              </w:rPr>
              <w:fldChar w:fldCharType="begin"/>
            </w:r>
            <w:r w:rsidRPr="00576D83">
              <w:rPr>
                <w:rStyle w:val="af"/>
                <w:noProof/>
              </w:rPr>
              <w:instrText xml:space="preserve"> </w:instrText>
            </w:r>
            <w:r>
              <w:rPr>
                <w:noProof/>
              </w:rPr>
              <w:instrText>HYPERLINK \l "_Toc225862922"</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1. Sampling</w:t>
            </w:r>
            <w:r>
              <w:rPr>
                <w:noProof/>
                <w:webHidden/>
              </w:rPr>
              <w:tab/>
            </w:r>
            <w:r>
              <w:rPr>
                <w:noProof/>
                <w:webHidden/>
              </w:rPr>
              <w:fldChar w:fldCharType="begin"/>
            </w:r>
            <w:r>
              <w:rPr>
                <w:noProof/>
                <w:webHidden/>
              </w:rPr>
              <w:instrText xml:space="preserve"> PAGEREF _Toc225862922 \h </w:instrText>
            </w:r>
          </w:ins>
          <w:r>
            <w:rPr>
              <w:noProof/>
              <w:webHidden/>
            </w:rPr>
          </w:r>
          <w:r>
            <w:rPr>
              <w:noProof/>
              <w:webHidden/>
            </w:rPr>
            <w:fldChar w:fldCharType="separate"/>
          </w:r>
          <w:ins w:id="144" w:author="Yibin Jiang" w:date="2026-03-31T15:21:00Z">
            <w:r>
              <w:rPr>
                <w:noProof/>
                <w:webHidden/>
              </w:rPr>
              <w:t>13</w:t>
            </w:r>
            <w:r>
              <w:rPr>
                <w:noProof/>
                <w:webHidden/>
              </w:rPr>
              <w:fldChar w:fldCharType="end"/>
            </w:r>
            <w:r w:rsidRPr="00576D83">
              <w:rPr>
                <w:rStyle w:val="af"/>
                <w:noProof/>
              </w:rPr>
              <w:fldChar w:fldCharType="end"/>
            </w:r>
          </w:ins>
        </w:p>
        <w:p w14:paraId="1DC807A1" w14:textId="375DE546" w:rsidR="00CD016C" w:rsidRDefault="00CD016C">
          <w:pPr>
            <w:pStyle w:val="TOC3"/>
            <w:tabs>
              <w:tab w:val="right" w:leader="dot" w:pos="8296"/>
            </w:tabs>
            <w:ind w:left="880"/>
            <w:rPr>
              <w:ins w:id="145" w:author="Yibin Jiang" w:date="2026-03-31T15:21:00Z"/>
              <w:rFonts w:asciiTheme="minorHAnsi" w:eastAsiaTheme="minorEastAsia" w:hAnsiTheme="minorHAnsi" w:cstheme="minorBidi" w:hint="eastAsia"/>
              <w:noProof/>
              <w:sz w:val="24"/>
              <w:lang w:val="en-GB"/>
            </w:rPr>
          </w:pPr>
          <w:ins w:id="146" w:author="Yibin Jiang" w:date="2026-03-31T15:21:00Z">
            <w:r w:rsidRPr="00576D83">
              <w:rPr>
                <w:rStyle w:val="af"/>
                <w:noProof/>
              </w:rPr>
              <w:fldChar w:fldCharType="begin"/>
            </w:r>
            <w:r w:rsidRPr="00576D83">
              <w:rPr>
                <w:rStyle w:val="af"/>
                <w:noProof/>
              </w:rPr>
              <w:instrText xml:space="preserve"> </w:instrText>
            </w:r>
            <w:r>
              <w:rPr>
                <w:noProof/>
              </w:rPr>
              <w:instrText>HYPERLINK \l "_Toc225862923"</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2. Equilibrium prediction</w:t>
            </w:r>
            <w:r>
              <w:rPr>
                <w:noProof/>
                <w:webHidden/>
              </w:rPr>
              <w:tab/>
            </w:r>
            <w:r>
              <w:rPr>
                <w:noProof/>
                <w:webHidden/>
              </w:rPr>
              <w:fldChar w:fldCharType="begin"/>
            </w:r>
            <w:r>
              <w:rPr>
                <w:noProof/>
                <w:webHidden/>
              </w:rPr>
              <w:instrText xml:space="preserve"> PAGEREF _Toc225862923 \h </w:instrText>
            </w:r>
          </w:ins>
          <w:r>
            <w:rPr>
              <w:noProof/>
              <w:webHidden/>
            </w:rPr>
          </w:r>
          <w:r>
            <w:rPr>
              <w:noProof/>
              <w:webHidden/>
            </w:rPr>
            <w:fldChar w:fldCharType="separate"/>
          </w:r>
          <w:ins w:id="147" w:author="Yibin Jiang" w:date="2026-03-31T15:21:00Z">
            <w:r>
              <w:rPr>
                <w:noProof/>
                <w:webHidden/>
              </w:rPr>
              <w:t>14</w:t>
            </w:r>
            <w:r>
              <w:rPr>
                <w:noProof/>
                <w:webHidden/>
              </w:rPr>
              <w:fldChar w:fldCharType="end"/>
            </w:r>
            <w:r w:rsidRPr="00576D83">
              <w:rPr>
                <w:rStyle w:val="af"/>
                <w:noProof/>
              </w:rPr>
              <w:fldChar w:fldCharType="end"/>
            </w:r>
          </w:ins>
        </w:p>
        <w:p w14:paraId="1DD96A35" w14:textId="4D9AA14C" w:rsidR="00CD016C" w:rsidRDefault="00CD016C">
          <w:pPr>
            <w:pStyle w:val="TOC3"/>
            <w:tabs>
              <w:tab w:val="right" w:leader="dot" w:pos="8296"/>
            </w:tabs>
            <w:ind w:left="880"/>
            <w:rPr>
              <w:ins w:id="148" w:author="Yibin Jiang" w:date="2026-03-31T15:21:00Z"/>
              <w:rFonts w:asciiTheme="minorHAnsi" w:eastAsiaTheme="minorEastAsia" w:hAnsiTheme="minorHAnsi" w:cstheme="minorBidi" w:hint="eastAsia"/>
              <w:noProof/>
              <w:sz w:val="24"/>
              <w:lang w:val="en-GB"/>
            </w:rPr>
          </w:pPr>
          <w:ins w:id="149" w:author="Yibin Jiang" w:date="2026-03-31T15:21:00Z">
            <w:r w:rsidRPr="00576D83">
              <w:rPr>
                <w:rStyle w:val="af"/>
                <w:noProof/>
              </w:rPr>
              <w:lastRenderedPageBreak/>
              <w:fldChar w:fldCharType="begin"/>
            </w:r>
            <w:r w:rsidRPr="00576D83">
              <w:rPr>
                <w:rStyle w:val="af"/>
                <w:noProof/>
              </w:rPr>
              <w:instrText xml:space="preserve"> </w:instrText>
            </w:r>
            <w:r>
              <w:rPr>
                <w:noProof/>
              </w:rPr>
              <w:instrText>HYPERLINK \l "_Toc225862924"</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3. Likelihood calculation</w:t>
            </w:r>
            <w:r>
              <w:rPr>
                <w:noProof/>
                <w:webHidden/>
              </w:rPr>
              <w:tab/>
            </w:r>
            <w:r>
              <w:rPr>
                <w:noProof/>
                <w:webHidden/>
              </w:rPr>
              <w:fldChar w:fldCharType="begin"/>
            </w:r>
            <w:r>
              <w:rPr>
                <w:noProof/>
                <w:webHidden/>
              </w:rPr>
              <w:instrText xml:space="preserve"> PAGEREF _Toc225862924 \h </w:instrText>
            </w:r>
          </w:ins>
          <w:r>
            <w:rPr>
              <w:noProof/>
              <w:webHidden/>
            </w:rPr>
          </w:r>
          <w:r>
            <w:rPr>
              <w:noProof/>
              <w:webHidden/>
            </w:rPr>
            <w:fldChar w:fldCharType="separate"/>
          </w:r>
          <w:ins w:id="150" w:author="Yibin Jiang" w:date="2026-03-31T15:21:00Z">
            <w:r>
              <w:rPr>
                <w:noProof/>
                <w:webHidden/>
              </w:rPr>
              <w:t>15</w:t>
            </w:r>
            <w:r>
              <w:rPr>
                <w:noProof/>
                <w:webHidden/>
              </w:rPr>
              <w:fldChar w:fldCharType="end"/>
            </w:r>
            <w:r w:rsidRPr="00576D83">
              <w:rPr>
                <w:rStyle w:val="af"/>
                <w:noProof/>
              </w:rPr>
              <w:fldChar w:fldCharType="end"/>
            </w:r>
          </w:ins>
        </w:p>
        <w:p w14:paraId="38CC2801" w14:textId="04033D61" w:rsidR="00CD016C" w:rsidRDefault="00CD016C">
          <w:pPr>
            <w:pStyle w:val="TOC3"/>
            <w:tabs>
              <w:tab w:val="right" w:leader="dot" w:pos="8296"/>
            </w:tabs>
            <w:ind w:left="880"/>
            <w:rPr>
              <w:ins w:id="151" w:author="Yibin Jiang" w:date="2026-03-31T15:21:00Z"/>
              <w:rFonts w:asciiTheme="minorHAnsi" w:eastAsiaTheme="minorEastAsia" w:hAnsiTheme="minorHAnsi" w:cstheme="minorBidi" w:hint="eastAsia"/>
              <w:noProof/>
              <w:sz w:val="24"/>
              <w:lang w:val="en-GB"/>
            </w:rPr>
          </w:pPr>
          <w:ins w:id="152" w:author="Yibin Jiang" w:date="2026-03-31T15:21:00Z">
            <w:r w:rsidRPr="00576D83">
              <w:rPr>
                <w:rStyle w:val="af"/>
                <w:noProof/>
              </w:rPr>
              <w:fldChar w:fldCharType="begin"/>
            </w:r>
            <w:r w:rsidRPr="00576D83">
              <w:rPr>
                <w:rStyle w:val="af"/>
                <w:noProof/>
              </w:rPr>
              <w:instrText xml:space="preserve"> </w:instrText>
            </w:r>
            <w:r>
              <w:rPr>
                <w:noProof/>
              </w:rPr>
              <w:instrText>HYPERLINK \l "_Toc225862925"</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4. Resampling</w:t>
            </w:r>
            <w:r>
              <w:rPr>
                <w:noProof/>
                <w:webHidden/>
              </w:rPr>
              <w:tab/>
            </w:r>
            <w:r>
              <w:rPr>
                <w:noProof/>
                <w:webHidden/>
              </w:rPr>
              <w:fldChar w:fldCharType="begin"/>
            </w:r>
            <w:r>
              <w:rPr>
                <w:noProof/>
                <w:webHidden/>
              </w:rPr>
              <w:instrText xml:space="preserve"> PAGEREF _Toc225862925 \h </w:instrText>
            </w:r>
          </w:ins>
          <w:r>
            <w:rPr>
              <w:noProof/>
              <w:webHidden/>
            </w:rPr>
          </w:r>
          <w:r>
            <w:rPr>
              <w:noProof/>
              <w:webHidden/>
            </w:rPr>
            <w:fldChar w:fldCharType="separate"/>
          </w:r>
          <w:ins w:id="153" w:author="Yibin Jiang" w:date="2026-03-31T15:21:00Z">
            <w:r>
              <w:rPr>
                <w:noProof/>
                <w:webHidden/>
              </w:rPr>
              <w:t>15</w:t>
            </w:r>
            <w:r>
              <w:rPr>
                <w:noProof/>
                <w:webHidden/>
              </w:rPr>
              <w:fldChar w:fldCharType="end"/>
            </w:r>
            <w:r w:rsidRPr="00576D83">
              <w:rPr>
                <w:rStyle w:val="af"/>
                <w:noProof/>
              </w:rPr>
              <w:fldChar w:fldCharType="end"/>
            </w:r>
          </w:ins>
        </w:p>
        <w:p w14:paraId="0B278369" w14:textId="29BD9986" w:rsidR="00CD016C" w:rsidRDefault="00CD016C">
          <w:pPr>
            <w:pStyle w:val="TOC3"/>
            <w:tabs>
              <w:tab w:val="right" w:leader="dot" w:pos="8296"/>
            </w:tabs>
            <w:ind w:left="880"/>
            <w:rPr>
              <w:ins w:id="154" w:author="Yibin Jiang" w:date="2026-03-31T15:21:00Z"/>
              <w:rFonts w:asciiTheme="minorHAnsi" w:eastAsiaTheme="minorEastAsia" w:hAnsiTheme="minorHAnsi" w:cstheme="minorBidi" w:hint="eastAsia"/>
              <w:noProof/>
              <w:sz w:val="24"/>
              <w:lang w:val="en-GB"/>
            </w:rPr>
          </w:pPr>
          <w:ins w:id="155" w:author="Yibin Jiang" w:date="2026-03-31T15:21:00Z">
            <w:r w:rsidRPr="00576D83">
              <w:rPr>
                <w:rStyle w:val="af"/>
                <w:noProof/>
              </w:rPr>
              <w:fldChar w:fldCharType="begin"/>
            </w:r>
            <w:r w:rsidRPr="00576D83">
              <w:rPr>
                <w:rStyle w:val="af"/>
                <w:noProof/>
              </w:rPr>
              <w:instrText xml:space="preserve"> </w:instrText>
            </w:r>
            <w:r>
              <w:rPr>
                <w:noProof/>
              </w:rPr>
              <w:instrText>HYPERLINK \l "_Toc225862926"</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5. Posterior updating</w:t>
            </w:r>
            <w:r>
              <w:rPr>
                <w:noProof/>
                <w:webHidden/>
              </w:rPr>
              <w:tab/>
            </w:r>
            <w:r>
              <w:rPr>
                <w:noProof/>
                <w:webHidden/>
              </w:rPr>
              <w:fldChar w:fldCharType="begin"/>
            </w:r>
            <w:r>
              <w:rPr>
                <w:noProof/>
                <w:webHidden/>
              </w:rPr>
              <w:instrText xml:space="preserve"> PAGEREF _Toc225862926 \h </w:instrText>
            </w:r>
          </w:ins>
          <w:r>
            <w:rPr>
              <w:noProof/>
              <w:webHidden/>
            </w:rPr>
          </w:r>
          <w:r>
            <w:rPr>
              <w:noProof/>
              <w:webHidden/>
            </w:rPr>
            <w:fldChar w:fldCharType="separate"/>
          </w:r>
          <w:ins w:id="156" w:author="Yibin Jiang" w:date="2026-03-31T15:21:00Z">
            <w:r>
              <w:rPr>
                <w:noProof/>
                <w:webHidden/>
              </w:rPr>
              <w:t>16</w:t>
            </w:r>
            <w:r>
              <w:rPr>
                <w:noProof/>
                <w:webHidden/>
              </w:rPr>
              <w:fldChar w:fldCharType="end"/>
            </w:r>
            <w:r w:rsidRPr="00576D83">
              <w:rPr>
                <w:rStyle w:val="af"/>
                <w:noProof/>
              </w:rPr>
              <w:fldChar w:fldCharType="end"/>
            </w:r>
          </w:ins>
        </w:p>
        <w:p w14:paraId="05E90CD8" w14:textId="37AB1518" w:rsidR="00CD016C" w:rsidRDefault="00CD016C">
          <w:pPr>
            <w:pStyle w:val="TOC2"/>
            <w:rPr>
              <w:ins w:id="157" w:author="Yibin Jiang" w:date="2026-03-31T15:21:00Z"/>
              <w:rFonts w:asciiTheme="minorHAnsi" w:eastAsiaTheme="minorEastAsia" w:hAnsiTheme="minorHAnsi" w:cstheme="minorBidi" w:hint="eastAsia"/>
              <w:sz w:val="24"/>
              <w:szCs w:val="24"/>
              <w:lang w:val="en-GB"/>
            </w:rPr>
          </w:pPr>
          <w:ins w:id="158" w:author="Yibin Jiang" w:date="2026-03-31T15:21:00Z">
            <w:r w:rsidRPr="00576D83">
              <w:rPr>
                <w:rStyle w:val="af"/>
              </w:rPr>
              <w:fldChar w:fldCharType="begin"/>
            </w:r>
            <w:r w:rsidRPr="00576D83">
              <w:rPr>
                <w:rStyle w:val="af"/>
              </w:rPr>
              <w:instrText xml:space="preserve"> </w:instrText>
            </w:r>
            <w:r>
              <w:instrText>HYPERLINK \l "_Toc225862927"</w:instrText>
            </w:r>
            <w:r w:rsidRPr="00576D83">
              <w:rPr>
                <w:rStyle w:val="af"/>
              </w:rPr>
              <w:instrText xml:space="preserve"> </w:instrText>
            </w:r>
            <w:r w:rsidRPr="00576D83">
              <w:rPr>
                <w:rStyle w:val="af"/>
              </w:rPr>
            </w:r>
            <w:r w:rsidRPr="00576D83">
              <w:rPr>
                <w:rStyle w:val="af"/>
              </w:rPr>
              <w:fldChar w:fldCharType="separate"/>
            </w:r>
            <w:r w:rsidRPr="00576D83">
              <w:rPr>
                <w:rStyle w:val="af"/>
              </w:rPr>
              <w:t>Determining pH-Adjustment Volume Using Bayesian Parameter Updates and Control Logic</w:t>
            </w:r>
            <w:r>
              <w:rPr>
                <w:webHidden/>
              </w:rPr>
              <w:tab/>
            </w:r>
            <w:r>
              <w:rPr>
                <w:webHidden/>
              </w:rPr>
              <w:fldChar w:fldCharType="begin"/>
            </w:r>
            <w:r>
              <w:rPr>
                <w:webHidden/>
              </w:rPr>
              <w:instrText xml:space="preserve"> PAGEREF _Toc225862927 \h </w:instrText>
            </w:r>
          </w:ins>
          <w:r>
            <w:rPr>
              <w:webHidden/>
            </w:rPr>
          </w:r>
          <w:r>
            <w:rPr>
              <w:webHidden/>
            </w:rPr>
            <w:fldChar w:fldCharType="separate"/>
          </w:r>
          <w:ins w:id="159" w:author="Yibin Jiang" w:date="2026-03-31T15:21:00Z">
            <w:r>
              <w:rPr>
                <w:webHidden/>
              </w:rPr>
              <w:t>16</w:t>
            </w:r>
            <w:r>
              <w:rPr>
                <w:webHidden/>
              </w:rPr>
              <w:fldChar w:fldCharType="end"/>
            </w:r>
            <w:r w:rsidRPr="00576D83">
              <w:rPr>
                <w:rStyle w:val="af"/>
              </w:rPr>
              <w:fldChar w:fldCharType="end"/>
            </w:r>
          </w:ins>
        </w:p>
        <w:p w14:paraId="589E68B3" w14:textId="2D108918" w:rsidR="00CD016C" w:rsidRDefault="00CD016C">
          <w:pPr>
            <w:pStyle w:val="TOC3"/>
            <w:tabs>
              <w:tab w:val="right" w:leader="dot" w:pos="8296"/>
            </w:tabs>
            <w:ind w:left="880"/>
            <w:rPr>
              <w:ins w:id="160" w:author="Yibin Jiang" w:date="2026-03-31T15:21:00Z"/>
              <w:rFonts w:asciiTheme="minorHAnsi" w:eastAsiaTheme="minorEastAsia" w:hAnsiTheme="minorHAnsi" w:cstheme="minorBidi" w:hint="eastAsia"/>
              <w:noProof/>
              <w:sz w:val="24"/>
              <w:lang w:val="en-GB"/>
            </w:rPr>
          </w:pPr>
          <w:ins w:id="161" w:author="Yibin Jiang" w:date="2026-03-31T15:21:00Z">
            <w:r w:rsidRPr="00576D83">
              <w:rPr>
                <w:rStyle w:val="af"/>
                <w:noProof/>
              </w:rPr>
              <w:fldChar w:fldCharType="begin"/>
            </w:r>
            <w:r w:rsidRPr="00576D83">
              <w:rPr>
                <w:rStyle w:val="af"/>
                <w:noProof/>
              </w:rPr>
              <w:instrText xml:space="preserve"> </w:instrText>
            </w:r>
            <w:r>
              <w:rPr>
                <w:noProof/>
              </w:rPr>
              <w:instrText>HYPERLINK \l "_Toc225862928"</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1. Current pH error magnitude (</w:t>
            </w:r>
          </w:ins>
          <m:oMath>
            <m:r>
              <w:ins w:id="162" w:author="Yibin Jiang" w:date="2026-03-31T15:21:00Z">
                <m:rPr>
                  <m:sty m:val="p"/>
                </m:rPr>
                <w:rPr>
                  <w:rStyle w:val="af"/>
                  <w:rFonts w:ascii="Cambria Math" w:hAnsi="Cambria Math"/>
                  <w:noProof/>
                </w:rPr>
                <m:t>ΔpHerr</m:t>
              </w:ins>
            </m:r>
          </m:oMath>
          <w:ins w:id="163" w:author="Yibin Jiang" w:date="2026-03-31T15:21:00Z">
            <w:r w:rsidRPr="00576D83">
              <w:rPr>
                <w:rStyle w:val="af"/>
                <w:noProof/>
              </w:rPr>
              <w:t>)</w:t>
            </w:r>
            <w:r>
              <w:rPr>
                <w:noProof/>
                <w:webHidden/>
              </w:rPr>
              <w:tab/>
            </w:r>
            <w:r>
              <w:rPr>
                <w:noProof/>
                <w:webHidden/>
              </w:rPr>
              <w:fldChar w:fldCharType="begin"/>
            </w:r>
            <w:r>
              <w:rPr>
                <w:noProof/>
                <w:webHidden/>
              </w:rPr>
              <w:instrText xml:space="preserve"> PAGEREF _Toc225862928 \h </w:instrText>
            </w:r>
          </w:ins>
          <w:r>
            <w:rPr>
              <w:noProof/>
              <w:webHidden/>
            </w:rPr>
          </w:r>
          <w:r>
            <w:rPr>
              <w:noProof/>
              <w:webHidden/>
            </w:rPr>
            <w:fldChar w:fldCharType="separate"/>
          </w:r>
          <w:ins w:id="164" w:author="Yibin Jiang" w:date="2026-03-31T15:21:00Z">
            <w:r>
              <w:rPr>
                <w:noProof/>
                <w:webHidden/>
              </w:rPr>
              <w:t>17</w:t>
            </w:r>
            <w:r>
              <w:rPr>
                <w:noProof/>
                <w:webHidden/>
              </w:rPr>
              <w:fldChar w:fldCharType="end"/>
            </w:r>
            <w:r w:rsidRPr="00576D83">
              <w:rPr>
                <w:rStyle w:val="af"/>
                <w:noProof/>
              </w:rPr>
              <w:fldChar w:fldCharType="end"/>
            </w:r>
          </w:ins>
        </w:p>
        <w:p w14:paraId="502377A3" w14:textId="0A6E1FDD" w:rsidR="00CD016C" w:rsidRDefault="00CD016C">
          <w:pPr>
            <w:pStyle w:val="TOC3"/>
            <w:tabs>
              <w:tab w:val="right" w:leader="dot" w:pos="8296"/>
            </w:tabs>
            <w:ind w:left="880"/>
            <w:rPr>
              <w:ins w:id="165" w:author="Yibin Jiang" w:date="2026-03-31T15:21:00Z"/>
              <w:rFonts w:asciiTheme="minorHAnsi" w:eastAsiaTheme="minorEastAsia" w:hAnsiTheme="minorHAnsi" w:cstheme="minorBidi" w:hint="eastAsia"/>
              <w:noProof/>
              <w:sz w:val="24"/>
              <w:lang w:val="en-GB"/>
            </w:rPr>
          </w:pPr>
          <w:ins w:id="166" w:author="Yibin Jiang" w:date="2026-03-31T15:21:00Z">
            <w:r w:rsidRPr="00576D83">
              <w:rPr>
                <w:rStyle w:val="af"/>
                <w:noProof/>
              </w:rPr>
              <w:fldChar w:fldCharType="begin"/>
            </w:r>
            <w:r w:rsidRPr="00576D83">
              <w:rPr>
                <w:rStyle w:val="af"/>
                <w:noProof/>
              </w:rPr>
              <w:instrText xml:space="preserve"> </w:instrText>
            </w:r>
            <w:r>
              <w:rPr>
                <w:noProof/>
              </w:rPr>
              <w:instrText>HYPERLINK \l "_Toc225862929"</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2. Observed pH response to the previous addition (</w:t>
            </w:r>
          </w:ins>
          <m:oMath>
            <m:r>
              <w:ins w:id="167" w:author="Yibin Jiang" w:date="2026-03-31T15:21:00Z">
                <m:rPr>
                  <m:sty m:val="p"/>
                </m:rPr>
                <w:rPr>
                  <w:rStyle w:val="af"/>
                  <w:rFonts w:ascii="Cambria Math" w:hAnsi="Cambria Math"/>
                  <w:noProof/>
                </w:rPr>
                <m:t>r</m:t>
              </w:ins>
            </m:r>
          </m:oMath>
          <w:ins w:id="168" w:author="Yibin Jiang" w:date="2026-03-31T15:21:00Z">
            <w:r w:rsidRPr="00576D83">
              <w:rPr>
                <w:rStyle w:val="af"/>
                <w:noProof/>
              </w:rPr>
              <w:t>)</w:t>
            </w:r>
            <w:r>
              <w:rPr>
                <w:noProof/>
                <w:webHidden/>
              </w:rPr>
              <w:tab/>
            </w:r>
            <w:r>
              <w:rPr>
                <w:noProof/>
                <w:webHidden/>
              </w:rPr>
              <w:fldChar w:fldCharType="begin"/>
            </w:r>
            <w:r>
              <w:rPr>
                <w:noProof/>
                <w:webHidden/>
              </w:rPr>
              <w:instrText xml:space="preserve"> PAGEREF _Toc225862929 \h </w:instrText>
            </w:r>
          </w:ins>
          <w:r>
            <w:rPr>
              <w:noProof/>
              <w:webHidden/>
            </w:rPr>
          </w:r>
          <w:r>
            <w:rPr>
              <w:noProof/>
              <w:webHidden/>
            </w:rPr>
            <w:fldChar w:fldCharType="separate"/>
          </w:r>
          <w:ins w:id="169" w:author="Yibin Jiang" w:date="2026-03-31T15:21:00Z">
            <w:r>
              <w:rPr>
                <w:noProof/>
                <w:webHidden/>
              </w:rPr>
              <w:t>18</w:t>
            </w:r>
            <w:r>
              <w:rPr>
                <w:noProof/>
                <w:webHidden/>
              </w:rPr>
              <w:fldChar w:fldCharType="end"/>
            </w:r>
            <w:r w:rsidRPr="00576D83">
              <w:rPr>
                <w:rStyle w:val="af"/>
                <w:noProof/>
              </w:rPr>
              <w:fldChar w:fldCharType="end"/>
            </w:r>
          </w:ins>
        </w:p>
        <w:p w14:paraId="7BB19588" w14:textId="27729EF6" w:rsidR="00CD016C" w:rsidRDefault="00CD016C">
          <w:pPr>
            <w:pStyle w:val="TOC3"/>
            <w:tabs>
              <w:tab w:val="right" w:leader="dot" w:pos="8296"/>
            </w:tabs>
            <w:ind w:left="880"/>
            <w:rPr>
              <w:ins w:id="170" w:author="Yibin Jiang" w:date="2026-03-31T15:21:00Z"/>
              <w:rFonts w:asciiTheme="minorHAnsi" w:eastAsiaTheme="minorEastAsia" w:hAnsiTheme="minorHAnsi" w:cstheme="minorBidi" w:hint="eastAsia"/>
              <w:noProof/>
              <w:sz w:val="24"/>
              <w:lang w:val="en-GB"/>
            </w:rPr>
          </w:pPr>
          <w:ins w:id="171" w:author="Yibin Jiang" w:date="2026-03-31T15:21:00Z">
            <w:r w:rsidRPr="00576D83">
              <w:rPr>
                <w:rStyle w:val="af"/>
                <w:noProof/>
              </w:rPr>
              <w:fldChar w:fldCharType="begin"/>
            </w:r>
            <w:r w:rsidRPr="00576D83">
              <w:rPr>
                <w:rStyle w:val="af"/>
                <w:noProof/>
              </w:rPr>
              <w:instrText xml:space="preserve"> </w:instrText>
            </w:r>
            <w:r>
              <w:rPr>
                <w:noProof/>
              </w:rPr>
              <w:instrText>HYPERLINK \l "_Toc225862930"</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3. Posterior uncertainty (</w:t>
            </w:r>
          </w:ins>
          <m:oMath>
            <m:r>
              <w:ins w:id="172" w:author="Yibin Jiang" w:date="2026-03-31T15:21:00Z">
                <m:rPr>
                  <m:sty m:val="p"/>
                </m:rPr>
                <w:rPr>
                  <w:rStyle w:val="af"/>
                  <w:rFonts w:ascii="Cambria Math" w:hAnsi="Cambria Math"/>
                  <w:noProof/>
                </w:rPr>
                <m:t>u</m:t>
              </w:ins>
            </m:r>
          </m:oMath>
          <w:ins w:id="173" w:author="Yibin Jiang" w:date="2026-03-31T15:21:00Z">
            <w:r w:rsidRPr="00576D83">
              <w:rPr>
                <w:rStyle w:val="af"/>
                <w:noProof/>
              </w:rPr>
              <w:t>)</w:t>
            </w:r>
            <w:r>
              <w:rPr>
                <w:noProof/>
                <w:webHidden/>
              </w:rPr>
              <w:tab/>
            </w:r>
            <w:r>
              <w:rPr>
                <w:noProof/>
                <w:webHidden/>
              </w:rPr>
              <w:fldChar w:fldCharType="begin"/>
            </w:r>
            <w:r>
              <w:rPr>
                <w:noProof/>
                <w:webHidden/>
              </w:rPr>
              <w:instrText xml:space="preserve"> PAGEREF _Toc225862930 \h </w:instrText>
            </w:r>
          </w:ins>
          <w:r>
            <w:rPr>
              <w:noProof/>
              <w:webHidden/>
            </w:rPr>
          </w:r>
          <w:r>
            <w:rPr>
              <w:noProof/>
              <w:webHidden/>
            </w:rPr>
            <w:fldChar w:fldCharType="separate"/>
          </w:r>
          <w:ins w:id="174" w:author="Yibin Jiang" w:date="2026-03-31T15:21:00Z">
            <w:r>
              <w:rPr>
                <w:noProof/>
                <w:webHidden/>
              </w:rPr>
              <w:t>18</w:t>
            </w:r>
            <w:r>
              <w:rPr>
                <w:noProof/>
                <w:webHidden/>
              </w:rPr>
              <w:fldChar w:fldCharType="end"/>
            </w:r>
            <w:r w:rsidRPr="00576D83">
              <w:rPr>
                <w:rStyle w:val="af"/>
                <w:noProof/>
              </w:rPr>
              <w:fldChar w:fldCharType="end"/>
            </w:r>
          </w:ins>
        </w:p>
        <w:p w14:paraId="66C28322" w14:textId="36244D83" w:rsidR="00CD016C" w:rsidRDefault="00CD016C">
          <w:pPr>
            <w:pStyle w:val="TOC3"/>
            <w:tabs>
              <w:tab w:val="right" w:leader="dot" w:pos="8296"/>
            </w:tabs>
            <w:ind w:left="880"/>
            <w:rPr>
              <w:ins w:id="175" w:author="Yibin Jiang" w:date="2026-03-31T15:21:00Z"/>
              <w:rFonts w:asciiTheme="minorHAnsi" w:eastAsiaTheme="minorEastAsia" w:hAnsiTheme="minorHAnsi" w:cstheme="minorBidi" w:hint="eastAsia"/>
              <w:noProof/>
              <w:sz w:val="24"/>
              <w:lang w:val="en-GB"/>
            </w:rPr>
          </w:pPr>
          <w:ins w:id="176" w:author="Yibin Jiang" w:date="2026-03-31T15:21:00Z">
            <w:r w:rsidRPr="00576D83">
              <w:rPr>
                <w:rStyle w:val="af"/>
                <w:noProof/>
              </w:rPr>
              <w:fldChar w:fldCharType="begin"/>
            </w:r>
            <w:r w:rsidRPr="00576D83">
              <w:rPr>
                <w:rStyle w:val="af"/>
                <w:noProof/>
              </w:rPr>
              <w:instrText xml:space="preserve"> </w:instrText>
            </w:r>
            <w:r>
              <w:rPr>
                <w:noProof/>
              </w:rPr>
              <w:instrText>HYPERLINK \l "_Toc225862931"</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4. Effective buffering level (</w:t>
            </w:r>
          </w:ins>
          <m:oMath>
            <m:r>
              <w:ins w:id="177" w:author="Yibin Jiang" w:date="2026-03-31T15:21:00Z">
                <m:rPr>
                  <m:sty m:val="p"/>
                </m:rPr>
                <w:rPr>
                  <w:rStyle w:val="af"/>
                  <w:rFonts w:ascii="Cambria Math" w:hAnsi="Cambria Math"/>
                  <w:noProof/>
                </w:rPr>
                <m:t>B</m:t>
              </w:ins>
            </m:r>
          </m:oMath>
          <w:ins w:id="178" w:author="Yibin Jiang" w:date="2026-03-31T15:21:00Z">
            <w:r w:rsidRPr="00576D83">
              <w:rPr>
                <w:rStyle w:val="af"/>
                <w:noProof/>
              </w:rPr>
              <w:t>)</w:t>
            </w:r>
            <w:r>
              <w:rPr>
                <w:noProof/>
                <w:webHidden/>
              </w:rPr>
              <w:tab/>
            </w:r>
            <w:r>
              <w:rPr>
                <w:noProof/>
                <w:webHidden/>
              </w:rPr>
              <w:fldChar w:fldCharType="begin"/>
            </w:r>
            <w:r>
              <w:rPr>
                <w:noProof/>
                <w:webHidden/>
              </w:rPr>
              <w:instrText xml:space="preserve"> PAGEREF _Toc225862931 \h </w:instrText>
            </w:r>
          </w:ins>
          <w:r>
            <w:rPr>
              <w:noProof/>
              <w:webHidden/>
            </w:rPr>
          </w:r>
          <w:r>
            <w:rPr>
              <w:noProof/>
              <w:webHidden/>
            </w:rPr>
            <w:fldChar w:fldCharType="separate"/>
          </w:r>
          <w:ins w:id="179" w:author="Yibin Jiang" w:date="2026-03-31T15:21:00Z">
            <w:r>
              <w:rPr>
                <w:noProof/>
                <w:webHidden/>
              </w:rPr>
              <w:t>19</w:t>
            </w:r>
            <w:r>
              <w:rPr>
                <w:noProof/>
                <w:webHidden/>
              </w:rPr>
              <w:fldChar w:fldCharType="end"/>
            </w:r>
            <w:r w:rsidRPr="00576D83">
              <w:rPr>
                <w:rStyle w:val="af"/>
                <w:noProof/>
              </w:rPr>
              <w:fldChar w:fldCharType="end"/>
            </w:r>
          </w:ins>
        </w:p>
        <w:p w14:paraId="4F2D8B96" w14:textId="5BEB7439" w:rsidR="00CD016C" w:rsidRDefault="00CD016C">
          <w:pPr>
            <w:pStyle w:val="TOC3"/>
            <w:tabs>
              <w:tab w:val="right" w:leader="dot" w:pos="8296"/>
            </w:tabs>
            <w:ind w:left="880"/>
            <w:rPr>
              <w:ins w:id="180" w:author="Yibin Jiang" w:date="2026-03-31T15:21:00Z"/>
              <w:rFonts w:asciiTheme="minorHAnsi" w:eastAsiaTheme="minorEastAsia" w:hAnsiTheme="minorHAnsi" w:cstheme="minorBidi" w:hint="eastAsia"/>
              <w:noProof/>
              <w:sz w:val="24"/>
              <w:lang w:val="en-GB"/>
            </w:rPr>
          </w:pPr>
          <w:ins w:id="181" w:author="Yibin Jiang" w:date="2026-03-31T15:21:00Z">
            <w:r w:rsidRPr="00576D83">
              <w:rPr>
                <w:rStyle w:val="af"/>
                <w:noProof/>
              </w:rPr>
              <w:fldChar w:fldCharType="begin"/>
            </w:r>
            <w:r w:rsidRPr="00576D83">
              <w:rPr>
                <w:rStyle w:val="af"/>
                <w:noProof/>
              </w:rPr>
              <w:instrText xml:space="preserve"> </w:instrText>
            </w:r>
            <w:r>
              <w:rPr>
                <w:noProof/>
              </w:rPr>
              <w:instrText>HYPERLINK \l "_Toc225862932"</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5. Theoretical required volume (</w:t>
            </w:r>
          </w:ins>
          <m:oMath>
            <m:r>
              <w:ins w:id="182" w:author="Yibin Jiang" w:date="2026-03-31T15:21:00Z">
                <m:rPr>
                  <m:sty m:val="p"/>
                </m:rPr>
                <w:rPr>
                  <w:rStyle w:val="af"/>
                  <w:rFonts w:ascii="Cambria Math" w:hAnsi="Cambria Math"/>
                  <w:noProof/>
                </w:rPr>
                <m:t>Vreq</m:t>
              </w:ins>
            </m:r>
          </m:oMath>
          <w:ins w:id="183" w:author="Yibin Jiang" w:date="2026-03-31T15:21:00Z">
            <w:r w:rsidRPr="00576D83">
              <w:rPr>
                <w:rStyle w:val="af"/>
                <w:noProof/>
              </w:rPr>
              <w:t>)</w:t>
            </w:r>
            <w:r>
              <w:rPr>
                <w:noProof/>
                <w:webHidden/>
              </w:rPr>
              <w:tab/>
            </w:r>
            <w:r>
              <w:rPr>
                <w:noProof/>
                <w:webHidden/>
              </w:rPr>
              <w:fldChar w:fldCharType="begin"/>
            </w:r>
            <w:r>
              <w:rPr>
                <w:noProof/>
                <w:webHidden/>
              </w:rPr>
              <w:instrText xml:space="preserve"> PAGEREF _Toc225862932 \h </w:instrText>
            </w:r>
          </w:ins>
          <w:r>
            <w:rPr>
              <w:noProof/>
              <w:webHidden/>
            </w:rPr>
          </w:r>
          <w:r>
            <w:rPr>
              <w:noProof/>
              <w:webHidden/>
            </w:rPr>
            <w:fldChar w:fldCharType="separate"/>
          </w:r>
          <w:ins w:id="184" w:author="Yibin Jiang" w:date="2026-03-31T15:21:00Z">
            <w:r>
              <w:rPr>
                <w:noProof/>
                <w:webHidden/>
              </w:rPr>
              <w:t>19</w:t>
            </w:r>
            <w:r>
              <w:rPr>
                <w:noProof/>
                <w:webHidden/>
              </w:rPr>
              <w:fldChar w:fldCharType="end"/>
            </w:r>
            <w:r w:rsidRPr="00576D83">
              <w:rPr>
                <w:rStyle w:val="af"/>
                <w:noProof/>
              </w:rPr>
              <w:fldChar w:fldCharType="end"/>
            </w:r>
          </w:ins>
        </w:p>
        <w:p w14:paraId="2150EA56" w14:textId="655A2CD5" w:rsidR="00CD016C" w:rsidRDefault="00CD016C">
          <w:pPr>
            <w:pStyle w:val="TOC2"/>
            <w:rPr>
              <w:ins w:id="185" w:author="Yibin Jiang" w:date="2026-03-31T15:21:00Z"/>
              <w:rFonts w:asciiTheme="minorHAnsi" w:eastAsiaTheme="minorEastAsia" w:hAnsiTheme="minorHAnsi" w:cstheme="minorBidi" w:hint="eastAsia"/>
              <w:sz w:val="24"/>
              <w:szCs w:val="24"/>
              <w:lang w:val="en-GB"/>
            </w:rPr>
          </w:pPr>
          <w:ins w:id="186" w:author="Yibin Jiang" w:date="2026-03-31T15:21:00Z">
            <w:r w:rsidRPr="00576D83">
              <w:rPr>
                <w:rStyle w:val="af"/>
              </w:rPr>
              <w:fldChar w:fldCharType="begin"/>
            </w:r>
            <w:r w:rsidRPr="00576D83">
              <w:rPr>
                <w:rStyle w:val="af"/>
              </w:rPr>
              <w:instrText xml:space="preserve"> </w:instrText>
            </w:r>
            <w:r>
              <w:instrText>HYPERLINK \l "_Toc225862933"</w:instrText>
            </w:r>
            <w:r w:rsidRPr="00576D83">
              <w:rPr>
                <w:rStyle w:val="af"/>
              </w:rPr>
              <w:instrText xml:space="preserve"> </w:instrText>
            </w:r>
            <w:r w:rsidRPr="00576D83">
              <w:rPr>
                <w:rStyle w:val="af"/>
              </w:rPr>
            </w:r>
            <w:r w:rsidRPr="00576D83">
              <w:rPr>
                <w:rStyle w:val="af"/>
              </w:rPr>
              <w:fldChar w:fldCharType="separate"/>
            </w:r>
            <w:r w:rsidRPr="00576D83">
              <w:rPr>
                <w:rStyle w:val="af"/>
              </w:rPr>
              <w:t>Imitation Learning</w:t>
            </w:r>
            <w:r>
              <w:rPr>
                <w:webHidden/>
              </w:rPr>
              <w:tab/>
            </w:r>
            <w:r>
              <w:rPr>
                <w:webHidden/>
              </w:rPr>
              <w:fldChar w:fldCharType="begin"/>
            </w:r>
            <w:r>
              <w:rPr>
                <w:webHidden/>
              </w:rPr>
              <w:instrText xml:space="preserve"> PAGEREF _Toc225862933 \h </w:instrText>
            </w:r>
          </w:ins>
          <w:r>
            <w:rPr>
              <w:webHidden/>
            </w:rPr>
          </w:r>
          <w:r>
            <w:rPr>
              <w:webHidden/>
            </w:rPr>
            <w:fldChar w:fldCharType="separate"/>
          </w:r>
          <w:ins w:id="187" w:author="Yibin Jiang" w:date="2026-03-31T15:21:00Z">
            <w:r>
              <w:rPr>
                <w:webHidden/>
              </w:rPr>
              <w:t>21</w:t>
            </w:r>
            <w:r>
              <w:rPr>
                <w:webHidden/>
              </w:rPr>
              <w:fldChar w:fldCharType="end"/>
            </w:r>
            <w:r w:rsidRPr="00576D83">
              <w:rPr>
                <w:rStyle w:val="af"/>
              </w:rPr>
              <w:fldChar w:fldCharType="end"/>
            </w:r>
          </w:ins>
        </w:p>
        <w:p w14:paraId="383AADD9" w14:textId="58A159D4" w:rsidR="00CD016C" w:rsidRDefault="00CD016C">
          <w:pPr>
            <w:pStyle w:val="TOC2"/>
            <w:rPr>
              <w:ins w:id="188" w:author="Yibin Jiang" w:date="2026-03-31T15:21:00Z"/>
              <w:rFonts w:asciiTheme="minorHAnsi" w:eastAsiaTheme="minorEastAsia" w:hAnsiTheme="minorHAnsi" w:cstheme="minorBidi" w:hint="eastAsia"/>
              <w:sz w:val="24"/>
              <w:szCs w:val="24"/>
              <w:lang w:val="en-GB"/>
            </w:rPr>
          </w:pPr>
          <w:ins w:id="189" w:author="Yibin Jiang" w:date="2026-03-31T15:21:00Z">
            <w:r w:rsidRPr="00576D83">
              <w:rPr>
                <w:rStyle w:val="af"/>
              </w:rPr>
              <w:fldChar w:fldCharType="begin"/>
            </w:r>
            <w:r w:rsidRPr="00576D83">
              <w:rPr>
                <w:rStyle w:val="af"/>
              </w:rPr>
              <w:instrText xml:space="preserve"> </w:instrText>
            </w:r>
            <w:r>
              <w:instrText>HYPERLINK \l "_Toc225862934"</w:instrText>
            </w:r>
            <w:r w:rsidRPr="00576D83">
              <w:rPr>
                <w:rStyle w:val="af"/>
              </w:rPr>
              <w:instrText xml:space="preserve"> </w:instrText>
            </w:r>
            <w:r w:rsidRPr="00576D83">
              <w:rPr>
                <w:rStyle w:val="af"/>
              </w:rPr>
            </w:r>
            <w:r w:rsidRPr="00576D83">
              <w:rPr>
                <w:rStyle w:val="af"/>
              </w:rPr>
              <w:fldChar w:fldCharType="separate"/>
            </w:r>
            <w:r w:rsidRPr="00576D83">
              <w:rPr>
                <w:rStyle w:val="af"/>
              </w:rPr>
              <w:t>Optimizing Neural Network Parameters via Reinforcement Learning</w:t>
            </w:r>
            <w:r>
              <w:rPr>
                <w:webHidden/>
              </w:rPr>
              <w:tab/>
            </w:r>
            <w:r>
              <w:rPr>
                <w:webHidden/>
              </w:rPr>
              <w:fldChar w:fldCharType="begin"/>
            </w:r>
            <w:r>
              <w:rPr>
                <w:webHidden/>
              </w:rPr>
              <w:instrText xml:space="preserve"> PAGEREF _Toc225862934 \h </w:instrText>
            </w:r>
          </w:ins>
          <w:r>
            <w:rPr>
              <w:webHidden/>
            </w:rPr>
          </w:r>
          <w:r>
            <w:rPr>
              <w:webHidden/>
            </w:rPr>
            <w:fldChar w:fldCharType="separate"/>
          </w:r>
          <w:ins w:id="190" w:author="Yibin Jiang" w:date="2026-03-31T15:21:00Z">
            <w:r>
              <w:rPr>
                <w:webHidden/>
              </w:rPr>
              <w:t>23</w:t>
            </w:r>
            <w:r>
              <w:rPr>
                <w:webHidden/>
              </w:rPr>
              <w:fldChar w:fldCharType="end"/>
            </w:r>
            <w:r w:rsidRPr="00576D83">
              <w:rPr>
                <w:rStyle w:val="af"/>
              </w:rPr>
              <w:fldChar w:fldCharType="end"/>
            </w:r>
          </w:ins>
        </w:p>
        <w:p w14:paraId="3E2C380C" w14:textId="3E3A55B4" w:rsidR="00CD016C" w:rsidRDefault="00CD016C">
          <w:pPr>
            <w:pStyle w:val="TOC3"/>
            <w:tabs>
              <w:tab w:val="right" w:leader="dot" w:pos="8296"/>
            </w:tabs>
            <w:ind w:left="880"/>
            <w:rPr>
              <w:ins w:id="191" w:author="Yibin Jiang" w:date="2026-03-31T15:21:00Z"/>
              <w:rFonts w:asciiTheme="minorHAnsi" w:eastAsiaTheme="minorEastAsia" w:hAnsiTheme="minorHAnsi" w:cstheme="minorBidi" w:hint="eastAsia"/>
              <w:noProof/>
              <w:sz w:val="24"/>
              <w:lang w:val="en-GB"/>
            </w:rPr>
          </w:pPr>
          <w:ins w:id="192" w:author="Yibin Jiang" w:date="2026-03-31T15:21:00Z">
            <w:r w:rsidRPr="00576D83">
              <w:rPr>
                <w:rStyle w:val="af"/>
                <w:noProof/>
              </w:rPr>
              <w:fldChar w:fldCharType="begin"/>
            </w:r>
            <w:r w:rsidRPr="00576D83">
              <w:rPr>
                <w:rStyle w:val="af"/>
                <w:noProof/>
              </w:rPr>
              <w:instrText xml:space="preserve"> </w:instrText>
            </w:r>
            <w:r>
              <w:rPr>
                <w:noProof/>
              </w:rPr>
              <w:instrText>HYPERLINK \l "_Toc225862935"</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Parameter update process</w:t>
            </w:r>
            <w:r>
              <w:rPr>
                <w:noProof/>
                <w:webHidden/>
              </w:rPr>
              <w:tab/>
            </w:r>
            <w:r>
              <w:rPr>
                <w:noProof/>
                <w:webHidden/>
              </w:rPr>
              <w:fldChar w:fldCharType="begin"/>
            </w:r>
            <w:r>
              <w:rPr>
                <w:noProof/>
                <w:webHidden/>
              </w:rPr>
              <w:instrText xml:space="preserve"> PAGEREF _Toc225862935 \h </w:instrText>
            </w:r>
          </w:ins>
          <w:r>
            <w:rPr>
              <w:noProof/>
              <w:webHidden/>
            </w:rPr>
          </w:r>
          <w:r>
            <w:rPr>
              <w:noProof/>
              <w:webHidden/>
            </w:rPr>
            <w:fldChar w:fldCharType="separate"/>
          </w:r>
          <w:ins w:id="193" w:author="Yibin Jiang" w:date="2026-03-31T15:21:00Z">
            <w:r>
              <w:rPr>
                <w:noProof/>
                <w:webHidden/>
              </w:rPr>
              <w:t>23</w:t>
            </w:r>
            <w:r>
              <w:rPr>
                <w:noProof/>
                <w:webHidden/>
              </w:rPr>
              <w:fldChar w:fldCharType="end"/>
            </w:r>
            <w:r w:rsidRPr="00576D83">
              <w:rPr>
                <w:rStyle w:val="af"/>
                <w:noProof/>
              </w:rPr>
              <w:fldChar w:fldCharType="end"/>
            </w:r>
          </w:ins>
        </w:p>
        <w:p w14:paraId="416EF283" w14:textId="4B2EE786" w:rsidR="00CD016C" w:rsidRDefault="00CD016C">
          <w:pPr>
            <w:pStyle w:val="TOC2"/>
            <w:rPr>
              <w:ins w:id="194" w:author="Yibin Jiang" w:date="2026-03-31T15:21:00Z"/>
              <w:rFonts w:asciiTheme="minorHAnsi" w:eastAsiaTheme="minorEastAsia" w:hAnsiTheme="minorHAnsi" w:cstheme="minorBidi" w:hint="eastAsia"/>
              <w:sz w:val="24"/>
              <w:szCs w:val="24"/>
              <w:lang w:val="en-GB"/>
            </w:rPr>
          </w:pPr>
          <w:ins w:id="195" w:author="Yibin Jiang" w:date="2026-03-31T15:21:00Z">
            <w:r w:rsidRPr="00576D83">
              <w:rPr>
                <w:rStyle w:val="af"/>
              </w:rPr>
              <w:fldChar w:fldCharType="begin"/>
            </w:r>
            <w:r w:rsidRPr="00576D83">
              <w:rPr>
                <w:rStyle w:val="af"/>
              </w:rPr>
              <w:instrText xml:space="preserve"> </w:instrText>
            </w:r>
            <w:r>
              <w:instrText>HYPERLINK \l "_Toc225862936"</w:instrText>
            </w:r>
            <w:r w:rsidRPr="00576D83">
              <w:rPr>
                <w:rStyle w:val="af"/>
              </w:rPr>
              <w:instrText xml:space="preserve"> </w:instrText>
            </w:r>
            <w:r w:rsidRPr="00576D83">
              <w:rPr>
                <w:rStyle w:val="af"/>
              </w:rPr>
            </w:r>
            <w:r w:rsidRPr="00576D83">
              <w:rPr>
                <w:rStyle w:val="af"/>
              </w:rPr>
              <w:fldChar w:fldCharType="separate"/>
            </w:r>
            <w:r w:rsidRPr="00576D83">
              <w:rPr>
                <w:rStyle w:val="af"/>
              </w:rPr>
              <w:t>Reward Function Design</w:t>
            </w:r>
            <w:r>
              <w:rPr>
                <w:webHidden/>
              </w:rPr>
              <w:tab/>
            </w:r>
            <w:r>
              <w:rPr>
                <w:webHidden/>
              </w:rPr>
              <w:fldChar w:fldCharType="begin"/>
            </w:r>
            <w:r>
              <w:rPr>
                <w:webHidden/>
              </w:rPr>
              <w:instrText xml:space="preserve"> PAGEREF _Toc225862936 \h </w:instrText>
            </w:r>
          </w:ins>
          <w:r>
            <w:rPr>
              <w:webHidden/>
            </w:rPr>
          </w:r>
          <w:r>
            <w:rPr>
              <w:webHidden/>
            </w:rPr>
            <w:fldChar w:fldCharType="separate"/>
          </w:r>
          <w:ins w:id="196" w:author="Yibin Jiang" w:date="2026-03-31T15:21:00Z">
            <w:r>
              <w:rPr>
                <w:webHidden/>
              </w:rPr>
              <w:t>25</w:t>
            </w:r>
            <w:r>
              <w:rPr>
                <w:webHidden/>
              </w:rPr>
              <w:fldChar w:fldCharType="end"/>
            </w:r>
            <w:r w:rsidRPr="00576D83">
              <w:rPr>
                <w:rStyle w:val="af"/>
              </w:rPr>
              <w:fldChar w:fldCharType="end"/>
            </w:r>
          </w:ins>
        </w:p>
        <w:p w14:paraId="585A505F" w14:textId="7C72A0E4" w:rsidR="00CD016C" w:rsidRDefault="00CD016C">
          <w:pPr>
            <w:pStyle w:val="TOC3"/>
            <w:tabs>
              <w:tab w:val="right" w:leader="dot" w:pos="8296"/>
            </w:tabs>
            <w:ind w:left="880"/>
            <w:rPr>
              <w:ins w:id="197" w:author="Yibin Jiang" w:date="2026-03-31T15:21:00Z"/>
              <w:rFonts w:asciiTheme="minorHAnsi" w:eastAsiaTheme="minorEastAsia" w:hAnsiTheme="minorHAnsi" w:cstheme="minorBidi" w:hint="eastAsia"/>
              <w:noProof/>
              <w:sz w:val="24"/>
              <w:lang w:val="en-GB"/>
            </w:rPr>
          </w:pPr>
          <w:ins w:id="198" w:author="Yibin Jiang" w:date="2026-03-31T15:21:00Z">
            <w:r w:rsidRPr="00576D83">
              <w:rPr>
                <w:rStyle w:val="af"/>
                <w:noProof/>
              </w:rPr>
              <w:fldChar w:fldCharType="begin"/>
            </w:r>
            <w:r w:rsidRPr="00576D83">
              <w:rPr>
                <w:rStyle w:val="af"/>
                <w:noProof/>
              </w:rPr>
              <w:instrText xml:space="preserve"> </w:instrText>
            </w:r>
            <w:r>
              <w:rPr>
                <w:noProof/>
              </w:rPr>
              <w:instrText>HYPERLINK \l "_Toc225862937"</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1. Dense reward</w:t>
            </w:r>
            <w:r>
              <w:rPr>
                <w:noProof/>
                <w:webHidden/>
              </w:rPr>
              <w:tab/>
            </w:r>
            <w:r>
              <w:rPr>
                <w:noProof/>
                <w:webHidden/>
              </w:rPr>
              <w:fldChar w:fldCharType="begin"/>
            </w:r>
            <w:r>
              <w:rPr>
                <w:noProof/>
                <w:webHidden/>
              </w:rPr>
              <w:instrText xml:space="preserve"> PAGEREF _Toc225862937 \h </w:instrText>
            </w:r>
          </w:ins>
          <w:r>
            <w:rPr>
              <w:noProof/>
              <w:webHidden/>
            </w:rPr>
          </w:r>
          <w:r>
            <w:rPr>
              <w:noProof/>
              <w:webHidden/>
            </w:rPr>
            <w:fldChar w:fldCharType="separate"/>
          </w:r>
          <w:ins w:id="199" w:author="Yibin Jiang" w:date="2026-03-31T15:21:00Z">
            <w:r>
              <w:rPr>
                <w:noProof/>
                <w:webHidden/>
              </w:rPr>
              <w:t>25</w:t>
            </w:r>
            <w:r>
              <w:rPr>
                <w:noProof/>
                <w:webHidden/>
              </w:rPr>
              <w:fldChar w:fldCharType="end"/>
            </w:r>
            <w:r w:rsidRPr="00576D83">
              <w:rPr>
                <w:rStyle w:val="af"/>
                <w:noProof/>
              </w:rPr>
              <w:fldChar w:fldCharType="end"/>
            </w:r>
          </w:ins>
        </w:p>
        <w:p w14:paraId="1BCA42FA" w14:textId="3C7C80D1" w:rsidR="00CD016C" w:rsidRDefault="00CD016C">
          <w:pPr>
            <w:pStyle w:val="TOC3"/>
            <w:tabs>
              <w:tab w:val="right" w:leader="dot" w:pos="8296"/>
            </w:tabs>
            <w:ind w:left="880"/>
            <w:rPr>
              <w:ins w:id="200" w:author="Yibin Jiang" w:date="2026-03-31T15:21:00Z"/>
              <w:rFonts w:asciiTheme="minorHAnsi" w:eastAsiaTheme="minorEastAsia" w:hAnsiTheme="minorHAnsi" w:cstheme="minorBidi" w:hint="eastAsia"/>
              <w:noProof/>
              <w:sz w:val="24"/>
              <w:lang w:val="en-GB"/>
            </w:rPr>
          </w:pPr>
          <w:ins w:id="201" w:author="Yibin Jiang" w:date="2026-03-31T15:21:00Z">
            <w:r w:rsidRPr="00576D83">
              <w:rPr>
                <w:rStyle w:val="af"/>
                <w:noProof/>
              </w:rPr>
              <w:fldChar w:fldCharType="begin"/>
            </w:r>
            <w:r w:rsidRPr="00576D83">
              <w:rPr>
                <w:rStyle w:val="af"/>
                <w:noProof/>
              </w:rPr>
              <w:instrText xml:space="preserve"> </w:instrText>
            </w:r>
            <w:r>
              <w:rPr>
                <w:noProof/>
              </w:rPr>
              <w:instrText>HYPERLINK \l "_Toc225862938"</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2. Step penalty</w:t>
            </w:r>
            <w:r>
              <w:rPr>
                <w:noProof/>
                <w:webHidden/>
              </w:rPr>
              <w:tab/>
            </w:r>
            <w:r>
              <w:rPr>
                <w:noProof/>
                <w:webHidden/>
              </w:rPr>
              <w:fldChar w:fldCharType="begin"/>
            </w:r>
            <w:r>
              <w:rPr>
                <w:noProof/>
                <w:webHidden/>
              </w:rPr>
              <w:instrText xml:space="preserve"> PAGEREF _Toc225862938 \h </w:instrText>
            </w:r>
          </w:ins>
          <w:r>
            <w:rPr>
              <w:noProof/>
              <w:webHidden/>
            </w:rPr>
          </w:r>
          <w:r>
            <w:rPr>
              <w:noProof/>
              <w:webHidden/>
            </w:rPr>
            <w:fldChar w:fldCharType="separate"/>
          </w:r>
          <w:ins w:id="202" w:author="Yibin Jiang" w:date="2026-03-31T15:21:00Z">
            <w:r>
              <w:rPr>
                <w:noProof/>
                <w:webHidden/>
              </w:rPr>
              <w:t>26</w:t>
            </w:r>
            <w:r>
              <w:rPr>
                <w:noProof/>
                <w:webHidden/>
              </w:rPr>
              <w:fldChar w:fldCharType="end"/>
            </w:r>
            <w:r w:rsidRPr="00576D83">
              <w:rPr>
                <w:rStyle w:val="af"/>
                <w:noProof/>
              </w:rPr>
              <w:fldChar w:fldCharType="end"/>
            </w:r>
          </w:ins>
        </w:p>
        <w:p w14:paraId="39782AF7" w14:textId="2F8A375C" w:rsidR="00CD016C" w:rsidRDefault="00CD016C">
          <w:pPr>
            <w:pStyle w:val="TOC3"/>
            <w:tabs>
              <w:tab w:val="right" w:leader="dot" w:pos="8296"/>
            </w:tabs>
            <w:ind w:left="880"/>
            <w:rPr>
              <w:ins w:id="203" w:author="Yibin Jiang" w:date="2026-03-31T15:21:00Z"/>
              <w:rFonts w:asciiTheme="minorHAnsi" w:eastAsiaTheme="minorEastAsia" w:hAnsiTheme="minorHAnsi" w:cstheme="minorBidi" w:hint="eastAsia"/>
              <w:noProof/>
              <w:sz w:val="24"/>
              <w:lang w:val="en-GB"/>
            </w:rPr>
          </w:pPr>
          <w:ins w:id="204" w:author="Yibin Jiang" w:date="2026-03-31T15:21:00Z">
            <w:r w:rsidRPr="00576D83">
              <w:rPr>
                <w:rStyle w:val="af"/>
                <w:noProof/>
              </w:rPr>
              <w:fldChar w:fldCharType="begin"/>
            </w:r>
            <w:r w:rsidRPr="00576D83">
              <w:rPr>
                <w:rStyle w:val="af"/>
                <w:noProof/>
              </w:rPr>
              <w:instrText xml:space="preserve"> </w:instrText>
            </w:r>
            <w:r>
              <w:rPr>
                <w:noProof/>
              </w:rPr>
              <w:instrText>HYPERLINK \l "_Toc225862939"</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3. Overshoot penalty</w:t>
            </w:r>
            <w:r>
              <w:rPr>
                <w:noProof/>
                <w:webHidden/>
              </w:rPr>
              <w:tab/>
            </w:r>
            <w:r>
              <w:rPr>
                <w:noProof/>
                <w:webHidden/>
              </w:rPr>
              <w:fldChar w:fldCharType="begin"/>
            </w:r>
            <w:r>
              <w:rPr>
                <w:noProof/>
                <w:webHidden/>
              </w:rPr>
              <w:instrText xml:space="preserve"> PAGEREF _Toc225862939 \h </w:instrText>
            </w:r>
          </w:ins>
          <w:r>
            <w:rPr>
              <w:noProof/>
              <w:webHidden/>
            </w:rPr>
          </w:r>
          <w:r>
            <w:rPr>
              <w:noProof/>
              <w:webHidden/>
            </w:rPr>
            <w:fldChar w:fldCharType="separate"/>
          </w:r>
          <w:ins w:id="205" w:author="Yibin Jiang" w:date="2026-03-31T15:21:00Z">
            <w:r>
              <w:rPr>
                <w:noProof/>
                <w:webHidden/>
              </w:rPr>
              <w:t>26</w:t>
            </w:r>
            <w:r>
              <w:rPr>
                <w:noProof/>
                <w:webHidden/>
              </w:rPr>
              <w:fldChar w:fldCharType="end"/>
            </w:r>
            <w:r w:rsidRPr="00576D83">
              <w:rPr>
                <w:rStyle w:val="af"/>
                <w:noProof/>
              </w:rPr>
              <w:fldChar w:fldCharType="end"/>
            </w:r>
          </w:ins>
        </w:p>
        <w:p w14:paraId="52151DC5" w14:textId="2FD5134B" w:rsidR="00CD016C" w:rsidRDefault="00CD016C">
          <w:pPr>
            <w:pStyle w:val="TOC3"/>
            <w:tabs>
              <w:tab w:val="right" w:leader="dot" w:pos="8296"/>
            </w:tabs>
            <w:ind w:left="880"/>
            <w:rPr>
              <w:ins w:id="206" w:author="Yibin Jiang" w:date="2026-03-31T15:21:00Z"/>
              <w:rFonts w:asciiTheme="minorHAnsi" w:eastAsiaTheme="minorEastAsia" w:hAnsiTheme="minorHAnsi" w:cstheme="minorBidi" w:hint="eastAsia"/>
              <w:noProof/>
              <w:sz w:val="24"/>
              <w:lang w:val="en-GB"/>
            </w:rPr>
          </w:pPr>
          <w:ins w:id="207" w:author="Yibin Jiang" w:date="2026-03-31T15:21:00Z">
            <w:r w:rsidRPr="00576D83">
              <w:rPr>
                <w:rStyle w:val="af"/>
                <w:noProof/>
              </w:rPr>
              <w:fldChar w:fldCharType="begin"/>
            </w:r>
            <w:r w:rsidRPr="00576D83">
              <w:rPr>
                <w:rStyle w:val="af"/>
                <w:noProof/>
              </w:rPr>
              <w:instrText xml:space="preserve"> </w:instrText>
            </w:r>
            <w:r>
              <w:rPr>
                <w:noProof/>
              </w:rPr>
              <w:instrText>HYPERLINK \l "_Toc225862940"</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4. Incorrect reagent penalty</w:t>
            </w:r>
            <w:r>
              <w:rPr>
                <w:noProof/>
                <w:webHidden/>
              </w:rPr>
              <w:tab/>
            </w:r>
            <w:r>
              <w:rPr>
                <w:noProof/>
                <w:webHidden/>
              </w:rPr>
              <w:fldChar w:fldCharType="begin"/>
            </w:r>
            <w:r>
              <w:rPr>
                <w:noProof/>
                <w:webHidden/>
              </w:rPr>
              <w:instrText xml:space="preserve"> PAGEREF _Toc225862940 \h </w:instrText>
            </w:r>
          </w:ins>
          <w:r>
            <w:rPr>
              <w:noProof/>
              <w:webHidden/>
            </w:rPr>
          </w:r>
          <w:r>
            <w:rPr>
              <w:noProof/>
              <w:webHidden/>
            </w:rPr>
            <w:fldChar w:fldCharType="separate"/>
          </w:r>
          <w:ins w:id="208" w:author="Yibin Jiang" w:date="2026-03-31T15:21:00Z">
            <w:r>
              <w:rPr>
                <w:noProof/>
                <w:webHidden/>
              </w:rPr>
              <w:t>26</w:t>
            </w:r>
            <w:r>
              <w:rPr>
                <w:noProof/>
                <w:webHidden/>
              </w:rPr>
              <w:fldChar w:fldCharType="end"/>
            </w:r>
            <w:r w:rsidRPr="00576D83">
              <w:rPr>
                <w:rStyle w:val="af"/>
                <w:noProof/>
              </w:rPr>
              <w:fldChar w:fldCharType="end"/>
            </w:r>
          </w:ins>
        </w:p>
        <w:p w14:paraId="0F23F8D1" w14:textId="12102D27" w:rsidR="00CD016C" w:rsidRDefault="00CD016C">
          <w:pPr>
            <w:pStyle w:val="TOC3"/>
            <w:tabs>
              <w:tab w:val="right" w:leader="dot" w:pos="8296"/>
            </w:tabs>
            <w:ind w:left="880"/>
            <w:rPr>
              <w:ins w:id="209" w:author="Yibin Jiang" w:date="2026-03-31T15:21:00Z"/>
              <w:rFonts w:asciiTheme="minorHAnsi" w:eastAsiaTheme="minorEastAsia" w:hAnsiTheme="minorHAnsi" w:cstheme="minorBidi" w:hint="eastAsia"/>
              <w:noProof/>
              <w:sz w:val="24"/>
              <w:lang w:val="en-GB"/>
            </w:rPr>
          </w:pPr>
          <w:ins w:id="210" w:author="Yibin Jiang" w:date="2026-03-31T15:21:00Z">
            <w:r w:rsidRPr="00576D83">
              <w:rPr>
                <w:rStyle w:val="af"/>
                <w:noProof/>
              </w:rPr>
              <w:fldChar w:fldCharType="begin"/>
            </w:r>
            <w:r w:rsidRPr="00576D83">
              <w:rPr>
                <w:rStyle w:val="af"/>
                <w:noProof/>
              </w:rPr>
              <w:instrText xml:space="preserve"> </w:instrText>
            </w:r>
            <w:r>
              <w:rPr>
                <w:noProof/>
              </w:rPr>
              <w:instrText>HYPERLINK \l "_Toc225862941"</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5. Overshoot-related volume penalty and bonus</w:t>
            </w:r>
            <w:r>
              <w:rPr>
                <w:noProof/>
                <w:webHidden/>
              </w:rPr>
              <w:tab/>
            </w:r>
            <w:r>
              <w:rPr>
                <w:noProof/>
                <w:webHidden/>
              </w:rPr>
              <w:fldChar w:fldCharType="begin"/>
            </w:r>
            <w:r>
              <w:rPr>
                <w:noProof/>
                <w:webHidden/>
              </w:rPr>
              <w:instrText xml:space="preserve"> PAGEREF _Toc225862941 \h </w:instrText>
            </w:r>
          </w:ins>
          <w:r>
            <w:rPr>
              <w:noProof/>
              <w:webHidden/>
            </w:rPr>
          </w:r>
          <w:r>
            <w:rPr>
              <w:noProof/>
              <w:webHidden/>
            </w:rPr>
            <w:fldChar w:fldCharType="separate"/>
          </w:r>
          <w:ins w:id="211" w:author="Yibin Jiang" w:date="2026-03-31T15:21:00Z">
            <w:r>
              <w:rPr>
                <w:noProof/>
                <w:webHidden/>
              </w:rPr>
              <w:t>27</w:t>
            </w:r>
            <w:r>
              <w:rPr>
                <w:noProof/>
                <w:webHidden/>
              </w:rPr>
              <w:fldChar w:fldCharType="end"/>
            </w:r>
            <w:r w:rsidRPr="00576D83">
              <w:rPr>
                <w:rStyle w:val="af"/>
                <w:noProof/>
              </w:rPr>
              <w:fldChar w:fldCharType="end"/>
            </w:r>
          </w:ins>
        </w:p>
        <w:p w14:paraId="720D3321" w14:textId="07045576" w:rsidR="00CD016C" w:rsidRDefault="00CD016C">
          <w:pPr>
            <w:pStyle w:val="TOC3"/>
            <w:tabs>
              <w:tab w:val="right" w:leader="dot" w:pos="8296"/>
            </w:tabs>
            <w:ind w:left="880"/>
            <w:rPr>
              <w:ins w:id="212" w:author="Yibin Jiang" w:date="2026-03-31T15:21:00Z"/>
              <w:rFonts w:asciiTheme="minorHAnsi" w:eastAsiaTheme="minorEastAsia" w:hAnsiTheme="minorHAnsi" w:cstheme="minorBidi" w:hint="eastAsia"/>
              <w:noProof/>
              <w:sz w:val="24"/>
              <w:lang w:val="en-GB"/>
            </w:rPr>
          </w:pPr>
          <w:ins w:id="213" w:author="Yibin Jiang" w:date="2026-03-31T15:21:00Z">
            <w:r w:rsidRPr="00576D83">
              <w:rPr>
                <w:rStyle w:val="af"/>
                <w:noProof/>
              </w:rPr>
              <w:fldChar w:fldCharType="begin"/>
            </w:r>
            <w:r w:rsidRPr="00576D83">
              <w:rPr>
                <w:rStyle w:val="af"/>
                <w:noProof/>
              </w:rPr>
              <w:instrText xml:space="preserve"> </w:instrText>
            </w:r>
            <w:r>
              <w:rPr>
                <w:noProof/>
              </w:rPr>
              <w:instrText>HYPERLINK \l "_Toc225862942"</w:instrText>
            </w:r>
            <w:r w:rsidRPr="00576D83">
              <w:rPr>
                <w:rStyle w:val="af"/>
                <w:noProof/>
              </w:rPr>
              <w:instrText xml:space="preserve"> </w:instrText>
            </w:r>
            <w:r w:rsidRPr="00576D83">
              <w:rPr>
                <w:rStyle w:val="af"/>
                <w:noProof/>
              </w:rPr>
            </w:r>
            <w:r w:rsidRPr="00576D83">
              <w:rPr>
                <w:rStyle w:val="af"/>
                <w:noProof/>
              </w:rPr>
              <w:fldChar w:fldCharType="separate"/>
            </w:r>
            <w:r w:rsidRPr="00576D83">
              <w:rPr>
                <w:rStyle w:val="af"/>
                <w:noProof/>
              </w:rPr>
              <w:t>6. Terminal reward</w:t>
            </w:r>
            <w:r>
              <w:rPr>
                <w:noProof/>
                <w:webHidden/>
              </w:rPr>
              <w:tab/>
            </w:r>
            <w:r>
              <w:rPr>
                <w:noProof/>
                <w:webHidden/>
              </w:rPr>
              <w:fldChar w:fldCharType="begin"/>
            </w:r>
            <w:r>
              <w:rPr>
                <w:noProof/>
                <w:webHidden/>
              </w:rPr>
              <w:instrText xml:space="preserve"> PAGEREF _Toc225862942 \h </w:instrText>
            </w:r>
          </w:ins>
          <w:r>
            <w:rPr>
              <w:noProof/>
              <w:webHidden/>
            </w:rPr>
          </w:r>
          <w:r>
            <w:rPr>
              <w:noProof/>
              <w:webHidden/>
            </w:rPr>
            <w:fldChar w:fldCharType="separate"/>
          </w:r>
          <w:ins w:id="214" w:author="Yibin Jiang" w:date="2026-03-31T15:21:00Z">
            <w:r>
              <w:rPr>
                <w:noProof/>
                <w:webHidden/>
              </w:rPr>
              <w:t>27</w:t>
            </w:r>
            <w:r>
              <w:rPr>
                <w:noProof/>
                <w:webHidden/>
              </w:rPr>
              <w:fldChar w:fldCharType="end"/>
            </w:r>
            <w:r w:rsidRPr="00576D83">
              <w:rPr>
                <w:rStyle w:val="af"/>
                <w:noProof/>
              </w:rPr>
              <w:fldChar w:fldCharType="end"/>
            </w:r>
          </w:ins>
        </w:p>
        <w:p w14:paraId="7F6F6495" w14:textId="3B8F8213" w:rsidR="00CD016C" w:rsidRDefault="00CD016C">
          <w:pPr>
            <w:pStyle w:val="TOC2"/>
            <w:rPr>
              <w:ins w:id="215" w:author="Yibin Jiang" w:date="2026-03-31T15:21:00Z"/>
              <w:rFonts w:asciiTheme="minorHAnsi" w:eastAsiaTheme="minorEastAsia" w:hAnsiTheme="minorHAnsi" w:cstheme="minorBidi" w:hint="eastAsia"/>
              <w:sz w:val="24"/>
              <w:szCs w:val="24"/>
              <w:lang w:val="en-GB"/>
            </w:rPr>
          </w:pPr>
          <w:ins w:id="216" w:author="Yibin Jiang" w:date="2026-03-31T15:21:00Z">
            <w:r w:rsidRPr="00576D83">
              <w:rPr>
                <w:rStyle w:val="af"/>
              </w:rPr>
              <w:fldChar w:fldCharType="begin"/>
            </w:r>
            <w:r w:rsidRPr="00576D83">
              <w:rPr>
                <w:rStyle w:val="af"/>
              </w:rPr>
              <w:instrText xml:space="preserve"> </w:instrText>
            </w:r>
            <w:r>
              <w:instrText>HYPERLINK \l "_Toc225862943"</w:instrText>
            </w:r>
            <w:r w:rsidRPr="00576D83">
              <w:rPr>
                <w:rStyle w:val="af"/>
              </w:rPr>
              <w:instrText xml:space="preserve"> </w:instrText>
            </w:r>
            <w:r w:rsidRPr="00576D83">
              <w:rPr>
                <w:rStyle w:val="af"/>
              </w:rPr>
            </w:r>
            <w:r w:rsidRPr="00576D83">
              <w:rPr>
                <w:rStyle w:val="af"/>
              </w:rPr>
              <w:fldChar w:fldCharType="separate"/>
            </w:r>
            <w:r w:rsidRPr="00576D83">
              <w:rPr>
                <w:rStyle w:val="af"/>
              </w:rPr>
              <w:t>Training Procedure</w:t>
            </w:r>
            <w:r>
              <w:rPr>
                <w:webHidden/>
              </w:rPr>
              <w:tab/>
            </w:r>
            <w:r>
              <w:rPr>
                <w:webHidden/>
              </w:rPr>
              <w:fldChar w:fldCharType="begin"/>
            </w:r>
            <w:r>
              <w:rPr>
                <w:webHidden/>
              </w:rPr>
              <w:instrText xml:space="preserve"> PAGEREF _Toc225862943 \h </w:instrText>
            </w:r>
          </w:ins>
          <w:r>
            <w:rPr>
              <w:webHidden/>
            </w:rPr>
          </w:r>
          <w:r>
            <w:rPr>
              <w:webHidden/>
            </w:rPr>
            <w:fldChar w:fldCharType="separate"/>
          </w:r>
          <w:ins w:id="217" w:author="Yibin Jiang" w:date="2026-03-31T15:21:00Z">
            <w:r>
              <w:rPr>
                <w:webHidden/>
              </w:rPr>
              <w:t>28</w:t>
            </w:r>
            <w:r>
              <w:rPr>
                <w:webHidden/>
              </w:rPr>
              <w:fldChar w:fldCharType="end"/>
            </w:r>
            <w:r w:rsidRPr="00576D83">
              <w:rPr>
                <w:rStyle w:val="af"/>
              </w:rPr>
              <w:fldChar w:fldCharType="end"/>
            </w:r>
          </w:ins>
        </w:p>
        <w:p w14:paraId="0BA3EFE9" w14:textId="6F72A209" w:rsidR="00027974" w:rsidRPr="00027974" w:rsidDel="00E20F99" w:rsidRDefault="00027974">
          <w:pPr>
            <w:pStyle w:val="TOC1"/>
            <w:rPr>
              <w:ins w:id="218" w:author="chao zhang" w:date="2026-03-27T22:25:00Z"/>
              <w:del w:id="219" w:author="Yibin Jiang" w:date="2026-03-31T15:04:00Z"/>
              <w:rFonts w:asciiTheme="minorHAnsi" w:eastAsiaTheme="minorEastAsia" w:hAnsiTheme="minorHAnsi" w:cstheme="minorBidi" w:hint="eastAsia"/>
              <w:bCs w:val="0"/>
              <w:sz w:val="24"/>
              <w:szCs w:val="24"/>
              <w:rPrChange w:id="220" w:author="chao zhang" w:date="2026-03-27T22:25:00Z">
                <w:rPr>
                  <w:ins w:id="221" w:author="chao zhang" w:date="2026-03-27T22:25:00Z"/>
                  <w:del w:id="222" w:author="Yibin Jiang" w:date="2026-03-31T15:04:00Z"/>
                  <w:rFonts w:asciiTheme="minorHAnsi" w:eastAsiaTheme="minorEastAsia" w:hAnsiTheme="minorHAnsi" w:cstheme="minorBidi" w:hint="eastAsia"/>
                  <w:sz w:val="22"/>
                  <w:szCs w:val="24"/>
                </w:rPr>
              </w:rPrChange>
            </w:rPr>
          </w:pPr>
          <w:ins w:id="223" w:author="chao zhang" w:date="2026-03-27T22:25:00Z">
            <w:del w:id="224" w:author="Yibin Jiang" w:date="2026-03-31T15:04:00Z">
              <w:r w:rsidRPr="00E20F99" w:rsidDel="00E20F99">
                <w:rPr>
                  <w:rStyle w:val="af"/>
                  <w:bCs w:val="0"/>
                  <w:sz w:val="24"/>
                  <w:szCs w:val="24"/>
                  <w:rPrChange w:id="225" w:author="Yibin Jiang" w:date="2026-03-31T15:04:00Z">
                    <w:rPr>
                      <w:rStyle w:val="af"/>
                      <w:bCs/>
                      <w:noProof/>
                    </w:rPr>
                  </w:rPrChange>
                </w:rPr>
                <w:delText>Section 1 Introduction to the Automatic Titration Device</w:delText>
              </w:r>
              <w:r w:rsidRPr="00027974" w:rsidDel="00E20F99">
                <w:rPr>
                  <w:bCs w:val="0"/>
                  <w:webHidden/>
                  <w:sz w:val="24"/>
                  <w:szCs w:val="24"/>
                  <w:rPrChange w:id="226" w:author="chao zhang" w:date="2026-03-27T22:25:00Z">
                    <w:rPr>
                      <w:bCs/>
                      <w:noProof/>
                      <w:webHidden/>
                    </w:rPr>
                  </w:rPrChange>
                </w:rPr>
                <w:tab/>
                <w:delText>2</w:delText>
              </w:r>
            </w:del>
          </w:ins>
        </w:p>
        <w:p w14:paraId="2B376FA0" w14:textId="083DC3DE" w:rsidR="00027974" w:rsidRPr="00027974" w:rsidDel="00E20F99" w:rsidRDefault="00027974">
          <w:pPr>
            <w:pStyle w:val="TOC1"/>
            <w:rPr>
              <w:ins w:id="227" w:author="chao zhang" w:date="2026-03-27T22:25:00Z"/>
              <w:del w:id="228" w:author="Yibin Jiang" w:date="2026-03-31T15:04:00Z"/>
              <w:rFonts w:asciiTheme="minorHAnsi" w:eastAsiaTheme="minorEastAsia" w:hAnsiTheme="minorHAnsi" w:cstheme="minorBidi" w:hint="eastAsia"/>
              <w:bCs w:val="0"/>
              <w:sz w:val="24"/>
              <w:szCs w:val="24"/>
              <w:rPrChange w:id="229" w:author="chao zhang" w:date="2026-03-27T22:25:00Z">
                <w:rPr>
                  <w:ins w:id="230" w:author="chao zhang" w:date="2026-03-27T22:25:00Z"/>
                  <w:del w:id="231" w:author="Yibin Jiang" w:date="2026-03-31T15:04:00Z"/>
                  <w:rFonts w:asciiTheme="minorHAnsi" w:eastAsiaTheme="minorEastAsia" w:hAnsiTheme="minorHAnsi" w:cstheme="minorBidi" w:hint="eastAsia"/>
                  <w:sz w:val="22"/>
                  <w:szCs w:val="24"/>
                </w:rPr>
              </w:rPrChange>
            </w:rPr>
          </w:pPr>
          <w:ins w:id="232" w:author="chao zhang" w:date="2026-03-27T22:25:00Z">
            <w:del w:id="233" w:author="Yibin Jiang" w:date="2026-03-31T15:04:00Z">
              <w:r w:rsidRPr="00E20F99" w:rsidDel="00E20F99">
                <w:rPr>
                  <w:rStyle w:val="af"/>
                  <w:bCs w:val="0"/>
                  <w:sz w:val="24"/>
                  <w:szCs w:val="24"/>
                  <w:rPrChange w:id="234" w:author="Yibin Jiang" w:date="2026-03-31T15:04:00Z">
                    <w:rPr>
                      <w:rStyle w:val="af"/>
                      <w:bCs/>
                      <w:noProof/>
                    </w:rPr>
                  </w:rPrChange>
                </w:rPr>
                <w:delText>Section 2 Chemical Reagents</w:delText>
              </w:r>
              <w:r w:rsidRPr="00027974" w:rsidDel="00E20F99">
                <w:rPr>
                  <w:bCs w:val="0"/>
                  <w:webHidden/>
                  <w:sz w:val="24"/>
                  <w:szCs w:val="24"/>
                  <w:rPrChange w:id="235" w:author="chao zhang" w:date="2026-03-27T22:25:00Z">
                    <w:rPr>
                      <w:bCs/>
                      <w:noProof/>
                      <w:webHidden/>
                    </w:rPr>
                  </w:rPrChange>
                </w:rPr>
                <w:tab/>
                <w:delText>3</w:delText>
              </w:r>
            </w:del>
          </w:ins>
        </w:p>
        <w:p w14:paraId="08C20686" w14:textId="03B88BEA" w:rsidR="00027974" w:rsidRPr="00027974" w:rsidDel="00E20F99" w:rsidRDefault="00027974">
          <w:pPr>
            <w:pStyle w:val="TOC1"/>
            <w:rPr>
              <w:ins w:id="236" w:author="chao zhang" w:date="2026-03-27T22:25:00Z"/>
              <w:del w:id="237" w:author="Yibin Jiang" w:date="2026-03-31T15:04:00Z"/>
              <w:rFonts w:asciiTheme="minorHAnsi" w:eastAsiaTheme="minorEastAsia" w:hAnsiTheme="minorHAnsi" w:cstheme="minorBidi" w:hint="eastAsia"/>
              <w:bCs w:val="0"/>
              <w:sz w:val="24"/>
              <w:szCs w:val="24"/>
              <w:rPrChange w:id="238" w:author="chao zhang" w:date="2026-03-27T22:25:00Z">
                <w:rPr>
                  <w:ins w:id="239" w:author="chao zhang" w:date="2026-03-27T22:25:00Z"/>
                  <w:del w:id="240" w:author="Yibin Jiang" w:date="2026-03-31T15:04:00Z"/>
                  <w:rFonts w:asciiTheme="minorHAnsi" w:eastAsiaTheme="minorEastAsia" w:hAnsiTheme="minorHAnsi" w:cstheme="minorBidi" w:hint="eastAsia"/>
                  <w:sz w:val="22"/>
                  <w:szCs w:val="24"/>
                </w:rPr>
              </w:rPrChange>
            </w:rPr>
          </w:pPr>
          <w:ins w:id="241" w:author="chao zhang" w:date="2026-03-27T22:25:00Z">
            <w:del w:id="242" w:author="Yibin Jiang" w:date="2026-03-31T15:04:00Z">
              <w:r w:rsidRPr="00E20F99" w:rsidDel="00E20F99">
                <w:rPr>
                  <w:rStyle w:val="af"/>
                  <w:bCs w:val="0"/>
                  <w:sz w:val="24"/>
                  <w:szCs w:val="24"/>
                  <w:rPrChange w:id="243" w:author="Yibin Jiang" w:date="2026-03-31T15:04:00Z">
                    <w:rPr>
                      <w:rStyle w:val="af"/>
                      <w:bCs/>
                      <w:noProof/>
                    </w:rPr>
                  </w:rPrChange>
                </w:rPr>
                <w:delText>Section 3 Experiment Validation</w:delText>
              </w:r>
              <w:r w:rsidRPr="00027974" w:rsidDel="00E20F99">
                <w:rPr>
                  <w:bCs w:val="0"/>
                  <w:webHidden/>
                  <w:sz w:val="24"/>
                  <w:szCs w:val="24"/>
                  <w:rPrChange w:id="244" w:author="chao zhang" w:date="2026-03-27T22:25:00Z">
                    <w:rPr>
                      <w:bCs/>
                      <w:noProof/>
                      <w:webHidden/>
                    </w:rPr>
                  </w:rPrChange>
                </w:rPr>
                <w:tab/>
                <w:delText>4</w:delText>
              </w:r>
            </w:del>
          </w:ins>
        </w:p>
        <w:p w14:paraId="1680FB67" w14:textId="6D7445F8" w:rsidR="00027974" w:rsidRPr="00027974" w:rsidDel="00E20F99" w:rsidRDefault="00027974">
          <w:pPr>
            <w:pStyle w:val="TOC2"/>
            <w:ind w:left="680" w:hangingChars="100" w:hanging="240"/>
            <w:rPr>
              <w:ins w:id="245" w:author="chao zhang" w:date="2026-03-27T22:25:00Z"/>
              <w:del w:id="246" w:author="Yibin Jiang" w:date="2026-03-31T15:04:00Z"/>
              <w:rFonts w:asciiTheme="minorHAnsi" w:eastAsiaTheme="minorEastAsia" w:hAnsiTheme="minorHAnsi" w:cstheme="minorBidi" w:hint="eastAsia"/>
              <w:sz w:val="24"/>
              <w:szCs w:val="24"/>
              <w:rPrChange w:id="247" w:author="chao zhang" w:date="2026-03-27T22:25:00Z">
                <w:rPr>
                  <w:ins w:id="248" w:author="chao zhang" w:date="2026-03-27T22:25:00Z"/>
                  <w:del w:id="249" w:author="Yibin Jiang" w:date="2026-03-31T15:04:00Z"/>
                  <w:rFonts w:asciiTheme="minorHAnsi" w:eastAsiaTheme="minorEastAsia" w:hAnsiTheme="minorHAnsi" w:cstheme="minorBidi" w:hint="eastAsia"/>
                  <w:sz w:val="22"/>
                  <w:szCs w:val="24"/>
                </w:rPr>
              </w:rPrChange>
            </w:rPr>
            <w:pPrChange w:id="250" w:author="chao zhang" w:date="2026-03-30T17:10:00Z">
              <w:pPr>
                <w:pStyle w:val="TOC2"/>
                <w:ind w:left="440"/>
              </w:pPr>
            </w:pPrChange>
          </w:pPr>
          <w:ins w:id="251" w:author="chao zhang" w:date="2026-03-27T22:25:00Z">
            <w:del w:id="252" w:author="Yibin Jiang" w:date="2026-03-31T15:04:00Z">
              <w:r w:rsidRPr="00E20F99" w:rsidDel="00E20F99">
                <w:rPr>
                  <w:rStyle w:val="af"/>
                  <w:sz w:val="24"/>
                  <w:szCs w:val="24"/>
                  <w:rPrChange w:id="253" w:author="Yibin Jiang" w:date="2026-03-31T15:04:00Z">
                    <w:rPr>
                      <w:rStyle w:val="af"/>
                      <w:noProof/>
                    </w:rPr>
                  </w:rPrChange>
                </w:rPr>
                <w:delText>Experiment 1 Benchmarking Three Control Policies in a Robotic pH Adjustment</w:delText>
              </w:r>
            </w:del>
          </w:ins>
          <w:ins w:id="254" w:author="chao zhang" w:date="2026-03-30T17:10:00Z">
            <w:del w:id="255" w:author="Yibin Jiang" w:date="2026-03-31T15:04:00Z">
              <w:r w:rsidR="00C434AE" w:rsidRPr="00E20F99" w:rsidDel="00E20F99">
                <w:rPr>
                  <w:rStyle w:val="af"/>
                  <w:rFonts w:eastAsiaTheme="minorEastAsia"/>
                  <w:sz w:val="24"/>
                </w:rPr>
                <w:delText xml:space="preserve"> task</w:delText>
              </w:r>
            </w:del>
          </w:ins>
          <w:ins w:id="256" w:author="chao zhang" w:date="2026-03-27T22:25:00Z">
            <w:del w:id="257" w:author="Yibin Jiang" w:date="2026-03-31T15:04:00Z">
              <w:r w:rsidRPr="00027974" w:rsidDel="00E20F99">
                <w:rPr>
                  <w:webHidden/>
                  <w:sz w:val="24"/>
                  <w:szCs w:val="24"/>
                  <w:rPrChange w:id="258" w:author="chao zhang" w:date="2026-03-27T22:25:00Z">
                    <w:rPr>
                      <w:noProof/>
                      <w:webHidden/>
                    </w:rPr>
                  </w:rPrChange>
                </w:rPr>
                <w:tab/>
                <w:delText>4</w:delText>
              </w:r>
            </w:del>
          </w:ins>
        </w:p>
        <w:p w14:paraId="6D396526" w14:textId="40B61698" w:rsidR="00027974" w:rsidRPr="00027974" w:rsidDel="00E20F99" w:rsidRDefault="00027974">
          <w:pPr>
            <w:pStyle w:val="TOC2"/>
            <w:rPr>
              <w:ins w:id="259" w:author="chao zhang" w:date="2026-03-27T22:25:00Z"/>
              <w:del w:id="260" w:author="Yibin Jiang" w:date="2026-03-31T15:04:00Z"/>
              <w:rFonts w:asciiTheme="minorHAnsi" w:eastAsiaTheme="minorEastAsia" w:hAnsiTheme="minorHAnsi" w:cstheme="minorBidi" w:hint="eastAsia"/>
              <w:sz w:val="24"/>
              <w:szCs w:val="24"/>
              <w:rPrChange w:id="261" w:author="chao zhang" w:date="2026-03-27T22:25:00Z">
                <w:rPr>
                  <w:ins w:id="262" w:author="chao zhang" w:date="2026-03-27T22:25:00Z"/>
                  <w:del w:id="263" w:author="Yibin Jiang" w:date="2026-03-31T15:04:00Z"/>
                  <w:rFonts w:asciiTheme="minorHAnsi" w:eastAsiaTheme="minorEastAsia" w:hAnsiTheme="minorHAnsi" w:cstheme="minorBidi" w:hint="eastAsia"/>
                  <w:sz w:val="22"/>
                  <w:szCs w:val="24"/>
                </w:rPr>
              </w:rPrChange>
            </w:rPr>
          </w:pPr>
          <w:ins w:id="264" w:author="chao zhang" w:date="2026-03-27T22:25:00Z">
            <w:del w:id="265" w:author="Yibin Jiang" w:date="2026-03-31T15:04:00Z">
              <w:r w:rsidRPr="00E20F99" w:rsidDel="00E20F99">
                <w:rPr>
                  <w:rStyle w:val="af"/>
                  <w:sz w:val="24"/>
                  <w:szCs w:val="24"/>
                  <w:rPrChange w:id="266" w:author="Yibin Jiang" w:date="2026-03-31T15:04:00Z">
                    <w:rPr>
                      <w:rStyle w:val="af"/>
                      <w:noProof/>
                    </w:rPr>
                  </w:rPrChange>
                </w:rPr>
                <w:delText>Experiment 2 Wastewater Neutralization</w:delText>
              </w:r>
              <w:r w:rsidRPr="00027974" w:rsidDel="00E20F99">
                <w:rPr>
                  <w:webHidden/>
                  <w:sz w:val="24"/>
                  <w:szCs w:val="24"/>
                  <w:rPrChange w:id="267" w:author="chao zhang" w:date="2026-03-27T22:25:00Z">
                    <w:rPr>
                      <w:noProof/>
                      <w:webHidden/>
                    </w:rPr>
                  </w:rPrChange>
                </w:rPr>
                <w:tab/>
                <w:delText>7</w:delText>
              </w:r>
            </w:del>
          </w:ins>
        </w:p>
        <w:p w14:paraId="4DEA4EA0" w14:textId="226D21B1" w:rsidR="00027974" w:rsidRPr="00027974" w:rsidDel="00E20F99" w:rsidRDefault="00027974">
          <w:pPr>
            <w:pStyle w:val="TOC2"/>
            <w:rPr>
              <w:ins w:id="268" w:author="chao zhang" w:date="2026-03-27T22:25:00Z"/>
              <w:del w:id="269" w:author="Yibin Jiang" w:date="2026-03-31T15:04:00Z"/>
              <w:rFonts w:asciiTheme="minorHAnsi" w:eastAsiaTheme="minorEastAsia" w:hAnsiTheme="minorHAnsi" w:cstheme="minorBidi" w:hint="eastAsia"/>
              <w:sz w:val="24"/>
              <w:szCs w:val="24"/>
              <w:rPrChange w:id="270" w:author="chao zhang" w:date="2026-03-27T22:25:00Z">
                <w:rPr>
                  <w:ins w:id="271" w:author="chao zhang" w:date="2026-03-27T22:25:00Z"/>
                  <w:del w:id="272" w:author="Yibin Jiang" w:date="2026-03-31T15:04:00Z"/>
                  <w:rFonts w:asciiTheme="minorHAnsi" w:eastAsiaTheme="minorEastAsia" w:hAnsiTheme="minorHAnsi" w:cstheme="minorBidi" w:hint="eastAsia"/>
                  <w:sz w:val="22"/>
                  <w:szCs w:val="24"/>
                </w:rPr>
              </w:rPrChange>
            </w:rPr>
          </w:pPr>
          <w:ins w:id="273" w:author="chao zhang" w:date="2026-03-27T22:25:00Z">
            <w:del w:id="274" w:author="Yibin Jiang" w:date="2026-03-31T15:04:00Z">
              <w:r w:rsidRPr="00E20F99" w:rsidDel="00E20F99">
                <w:rPr>
                  <w:rStyle w:val="af"/>
                  <w:sz w:val="24"/>
                  <w:szCs w:val="24"/>
                  <w:rPrChange w:id="275" w:author="Yibin Jiang" w:date="2026-03-31T15:04:00Z">
                    <w:rPr>
                      <w:rStyle w:val="af"/>
                      <w:noProof/>
                    </w:rPr>
                  </w:rPrChange>
                </w:rPr>
                <w:delText>Experiment 3 Isolation of Casein by Adjusting pH to the Isoelectric Point</w:delText>
              </w:r>
              <w:r w:rsidRPr="00027974" w:rsidDel="00E20F99">
                <w:rPr>
                  <w:webHidden/>
                  <w:sz w:val="24"/>
                  <w:szCs w:val="24"/>
                  <w:rPrChange w:id="276" w:author="chao zhang" w:date="2026-03-27T22:25:00Z">
                    <w:rPr>
                      <w:noProof/>
                      <w:webHidden/>
                    </w:rPr>
                  </w:rPrChange>
                </w:rPr>
                <w:tab/>
                <w:delText>8</w:delText>
              </w:r>
            </w:del>
          </w:ins>
        </w:p>
        <w:p w14:paraId="30D738A7" w14:textId="2921B9B2" w:rsidR="00027974" w:rsidRPr="00027974" w:rsidDel="00E20F99" w:rsidRDefault="00027974">
          <w:pPr>
            <w:pStyle w:val="TOC2"/>
            <w:rPr>
              <w:ins w:id="277" w:author="chao zhang" w:date="2026-03-27T22:25:00Z"/>
              <w:del w:id="278" w:author="Yibin Jiang" w:date="2026-03-31T15:04:00Z"/>
              <w:rFonts w:asciiTheme="minorHAnsi" w:eastAsiaTheme="minorEastAsia" w:hAnsiTheme="minorHAnsi" w:cstheme="minorBidi" w:hint="eastAsia"/>
              <w:sz w:val="24"/>
              <w:szCs w:val="24"/>
              <w:rPrChange w:id="279" w:author="chao zhang" w:date="2026-03-27T22:25:00Z">
                <w:rPr>
                  <w:ins w:id="280" w:author="chao zhang" w:date="2026-03-27T22:25:00Z"/>
                  <w:del w:id="281" w:author="Yibin Jiang" w:date="2026-03-31T15:04:00Z"/>
                  <w:rFonts w:asciiTheme="minorHAnsi" w:eastAsiaTheme="minorEastAsia" w:hAnsiTheme="minorHAnsi" w:cstheme="minorBidi" w:hint="eastAsia"/>
                  <w:sz w:val="22"/>
                  <w:szCs w:val="24"/>
                </w:rPr>
              </w:rPrChange>
            </w:rPr>
          </w:pPr>
          <w:ins w:id="282" w:author="chao zhang" w:date="2026-03-27T22:25:00Z">
            <w:del w:id="283" w:author="Yibin Jiang" w:date="2026-03-31T15:04:00Z">
              <w:r w:rsidRPr="00E20F99" w:rsidDel="00E20F99">
                <w:rPr>
                  <w:rStyle w:val="af"/>
                  <w:sz w:val="24"/>
                  <w:szCs w:val="24"/>
                  <w:rPrChange w:id="284" w:author="Yibin Jiang" w:date="2026-03-31T15:04:00Z">
                    <w:rPr>
                      <w:rStyle w:val="af"/>
                      <w:noProof/>
                    </w:rPr>
                  </w:rPrChange>
                </w:rPr>
                <w:delText>Experiment 4 Determination of the Stability Constant for the SSA–Cu(II) Complex</w:delText>
              </w:r>
              <w:r w:rsidRPr="00027974" w:rsidDel="00E20F99">
                <w:rPr>
                  <w:webHidden/>
                  <w:sz w:val="24"/>
                  <w:szCs w:val="24"/>
                  <w:rPrChange w:id="285" w:author="chao zhang" w:date="2026-03-27T22:25:00Z">
                    <w:rPr>
                      <w:noProof/>
                      <w:webHidden/>
                    </w:rPr>
                  </w:rPrChange>
                </w:rPr>
                <w:tab/>
                <w:delText>9</w:delText>
              </w:r>
            </w:del>
          </w:ins>
        </w:p>
        <w:p w14:paraId="4BA5210E" w14:textId="2C4A73A8" w:rsidR="00027974" w:rsidRPr="00027974" w:rsidDel="00E20F99" w:rsidRDefault="00027974">
          <w:pPr>
            <w:pStyle w:val="TOC1"/>
            <w:rPr>
              <w:ins w:id="286" w:author="chao zhang" w:date="2026-03-27T22:25:00Z"/>
              <w:del w:id="287" w:author="Yibin Jiang" w:date="2026-03-31T15:04:00Z"/>
              <w:rFonts w:asciiTheme="minorHAnsi" w:eastAsiaTheme="minorEastAsia" w:hAnsiTheme="minorHAnsi" w:cstheme="minorBidi" w:hint="eastAsia"/>
              <w:bCs w:val="0"/>
              <w:sz w:val="24"/>
              <w:szCs w:val="24"/>
              <w:rPrChange w:id="288" w:author="chao zhang" w:date="2026-03-27T22:25:00Z">
                <w:rPr>
                  <w:ins w:id="289" w:author="chao zhang" w:date="2026-03-27T22:25:00Z"/>
                  <w:del w:id="290" w:author="Yibin Jiang" w:date="2026-03-31T15:04:00Z"/>
                  <w:rFonts w:asciiTheme="minorHAnsi" w:eastAsiaTheme="minorEastAsia" w:hAnsiTheme="minorHAnsi" w:cstheme="minorBidi" w:hint="eastAsia"/>
                  <w:sz w:val="22"/>
                  <w:szCs w:val="24"/>
                </w:rPr>
              </w:rPrChange>
            </w:rPr>
          </w:pPr>
          <w:ins w:id="291" w:author="chao zhang" w:date="2026-03-27T22:25:00Z">
            <w:del w:id="292" w:author="Yibin Jiang" w:date="2026-03-31T15:04:00Z">
              <w:r w:rsidRPr="00E20F99" w:rsidDel="00E20F99">
                <w:rPr>
                  <w:rStyle w:val="af"/>
                  <w:bCs w:val="0"/>
                  <w:sz w:val="24"/>
                  <w:szCs w:val="24"/>
                  <w:rPrChange w:id="293" w:author="Yibin Jiang" w:date="2026-03-31T15:04:00Z">
                    <w:rPr>
                      <w:rStyle w:val="af"/>
                      <w:bCs/>
                      <w:noProof/>
                    </w:rPr>
                  </w:rPrChange>
                </w:rPr>
                <w:delText>Section 4 Bayesian Updating and Reinforcement Learning</w:delText>
              </w:r>
              <w:r w:rsidRPr="00027974" w:rsidDel="00E20F99">
                <w:rPr>
                  <w:bCs w:val="0"/>
                  <w:webHidden/>
                  <w:sz w:val="24"/>
                  <w:szCs w:val="24"/>
                  <w:rPrChange w:id="294" w:author="chao zhang" w:date="2026-03-27T22:25:00Z">
                    <w:rPr>
                      <w:bCs/>
                      <w:noProof/>
                      <w:webHidden/>
                    </w:rPr>
                  </w:rPrChange>
                </w:rPr>
                <w:tab/>
                <w:delText>13</w:delText>
              </w:r>
            </w:del>
          </w:ins>
        </w:p>
        <w:p w14:paraId="18F1ED61" w14:textId="4A88B47A" w:rsidR="00027974" w:rsidRPr="00027974" w:rsidDel="00E20F99" w:rsidRDefault="00027974">
          <w:pPr>
            <w:pStyle w:val="TOC2"/>
            <w:rPr>
              <w:ins w:id="295" w:author="chao zhang" w:date="2026-03-27T22:25:00Z"/>
              <w:del w:id="296" w:author="Yibin Jiang" w:date="2026-03-31T15:04:00Z"/>
              <w:rFonts w:asciiTheme="minorHAnsi" w:eastAsiaTheme="minorEastAsia" w:hAnsiTheme="minorHAnsi" w:cstheme="minorBidi" w:hint="eastAsia"/>
              <w:sz w:val="24"/>
              <w:szCs w:val="24"/>
              <w:rPrChange w:id="297" w:author="chao zhang" w:date="2026-03-27T22:25:00Z">
                <w:rPr>
                  <w:ins w:id="298" w:author="chao zhang" w:date="2026-03-27T22:25:00Z"/>
                  <w:del w:id="299" w:author="Yibin Jiang" w:date="2026-03-31T15:04:00Z"/>
                  <w:rFonts w:asciiTheme="minorHAnsi" w:eastAsiaTheme="minorEastAsia" w:hAnsiTheme="minorHAnsi" w:cstheme="minorBidi" w:hint="eastAsia"/>
                  <w:sz w:val="22"/>
                  <w:szCs w:val="24"/>
                </w:rPr>
              </w:rPrChange>
            </w:rPr>
          </w:pPr>
          <w:ins w:id="300" w:author="chao zhang" w:date="2026-03-27T22:25:00Z">
            <w:del w:id="301" w:author="Yibin Jiang" w:date="2026-03-31T15:04:00Z">
              <w:r w:rsidRPr="00E20F99" w:rsidDel="00E20F99">
                <w:rPr>
                  <w:rStyle w:val="af"/>
                  <w:sz w:val="24"/>
                  <w:szCs w:val="24"/>
                  <w:rPrChange w:id="302" w:author="Yibin Jiang" w:date="2026-03-31T15:04:00Z">
                    <w:rPr>
                      <w:rStyle w:val="af"/>
                      <w:noProof/>
                    </w:rPr>
                  </w:rPrChange>
                </w:rPr>
                <w:delText>Bayesian Parameter Updating</w:delText>
              </w:r>
              <w:r w:rsidRPr="00027974" w:rsidDel="00E20F99">
                <w:rPr>
                  <w:webHidden/>
                  <w:sz w:val="24"/>
                  <w:szCs w:val="24"/>
                  <w:rPrChange w:id="303" w:author="chao zhang" w:date="2026-03-27T22:25:00Z">
                    <w:rPr>
                      <w:noProof/>
                      <w:webHidden/>
                    </w:rPr>
                  </w:rPrChange>
                </w:rPr>
                <w:tab/>
                <w:delText>13</w:delText>
              </w:r>
            </w:del>
          </w:ins>
        </w:p>
        <w:p w14:paraId="142C6D2B" w14:textId="09A1AA7C" w:rsidR="00027974" w:rsidRPr="00027974" w:rsidDel="00E20F99" w:rsidRDefault="00027974">
          <w:pPr>
            <w:pStyle w:val="TOC3"/>
            <w:tabs>
              <w:tab w:val="right" w:leader="dot" w:pos="8296"/>
            </w:tabs>
            <w:ind w:left="880"/>
            <w:rPr>
              <w:ins w:id="304" w:author="chao zhang" w:date="2026-03-27T22:25:00Z"/>
              <w:del w:id="305" w:author="Yibin Jiang" w:date="2026-03-31T15:04:00Z"/>
              <w:rFonts w:asciiTheme="minorHAnsi" w:eastAsiaTheme="minorEastAsia" w:hAnsiTheme="minorHAnsi" w:cstheme="minorBidi" w:hint="eastAsia"/>
              <w:noProof/>
              <w:sz w:val="24"/>
              <w:rPrChange w:id="306" w:author="chao zhang" w:date="2026-03-27T22:25:00Z">
                <w:rPr>
                  <w:ins w:id="307" w:author="chao zhang" w:date="2026-03-27T22:25:00Z"/>
                  <w:del w:id="308" w:author="Yibin Jiang" w:date="2026-03-31T15:04:00Z"/>
                  <w:rFonts w:asciiTheme="minorHAnsi" w:eastAsiaTheme="minorEastAsia" w:hAnsiTheme="minorHAnsi" w:cstheme="minorBidi" w:hint="eastAsia"/>
                  <w:noProof/>
                </w:rPr>
              </w:rPrChange>
            </w:rPr>
          </w:pPr>
          <w:ins w:id="309" w:author="chao zhang" w:date="2026-03-27T22:25:00Z">
            <w:del w:id="310" w:author="Yibin Jiang" w:date="2026-03-31T15:04:00Z">
              <w:r w:rsidRPr="00E20F99" w:rsidDel="00E20F99">
                <w:rPr>
                  <w:rStyle w:val="af"/>
                  <w:noProof/>
                  <w:sz w:val="24"/>
                  <w:rPrChange w:id="311" w:author="Yibin Jiang" w:date="2026-03-31T15:04:00Z">
                    <w:rPr>
                      <w:rStyle w:val="af"/>
                      <w:noProof/>
                    </w:rPr>
                  </w:rPrChange>
                </w:rPr>
                <w:delText>1.Sampling</w:delText>
              </w:r>
              <w:r w:rsidRPr="00027974" w:rsidDel="00E20F99">
                <w:rPr>
                  <w:noProof/>
                  <w:webHidden/>
                  <w:sz w:val="24"/>
                  <w:rPrChange w:id="312" w:author="chao zhang" w:date="2026-03-27T22:25:00Z">
                    <w:rPr>
                      <w:noProof/>
                      <w:webHidden/>
                    </w:rPr>
                  </w:rPrChange>
                </w:rPr>
                <w:tab/>
                <w:delText>13</w:delText>
              </w:r>
            </w:del>
          </w:ins>
        </w:p>
        <w:p w14:paraId="0764D6AD" w14:textId="4C992EF2" w:rsidR="00027974" w:rsidRPr="00027974" w:rsidDel="00E20F99" w:rsidRDefault="00027974">
          <w:pPr>
            <w:pStyle w:val="TOC3"/>
            <w:tabs>
              <w:tab w:val="right" w:leader="dot" w:pos="8296"/>
            </w:tabs>
            <w:ind w:left="880"/>
            <w:rPr>
              <w:ins w:id="313" w:author="chao zhang" w:date="2026-03-27T22:25:00Z"/>
              <w:del w:id="314" w:author="Yibin Jiang" w:date="2026-03-31T15:04:00Z"/>
              <w:rFonts w:asciiTheme="minorHAnsi" w:eastAsiaTheme="minorEastAsia" w:hAnsiTheme="minorHAnsi" w:cstheme="minorBidi" w:hint="eastAsia"/>
              <w:noProof/>
              <w:sz w:val="24"/>
              <w:rPrChange w:id="315" w:author="chao zhang" w:date="2026-03-27T22:25:00Z">
                <w:rPr>
                  <w:ins w:id="316" w:author="chao zhang" w:date="2026-03-27T22:25:00Z"/>
                  <w:del w:id="317" w:author="Yibin Jiang" w:date="2026-03-31T15:04:00Z"/>
                  <w:rFonts w:asciiTheme="minorHAnsi" w:eastAsiaTheme="minorEastAsia" w:hAnsiTheme="minorHAnsi" w:cstheme="minorBidi" w:hint="eastAsia"/>
                  <w:noProof/>
                </w:rPr>
              </w:rPrChange>
            </w:rPr>
          </w:pPr>
          <w:ins w:id="318" w:author="chao zhang" w:date="2026-03-27T22:25:00Z">
            <w:del w:id="319" w:author="Yibin Jiang" w:date="2026-03-31T15:04:00Z">
              <w:r w:rsidRPr="00E20F99" w:rsidDel="00E20F99">
                <w:rPr>
                  <w:rStyle w:val="af"/>
                  <w:noProof/>
                  <w:sz w:val="24"/>
                  <w:rPrChange w:id="320" w:author="Yibin Jiang" w:date="2026-03-31T15:04:00Z">
                    <w:rPr>
                      <w:rStyle w:val="af"/>
                      <w:noProof/>
                    </w:rPr>
                  </w:rPrChange>
                </w:rPr>
                <w:delText>2. Equilibrium prediction</w:delText>
              </w:r>
              <w:r w:rsidRPr="00027974" w:rsidDel="00E20F99">
                <w:rPr>
                  <w:noProof/>
                  <w:webHidden/>
                  <w:sz w:val="24"/>
                  <w:rPrChange w:id="321" w:author="chao zhang" w:date="2026-03-27T22:25:00Z">
                    <w:rPr>
                      <w:noProof/>
                      <w:webHidden/>
                    </w:rPr>
                  </w:rPrChange>
                </w:rPr>
                <w:tab/>
                <w:delText>14</w:delText>
              </w:r>
            </w:del>
          </w:ins>
        </w:p>
        <w:p w14:paraId="428C6C56" w14:textId="79BFB825" w:rsidR="00027974" w:rsidRPr="00027974" w:rsidDel="00E20F99" w:rsidRDefault="00027974">
          <w:pPr>
            <w:pStyle w:val="TOC3"/>
            <w:tabs>
              <w:tab w:val="right" w:leader="dot" w:pos="8296"/>
            </w:tabs>
            <w:ind w:left="880"/>
            <w:rPr>
              <w:ins w:id="322" w:author="chao zhang" w:date="2026-03-27T22:25:00Z"/>
              <w:del w:id="323" w:author="Yibin Jiang" w:date="2026-03-31T15:04:00Z"/>
              <w:rFonts w:asciiTheme="minorHAnsi" w:eastAsiaTheme="minorEastAsia" w:hAnsiTheme="minorHAnsi" w:cstheme="minorBidi" w:hint="eastAsia"/>
              <w:noProof/>
              <w:sz w:val="24"/>
              <w:rPrChange w:id="324" w:author="chao zhang" w:date="2026-03-27T22:25:00Z">
                <w:rPr>
                  <w:ins w:id="325" w:author="chao zhang" w:date="2026-03-27T22:25:00Z"/>
                  <w:del w:id="326" w:author="Yibin Jiang" w:date="2026-03-31T15:04:00Z"/>
                  <w:rFonts w:asciiTheme="minorHAnsi" w:eastAsiaTheme="minorEastAsia" w:hAnsiTheme="minorHAnsi" w:cstheme="minorBidi" w:hint="eastAsia"/>
                  <w:noProof/>
                </w:rPr>
              </w:rPrChange>
            </w:rPr>
          </w:pPr>
          <w:ins w:id="327" w:author="chao zhang" w:date="2026-03-27T22:25:00Z">
            <w:del w:id="328" w:author="Yibin Jiang" w:date="2026-03-31T15:04:00Z">
              <w:r w:rsidRPr="00E20F99" w:rsidDel="00E20F99">
                <w:rPr>
                  <w:rStyle w:val="af"/>
                  <w:noProof/>
                  <w:sz w:val="24"/>
                  <w:rPrChange w:id="329" w:author="Yibin Jiang" w:date="2026-03-31T15:04:00Z">
                    <w:rPr>
                      <w:rStyle w:val="af"/>
                      <w:noProof/>
                    </w:rPr>
                  </w:rPrChange>
                </w:rPr>
                <w:delText>3. Likelihood calculation</w:delText>
              </w:r>
              <w:r w:rsidRPr="00027974" w:rsidDel="00E20F99">
                <w:rPr>
                  <w:noProof/>
                  <w:webHidden/>
                  <w:sz w:val="24"/>
                  <w:rPrChange w:id="330" w:author="chao zhang" w:date="2026-03-27T22:25:00Z">
                    <w:rPr>
                      <w:noProof/>
                      <w:webHidden/>
                    </w:rPr>
                  </w:rPrChange>
                </w:rPr>
                <w:tab/>
                <w:delText>15</w:delText>
              </w:r>
            </w:del>
          </w:ins>
        </w:p>
        <w:p w14:paraId="2024EFA4" w14:textId="7E662D9D" w:rsidR="00027974" w:rsidRPr="00027974" w:rsidDel="00E20F99" w:rsidRDefault="00027974">
          <w:pPr>
            <w:pStyle w:val="TOC3"/>
            <w:tabs>
              <w:tab w:val="right" w:leader="dot" w:pos="8296"/>
            </w:tabs>
            <w:ind w:left="880"/>
            <w:rPr>
              <w:ins w:id="331" w:author="chao zhang" w:date="2026-03-27T22:25:00Z"/>
              <w:del w:id="332" w:author="Yibin Jiang" w:date="2026-03-31T15:04:00Z"/>
              <w:rFonts w:asciiTheme="minorHAnsi" w:eastAsiaTheme="minorEastAsia" w:hAnsiTheme="minorHAnsi" w:cstheme="minorBidi" w:hint="eastAsia"/>
              <w:noProof/>
              <w:sz w:val="24"/>
              <w:rPrChange w:id="333" w:author="chao zhang" w:date="2026-03-27T22:25:00Z">
                <w:rPr>
                  <w:ins w:id="334" w:author="chao zhang" w:date="2026-03-27T22:25:00Z"/>
                  <w:del w:id="335" w:author="Yibin Jiang" w:date="2026-03-31T15:04:00Z"/>
                  <w:rFonts w:asciiTheme="minorHAnsi" w:eastAsiaTheme="minorEastAsia" w:hAnsiTheme="minorHAnsi" w:cstheme="minorBidi" w:hint="eastAsia"/>
                  <w:noProof/>
                </w:rPr>
              </w:rPrChange>
            </w:rPr>
          </w:pPr>
          <w:ins w:id="336" w:author="chao zhang" w:date="2026-03-27T22:25:00Z">
            <w:del w:id="337" w:author="Yibin Jiang" w:date="2026-03-31T15:04:00Z">
              <w:r w:rsidRPr="00E20F99" w:rsidDel="00E20F99">
                <w:rPr>
                  <w:rStyle w:val="af"/>
                  <w:noProof/>
                  <w:sz w:val="24"/>
                  <w:rPrChange w:id="338" w:author="Yibin Jiang" w:date="2026-03-31T15:04:00Z">
                    <w:rPr>
                      <w:rStyle w:val="af"/>
                      <w:noProof/>
                    </w:rPr>
                  </w:rPrChange>
                </w:rPr>
                <w:delText>4. Resampling</w:delText>
              </w:r>
              <w:r w:rsidRPr="00027974" w:rsidDel="00E20F99">
                <w:rPr>
                  <w:noProof/>
                  <w:webHidden/>
                  <w:sz w:val="24"/>
                  <w:rPrChange w:id="339" w:author="chao zhang" w:date="2026-03-27T22:25:00Z">
                    <w:rPr>
                      <w:noProof/>
                      <w:webHidden/>
                    </w:rPr>
                  </w:rPrChange>
                </w:rPr>
                <w:tab/>
                <w:delText>15</w:delText>
              </w:r>
            </w:del>
          </w:ins>
        </w:p>
        <w:p w14:paraId="440A3C99" w14:textId="44E9B279" w:rsidR="00027974" w:rsidRPr="00027974" w:rsidDel="00E20F99" w:rsidRDefault="00027974">
          <w:pPr>
            <w:pStyle w:val="TOC3"/>
            <w:tabs>
              <w:tab w:val="right" w:leader="dot" w:pos="8296"/>
            </w:tabs>
            <w:ind w:left="880"/>
            <w:rPr>
              <w:ins w:id="340" w:author="chao zhang" w:date="2026-03-27T22:25:00Z"/>
              <w:del w:id="341" w:author="Yibin Jiang" w:date="2026-03-31T15:04:00Z"/>
              <w:rFonts w:asciiTheme="minorHAnsi" w:eastAsiaTheme="minorEastAsia" w:hAnsiTheme="minorHAnsi" w:cstheme="minorBidi" w:hint="eastAsia"/>
              <w:noProof/>
              <w:sz w:val="24"/>
              <w:rPrChange w:id="342" w:author="chao zhang" w:date="2026-03-27T22:25:00Z">
                <w:rPr>
                  <w:ins w:id="343" w:author="chao zhang" w:date="2026-03-27T22:25:00Z"/>
                  <w:del w:id="344" w:author="Yibin Jiang" w:date="2026-03-31T15:04:00Z"/>
                  <w:rFonts w:asciiTheme="minorHAnsi" w:eastAsiaTheme="minorEastAsia" w:hAnsiTheme="minorHAnsi" w:cstheme="minorBidi" w:hint="eastAsia"/>
                  <w:noProof/>
                </w:rPr>
              </w:rPrChange>
            </w:rPr>
          </w:pPr>
          <w:ins w:id="345" w:author="chao zhang" w:date="2026-03-27T22:25:00Z">
            <w:del w:id="346" w:author="Yibin Jiang" w:date="2026-03-31T15:04:00Z">
              <w:r w:rsidRPr="00E20F99" w:rsidDel="00E20F99">
                <w:rPr>
                  <w:rStyle w:val="af"/>
                  <w:noProof/>
                  <w:sz w:val="24"/>
                  <w:rPrChange w:id="347" w:author="Yibin Jiang" w:date="2026-03-31T15:04:00Z">
                    <w:rPr>
                      <w:rStyle w:val="af"/>
                      <w:noProof/>
                    </w:rPr>
                  </w:rPrChange>
                </w:rPr>
                <w:delText>5. Posterior updating</w:delText>
              </w:r>
              <w:r w:rsidRPr="00027974" w:rsidDel="00E20F99">
                <w:rPr>
                  <w:noProof/>
                  <w:webHidden/>
                  <w:sz w:val="24"/>
                  <w:rPrChange w:id="348" w:author="chao zhang" w:date="2026-03-27T22:25:00Z">
                    <w:rPr>
                      <w:noProof/>
                      <w:webHidden/>
                    </w:rPr>
                  </w:rPrChange>
                </w:rPr>
                <w:tab/>
                <w:delText>16</w:delText>
              </w:r>
            </w:del>
          </w:ins>
        </w:p>
        <w:p w14:paraId="57C38123" w14:textId="40961525" w:rsidR="00027974" w:rsidRPr="00027974" w:rsidDel="00E20F99" w:rsidRDefault="00027974">
          <w:pPr>
            <w:pStyle w:val="TOC2"/>
            <w:rPr>
              <w:ins w:id="349" w:author="chao zhang" w:date="2026-03-27T22:25:00Z"/>
              <w:del w:id="350" w:author="Yibin Jiang" w:date="2026-03-31T15:04:00Z"/>
              <w:rFonts w:asciiTheme="minorHAnsi" w:eastAsiaTheme="minorEastAsia" w:hAnsiTheme="minorHAnsi" w:cstheme="minorBidi" w:hint="eastAsia"/>
              <w:sz w:val="24"/>
              <w:szCs w:val="24"/>
              <w:rPrChange w:id="351" w:author="chao zhang" w:date="2026-03-27T22:25:00Z">
                <w:rPr>
                  <w:ins w:id="352" w:author="chao zhang" w:date="2026-03-27T22:25:00Z"/>
                  <w:del w:id="353" w:author="Yibin Jiang" w:date="2026-03-31T15:04:00Z"/>
                  <w:rFonts w:asciiTheme="minorHAnsi" w:eastAsiaTheme="minorEastAsia" w:hAnsiTheme="minorHAnsi" w:cstheme="minorBidi" w:hint="eastAsia"/>
                  <w:sz w:val="22"/>
                  <w:szCs w:val="24"/>
                </w:rPr>
              </w:rPrChange>
            </w:rPr>
          </w:pPr>
          <w:ins w:id="354" w:author="chao zhang" w:date="2026-03-27T22:25:00Z">
            <w:del w:id="355" w:author="Yibin Jiang" w:date="2026-03-31T15:04:00Z">
              <w:r w:rsidRPr="00E20F99" w:rsidDel="00E20F99">
                <w:rPr>
                  <w:rStyle w:val="af"/>
                  <w:sz w:val="24"/>
                  <w:szCs w:val="24"/>
                  <w:rPrChange w:id="356" w:author="Yibin Jiang" w:date="2026-03-31T15:04:00Z">
                    <w:rPr>
                      <w:rStyle w:val="af"/>
                      <w:noProof/>
                    </w:rPr>
                  </w:rPrChange>
                </w:rPr>
                <w:delText>Determining Titration Volume Using Bayesian Parameter Updates and Control Logic</w:delText>
              </w:r>
              <w:r w:rsidRPr="00027974" w:rsidDel="00E20F99">
                <w:rPr>
                  <w:webHidden/>
                  <w:sz w:val="24"/>
                  <w:szCs w:val="24"/>
                  <w:rPrChange w:id="357" w:author="chao zhang" w:date="2026-03-27T22:25:00Z">
                    <w:rPr>
                      <w:noProof/>
                      <w:webHidden/>
                    </w:rPr>
                  </w:rPrChange>
                </w:rPr>
                <w:tab/>
                <w:delText>16</w:delText>
              </w:r>
            </w:del>
          </w:ins>
        </w:p>
        <w:p w14:paraId="023E0777" w14:textId="61D777F7" w:rsidR="00027974" w:rsidRPr="00027974" w:rsidDel="00E20F99" w:rsidRDefault="00027974">
          <w:pPr>
            <w:pStyle w:val="TOC3"/>
            <w:tabs>
              <w:tab w:val="right" w:leader="dot" w:pos="8296"/>
            </w:tabs>
            <w:ind w:left="880"/>
            <w:rPr>
              <w:ins w:id="358" w:author="chao zhang" w:date="2026-03-27T22:25:00Z"/>
              <w:del w:id="359" w:author="Yibin Jiang" w:date="2026-03-31T15:04:00Z"/>
              <w:rFonts w:asciiTheme="minorHAnsi" w:eastAsiaTheme="minorEastAsia" w:hAnsiTheme="minorHAnsi" w:cstheme="minorBidi" w:hint="eastAsia"/>
              <w:noProof/>
              <w:sz w:val="24"/>
              <w:rPrChange w:id="360" w:author="chao zhang" w:date="2026-03-27T22:25:00Z">
                <w:rPr>
                  <w:ins w:id="361" w:author="chao zhang" w:date="2026-03-27T22:25:00Z"/>
                  <w:del w:id="362" w:author="Yibin Jiang" w:date="2026-03-31T15:04:00Z"/>
                  <w:rFonts w:asciiTheme="minorHAnsi" w:eastAsiaTheme="minorEastAsia" w:hAnsiTheme="minorHAnsi" w:cstheme="minorBidi" w:hint="eastAsia"/>
                  <w:noProof/>
                </w:rPr>
              </w:rPrChange>
            </w:rPr>
          </w:pPr>
          <w:ins w:id="363" w:author="chao zhang" w:date="2026-03-27T22:25:00Z">
            <w:del w:id="364" w:author="Yibin Jiang" w:date="2026-03-31T15:04:00Z">
              <w:r w:rsidRPr="00E20F99" w:rsidDel="00E20F99">
                <w:rPr>
                  <w:rStyle w:val="af"/>
                  <w:noProof/>
                  <w:sz w:val="24"/>
                  <w:rPrChange w:id="365" w:author="Yibin Jiang" w:date="2026-03-31T15:04:00Z">
                    <w:rPr>
                      <w:rStyle w:val="af"/>
                      <w:noProof/>
                    </w:rPr>
                  </w:rPrChange>
                </w:rPr>
                <w:delText>1. Current pH error magnitude (</w:delText>
              </w:r>
            </w:del>
          </w:ins>
          <m:oMath>
            <m:r>
              <w:ins w:id="366" w:author="chao zhang" w:date="2026-03-27T22:25:00Z">
                <w:del w:id="367" w:author="Yibin Jiang" w:date="2026-03-31T15:04:00Z">
                  <m:rPr>
                    <m:sty m:val="p"/>
                  </m:rPr>
                  <w:rPr>
                    <w:rStyle w:val="af"/>
                    <w:rFonts w:ascii="Cambria Math" w:hAnsi="Cambria Math" w:hint="eastAsia"/>
                    <w:noProof/>
                    <w:sz w:val="24"/>
                    <w:rPrChange w:id="368" w:author="Yibin Jiang" w:date="2026-03-31T15:04:00Z">
                      <w:rPr>
                        <w:rStyle w:val="af"/>
                        <w:rFonts w:ascii="Cambria Math" w:hAnsi="Cambria Math" w:hint="eastAsia"/>
                        <w:noProof/>
                      </w:rPr>
                    </w:rPrChange>
                  </w:rPr>
                  <m:t>Δ</m:t>
                </w:del>
              </w:ins>
            </m:r>
            <m:r>
              <w:ins w:id="369" w:author="chao zhang" w:date="2026-03-27T22:25:00Z">
                <w:del w:id="370" w:author="Yibin Jiang" w:date="2026-03-31T15:04:00Z">
                  <m:rPr>
                    <m:sty m:val="p"/>
                  </m:rPr>
                  <w:rPr>
                    <w:rStyle w:val="af"/>
                    <w:rFonts w:ascii="Cambria Math" w:hAnsi="Cambria Math"/>
                    <w:noProof/>
                    <w:sz w:val="24"/>
                    <w:rPrChange w:id="371" w:author="Yibin Jiang" w:date="2026-03-31T15:04:00Z">
                      <w:rPr>
                        <w:rStyle w:val="af"/>
                        <w:rFonts w:ascii="Cambria Math" w:hAnsi="Cambria Math"/>
                        <w:noProof/>
                      </w:rPr>
                    </w:rPrChange>
                  </w:rPr>
                  <m:t>pHerr</m:t>
                </w:del>
              </w:ins>
            </m:r>
          </m:oMath>
          <w:ins w:id="372" w:author="chao zhang" w:date="2026-03-27T22:25:00Z">
            <w:del w:id="373" w:author="Yibin Jiang" w:date="2026-03-31T15:04:00Z">
              <w:r w:rsidRPr="00E20F99" w:rsidDel="00E20F99">
                <w:rPr>
                  <w:rStyle w:val="af"/>
                  <w:noProof/>
                  <w:sz w:val="24"/>
                  <w:rPrChange w:id="374" w:author="Yibin Jiang" w:date="2026-03-31T15:04:00Z">
                    <w:rPr>
                      <w:rStyle w:val="af"/>
                      <w:noProof/>
                    </w:rPr>
                  </w:rPrChange>
                </w:rPr>
                <w:delText>)</w:delText>
              </w:r>
              <w:r w:rsidRPr="00027974" w:rsidDel="00E20F99">
                <w:rPr>
                  <w:noProof/>
                  <w:webHidden/>
                  <w:sz w:val="24"/>
                  <w:rPrChange w:id="375" w:author="chao zhang" w:date="2026-03-27T22:25:00Z">
                    <w:rPr>
                      <w:noProof/>
                      <w:webHidden/>
                    </w:rPr>
                  </w:rPrChange>
                </w:rPr>
                <w:tab/>
                <w:delText>17</w:delText>
              </w:r>
            </w:del>
          </w:ins>
        </w:p>
        <w:p w14:paraId="20B11B5A" w14:textId="7E15B278" w:rsidR="00027974" w:rsidRPr="00027974" w:rsidDel="00E20F99" w:rsidRDefault="00027974">
          <w:pPr>
            <w:pStyle w:val="TOC3"/>
            <w:tabs>
              <w:tab w:val="right" w:leader="dot" w:pos="8296"/>
            </w:tabs>
            <w:ind w:left="880"/>
            <w:rPr>
              <w:ins w:id="376" w:author="chao zhang" w:date="2026-03-27T22:25:00Z"/>
              <w:del w:id="377" w:author="Yibin Jiang" w:date="2026-03-31T15:04:00Z"/>
              <w:rFonts w:asciiTheme="minorHAnsi" w:eastAsiaTheme="minorEastAsia" w:hAnsiTheme="minorHAnsi" w:cstheme="minorBidi" w:hint="eastAsia"/>
              <w:noProof/>
              <w:sz w:val="24"/>
              <w:rPrChange w:id="378" w:author="chao zhang" w:date="2026-03-27T22:25:00Z">
                <w:rPr>
                  <w:ins w:id="379" w:author="chao zhang" w:date="2026-03-27T22:25:00Z"/>
                  <w:del w:id="380" w:author="Yibin Jiang" w:date="2026-03-31T15:04:00Z"/>
                  <w:rFonts w:asciiTheme="minorHAnsi" w:eastAsiaTheme="minorEastAsia" w:hAnsiTheme="minorHAnsi" w:cstheme="minorBidi" w:hint="eastAsia"/>
                  <w:noProof/>
                </w:rPr>
              </w:rPrChange>
            </w:rPr>
          </w:pPr>
          <w:ins w:id="381" w:author="chao zhang" w:date="2026-03-27T22:25:00Z">
            <w:del w:id="382" w:author="Yibin Jiang" w:date="2026-03-31T15:04:00Z">
              <w:r w:rsidRPr="00E20F99" w:rsidDel="00E20F99">
                <w:rPr>
                  <w:rStyle w:val="af"/>
                  <w:noProof/>
                  <w:sz w:val="24"/>
                  <w:rPrChange w:id="383" w:author="Yibin Jiang" w:date="2026-03-31T15:04:00Z">
                    <w:rPr>
                      <w:rStyle w:val="af"/>
                      <w:noProof/>
                    </w:rPr>
                  </w:rPrChange>
                </w:rPr>
                <w:delText>2. Observed pH response to the previous addition (</w:delText>
              </w:r>
            </w:del>
          </w:ins>
          <m:oMath>
            <m:r>
              <w:ins w:id="384" w:author="chao zhang" w:date="2026-03-27T22:25:00Z">
                <w:del w:id="385" w:author="Yibin Jiang" w:date="2026-03-31T15:04:00Z">
                  <m:rPr>
                    <m:sty m:val="p"/>
                  </m:rPr>
                  <w:rPr>
                    <w:rStyle w:val="af"/>
                    <w:rFonts w:ascii="Cambria Math" w:hAnsi="Cambria Math"/>
                    <w:noProof/>
                    <w:sz w:val="24"/>
                    <w:rPrChange w:id="386" w:author="Yibin Jiang" w:date="2026-03-31T15:04:00Z">
                      <w:rPr>
                        <w:rStyle w:val="af"/>
                        <w:rFonts w:ascii="Cambria Math" w:hAnsi="Cambria Math"/>
                        <w:noProof/>
                      </w:rPr>
                    </w:rPrChange>
                  </w:rPr>
                  <m:t>r</m:t>
                </w:del>
              </w:ins>
            </m:r>
          </m:oMath>
          <w:ins w:id="387" w:author="chao zhang" w:date="2026-03-27T22:25:00Z">
            <w:del w:id="388" w:author="Yibin Jiang" w:date="2026-03-31T15:04:00Z">
              <w:r w:rsidRPr="00E20F99" w:rsidDel="00E20F99">
                <w:rPr>
                  <w:rStyle w:val="af"/>
                  <w:noProof/>
                  <w:sz w:val="24"/>
                  <w:rPrChange w:id="389" w:author="Yibin Jiang" w:date="2026-03-31T15:04:00Z">
                    <w:rPr>
                      <w:rStyle w:val="af"/>
                      <w:noProof/>
                    </w:rPr>
                  </w:rPrChange>
                </w:rPr>
                <w:delText>)</w:delText>
              </w:r>
              <w:r w:rsidRPr="00027974" w:rsidDel="00E20F99">
                <w:rPr>
                  <w:noProof/>
                  <w:webHidden/>
                  <w:sz w:val="24"/>
                  <w:rPrChange w:id="390" w:author="chao zhang" w:date="2026-03-27T22:25:00Z">
                    <w:rPr>
                      <w:noProof/>
                      <w:webHidden/>
                    </w:rPr>
                  </w:rPrChange>
                </w:rPr>
                <w:tab/>
                <w:delText>18</w:delText>
              </w:r>
            </w:del>
          </w:ins>
        </w:p>
        <w:p w14:paraId="45730B3D" w14:textId="69FB218B" w:rsidR="00027974" w:rsidRPr="00027974" w:rsidDel="00E20F99" w:rsidRDefault="00027974">
          <w:pPr>
            <w:pStyle w:val="TOC3"/>
            <w:tabs>
              <w:tab w:val="right" w:leader="dot" w:pos="8296"/>
            </w:tabs>
            <w:ind w:left="880"/>
            <w:rPr>
              <w:ins w:id="391" w:author="chao zhang" w:date="2026-03-27T22:25:00Z"/>
              <w:del w:id="392" w:author="Yibin Jiang" w:date="2026-03-31T15:04:00Z"/>
              <w:rFonts w:asciiTheme="minorHAnsi" w:eastAsiaTheme="minorEastAsia" w:hAnsiTheme="minorHAnsi" w:cstheme="minorBidi" w:hint="eastAsia"/>
              <w:noProof/>
              <w:sz w:val="24"/>
              <w:rPrChange w:id="393" w:author="chao zhang" w:date="2026-03-27T22:25:00Z">
                <w:rPr>
                  <w:ins w:id="394" w:author="chao zhang" w:date="2026-03-27T22:25:00Z"/>
                  <w:del w:id="395" w:author="Yibin Jiang" w:date="2026-03-31T15:04:00Z"/>
                  <w:rFonts w:asciiTheme="minorHAnsi" w:eastAsiaTheme="minorEastAsia" w:hAnsiTheme="minorHAnsi" w:cstheme="minorBidi" w:hint="eastAsia"/>
                  <w:noProof/>
                </w:rPr>
              </w:rPrChange>
            </w:rPr>
          </w:pPr>
          <w:ins w:id="396" w:author="chao zhang" w:date="2026-03-27T22:25:00Z">
            <w:del w:id="397" w:author="Yibin Jiang" w:date="2026-03-31T15:04:00Z">
              <w:r w:rsidRPr="00E20F99" w:rsidDel="00E20F99">
                <w:rPr>
                  <w:rStyle w:val="af"/>
                  <w:noProof/>
                  <w:sz w:val="24"/>
                  <w:rPrChange w:id="398" w:author="Yibin Jiang" w:date="2026-03-31T15:04:00Z">
                    <w:rPr>
                      <w:rStyle w:val="af"/>
                      <w:noProof/>
                    </w:rPr>
                  </w:rPrChange>
                </w:rPr>
                <w:delText>3. Posterior uncertainty (</w:delText>
              </w:r>
            </w:del>
          </w:ins>
          <m:oMath>
            <m:r>
              <w:ins w:id="399" w:author="chao zhang" w:date="2026-03-27T22:25:00Z">
                <w:del w:id="400" w:author="Yibin Jiang" w:date="2026-03-31T15:04:00Z">
                  <m:rPr>
                    <m:sty m:val="p"/>
                  </m:rPr>
                  <w:rPr>
                    <w:rStyle w:val="af"/>
                    <w:rFonts w:ascii="Cambria Math" w:hAnsi="Cambria Math"/>
                    <w:noProof/>
                    <w:sz w:val="24"/>
                    <w:rPrChange w:id="401" w:author="Yibin Jiang" w:date="2026-03-31T15:04:00Z">
                      <w:rPr>
                        <w:rStyle w:val="af"/>
                        <w:rFonts w:ascii="Cambria Math" w:hAnsi="Cambria Math"/>
                        <w:noProof/>
                      </w:rPr>
                    </w:rPrChange>
                  </w:rPr>
                  <m:t>u</m:t>
                </w:del>
              </w:ins>
            </m:r>
          </m:oMath>
          <w:ins w:id="402" w:author="chao zhang" w:date="2026-03-27T22:25:00Z">
            <w:del w:id="403" w:author="Yibin Jiang" w:date="2026-03-31T15:04:00Z">
              <w:r w:rsidRPr="00E20F99" w:rsidDel="00E20F99">
                <w:rPr>
                  <w:rStyle w:val="af"/>
                  <w:noProof/>
                  <w:sz w:val="24"/>
                  <w:rPrChange w:id="404" w:author="Yibin Jiang" w:date="2026-03-31T15:04:00Z">
                    <w:rPr>
                      <w:rStyle w:val="af"/>
                      <w:noProof/>
                    </w:rPr>
                  </w:rPrChange>
                </w:rPr>
                <w:delText>)</w:delText>
              </w:r>
              <w:r w:rsidRPr="00027974" w:rsidDel="00E20F99">
                <w:rPr>
                  <w:noProof/>
                  <w:webHidden/>
                  <w:sz w:val="24"/>
                  <w:rPrChange w:id="405" w:author="chao zhang" w:date="2026-03-27T22:25:00Z">
                    <w:rPr>
                      <w:noProof/>
                      <w:webHidden/>
                    </w:rPr>
                  </w:rPrChange>
                </w:rPr>
                <w:tab/>
                <w:delText>18</w:delText>
              </w:r>
            </w:del>
          </w:ins>
        </w:p>
        <w:p w14:paraId="6982EED6" w14:textId="462DDA48" w:rsidR="00027974" w:rsidRPr="00027974" w:rsidDel="00E20F99" w:rsidRDefault="00027974">
          <w:pPr>
            <w:pStyle w:val="TOC3"/>
            <w:tabs>
              <w:tab w:val="right" w:leader="dot" w:pos="8296"/>
            </w:tabs>
            <w:ind w:left="880"/>
            <w:rPr>
              <w:ins w:id="406" w:author="chao zhang" w:date="2026-03-27T22:25:00Z"/>
              <w:del w:id="407" w:author="Yibin Jiang" w:date="2026-03-31T15:04:00Z"/>
              <w:rFonts w:asciiTheme="minorHAnsi" w:eastAsiaTheme="minorEastAsia" w:hAnsiTheme="minorHAnsi" w:cstheme="minorBidi" w:hint="eastAsia"/>
              <w:noProof/>
              <w:sz w:val="24"/>
              <w:rPrChange w:id="408" w:author="chao zhang" w:date="2026-03-27T22:25:00Z">
                <w:rPr>
                  <w:ins w:id="409" w:author="chao zhang" w:date="2026-03-27T22:25:00Z"/>
                  <w:del w:id="410" w:author="Yibin Jiang" w:date="2026-03-31T15:04:00Z"/>
                  <w:rFonts w:asciiTheme="minorHAnsi" w:eastAsiaTheme="minorEastAsia" w:hAnsiTheme="minorHAnsi" w:cstheme="minorBidi" w:hint="eastAsia"/>
                  <w:noProof/>
                </w:rPr>
              </w:rPrChange>
            </w:rPr>
          </w:pPr>
          <w:ins w:id="411" w:author="chao zhang" w:date="2026-03-27T22:25:00Z">
            <w:del w:id="412" w:author="Yibin Jiang" w:date="2026-03-31T15:04:00Z">
              <w:r w:rsidRPr="00E20F99" w:rsidDel="00E20F99">
                <w:rPr>
                  <w:rStyle w:val="af"/>
                  <w:noProof/>
                  <w:sz w:val="24"/>
                  <w:rPrChange w:id="413" w:author="Yibin Jiang" w:date="2026-03-31T15:04:00Z">
                    <w:rPr>
                      <w:rStyle w:val="af"/>
                      <w:noProof/>
                    </w:rPr>
                  </w:rPrChange>
                </w:rPr>
                <w:delText>4. Effective buffering level (</w:delText>
              </w:r>
            </w:del>
          </w:ins>
          <m:oMath>
            <m:r>
              <w:ins w:id="414" w:author="chao zhang" w:date="2026-03-27T22:25:00Z">
                <w:del w:id="415" w:author="Yibin Jiang" w:date="2026-03-31T15:04:00Z">
                  <m:rPr>
                    <m:sty m:val="p"/>
                  </m:rPr>
                  <w:rPr>
                    <w:rStyle w:val="af"/>
                    <w:rFonts w:ascii="Cambria Math" w:hAnsi="Cambria Math"/>
                    <w:noProof/>
                    <w:sz w:val="24"/>
                    <w:rPrChange w:id="416" w:author="Yibin Jiang" w:date="2026-03-31T15:04:00Z">
                      <w:rPr>
                        <w:rStyle w:val="af"/>
                        <w:rFonts w:ascii="Cambria Math" w:hAnsi="Cambria Math"/>
                        <w:noProof/>
                      </w:rPr>
                    </w:rPrChange>
                  </w:rPr>
                  <m:t>B</m:t>
                </w:del>
              </w:ins>
            </m:r>
          </m:oMath>
          <w:ins w:id="417" w:author="chao zhang" w:date="2026-03-27T22:25:00Z">
            <w:del w:id="418" w:author="Yibin Jiang" w:date="2026-03-31T15:04:00Z">
              <w:r w:rsidRPr="00E20F99" w:rsidDel="00E20F99">
                <w:rPr>
                  <w:rStyle w:val="af"/>
                  <w:noProof/>
                  <w:sz w:val="24"/>
                  <w:rPrChange w:id="419" w:author="Yibin Jiang" w:date="2026-03-31T15:04:00Z">
                    <w:rPr>
                      <w:rStyle w:val="af"/>
                      <w:noProof/>
                    </w:rPr>
                  </w:rPrChange>
                </w:rPr>
                <w:delText>)</w:delText>
              </w:r>
              <w:r w:rsidRPr="00027974" w:rsidDel="00E20F99">
                <w:rPr>
                  <w:noProof/>
                  <w:webHidden/>
                  <w:sz w:val="24"/>
                  <w:rPrChange w:id="420" w:author="chao zhang" w:date="2026-03-27T22:25:00Z">
                    <w:rPr>
                      <w:noProof/>
                      <w:webHidden/>
                    </w:rPr>
                  </w:rPrChange>
                </w:rPr>
                <w:tab/>
                <w:delText>19</w:delText>
              </w:r>
            </w:del>
          </w:ins>
        </w:p>
        <w:p w14:paraId="5F11731D" w14:textId="509A07A4" w:rsidR="00027974" w:rsidRPr="00027974" w:rsidDel="00E20F99" w:rsidRDefault="00027974">
          <w:pPr>
            <w:pStyle w:val="TOC3"/>
            <w:tabs>
              <w:tab w:val="right" w:leader="dot" w:pos="8296"/>
            </w:tabs>
            <w:ind w:left="880"/>
            <w:rPr>
              <w:ins w:id="421" w:author="chao zhang" w:date="2026-03-27T22:25:00Z"/>
              <w:del w:id="422" w:author="Yibin Jiang" w:date="2026-03-31T15:04:00Z"/>
              <w:rFonts w:asciiTheme="minorHAnsi" w:eastAsiaTheme="minorEastAsia" w:hAnsiTheme="minorHAnsi" w:cstheme="minorBidi" w:hint="eastAsia"/>
              <w:noProof/>
              <w:sz w:val="24"/>
              <w:rPrChange w:id="423" w:author="chao zhang" w:date="2026-03-27T22:25:00Z">
                <w:rPr>
                  <w:ins w:id="424" w:author="chao zhang" w:date="2026-03-27T22:25:00Z"/>
                  <w:del w:id="425" w:author="Yibin Jiang" w:date="2026-03-31T15:04:00Z"/>
                  <w:rFonts w:asciiTheme="minorHAnsi" w:eastAsiaTheme="minorEastAsia" w:hAnsiTheme="minorHAnsi" w:cstheme="minorBidi" w:hint="eastAsia"/>
                  <w:noProof/>
                </w:rPr>
              </w:rPrChange>
            </w:rPr>
          </w:pPr>
          <w:ins w:id="426" w:author="chao zhang" w:date="2026-03-27T22:25:00Z">
            <w:del w:id="427" w:author="Yibin Jiang" w:date="2026-03-31T15:04:00Z">
              <w:r w:rsidRPr="00E20F99" w:rsidDel="00E20F99">
                <w:rPr>
                  <w:rStyle w:val="af"/>
                  <w:noProof/>
                  <w:sz w:val="24"/>
                  <w:rPrChange w:id="428" w:author="Yibin Jiang" w:date="2026-03-31T15:04:00Z">
                    <w:rPr>
                      <w:rStyle w:val="af"/>
                      <w:noProof/>
                    </w:rPr>
                  </w:rPrChange>
                </w:rPr>
                <w:delText>5. Theoretical required volume (</w:delText>
              </w:r>
            </w:del>
          </w:ins>
          <m:oMath>
            <m:r>
              <w:ins w:id="429" w:author="chao zhang" w:date="2026-03-27T22:25:00Z">
                <w:del w:id="430" w:author="Yibin Jiang" w:date="2026-03-31T15:04:00Z">
                  <m:rPr>
                    <m:sty m:val="p"/>
                  </m:rPr>
                  <w:rPr>
                    <w:rStyle w:val="af"/>
                    <w:rFonts w:ascii="Cambria Math" w:hAnsi="Cambria Math"/>
                    <w:noProof/>
                    <w:sz w:val="24"/>
                    <w:rPrChange w:id="431" w:author="Yibin Jiang" w:date="2026-03-31T15:04:00Z">
                      <w:rPr>
                        <w:rStyle w:val="af"/>
                        <w:rFonts w:ascii="Cambria Math" w:hAnsi="Cambria Math"/>
                        <w:noProof/>
                      </w:rPr>
                    </w:rPrChange>
                  </w:rPr>
                  <m:t>Vreq</m:t>
                </w:del>
              </w:ins>
            </m:r>
          </m:oMath>
          <w:ins w:id="432" w:author="chao zhang" w:date="2026-03-27T22:25:00Z">
            <w:del w:id="433" w:author="Yibin Jiang" w:date="2026-03-31T15:04:00Z">
              <w:r w:rsidRPr="00E20F99" w:rsidDel="00E20F99">
                <w:rPr>
                  <w:rStyle w:val="af"/>
                  <w:noProof/>
                  <w:sz w:val="24"/>
                  <w:rPrChange w:id="434" w:author="Yibin Jiang" w:date="2026-03-31T15:04:00Z">
                    <w:rPr>
                      <w:rStyle w:val="af"/>
                      <w:noProof/>
                    </w:rPr>
                  </w:rPrChange>
                </w:rPr>
                <w:delText>)</w:delText>
              </w:r>
              <w:r w:rsidRPr="00027974" w:rsidDel="00E20F99">
                <w:rPr>
                  <w:noProof/>
                  <w:webHidden/>
                  <w:sz w:val="24"/>
                  <w:rPrChange w:id="435" w:author="chao zhang" w:date="2026-03-27T22:25:00Z">
                    <w:rPr>
                      <w:noProof/>
                      <w:webHidden/>
                    </w:rPr>
                  </w:rPrChange>
                </w:rPr>
                <w:tab/>
                <w:delText>19</w:delText>
              </w:r>
            </w:del>
          </w:ins>
        </w:p>
        <w:p w14:paraId="3B7A048A" w14:textId="1454C3D4" w:rsidR="00027974" w:rsidRPr="00027974" w:rsidDel="00E20F99" w:rsidRDefault="00027974">
          <w:pPr>
            <w:pStyle w:val="TOC2"/>
            <w:rPr>
              <w:ins w:id="436" w:author="chao zhang" w:date="2026-03-27T22:25:00Z"/>
              <w:del w:id="437" w:author="Yibin Jiang" w:date="2026-03-31T15:04:00Z"/>
              <w:rFonts w:asciiTheme="minorHAnsi" w:eastAsiaTheme="minorEastAsia" w:hAnsiTheme="minorHAnsi" w:cstheme="minorBidi" w:hint="eastAsia"/>
              <w:sz w:val="24"/>
              <w:szCs w:val="24"/>
              <w:rPrChange w:id="438" w:author="chao zhang" w:date="2026-03-27T22:25:00Z">
                <w:rPr>
                  <w:ins w:id="439" w:author="chao zhang" w:date="2026-03-27T22:25:00Z"/>
                  <w:del w:id="440" w:author="Yibin Jiang" w:date="2026-03-31T15:04:00Z"/>
                  <w:rFonts w:asciiTheme="minorHAnsi" w:eastAsiaTheme="minorEastAsia" w:hAnsiTheme="minorHAnsi" w:cstheme="minorBidi" w:hint="eastAsia"/>
                  <w:sz w:val="22"/>
                  <w:szCs w:val="24"/>
                </w:rPr>
              </w:rPrChange>
            </w:rPr>
          </w:pPr>
          <w:ins w:id="441" w:author="chao zhang" w:date="2026-03-27T22:25:00Z">
            <w:del w:id="442" w:author="Yibin Jiang" w:date="2026-03-31T15:04:00Z">
              <w:r w:rsidRPr="00E20F99" w:rsidDel="00E20F99">
                <w:rPr>
                  <w:rStyle w:val="af"/>
                  <w:sz w:val="24"/>
                  <w:szCs w:val="24"/>
                  <w:rPrChange w:id="443" w:author="Yibin Jiang" w:date="2026-03-31T15:04:00Z">
                    <w:rPr>
                      <w:rStyle w:val="af"/>
                      <w:noProof/>
                    </w:rPr>
                  </w:rPrChange>
                </w:rPr>
                <w:delText>Imitation Learning</w:delText>
              </w:r>
              <w:r w:rsidRPr="00027974" w:rsidDel="00E20F99">
                <w:rPr>
                  <w:webHidden/>
                  <w:sz w:val="24"/>
                  <w:szCs w:val="24"/>
                  <w:rPrChange w:id="444" w:author="chao zhang" w:date="2026-03-27T22:25:00Z">
                    <w:rPr>
                      <w:noProof/>
                      <w:webHidden/>
                    </w:rPr>
                  </w:rPrChange>
                </w:rPr>
                <w:tab/>
                <w:delText>21</w:delText>
              </w:r>
            </w:del>
          </w:ins>
        </w:p>
        <w:p w14:paraId="530CF647" w14:textId="49DFB25A" w:rsidR="00027974" w:rsidRPr="00027974" w:rsidDel="00E20F99" w:rsidRDefault="00027974">
          <w:pPr>
            <w:pStyle w:val="TOC2"/>
            <w:rPr>
              <w:ins w:id="445" w:author="chao zhang" w:date="2026-03-27T22:25:00Z"/>
              <w:del w:id="446" w:author="Yibin Jiang" w:date="2026-03-31T15:04:00Z"/>
              <w:rFonts w:asciiTheme="minorHAnsi" w:eastAsiaTheme="minorEastAsia" w:hAnsiTheme="minorHAnsi" w:cstheme="minorBidi" w:hint="eastAsia"/>
              <w:sz w:val="24"/>
              <w:szCs w:val="24"/>
              <w:rPrChange w:id="447" w:author="chao zhang" w:date="2026-03-27T22:25:00Z">
                <w:rPr>
                  <w:ins w:id="448" w:author="chao zhang" w:date="2026-03-27T22:25:00Z"/>
                  <w:del w:id="449" w:author="Yibin Jiang" w:date="2026-03-31T15:04:00Z"/>
                  <w:rFonts w:asciiTheme="minorHAnsi" w:eastAsiaTheme="minorEastAsia" w:hAnsiTheme="minorHAnsi" w:cstheme="minorBidi" w:hint="eastAsia"/>
                  <w:sz w:val="22"/>
                  <w:szCs w:val="24"/>
                </w:rPr>
              </w:rPrChange>
            </w:rPr>
          </w:pPr>
          <w:ins w:id="450" w:author="chao zhang" w:date="2026-03-27T22:25:00Z">
            <w:del w:id="451" w:author="Yibin Jiang" w:date="2026-03-31T15:04:00Z">
              <w:r w:rsidRPr="00E20F99" w:rsidDel="00E20F99">
                <w:rPr>
                  <w:rStyle w:val="af"/>
                  <w:sz w:val="24"/>
                  <w:szCs w:val="24"/>
                  <w:rPrChange w:id="452" w:author="Yibin Jiang" w:date="2026-03-31T15:04:00Z">
                    <w:rPr>
                      <w:rStyle w:val="af"/>
                      <w:noProof/>
                    </w:rPr>
                  </w:rPrChange>
                </w:rPr>
                <w:delText>Optimizing Neural Network Parameters via Reinforcement Learning</w:delText>
              </w:r>
              <w:r w:rsidRPr="00027974" w:rsidDel="00E20F99">
                <w:rPr>
                  <w:webHidden/>
                  <w:sz w:val="24"/>
                  <w:szCs w:val="24"/>
                  <w:rPrChange w:id="453" w:author="chao zhang" w:date="2026-03-27T22:25:00Z">
                    <w:rPr>
                      <w:noProof/>
                      <w:webHidden/>
                    </w:rPr>
                  </w:rPrChange>
                </w:rPr>
                <w:tab/>
                <w:delText>23</w:delText>
              </w:r>
            </w:del>
          </w:ins>
        </w:p>
        <w:p w14:paraId="3350DAF5" w14:textId="375A85DF" w:rsidR="00027974" w:rsidRPr="00027974" w:rsidDel="00E20F99" w:rsidRDefault="00027974">
          <w:pPr>
            <w:pStyle w:val="TOC3"/>
            <w:tabs>
              <w:tab w:val="right" w:leader="dot" w:pos="8296"/>
            </w:tabs>
            <w:ind w:left="880"/>
            <w:rPr>
              <w:ins w:id="454" w:author="chao zhang" w:date="2026-03-27T22:25:00Z"/>
              <w:del w:id="455" w:author="Yibin Jiang" w:date="2026-03-31T15:04:00Z"/>
              <w:rFonts w:asciiTheme="minorHAnsi" w:eastAsiaTheme="minorEastAsia" w:hAnsiTheme="minorHAnsi" w:cstheme="minorBidi" w:hint="eastAsia"/>
              <w:noProof/>
              <w:sz w:val="24"/>
              <w:rPrChange w:id="456" w:author="chao zhang" w:date="2026-03-27T22:25:00Z">
                <w:rPr>
                  <w:ins w:id="457" w:author="chao zhang" w:date="2026-03-27T22:25:00Z"/>
                  <w:del w:id="458" w:author="Yibin Jiang" w:date="2026-03-31T15:04:00Z"/>
                  <w:rFonts w:asciiTheme="minorHAnsi" w:eastAsiaTheme="minorEastAsia" w:hAnsiTheme="minorHAnsi" w:cstheme="minorBidi" w:hint="eastAsia"/>
                  <w:noProof/>
                </w:rPr>
              </w:rPrChange>
            </w:rPr>
          </w:pPr>
          <w:ins w:id="459" w:author="chao zhang" w:date="2026-03-27T22:25:00Z">
            <w:del w:id="460" w:author="Yibin Jiang" w:date="2026-03-31T15:04:00Z">
              <w:r w:rsidRPr="00E20F99" w:rsidDel="00E20F99">
                <w:rPr>
                  <w:rStyle w:val="af"/>
                  <w:noProof/>
                  <w:sz w:val="24"/>
                  <w:rPrChange w:id="461" w:author="Yibin Jiang" w:date="2026-03-31T15:04:00Z">
                    <w:rPr>
                      <w:rStyle w:val="af"/>
                      <w:noProof/>
                    </w:rPr>
                  </w:rPrChange>
                </w:rPr>
                <w:delText>Parameter update process</w:delText>
              </w:r>
              <w:r w:rsidRPr="00027974" w:rsidDel="00E20F99">
                <w:rPr>
                  <w:noProof/>
                  <w:webHidden/>
                  <w:sz w:val="24"/>
                  <w:rPrChange w:id="462" w:author="chao zhang" w:date="2026-03-27T22:25:00Z">
                    <w:rPr>
                      <w:noProof/>
                      <w:webHidden/>
                    </w:rPr>
                  </w:rPrChange>
                </w:rPr>
                <w:tab/>
                <w:delText>23</w:delText>
              </w:r>
            </w:del>
          </w:ins>
        </w:p>
        <w:p w14:paraId="3FECC8B0" w14:textId="0E4EF629" w:rsidR="00027974" w:rsidRPr="00027974" w:rsidDel="00E20F99" w:rsidRDefault="00027974">
          <w:pPr>
            <w:pStyle w:val="TOC2"/>
            <w:rPr>
              <w:ins w:id="463" w:author="chao zhang" w:date="2026-03-27T22:25:00Z"/>
              <w:del w:id="464" w:author="Yibin Jiang" w:date="2026-03-31T15:04:00Z"/>
              <w:rFonts w:asciiTheme="minorHAnsi" w:eastAsiaTheme="minorEastAsia" w:hAnsiTheme="minorHAnsi" w:cstheme="minorBidi" w:hint="eastAsia"/>
              <w:sz w:val="24"/>
              <w:szCs w:val="24"/>
              <w:rPrChange w:id="465" w:author="chao zhang" w:date="2026-03-27T22:25:00Z">
                <w:rPr>
                  <w:ins w:id="466" w:author="chao zhang" w:date="2026-03-27T22:25:00Z"/>
                  <w:del w:id="467" w:author="Yibin Jiang" w:date="2026-03-31T15:04:00Z"/>
                  <w:rFonts w:asciiTheme="minorHAnsi" w:eastAsiaTheme="minorEastAsia" w:hAnsiTheme="minorHAnsi" w:cstheme="minorBidi" w:hint="eastAsia"/>
                  <w:sz w:val="22"/>
                  <w:szCs w:val="24"/>
                </w:rPr>
              </w:rPrChange>
            </w:rPr>
          </w:pPr>
          <w:ins w:id="468" w:author="chao zhang" w:date="2026-03-27T22:25:00Z">
            <w:del w:id="469" w:author="Yibin Jiang" w:date="2026-03-31T15:04:00Z">
              <w:r w:rsidRPr="00E20F99" w:rsidDel="00E20F99">
                <w:rPr>
                  <w:rStyle w:val="af"/>
                  <w:sz w:val="24"/>
                  <w:szCs w:val="24"/>
                  <w:rPrChange w:id="470" w:author="Yibin Jiang" w:date="2026-03-31T15:04:00Z">
                    <w:rPr>
                      <w:rStyle w:val="af"/>
                      <w:noProof/>
                    </w:rPr>
                  </w:rPrChange>
                </w:rPr>
                <w:delText>Reward Function Design</w:delText>
              </w:r>
              <w:r w:rsidRPr="00027974" w:rsidDel="00E20F99">
                <w:rPr>
                  <w:webHidden/>
                  <w:sz w:val="24"/>
                  <w:szCs w:val="24"/>
                  <w:rPrChange w:id="471" w:author="chao zhang" w:date="2026-03-27T22:25:00Z">
                    <w:rPr>
                      <w:noProof/>
                      <w:webHidden/>
                    </w:rPr>
                  </w:rPrChange>
                </w:rPr>
                <w:tab/>
                <w:delText>25</w:delText>
              </w:r>
            </w:del>
          </w:ins>
        </w:p>
        <w:p w14:paraId="79DBE00D" w14:textId="343F27C3" w:rsidR="00027974" w:rsidRPr="00027974" w:rsidDel="00E20F99" w:rsidRDefault="00027974">
          <w:pPr>
            <w:pStyle w:val="TOC3"/>
            <w:tabs>
              <w:tab w:val="right" w:leader="dot" w:pos="8296"/>
            </w:tabs>
            <w:ind w:left="880"/>
            <w:rPr>
              <w:ins w:id="472" w:author="chao zhang" w:date="2026-03-27T22:25:00Z"/>
              <w:del w:id="473" w:author="Yibin Jiang" w:date="2026-03-31T15:04:00Z"/>
              <w:rFonts w:asciiTheme="minorHAnsi" w:eastAsiaTheme="minorEastAsia" w:hAnsiTheme="minorHAnsi" w:cstheme="minorBidi" w:hint="eastAsia"/>
              <w:noProof/>
              <w:sz w:val="24"/>
              <w:rPrChange w:id="474" w:author="chao zhang" w:date="2026-03-27T22:25:00Z">
                <w:rPr>
                  <w:ins w:id="475" w:author="chao zhang" w:date="2026-03-27T22:25:00Z"/>
                  <w:del w:id="476" w:author="Yibin Jiang" w:date="2026-03-31T15:04:00Z"/>
                  <w:rFonts w:asciiTheme="minorHAnsi" w:eastAsiaTheme="minorEastAsia" w:hAnsiTheme="minorHAnsi" w:cstheme="minorBidi" w:hint="eastAsia"/>
                  <w:noProof/>
                </w:rPr>
              </w:rPrChange>
            </w:rPr>
          </w:pPr>
          <w:ins w:id="477" w:author="chao zhang" w:date="2026-03-27T22:25:00Z">
            <w:del w:id="478" w:author="Yibin Jiang" w:date="2026-03-31T15:04:00Z">
              <w:r w:rsidRPr="00E20F99" w:rsidDel="00E20F99">
                <w:rPr>
                  <w:rStyle w:val="af"/>
                  <w:noProof/>
                  <w:sz w:val="24"/>
                  <w:rPrChange w:id="479" w:author="Yibin Jiang" w:date="2026-03-31T15:04:00Z">
                    <w:rPr>
                      <w:rStyle w:val="af"/>
                      <w:noProof/>
                    </w:rPr>
                  </w:rPrChange>
                </w:rPr>
                <w:delText>1. Dense reward</w:delText>
              </w:r>
              <w:r w:rsidRPr="00027974" w:rsidDel="00E20F99">
                <w:rPr>
                  <w:noProof/>
                  <w:webHidden/>
                  <w:sz w:val="24"/>
                  <w:rPrChange w:id="480" w:author="chao zhang" w:date="2026-03-27T22:25:00Z">
                    <w:rPr>
                      <w:noProof/>
                      <w:webHidden/>
                    </w:rPr>
                  </w:rPrChange>
                </w:rPr>
                <w:tab/>
                <w:delText>25</w:delText>
              </w:r>
            </w:del>
          </w:ins>
        </w:p>
        <w:p w14:paraId="032F43F1" w14:textId="579EF634" w:rsidR="00027974" w:rsidRPr="00027974" w:rsidDel="00E20F99" w:rsidRDefault="00027974">
          <w:pPr>
            <w:pStyle w:val="TOC3"/>
            <w:tabs>
              <w:tab w:val="right" w:leader="dot" w:pos="8296"/>
            </w:tabs>
            <w:ind w:left="880"/>
            <w:rPr>
              <w:ins w:id="481" w:author="chao zhang" w:date="2026-03-27T22:25:00Z"/>
              <w:del w:id="482" w:author="Yibin Jiang" w:date="2026-03-31T15:04:00Z"/>
              <w:rFonts w:asciiTheme="minorHAnsi" w:eastAsiaTheme="minorEastAsia" w:hAnsiTheme="minorHAnsi" w:cstheme="minorBidi" w:hint="eastAsia"/>
              <w:noProof/>
              <w:sz w:val="24"/>
              <w:rPrChange w:id="483" w:author="chao zhang" w:date="2026-03-27T22:25:00Z">
                <w:rPr>
                  <w:ins w:id="484" w:author="chao zhang" w:date="2026-03-27T22:25:00Z"/>
                  <w:del w:id="485" w:author="Yibin Jiang" w:date="2026-03-31T15:04:00Z"/>
                  <w:rFonts w:asciiTheme="minorHAnsi" w:eastAsiaTheme="minorEastAsia" w:hAnsiTheme="minorHAnsi" w:cstheme="minorBidi" w:hint="eastAsia"/>
                  <w:noProof/>
                </w:rPr>
              </w:rPrChange>
            </w:rPr>
          </w:pPr>
          <w:ins w:id="486" w:author="chao zhang" w:date="2026-03-27T22:25:00Z">
            <w:del w:id="487" w:author="Yibin Jiang" w:date="2026-03-31T15:04:00Z">
              <w:r w:rsidRPr="00E20F99" w:rsidDel="00E20F99">
                <w:rPr>
                  <w:rStyle w:val="af"/>
                  <w:noProof/>
                  <w:sz w:val="24"/>
                  <w:rPrChange w:id="488" w:author="Yibin Jiang" w:date="2026-03-31T15:04:00Z">
                    <w:rPr>
                      <w:rStyle w:val="af"/>
                      <w:noProof/>
                    </w:rPr>
                  </w:rPrChange>
                </w:rPr>
                <w:delText>2. Step penalty</w:delText>
              </w:r>
              <w:r w:rsidRPr="00027974" w:rsidDel="00E20F99">
                <w:rPr>
                  <w:noProof/>
                  <w:webHidden/>
                  <w:sz w:val="24"/>
                  <w:rPrChange w:id="489" w:author="chao zhang" w:date="2026-03-27T22:25:00Z">
                    <w:rPr>
                      <w:noProof/>
                      <w:webHidden/>
                    </w:rPr>
                  </w:rPrChange>
                </w:rPr>
                <w:tab/>
                <w:delText>26</w:delText>
              </w:r>
            </w:del>
          </w:ins>
        </w:p>
        <w:p w14:paraId="474E39B6" w14:textId="7D38DAB1" w:rsidR="00027974" w:rsidRPr="00027974" w:rsidDel="00E20F99" w:rsidRDefault="00027974">
          <w:pPr>
            <w:pStyle w:val="TOC3"/>
            <w:tabs>
              <w:tab w:val="right" w:leader="dot" w:pos="8296"/>
            </w:tabs>
            <w:ind w:left="880"/>
            <w:rPr>
              <w:ins w:id="490" w:author="chao zhang" w:date="2026-03-27T22:25:00Z"/>
              <w:del w:id="491" w:author="Yibin Jiang" w:date="2026-03-31T15:04:00Z"/>
              <w:rFonts w:asciiTheme="minorHAnsi" w:eastAsiaTheme="minorEastAsia" w:hAnsiTheme="minorHAnsi" w:cstheme="minorBidi" w:hint="eastAsia"/>
              <w:noProof/>
              <w:sz w:val="24"/>
              <w:rPrChange w:id="492" w:author="chao zhang" w:date="2026-03-27T22:25:00Z">
                <w:rPr>
                  <w:ins w:id="493" w:author="chao zhang" w:date="2026-03-27T22:25:00Z"/>
                  <w:del w:id="494" w:author="Yibin Jiang" w:date="2026-03-31T15:04:00Z"/>
                  <w:rFonts w:asciiTheme="minorHAnsi" w:eastAsiaTheme="minorEastAsia" w:hAnsiTheme="minorHAnsi" w:cstheme="minorBidi" w:hint="eastAsia"/>
                  <w:noProof/>
                </w:rPr>
              </w:rPrChange>
            </w:rPr>
          </w:pPr>
          <w:ins w:id="495" w:author="chao zhang" w:date="2026-03-27T22:25:00Z">
            <w:del w:id="496" w:author="Yibin Jiang" w:date="2026-03-31T15:04:00Z">
              <w:r w:rsidRPr="00E20F99" w:rsidDel="00E20F99">
                <w:rPr>
                  <w:rStyle w:val="af"/>
                  <w:noProof/>
                  <w:sz w:val="24"/>
                  <w:rPrChange w:id="497" w:author="Yibin Jiang" w:date="2026-03-31T15:04:00Z">
                    <w:rPr>
                      <w:rStyle w:val="af"/>
                      <w:noProof/>
                    </w:rPr>
                  </w:rPrChange>
                </w:rPr>
                <w:delText>3. Overshoot penalty</w:delText>
              </w:r>
              <w:r w:rsidRPr="00027974" w:rsidDel="00E20F99">
                <w:rPr>
                  <w:noProof/>
                  <w:webHidden/>
                  <w:sz w:val="24"/>
                  <w:rPrChange w:id="498" w:author="chao zhang" w:date="2026-03-27T22:25:00Z">
                    <w:rPr>
                      <w:noProof/>
                      <w:webHidden/>
                    </w:rPr>
                  </w:rPrChange>
                </w:rPr>
                <w:tab/>
                <w:delText>26</w:delText>
              </w:r>
            </w:del>
          </w:ins>
        </w:p>
        <w:p w14:paraId="1F08C7B3" w14:textId="36A51449" w:rsidR="00027974" w:rsidRPr="00027974" w:rsidDel="00E20F99" w:rsidRDefault="00027974">
          <w:pPr>
            <w:pStyle w:val="TOC3"/>
            <w:tabs>
              <w:tab w:val="right" w:leader="dot" w:pos="8296"/>
            </w:tabs>
            <w:ind w:left="880"/>
            <w:rPr>
              <w:ins w:id="499" w:author="chao zhang" w:date="2026-03-27T22:25:00Z"/>
              <w:del w:id="500" w:author="Yibin Jiang" w:date="2026-03-31T15:04:00Z"/>
              <w:rFonts w:asciiTheme="minorHAnsi" w:eastAsiaTheme="minorEastAsia" w:hAnsiTheme="minorHAnsi" w:cstheme="minorBidi" w:hint="eastAsia"/>
              <w:noProof/>
              <w:sz w:val="24"/>
              <w:rPrChange w:id="501" w:author="chao zhang" w:date="2026-03-27T22:25:00Z">
                <w:rPr>
                  <w:ins w:id="502" w:author="chao zhang" w:date="2026-03-27T22:25:00Z"/>
                  <w:del w:id="503" w:author="Yibin Jiang" w:date="2026-03-31T15:04:00Z"/>
                  <w:rFonts w:asciiTheme="minorHAnsi" w:eastAsiaTheme="minorEastAsia" w:hAnsiTheme="minorHAnsi" w:cstheme="minorBidi" w:hint="eastAsia"/>
                  <w:noProof/>
                </w:rPr>
              </w:rPrChange>
            </w:rPr>
          </w:pPr>
          <w:ins w:id="504" w:author="chao zhang" w:date="2026-03-27T22:25:00Z">
            <w:del w:id="505" w:author="Yibin Jiang" w:date="2026-03-31T15:04:00Z">
              <w:r w:rsidRPr="00E20F99" w:rsidDel="00E20F99">
                <w:rPr>
                  <w:rStyle w:val="af"/>
                  <w:noProof/>
                  <w:sz w:val="24"/>
                  <w:rPrChange w:id="506" w:author="Yibin Jiang" w:date="2026-03-31T15:04:00Z">
                    <w:rPr>
                      <w:rStyle w:val="af"/>
                      <w:noProof/>
                    </w:rPr>
                  </w:rPrChange>
                </w:rPr>
                <w:delText>4. Incorrect reagent penalty</w:delText>
              </w:r>
              <w:r w:rsidRPr="00027974" w:rsidDel="00E20F99">
                <w:rPr>
                  <w:noProof/>
                  <w:webHidden/>
                  <w:sz w:val="24"/>
                  <w:rPrChange w:id="507" w:author="chao zhang" w:date="2026-03-27T22:25:00Z">
                    <w:rPr>
                      <w:noProof/>
                      <w:webHidden/>
                    </w:rPr>
                  </w:rPrChange>
                </w:rPr>
                <w:tab/>
                <w:delText>26</w:delText>
              </w:r>
            </w:del>
          </w:ins>
        </w:p>
        <w:p w14:paraId="2EE1DA92" w14:textId="659E8AEB" w:rsidR="00027974" w:rsidRPr="00027974" w:rsidDel="00E20F99" w:rsidRDefault="00027974">
          <w:pPr>
            <w:pStyle w:val="TOC3"/>
            <w:tabs>
              <w:tab w:val="right" w:leader="dot" w:pos="8296"/>
            </w:tabs>
            <w:ind w:left="880"/>
            <w:rPr>
              <w:ins w:id="508" w:author="chao zhang" w:date="2026-03-27T22:25:00Z"/>
              <w:del w:id="509" w:author="Yibin Jiang" w:date="2026-03-31T15:04:00Z"/>
              <w:rFonts w:asciiTheme="minorHAnsi" w:eastAsiaTheme="minorEastAsia" w:hAnsiTheme="minorHAnsi" w:cstheme="minorBidi" w:hint="eastAsia"/>
              <w:noProof/>
              <w:sz w:val="24"/>
              <w:rPrChange w:id="510" w:author="chao zhang" w:date="2026-03-27T22:25:00Z">
                <w:rPr>
                  <w:ins w:id="511" w:author="chao zhang" w:date="2026-03-27T22:25:00Z"/>
                  <w:del w:id="512" w:author="Yibin Jiang" w:date="2026-03-31T15:04:00Z"/>
                  <w:rFonts w:asciiTheme="minorHAnsi" w:eastAsiaTheme="minorEastAsia" w:hAnsiTheme="minorHAnsi" w:cstheme="minorBidi" w:hint="eastAsia"/>
                  <w:noProof/>
                </w:rPr>
              </w:rPrChange>
            </w:rPr>
          </w:pPr>
          <w:ins w:id="513" w:author="chao zhang" w:date="2026-03-27T22:25:00Z">
            <w:del w:id="514" w:author="Yibin Jiang" w:date="2026-03-31T15:04:00Z">
              <w:r w:rsidRPr="00E20F99" w:rsidDel="00E20F99">
                <w:rPr>
                  <w:rStyle w:val="af"/>
                  <w:noProof/>
                  <w:sz w:val="24"/>
                  <w:rPrChange w:id="515" w:author="Yibin Jiang" w:date="2026-03-31T15:04:00Z">
                    <w:rPr>
                      <w:rStyle w:val="af"/>
                      <w:noProof/>
                    </w:rPr>
                  </w:rPrChange>
                </w:rPr>
                <w:delText>5. Overshoot-related volume penalty and bonus</w:delText>
              </w:r>
              <w:r w:rsidRPr="00027974" w:rsidDel="00E20F99">
                <w:rPr>
                  <w:noProof/>
                  <w:webHidden/>
                  <w:sz w:val="24"/>
                  <w:rPrChange w:id="516" w:author="chao zhang" w:date="2026-03-27T22:25:00Z">
                    <w:rPr>
                      <w:noProof/>
                      <w:webHidden/>
                    </w:rPr>
                  </w:rPrChange>
                </w:rPr>
                <w:tab/>
                <w:delText>27</w:delText>
              </w:r>
            </w:del>
          </w:ins>
        </w:p>
        <w:p w14:paraId="298AE3E3" w14:textId="02680B05" w:rsidR="00027974" w:rsidRPr="00027974" w:rsidDel="00E20F99" w:rsidRDefault="00027974">
          <w:pPr>
            <w:pStyle w:val="TOC3"/>
            <w:tabs>
              <w:tab w:val="right" w:leader="dot" w:pos="8296"/>
            </w:tabs>
            <w:ind w:left="880"/>
            <w:rPr>
              <w:ins w:id="517" w:author="chao zhang" w:date="2026-03-27T22:25:00Z"/>
              <w:del w:id="518" w:author="Yibin Jiang" w:date="2026-03-31T15:04:00Z"/>
              <w:rFonts w:asciiTheme="minorHAnsi" w:eastAsiaTheme="minorEastAsia" w:hAnsiTheme="minorHAnsi" w:cstheme="minorBidi" w:hint="eastAsia"/>
              <w:noProof/>
              <w:sz w:val="24"/>
              <w:rPrChange w:id="519" w:author="chao zhang" w:date="2026-03-27T22:25:00Z">
                <w:rPr>
                  <w:ins w:id="520" w:author="chao zhang" w:date="2026-03-27T22:25:00Z"/>
                  <w:del w:id="521" w:author="Yibin Jiang" w:date="2026-03-31T15:04:00Z"/>
                  <w:rFonts w:asciiTheme="minorHAnsi" w:eastAsiaTheme="minorEastAsia" w:hAnsiTheme="minorHAnsi" w:cstheme="minorBidi" w:hint="eastAsia"/>
                  <w:noProof/>
                </w:rPr>
              </w:rPrChange>
            </w:rPr>
          </w:pPr>
          <w:ins w:id="522" w:author="chao zhang" w:date="2026-03-27T22:25:00Z">
            <w:del w:id="523" w:author="Yibin Jiang" w:date="2026-03-31T15:04:00Z">
              <w:r w:rsidRPr="00E20F99" w:rsidDel="00E20F99">
                <w:rPr>
                  <w:rStyle w:val="af"/>
                  <w:noProof/>
                  <w:sz w:val="24"/>
                  <w:rPrChange w:id="524" w:author="Yibin Jiang" w:date="2026-03-31T15:04:00Z">
                    <w:rPr>
                      <w:rStyle w:val="af"/>
                      <w:noProof/>
                    </w:rPr>
                  </w:rPrChange>
                </w:rPr>
                <w:delText>6. Terminal reward</w:delText>
              </w:r>
              <w:r w:rsidRPr="00027974" w:rsidDel="00E20F99">
                <w:rPr>
                  <w:noProof/>
                  <w:webHidden/>
                  <w:sz w:val="24"/>
                  <w:rPrChange w:id="525" w:author="chao zhang" w:date="2026-03-27T22:25:00Z">
                    <w:rPr>
                      <w:noProof/>
                      <w:webHidden/>
                    </w:rPr>
                  </w:rPrChange>
                </w:rPr>
                <w:tab/>
                <w:delText>27</w:delText>
              </w:r>
            </w:del>
          </w:ins>
        </w:p>
        <w:p w14:paraId="505554EE" w14:textId="2329BFD3" w:rsidR="00027974" w:rsidRPr="00027974" w:rsidDel="00E20F99" w:rsidRDefault="00027974">
          <w:pPr>
            <w:pStyle w:val="TOC2"/>
            <w:rPr>
              <w:ins w:id="526" w:author="chao zhang" w:date="2026-03-27T22:25:00Z"/>
              <w:del w:id="527" w:author="Yibin Jiang" w:date="2026-03-31T15:04:00Z"/>
              <w:rFonts w:asciiTheme="minorHAnsi" w:eastAsiaTheme="minorEastAsia" w:hAnsiTheme="minorHAnsi" w:cstheme="minorBidi" w:hint="eastAsia"/>
              <w:sz w:val="24"/>
              <w:szCs w:val="24"/>
              <w:rPrChange w:id="528" w:author="chao zhang" w:date="2026-03-27T22:25:00Z">
                <w:rPr>
                  <w:ins w:id="529" w:author="chao zhang" w:date="2026-03-27T22:25:00Z"/>
                  <w:del w:id="530" w:author="Yibin Jiang" w:date="2026-03-31T15:04:00Z"/>
                  <w:rFonts w:asciiTheme="minorHAnsi" w:eastAsiaTheme="minorEastAsia" w:hAnsiTheme="minorHAnsi" w:cstheme="minorBidi" w:hint="eastAsia"/>
                  <w:sz w:val="22"/>
                  <w:szCs w:val="24"/>
                </w:rPr>
              </w:rPrChange>
            </w:rPr>
          </w:pPr>
          <w:ins w:id="531" w:author="chao zhang" w:date="2026-03-27T22:25:00Z">
            <w:del w:id="532" w:author="Yibin Jiang" w:date="2026-03-31T15:04:00Z">
              <w:r w:rsidRPr="00E20F99" w:rsidDel="00E20F99">
                <w:rPr>
                  <w:rStyle w:val="af"/>
                  <w:sz w:val="24"/>
                  <w:szCs w:val="24"/>
                  <w:rPrChange w:id="533" w:author="Yibin Jiang" w:date="2026-03-31T15:04:00Z">
                    <w:rPr>
                      <w:rStyle w:val="af"/>
                      <w:noProof/>
                    </w:rPr>
                  </w:rPrChange>
                </w:rPr>
                <w:delText>Training Procedure</w:delText>
              </w:r>
              <w:r w:rsidRPr="00027974" w:rsidDel="00E20F99">
                <w:rPr>
                  <w:webHidden/>
                  <w:sz w:val="24"/>
                  <w:szCs w:val="24"/>
                  <w:rPrChange w:id="534" w:author="chao zhang" w:date="2026-03-27T22:25:00Z">
                    <w:rPr>
                      <w:noProof/>
                      <w:webHidden/>
                    </w:rPr>
                  </w:rPrChange>
                </w:rPr>
                <w:tab/>
                <w:delText>28</w:delText>
              </w:r>
            </w:del>
          </w:ins>
        </w:p>
        <w:p w14:paraId="6933BF70" w14:textId="74A803A7" w:rsidR="00F52747" w:rsidRPr="00027974" w:rsidDel="00E20F99" w:rsidRDefault="00F52747">
          <w:pPr>
            <w:pStyle w:val="TOC1"/>
            <w:rPr>
              <w:ins w:id="535" w:author="SYLZ" w:date="2026-03-27T15:34:00Z"/>
              <w:del w:id="536" w:author="Yibin Jiang" w:date="2026-03-31T15:04:00Z"/>
              <w:rFonts w:asciiTheme="minorHAnsi" w:eastAsiaTheme="minorEastAsia" w:hAnsiTheme="minorHAnsi" w:cstheme="minorBidi" w:hint="eastAsia"/>
              <w:bCs w:val="0"/>
              <w:sz w:val="24"/>
              <w:szCs w:val="24"/>
              <w:rPrChange w:id="537" w:author="chao zhang" w:date="2026-03-27T22:25:00Z">
                <w:rPr>
                  <w:ins w:id="538" w:author="SYLZ" w:date="2026-03-27T15:34:00Z"/>
                  <w:del w:id="539" w:author="Yibin Jiang" w:date="2026-03-31T15:04:00Z"/>
                  <w:rFonts w:asciiTheme="minorHAnsi" w:eastAsiaTheme="minorEastAsia" w:hAnsiTheme="minorHAnsi" w:cstheme="minorBidi" w:hint="eastAsia"/>
                  <w:sz w:val="22"/>
                  <w:szCs w:val="24"/>
                </w:rPr>
              </w:rPrChange>
            </w:rPr>
          </w:pPr>
          <w:ins w:id="540" w:author="SYLZ" w:date="2026-03-27T15:34:00Z">
            <w:del w:id="541" w:author="Yibin Jiang" w:date="2026-03-31T15:04:00Z">
              <w:r w:rsidRPr="00027974" w:rsidDel="00E20F99">
                <w:rPr>
                  <w:rStyle w:val="af"/>
                  <w:bCs w:val="0"/>
                  <w:sz w:val="24"/>
                  <w:szCs w:val="24"/>
                  <w:rPrChange w:id="542" w:author="chao zhang" w:date="2026-03-27T22:25:00Z">
                    <w:rPr>
                      <w:rStyle w:val="af"/>
                      <w:bCs/>
                      <w:noProof/>
                    </w:rPr>
                  </w:rPrChange>
                </w:rPr>
                <w:delText>Section 1 Introduction to the Automatic Titration Device</w:delText>
              </w:r>
              <w:r w:rsidRPr="00027974" w:rsidDel="00E20F99">
                <w:rPr>
                  <w:bCs w:val="0"/>
                  <w:webHidden/>
                  <w:sz w:val="24"/>
                  <w:szCs w:val="24"/>
                  <w:rPrChange w:id="543" w:author="chao zhang" w:date="2026-03-27T22:25:00Z">
                    <w:rPr>
                      <w:bCs/>
                      <w:noProof/>
                      <w:webHidden/>
                    </w:rPr>
                  </w:rPrChange>
                </w:rPr>
                <w:tab/>
                <w:delText>2</w:delText>
              </w:r>
            </w:del>
          </w:ins>
        </w:p>
        <w:p w14:paraId="0144248D" w14:textId="2BCA7CBE" w:rsidR="00F52747" w:rsidRPr="00027974" w:rsidDel="00E20F99" w:rsidRDefault="00F52747">
          <w:pPr>
            <w:pStyle w:val="TOC1"/>
            <w:rPr>
              <w:ins w:id="544" w:author="SYLZ" w:date="2026-03-27T15:34:00Z"/>
              <w:del w:id="545" w:author="Yibin Jiang" w:date="2026-03-31T15:04:00Z"/>
              <w:rFonts w:asciiTheme="minorHAnsi" w:eastAsiaTheme="minorEastAsia" w:hAnsiTheme="minorHAnsi" w:cstheme="minorBidi" w:hint="eastAsia"/>
              <w:bCs w:val="0"/>
              <w:sz w:val="24"/>
              <w:szCs w:val="24"/>
              <w:rPrChange w:id="546" w:author="chao zhang" w:date="2026-03-27T22:25:00Z">
                <w:rPr>
                  <w:ins w:id="547" w:author="SYLZ" w:date="2026-03-27T15:34:00Z"/>
                  <w:del w:id="548" w:author="Yibin Jiang" w:date="2026-03-31T15:04:00Z"/>
                  <w:rFonts w:asciiTheme="minorHAnsi" w:eastAsiaTheme="minorEastAsia" w:hAnsiTheme="minorHAnsi" w:cstheme="minorBidi" w:hint="eastAsia"/>
                  <w:sz w:val="22"/>
                  <w:szCs w:val="24"/>
                </w:rPr>
              </w:rPrChange>
            </w:rPr>
          </w:pPr>
          <w:ins w:id="549" w:author="SYLZ" w:date="2026-03-27T15:34:00Z">
            <w:del w:id="550" w:author="Yibin Jiang" w:date="2026-03-31T15:04:00Z">
              <w:r w:rsidRPr="00027974" w:rsidDel="00E20F99">
                <w:rPr>
                  <w:rStyle w:val="af"/>
                  <w:bCs w:val="0"/>
                  <w:sz w:val="24"/>
                  <w:szCs w:val="24"/>
                  <w:rPrChange w:id="551" w:author="chao zhang" w:date="2026-03-27T22:25:00Z">
                    <w:rPr>
                      <w:rStyle w:val="af"/>
                      <w:bCs/>
                      <w:noProof/>
                    </w:rPr>
                  </w:rPrChange>
                </w:rPr>
                <w:delText>Section 2 Chemical Reagents</w:delText>
              </w:r>
              <w:r w:rsidRPr="00027974" w:rsidDel="00E20F99">
                <w:rPr>
                  <w:bCs w:val="0"/>
                  <w:webHidden/>
                  <w:sz w:val="24"/>
                  <w:szCs w:val="24"/>
                  <w:rPrChange w:id="552" w:author="chao zhang" w:date="2026-03-27T22:25:00Z">
                    <w:rPr>
                      <w:bCs/>
                      <w:noProof/>
                      <w:webHidden/>
                    </w:rPr>
                  </w:rPrChange>
                </w:rPr>
                <w:tab/>
                <w:delText>3</w:delText>
              </w:r>
            </w:del>
          </w:ins>
        </w:p>
        <w:p w14:paraId="2E3AE82D" w14:textId="2A689767" w:rsidR="00F52747" w:rsidRPr="00027974" w:rsidDel="00E20F99" w:rsidRDefault="00F52747">
          <w:pPr>
            <w:pStyle w:val="TOC1"/>
            <w:rPr>
              <w:ins w:id="553" w:author="SYLZ" w:date="2026-03-27T15:34:00Z"/>
              <w:del w:id="554" w:author="Yibin Jiang" w:date="2026-03-31T15:04:00Z"/>
              <w:rFonts w:asciiTheme="minorHAnsi" w:eastAsiaTheme="minorEastAsia" w:hAnsiTheme="minorHAnsi" w:cstheme="minorBidi" w:hint="eastAsia"/>
              <w:bCs w:val="0"/>
              <w:sz w:val="24"/>
              <w:szCs w:val="24"/>
              <w:rPrChange w:id="555" w:author="chao zhang" w:date="2026-03-27T22:25:00Z">
                <w:rPr>
                  <w:ins w:id="556" w:author="SYLZ" w:date="2026-03-27T15:34:00Z"/>
                  <w:del w:id="557" w:author="Yibin Jiang" w:date="2026-03-31T15:04:00Z"/>
                  <w:rFonts w:asciiTheme="minorHAnsi" w:eastAsiaTheme="minorEastAsia" w:hAnsiTheme="minorHAnsi" w:cstheme="minorBidi" w:hint="eastAsia"/>
                  <w:sz w:val="22"/>
                  <w:szCs w:val="24"/>
                </w:rPr>
              </w:rPrChange>
            </w:rPr>
          </w:pPr>
          <w:ins w:id="558" w:author="SYLZ" w:date="2026-03-27T15:34:00Z">
            <w:del w:id="559" w:author="Yibin Jiang" w:date="2026-03-31T15:04:00Z">
              <w:r w:rsidRPr="00027974" w:rsidDel="00E20F99">
                <w:rPr>
                  <w:rStyle w:val="af"/>
                  <w:bCs w:val="0"/>
                  <w:sz w:val="24"/>
                  <w:szCs w:val="24"/>
                  <w:rPrChange w:id="560" w:author="chao zhang" w:date="2026-03-27T22:25:00Z">
                    <w:rPr>
                      <w:rStyle w:val="af"/>
                      <w:bCs/>
                      <w:noProof/>
                    </w:rPr>
                  </w:rPrChange>
                </w:rPr>
                <w:delText>Section 3 experiment validation</w:delText>
              </w:r>
              <w:r w:rsidRPr="00027974" w:rsidDel="00E20F99">
                <w:rPr>
                  <w:bCs w:val="0"/>
                  <w:webHidden/>
                  <w:sz w:val="24"/>
                  <w:szCs w:val="24"/>
                  <w:rPrChange w:id="561" w:author="chao zhang" w:date="2026-03-27T22:25:00Z">
                    <w:rPr>
                      <w:bCs/>
                      <w:noProof/>
                      <w:webHidden/>
                    </w:rPr>
                  </w:rPrChange>
                </w:rPr>
                <w:tab/>
                <w:delText>4</w:delText>
              </w:r>
            </w:del>
          </w:ins>
        </w:p>
        <w:p w14:paraId="24E9CD9C" w14:textId="6B8A60FA" w:rsidR="00F52747" w:rsidRPr="00027974" w:rsidDel="00E20F99" w:rsidRDefault="00F52747">
          <w:pPr>
            <w:pStyle w:val="TOC2"/>
            <w:rPr>
              <w:ins w:id="562" w:author="SYLZ" w:date="2026-03-27T15:34:00Z"/>
              <w:del w:id="563" w:author="Yibin Jiang" w:date="2026-03-31T15:04:00Z"/>
              <w:rFonts w:asciiTheme="minorHAnsi" w:eastAsiaTheme="minorEastAsia" w:hAnsiTheme="minorHAnsi" w:cstheme="minorBidi" w:hint="eastAsia"/>
              <w:sz w:val="24"/>
              <w:szCs w:val="24"/>
              <w:rPrChange w:id="564" w:author="chao zhang" w:date="2026-03-27T22:25:00Z">
                <w:rPr>
                  <w:ins w:id="565" w:author="SYLZ" w:date="2026-03-27T15:34:00Z"/>
                  <w:del w:id="566" w:author="Yibin Jiang" w:date="2026-03-31T15:04:00Z"/>
                  <w:rFonts w:asciiTheme="minorHAnsi" w:eastAsiaTheme="minorEastAsia" w:hAnsiTheme="minorHAnsi" w:cstheme="minorBidi" w:hint="eastAsia"/>
                  <w:sz w:val="22"/>
                  <w:szCs w:val="24"/>
                </w:rPr>
              </w:rPrChange>
            </w:rPr>
          </w:pPr>
          <w:ins w:id="567" w:author="SYLZ" w:date="2026-03-27T15:34:00Z">
            <w:del w:id="568" w:author="Yibin Jiang" w:date="2026-03-31T15:04:00Z">
              <w:r w:rsidRPr="00027974" w:rsidDel="00E20F99">
                <w:rPr>
                  <w:rStyle w:val="af"/>
                  <w:sz w:val="24"/>
                  <w:szCs w:val="24"/>
                  <w:rPrChange w:id="569" w:author="chao zhang" w:date="2026-03-27T22:25:00Z">
                    <w:rPr>
                      <w:rStyle w:val="af"/>
                      <w:noProof/>
                    </w:rPr>
                  </w:rPrChange>
                </w:rPr>
                <w:delText>Experiment 1 Benchmarking Three Control Policies in a Robotic pH Adjustment</w:delText>
              </w:r>
              <w:r w:rsidRPr="00027974" w:rsidDel="00E20F99">
                <w:rPr>
                  <w:webHidden/>
                  <w:sz w:val="24"/>
                  <w:szCs w:val="24"/>
                  <w:rPrChange w:id="570" w:author="chao zhang" w:date="2026-03-27T22:25:00Z">
                    <w:rPr>
                      <w:noProof/>
                      <w:webHidden/>
                    </w:rPr>
                  </w:rPrChange>
                </w:rPr>
                <w:tab/>
                <w:delText>4</w:delText>
              </w:r>
            </w:del>
          </w:ins>
        </w:p>
        <w:p w14:paraId="38818EAF" w14:textId="2B1DBBE2" w:rsidR="00F52747" w:rsidRPr="00027974" w:rsidDel="00E20F99" w:rsidRDefault="00F52747">
          <w:pPr>
            <w:pStyle w:val="TOC2"/>
            <w:rPr>
              <w:ins w:id="571" w:author="SYLZ" w:date="2026-03-27T15:34:00Z"/>
              <w:del w:id="572" w:author="Yibin Jiang" w:date="2026-03-31T15:04:00Z"/>
              <w:rFonts w:asciiTheme="minorHAnsi" w:eastAsiaTheme="minorEastAsia" w:hAnsiTheme="minorHAnsi" w:cstheme="minorBidi" w:hint="eastAsia"/>
              <w:sz w:val="24"/>
              <w:szCs w:val="24"/>
              <w:rPrChange w:id="573" w:author="chao zhang" w:date="2026-03-27T22:25:00Z">
                <w:rPr>
                  <w:ins w:id="574" w:author="SYLZ" w:date="2026-03-27T15:34:00Z"/>
                  <w:del w:id="575" w:author="Yibin Jiang" w:date="2026-03-31T15:04:00Z"/>
                  <w:rFonts w:asciiTheme="minorHAnsi" w:eastAsiaTheme="minorEastAsia" w:hAnsiTheme="minorHAnsi" w:cstheme="minorBidi" w:hint="eastAsia"/>
                  <w:sz w:val="22"/>
                  <w:szCs w:val="24"/>
                </w:rPr>
              </w:rPrChange>
            </w:rPr>
          </w:pPr>
          <w:ins w:id="576" w:author="SYLZ" w:date="2026-03-27T15:34:00Z">
            <w:del w:id="577" w:author="Yibin Jiang" w:date="2026-03-31T15:04:00Z">
              <w:r w:rsidRPr="00027974" w:rsidDel="00E20F99">
                <w:rPr>
                  <w:rStyle w:val="af"/>
                  <w:sz w:val="24"/>
                  <w:szCs w:val="24"/>
                  <w:rPrChange w:id="578" w:author="chao zhang" w:date="2026-03-27T22:25:00Z">
                    <w:rPr>
                      <w:rStyle w:val="af"/>
                      <w:noProof/>
                    </w:rPr>
                  </w:rPrChange>
                </w:rPr>
                <w:delText>Experiment 2 Wastewater Neutralization</w:delText>
              </w:r>
              <w:r w:rsidRPr="00027974" w:rsidDel="00E20F99">
                <w:rPr>
                  <w:webHidden/>
                  <w:sz w:val="24"/>
                  <w:szCs w:val="24"/>
                  <w:rPrChange w:id="579" w:author="chao zhang" w:date="2026-03-27T22:25:00Z">
                    <w:rPr>
                      <w:noProof/>
                      <w:webHidden/>
                    </w:rPr>
                  </w:rPrChange>
                </w:rPr>
                <w:tab/>
                <w:delText>7</w:delText>
              </w:r>
            </w:del>
          </w:ins>
        </w:p>
        <w:p w14:paraId="5D4BA9D3" w14:textId="337F43A1" w:rsidR="00F52747" w:rsidRPr="00027974" w:rsidDel="00E20F99" w:rsidRDefault="00F52747">
          <w:pPr>
            <w:pStyle w:val="TOC3"/>
            <w:tabs>
              <w:tab w:val="right" w:leader="dot" w:pos="8296"/>
            </w:tabs>
            <w:ind w:leftChars="0" w:left="0" w:firstLineChars="200" w:firstLine="480"/>
            <w:rPr>
              <w:ins w:id="580" w:author="SYLZ" w:date="2026-03-27T15:34:00Z"/>
              <w:del w:id="581" w:author="Yibin Jiang" w:date="2026-03-31T15:04:00Z"/>
              <w:rFonts w:asciiTheme="minorHAnsi" w:eastAsiaTheme="minorEastAsia" w:hAnsiTheme="minorHAnsi" w:cstheme="minorBidi" w:hint="eastAsia"/>
              <w:noProof/>
              <w:sz w:val="24"/>
              <w:rPrChange w:id="582" w:author="chao zhang" w:date="2026-03-27T22:25:00Z">
                <w:rPr>
                  <w:ins w:id="583" w:author="SYLZ" w:date="2026-03-27T15:34:00Z"/>
                  <w:del w:id="584" w:author="Yibin Jiang" w:date="2026-03-31T15:04:00Z"/>
                  <w:rFonts w:asciiTheme="minorHAnsi" w:eastAsiaTheme="minorEastAsia" w:hAnsiTheme="minorHAnsi" w:cstheme="minorBidi" w:hint="eastAsia"/>
                  <w:noProof/>
                </w:rPr>
              </w:rPrChange>
            </w:rPr>
            <w:pPrChange w:id="585" w:author="SYLZ" w:date="2026-03-27T15:34:00Z">
              <w:pPr>
                <w:pStyle w:val="TOC3"/>
                <w:tabs>
                  <w:tab w:val="right" w:leader="dot" w:pos="8296"/>
                </w:tabs>
                <w:ind w:left="880"/>
              </w:pPr>
            </w:pPrChange>
          </w:pPr>
          <w:ins w:id="586" w:author="SYLZ" w:date="2026-03-27T15:34:00Z">
            <w:del w:id="587" w:author="Yibin Jiang" w:date="2026-03-31T15:04:00Z">
              <w:r w:rsidRPr="00027974" w:rsidDel="00E20F99">
                <w:rPr>
                  <w:rStyle w:val="af"/>
                  <w:noProof/>
                  <w:sz w:val="24"/>
                  <w:rPrChange w:id="588" w:author="chao zhang" w:date="2026-03-27T22:25:00Z">
                    <w:rPr>
                      <w:rStyle w:val="af"/>
                      <w:noProof/>
                    </w:rPr>
                  </w:rPrChange>
                </w:rPr>
                <w:delText>Experiment 3 Isolation of Casein by Adjusting pH to the Isoelectric Point</w:delText>
              </w:r>
              <w:r w:rsidRPr="00027974" w:rsidDel="00E20F99">
                <w:rPr>
                  <w:noProof/>
                  <w:webHidden/>
                  <w:sz w:val="24"/>
                  <w:rPrChange w:id="589" w:author="chao zhang" w:date="2026-03-27T22:25:00Z">
                    <w:rPr>
                      <w:noProof/>
                      <w:webHidden/>
                    </w:rPr>
                  </w:rPrChange>
                </w:rPr>
                <w:tab/>
                <w:delText>8</w:delText>
              </w:r>
            </w:del>
          </w:ins>
        </w:p>
        <w:p w14:paraId="3ABEE882" w14:textId="2DA72A49" w:rsidR="00F52747" w:rsidRPr="00027974" w:rsidDel="00E20F99" w:rsidRDefault="00F52747">
          <w:pPr>
            <w:pStyle w:val="TOC2"/>
            <w:rPr>
              <w:ins w:id="590" w:author="SYLZ" w:date="2026-03-27T15:34:00Z"/>
              <w:del w:id="591" w:author="Yibin Jiang" w:date="2026-03-31T15:04:00Z"/>
              <w:rFonts w:asciiTheme="minorHAnsi" w:eastAsiaTheme="minorEastAsia" w:hAnsiTheme="minorHAnsi" w:cstheme="minorBidi" w:hint="eastAsia"/>
              <w:sz w:val="24"/>
              <w:szCs w:val="24"/>
              <w:rPrChange w:id="592" w:author="chao zhang" w:date="2026-03-27T22:25:00Z">
                <w:rPr>
                  <w:ins w:id="593" w:author="SYLZ" w:date="2026-03-27T15:34:00Z"/>
                  <w:del w:id="594" w:author="Yibin Jiang" w:date="2026-03-31T15:04:00Z"/>
                  <w:rFonts w:asciiTheme="minorHAnsi" w:eastAsiaTheme="minorEastAsia" w:hAnsiTheme="minorHAnsi" w:cstheme="minorBidi" w:hint="eastAsia"/>
                  <w:sz w:val="22"/>
                  <w:szCs w:val="24"/>
                </w:rPr>
              </w:rPrChange>
            </w:rPr>
          </w:pPr>
          <w:ins w:id="595" w:author="SYLZ" w:date="2026-03-27T15:34:00Z">
            <w:del w:id="596" w:author="Yibin Jiang" w:date="2026-03-31T15:04:00Z">
              <w:r w:rsidRPr="00027974" w:rsidDel="00E20F99">
                <w:rPr>
                  <w:rStyle w:val="af"/>
                  <w:sz w:val="24"/>
                  <w:szCs w:val="24"/>
                  <w:rPrChange w:id="597" w:author="chao zhang" w:date="2026-03-27T22:25:00Z">
                    <w:rPr>
                      <w:rStyle w:val="af"/>
                      <w:noProof/>
                    </w:rPr>
                  </w:rPrChange>
                </w:rPr>
                <w:delText>Experiment 4 Determination of the Stability Constant for the SSA–Cu(II) Complex</w:delText>
              </w:r>
              <w:r w:rsidRPr="00027974" w:rsidDel="00E20F99">
                <w:rPr>
                  <w:webHidden/>
                  <w:sz w:val="24"/>
                  <w:szCs w:val="24"/>
                  <w:rPrChange w:id="598" w:author="chao zhang" w:date="2026-03-27T22:25:00Z">
                    <w:rPr>
                      <w:noProof/>
                      <w:webHidden/>
                    </w:rPr>
                  </w:rPrChange>
                </w:rPr>
                <w:tab/>
                <w:delText>9</w:delText>
              </w:r>
            </w:del>
          </w:ins>
        </w:p>
        <w:p w14:paraId="48EA896F" w14:textId="57FB1D83" w:rsidR="00F52747" w:rsidRPr="00027974" w:rsidDel="00E20F99" w:rsidRDefault="00F52747">
          <w:pPr>
            <w:pStyle w:val="TOC1"/>
            <w:rPr>
              <w:ins w:id="599" w:author="SYLZ" w:date="2026-03-27T15:34:00Z"/>
              <w:del w:id="600" w:author="Yibin Jiang" w:date="2026-03-31T15:04:00Z"/>
              <w:rFonts w:asciiTheme="minorHAnsi" w:eastAsiaTheme="minorEastAsia" w:hAnsiTheme="minorHAnsi" w:cstheme="minorBidi" w:hint="eastAsia"/>
              <w:bCs w:val="0"/>
              <w:sz w:val="24"/>
              <w:szCs w:val="24"/>
              <w:rPrChange w:id="601" w:author="chao zhang" w:date="2026-03-27T22:25:00Z">
                <w:rPr>
                  <w:ins w:id="602" w:author="SYLZ" w:date="2026-03-27T15:34:00Z"/>
                  <w:del w:id="603" w:author="Yibin Jiang" w:date="2026-03-31T15:04:00Z"/>
                  <w:rFonts w:asciiTheme="minorHAnsi" w:eastAsiaTheme="minorEastAsia" w:hAnsiTheme="minorHAnsi" w:cstheme="minorBidi" w:hint="eastAsia"/>
                  <w:sz w:val="22"/>
                  <w:szCs w:val="24"/>
                </w:rPr>
              </w:rPrChange>
            </w:rPr>
          </w:pPr>
          <w:ins w:id="604" w:author="SYLZ" w:date="2026-03-27T15:34:00Z">
            <w:del w:id="605" w:author="Yibin Jiang" w:date="2026-03-31T15:04:00Z">
              <w:r w:rsidRPr="00027974" w:rsidDel="00E20F99">
                <w:rPr>
                  <w:rStyle w:val="af"/>
                  <w:bCs w:val="0"/>
                  <w:sz w:val="24"/>
                  <w:szCs w:val="24"/>
                  <w:rPrChange w:id="606" w:author="chao zhang" w:date="2026-03-27T22:25:00Z">
                    <w:rPr>
                      <w:rStyle w:val="af"/>
                      <w:bCs/>
                      <w:noProof/>
                    </w:rPr>
                  </w:rPrChange>
                </w:rPr>
                <w:delText>Section 4 Bayesian Updating and Reinforcement Learning</w:delText>
              </w:r>
              <w:r w:rsidRPr="00027974" w:rsidDel="00E20F99">
                <w:rPr>
                  <w:bCs w:val="0"/>
                  <w:webHidden/>
                  <w:sz w:val="24"/>
                  <w:szCs w:val="24"/>
                  <w:rPrChange w:id="607" w:author="chao zhang" w:date="2026-03-27T22:25:00Z">
                    <w:rPr>
                      <w:bCs/>
                      <w:noProof/>
                      <w:webHidden/>
                    </w:rPr>
                  </w:rPrChange>
                </w:rPr>
                <w:tab/>
                <w:delText>13</w:delText>
              </w:r>
            </w:del>
          </w:ins>
        </w:p>
        <w:p w14:paraId="68A748BB" w14:textId="12F430C7" w:rsidR="00F52747" w:rsidRPr="00027974" w:rsidDel="00E20F99" w:rsidRDefault="00F52747">
          <w:pPr>
            <w:pStyle w:val="TOC2"/>
            <w:rPr>
              <w:ins w:id="608" w:author="SYLZ" w:date="2026-03-27T15:34:00Z"/>
              <w:del w:id="609" w:author="Yibin Jiang" w:date="2026-03-31T15:04:00Z"/>
              <w:rFonts w:asciiTheme="minorHAnsi" w:eastAsiaTheme="minorEastAsia" w:hAnsiTheme="minorHAnsi" w:cstheme="minorBidi" w:hint="eastAsia"/>
              <w:sz w:val="24"/>
              <w:szCs w:val="24"/>
              <w:rPrChange w:id="610" w:author="chao zhang" w:date="2026-03-27T22:25:00Z">
                <w:rPr>
                  <w:ins w:id="611" w:author="SYLZ" w:date="2026-03-27T15:34:00Z"/>
                  <w:del w:id="612" w:author="Yibin Jiang" w:date="2026-03-31T15:04:00Z"/>
                  <w:rFonts w:asciiTheme="minorHAnsi" w:eastAsiaTheme="minorEastAsia" w:hAnsiTheme="minorHAnsi" w:cstheme="minorBidi" w:hint="eastAsia"/>
                  <w:sz w:val="22"/>
                  <w:szCs w:val="24"/>
                </w:rPr>
              </w:rPrChange>
            </w:rPr>
          </w:pPr>
          <w:ins w:id="613" w:author="SYLZ" w:date="2026-03-27T15:34:00Z">
            <w:del w:id="614" w:author="Yibin Jiang" w:date="2026-03-31T15:04:00Z">
              <w:r w:rsidRPr="00027974" w:rsidDel="00E20F99">
                <w:rPr>
                  <w:rStyle w:val="af"/>
                  <w:sz w:val="24"/>
                  <w:szCs w:val="24"/>
                  <w:rPrChange w:id="615" w:author="chao zhang" w:date="2026-03-27T22:25:00Z">
                    <w:rPr>
                      <w:rStyle w:val="af"/>
                      <w:noProof/>
                    </w:rPr>
                  </w:rPrChange>
                </w:rPr>
                <w:delText>Bayesian Parameter Updating</w:delText>
              </w:r>
              <w:r w:rsidRPr="00027974" w:rsidDel="00E20F99">
                <w:rPr>
                  <w:webHidden/>
                  <w:sz w:val="24"/>
                  <w:szCs w:val="24"/>
                  <w:rPrChange w:id="616" w:author="chao zhang" w:date="2026-03-27T22:25:00Z">
                    <w:rPr>
                      <w:noProof/>
                      <w:webHidden/>
                    </w:rPr>
                  </w:rPrChange>
                </w:rPr>
                <w:tab/>
                <w:delText>13</w:delText>
              </w:r>
            </w:del>
          </w:ins>
        </w:p>
        <w:p w14:paraId="749E0CDD" w14:textId="05D26410" w:rsidR="00F52747" w:rsidRPr="00027974" w:rsidDel="00E20F99" w:rsidRDefault="00F52747">
          <w:pPr>
            <w:pStyle w:val="TOC3"/>
            <w:tabs>
              <w:tab w:val="right" w:leader="dot" w:pos="8296"/>
            </w:tabs>
            <w:ind w:left="880"/>
            <w:rPr>
              <w:ins w:id="617" w:author="SYLZ" w:date="2026-03-27T15:34:00Z"/>
              <w:del w:id="618" w:author="Yibin Jiang" w:date="2026-03-31T15:04:00Z"/>
              <w:rFonts w:asciiTheme="minorHAnsi" w:eastAsiaTheme="minorEastAsia" w:hAnsiTheme="minorHAnsi" w:cstheme="minorBidi" w:hint="eastAsia"/>
              <w:noProof/>
              <w:sz w:val="24"/>
              <w:rPrChange w:id="619" w:author="chao zhang" w:date="2026-03-27T22:25:00Z">
                <w:rPr>
                  <w:ins w:id="620" w:author="SYLZ" w:date="2026-03-27T15:34:00Z"/>
                  <w:del w:id="621" w:author="Yibin Jiang" w:date="2026-03-31T15:04:00Z"/>
                  <w:rFonts w:asciiTheme="minorHAnsi" w:eastAsiaTheme="minorEastAsia" w:hAnsiTheme="minorHAnsi" w:cstheme="minorBidi" w:hint="eastAsia"/>
                  <w:noProof/>
                </w:rPr>
              </w:rPrChange>
            </w:rPr>
          </w:pPr>
          <w:ins w:id="622" w:author="SYLZ" w:date="2026-03-27T15:34:00Z">
            <w:del w:id="623" w:author="Yibin Jiang" w:date="2026-03-31T15:04:00Z">
              <w:r w:rsidRPr="00027974" w:rsidDel="00E20F99">
                <w:rPr>
                  <w:rStyle w:val="af"/>
                  <w:noProof/>
                  <w:sz w:val="24"/>
                  <w:rPrChange w:id="624" w:author="chao zhang" w:date="2026-03-27T22:25:00Z">
                    <w:rPr>
                      <w:rStyle w:val="af"/>
                      <w:noProof/>
                    </w:rPr>
                  </w:rPrChange>
                </w:rPr>
                <w:delText>1.Sampling</w:delText>
              </w:r>
              <w:r w:rsidRPr="00027974" w:rsidDel="00E20F99">
                <w:rPr>
                  <w:noProof/>
                  <w:webHidden/>
                  <w:sz w:val="24"/>
                  <w:rPrChange w:id="625" w:author="chao zhang" w:date="2026-03-27T22:25:00Z">
                    <w:rPr>
                      <w:noProof/>
                      <w:webHidden/>
                    </w:rPr>
                  </w:rPrChange>
                </w:rPr>
                <w:tab/>
                <w:delText>13</w:delText>
              </w:r>
            </w:del>
          </w:ins>
        </w:p>
        <w:p w14:paraId="6E607FCE" w14:textId="7B311DD3" w:rsidR="00F52747" w:rsidRPr="00027974" w:rsidDel="00E20F99" w:rsidRDefault="00F52747">
          <w:pPr>
            <w:pStyle w:val="TOC3"/>
            <w:tabs>
              <w:tab w:val="right" w:leader="dot" w:pos="8296"/>
            </w:tabs>
            <w:ind w:left="880"/>
            <w:rPr>
              <w:ins w:id="626" w:author="SYLZ" w:date="2026-03-27T15:34:00Z"/>
              <w:del w:id="627" w:author="Yibin Jiang" w:date="2026-03-31T15:04:00Z"/>
              <w:rFonts w:asciiTheme="minorHAnsi" w:eastAsiaTheme="minorEastAsia" w:hAnsiTheme="minorHAnsi" w:cstheme="minorBidi" w:hint="eastAsia"/>
              <w:noProof/>
              <w:sz w:val="24"/>
              <w:rPrChange w:id="628" w:author="chao zhang" w:date="2026-03-27T22:25:00Z">
                <w:rPr>
                  <w:ins w:id="629" w:author="SYLZ" w:date="2026-03-27T15:34:00Z"/>
                  <w:del w:id="630" w:author="Yibin Jiang" w:date="2026-03-31T15:04:00Z"/>
                  <w:rFonts w:asciiTheme="minorHAnsi" w:eastAsiaTheme="minorEastAsia" w:hAnsiTheme="minorHAnsi" w:cstheme="minorBidi" w:hint="eastAsia"/>
                  <w:noProof/>
                </w:rPr>
              </w:rPrChange>
            </w:rPr>
          </w:pPr>
          <w:ins w:id="631" w:author="SYLZ" w:date="2026-03-27T15:34:00Z">
            <w:del w:id="632" w:author="Yibin Jiang" w:date="2026-03-31T15:04:00Z">
              <w:r w:rsidRPr="00027974" w:rsidDel="00E20F99">
                <w:rPr>
                  <w:rStyle w:val="af"/>
                  <w:noProof/>
                  <w:sz w:val="24"/>
                  <w:rPrChange w:id="633" w:author="chao zhang" w:date="2026-03-27T22:25:00Z">
                    <w:rPr>
                      <w:rStyle w:val="af"/>
                      <w:noProof/>
                    </w:rPr>
                  </w:rPrChange>
                </w:rPr>
                <w:delText>2. Equilibrium prediction</w:delText>
              </w:r>
              <w:r w:rsidRPr="00027974" w:rsidDel="00E20F99">
                <w:rPr>
                  <w:noProof/>
                  <w:webHidden/>
                  <w:sz w:val="24"/>
                  <w:rPrChange w:id="634" w:author="chao zhang" w:date="2026-03-27T22:25:00Z">
                    <w:rPr>
                      <w:noProof/>
                      <w:webHidden/>
                    </w:rPr>
                  </w:rPrChange>
                </w:rPr>
                <w:tab/>
                <w:delText>14</w:delText>
              </w:r>
            </w:del>
          </w:ins>
        </w:p>
        <w:p w14:paraId="0713F60E" w14:textId="3E0D48F1" w:rsidR="00F52747" w:rsidRPr="00027974" w:rsidDel="00E20F99" w:rsidRDefault="00F52747">
          <w:pPr>
            <w:pStyle w:val="TOC3"/>
            <w:tabs>
              <w:tab w:val="right" w:leader="dot" w:pos="8296"/>
            </w:tabs>
            <w:ind w:left="880"/>
            <w:rPr>
              <w:ins w:id="635" w:author="SYLZ" w:date="2026-03-27T15:34:00Z"/>
              <w:del w:id="636" w:author="Yibin Jiang" w:date="2026-03-31T15:04:00Z"/>
              <w:rFonts w:asciiTheme="minorHAnsi" w:eastAsiaTheme="minorEastAsia" w:hAnsiTheme="minorHAnsi" w:cstheme="minorBidi" w:hint="eastAsia"/>
              <w:noProof/>
              <w:sz w:val="24"/>
              <w:rPrChange w:id="637" w:author="chao zhang" w:date="2026-03-27T22:25:00Z">
                <w:rPr>
                  <w:ins w:id="638" w:author="SYLZ" w:date="2026-03-27T15:34:00Z"/>
                  <w:del w:id="639" w:author="Yibin Jiang" w:date="2026-03-31T15:04:00Z"/>
                  <w:rFonts w:asciiTheme="minorHAnsi" w:eastAsiaTheme="minorEastAsia" w:hAnsiTheme="minorHAnsi" w:cstheme="minorBidi" w:hint="eastAsia"/>
                  <w:noProof/>
                </w:rPr>
              </w:rPrChange>
            </w:rPr>
          </w:pPr>
          <w:ins w:id="640" w:author="SYLZ" w:date="2026-03-27T15:34:00Z">
            <w:del w:id="641" w:author="Yibin Jiang" w:date="2026-03-31T15:04:00Z">
              <w:r w:rsidRPr="00027974" w:rsidDel="00E20F99">
                <w:rPr>
                  <w:rStyle w:val="af"/>
                  <w:noProof/>
                  <w:sz w:val="24"/>
                  <w:rPrChange w:id="642" w:author="chao zhang" w:date="2026-03-27T22:25:00Z">
                    <w:rPr>
                      <w:rStyle w:val="af"/>
                      <w:noProof/>
                    </w:rPr>
                  </w:rPrChange>
                </w:rPr>
                <w:delText>3. Likelihood calculation</w:delText>
              </w:r>
              <w:r w:rsidRPr="00027974" w:rsidDel="00E20F99">
                <w:rPr>
                  <w:noProof/>
                  <w:webHidden/>
                  <w:sz w:val="24"/>
                  <w:rPrChange w:id="643" w:author="chao zhang" w:date="2026-03-27T22:25:00Z">
                    <w:rPr>
                      <w:noProof/>
                      <w:webHidden/>
                    </w:rPr>
                  </w:rPrChange>
                </w:rPr>
                <w:tab/>
                <w:delText>15</w:delText>
              </w:r>
            </w:del>
          </w:ins>
        </w:p>
        <w:p w14:paraId="23D32013" w14:textId="32D33ACB" w:rsidR="00F52747" w:rsidRPr="00027974" w:rsidDel="00E20F99" w:rsidRDefault="00F52747">
          <w:pPr>
            <w:pStyle w:val="TOC3"/>
            <w:tabs>
              <w:tab w:val="right" w:leader="dot" w:pos="8296"/>
            </w:tabs>
            <w:ind w:left="880"/>
            <w:rPr>
              <w:ins w:id="644" w:author="SYLZ" w:date="2026-03-27T15:34:00Z"/>
              <w:del w:id="645" w:author="Yibin Jiang" w:date="2026-03-31T15:04:00Z"/>
              <w:rFonts w:asciiTheme="minorHAnsi" w:eastAsiaTheme="minorEastAsia" w:hAnsiTheme="minorHAnsi" w:cstheme="minorBidi" w:hint="eastAsia"/>
              <w:noProof/>
              <w:sz w:val="24"/>
              <w:rPrChange w:id="646" w:author="chao zhang" w:date="2026-03-27T22:25:00Z">
                <w:rPr>
                  <w:ins w:id="647" w:author="SYLZ" w:date="2026-03-27T15:34:00Z"/>
                  <w:del w:id="648" w:author="Yibin Jiang" w:date="2026-03-31T15:04:00Z"/>
                  <w:rFonts w:asciiTheme="minorHAnsi" w:eastAsiaTheme="minorEastAsia" w:hAnsiTheme="minorHAnsi" w:cstheme="minorBidi" w:hint="eastAsia"/>
                  <w:noProof/>
                </w:rPr>
              </w:rPrChange>
            </w:rPr>
          </w:pPr>
          <w:ins w:id="649" w:author="SYLZ" w:date="2026-03-27T15:34:00Z">
            <w:del w:id="650" w:author="Yibin Jiang" w:date="2026-03-31T15:04:00Z">
              <w:r w:rsidRPr="00027974" w:rsidDel="00E20F99">
                <w:rPr>
                  <w:rStyle w:val="af"/>
                  <w:noProof/>
                  <w:sz w:val="24"/>
                  <w:rPrChange w:id="651" w:author="chao zhang" w:date="2026-03-27T22:25:00Z">
                    <w:rPr>
                      <w:rStyle w:val="af"/>
                      <w:noProof/>
                    </w:rPr>
                  </w:rPrChange>
                </w:rPr>
                <w:delText>4. Resampling</w:delText>
              </w:r>
              <w:r w:rsidRPr="00027974" w:rsidDel="00E20F99">
                <w:rPr>
                  <w:noProof/>
                  <w:webHidden/>
                  <w:sz w:val="24"/>
                  <w:rPrChange w:id="652" w:author="chao zhang" w:date="2026-03-27T22:25:00Z">
                    <w:rPr>
                      <w:noProof/>
                      <w:webHidden/>
                    </w:rPr>
                  </w:rPrChange>
                </w:rPr>
                <w:tab/>
                <w:delText>15</w:delText>
              </w:r>
            </w:del>
          </w:ins>
        </w:p>
        <w:p w14:paraId="75823A16" w14:textId="038426F1" w:rsidR="00F52747" w:rsidRPr="00027974" w:rsidDel="00E20F99" w:rsidRDefault="00F52747">
          <w:pPr>
            <w:pStyle w:val="TOC3"/>
            <w:tabs>
              <w:tab w:val="right" w:leader="dot" w:pos="8296"/>
            </w:tabs>
            <w:ind w:left="880"/>
            <w:rPr>
              <w:ins w:id="653" w:author="SYLZ" w:date="2026-03-27T15:34:00Z"/>
              <w:del w:id="654" w:author="Yibin Jiang" w:date="2026-03-31T15:04:00Z"/>
              <w:rFonts w:asciiTheme="minorHAnsi" w:eastAsiaTheme="minorEastAsia" w:hAnsiTheme="minorHAnsi" w:cstheme="minorBidi" w:hint="eastAsia"/>
              <w:noProof/>
              <w:sz w:val="24"/>
              <w:rPrChange w:id="655" w:author="chao zhang" w:date="2026-03-27T22:25:00Z">
                <w:rPr>
                  <w:ins w:id="656" w:author="SYLZ" w:date="2026-03-27T15:34:00Z"/>
                  <w:del w:id="657" w:author="Yibin Jiang" w:date="2026-03-31T15:04:00Z"/>
                  <w:rFonts w:asciiTheme="minorHAnsi" w:eastAsiaTheme="minorEastAsia" w:hAnsiTheme="minorHAnsi" w:cstheme="minorBidi" w:hint="eastAsia"/>
                  <w:noProof/>
                </w:rPr>
              </w:rPrChange>
            </w:rPr>
          </w:pPr>
          <w:ins w:id="658" w:author="SYLZ" w:date="2026-03-27T15:34:00Z">
            <w:del w:id="659" w:author="Yibin Jiang" w:date="2026-03-31T15:04:00Z">
              <w:r w:rsidRPr="00027974" w:rsidDel="00E20F99">
                <w:rPr>
                  <w:rStyle w:val="af"/>
                  <w:noProof/>
                  <w:sz w:val="24"/>
                  <w:rPrChange w:id="660" w:author="chao zhang" w:date="2026-03-27T22:25:00Z">
                    <w:rPr>
                      <w:rStyle w:val="af"/>
                      <w:noProof/>
                    </w:rPr>
                  </w:rPrChange>
                </w:rPr>
                <w:delText>5. Posterior updating</w:delText>
              </w:r>
              <w:r w:rsidRPr="00027974" w:rsidDel="00E20F99">
                <w:rPr>
                  <w:noProof/>
                  <w:webHidden/>
                  <w:sz w:val="24"/>
                  <w:rPrChange w:id="661" w:author="chao zhang" w:date="2026-03-27T22:25:00Z">
                    <w:rPr>
                      <w:noProof/>
                      <w:webHidden/>
                    </w:rPr>
                  </w:rPrChange>
                </w:rPr>
                <w:tab/>
                <w:delText>16</w:delText>
              </w:r>
            </w:del>
          </w:ins>
        </w:p>
        <w:p w14:paraId="1FFB5F3F" w14:textId="37EECA0E" w:rsidR="00F52747" w:rsidRPr="00027974" w:rsidDel="00E20F99" w:rsidRDefault="00F52747">
          <w:pPr>
            <w:pStyle w:val="TOC2"/>
            <w:rPr>
              <w:ins w:id="662" w:author="SYLZ" w:date="2026-03-27T15:34:00Z"/>
              <w:del w:id="663" w:author="Yibin Jiang" w:date="2026-03-31T15:04:00Z"/>
              <w:rFonts w:asciiTheme="minorHAnsi" w:eastAsiaTheme="minorEastAsia" w:hAnsiTheme="minorHAnsi" w:cstheme="minorBidi" w:hint="eastAsia"/>
              <w:sz w:val="24"/>
              <w:szCs w:val="24"/>
              <w:rPrChange w:id="664" w:author="chao zhang" w:date="2026-03-27T22:25:00Z">
                <w:rPr>
                  <w:ins w:id="665" w:author="SYLZ" w:date="2026-03-27T15:34:00Z"/>
                  <w:del w:id="666" w:author="Yibin Jiang" w:date="2026-03-31T15:04:00Z"/>
                  <w:rFonts w:asciiTheme="minorHAnsi" w:eastAsiaTheme="minorEastAsia" w:hAnsiTheme="minorHAnsi" w:cstheme="minorBidi" w:hint="eastAsia"/>
                  <w:sz w:val="22"/>
                  <w:szCs w:val="24"/>
                </w:rPr>
              </w:rPrChange>
            </w:rPr>
          </w:pPr>
          <w:ins w:id="667" w:author="SYLZ" w:date="2026-03-27T15:34:00Z">
            <w:del w:id="668" w:author="Yibin Jiang" w:date="2026-03-31T15:04:00Z">
              <w:r w:rsidRPr="00027974" w:rsidDel="00E20F99">
                <w:rPr>
                  <w:rStyle w:val="af"/>
                  <w:sz w:val="24"/>
                  <w:szCs w:val="24"/>
                  <w:rPrChange w:id="669" w:author="chao zhang" w:date="2026-03-27T22:25:00Z">
                    <w:rPr>
                      <w:rStyle w:val="af"/>
                      <w:noProof/>
                    </w:rPr>
                  </w:rPrChange>
                </w:rPr>
                <w:delText>Determining Titration Volume Using Bayesian Parameter Updates and Control Logic</w:delText>
              </w:r>
              <w:r w:rsidRPr="00027974" w:rsidDel="00E20F99">
                <w:rPr>
                  <w:webHidden/>
                  <w:sz w:val="24"/>
                  <w:szCs w:val="24"/>
                  <w:rPrChange w:id="670" w:author="chao zhang" w:date="2026-03-27T22:25:00Z">
                    <w:rPr>
                      <w:noProof/>
                      <w:webHidden/>
                    </w:rPr>
                  </w:rPrChange>
                </w:rPr>
                <w:tab/>
                <w:delText>16</w:delText>
              </w:r>
            </w:del>
          </w:ins>
        </w:p>
        <w:p w14:paraId="0981B41B" w14:textId="3A71ADA8" w:rsidR="00F52747" w:rsidRPr="00027974" w:rsidDel="00E20F99" w:rsidRDefault="00F52747">
          <w:pPr>
            <w:pStyle w:val="TOC3"/>
            <w:tabs>
              <w:tab w:val="right" w:leader="dot" w:pos="8296"/>
            </w:tabs>
            <w:ind w:left="880"/>
            <w:rPr>
              <w:ins w:id="671" w:author="SYLZ" w:date="2026-03-27T15:34:00Z"/>
              <w:del w:id="672" w:author="Yibin Jiang" w:date="2026-03-31T15:04:00Z"/>
              <w:rFonts w:asciiTheme="minorHAnsi" w:eastAsiaTheme="minorEastAsia" w:hAnsiTheme="minorHAnsi" w:cstheme="minorBidi" w:hint="eastAsia"/>
              <w:noProof/>
              <w:sz w:val="24"/>
              <w:rPrChange w:id="673" w:author="chao zhang" w:date="2026-03-27T22:25:00Z">
                <w:rPr>
                  <w:ins w:id="674" w:author="SYLZ" w:date="2026-03-27T15:34:00Z"/>
                  <w:del w:id="675" w:author="Yibin Jiang" w:date="2026-03-31T15:04:00Z"/>
                  <w:rFonts w:asciiTheme="minorHAnsi" w:eastAsiaTheme="minorEastAsia" w:hAnsiTheme="minorHAnsi" w:cstheme="minorBidi" w:hint="eastAsia"/>
                  <w:noProof/>
                </w:rPr>
              </w:rPrChange>
            </w:rPr>
          </w:pPr>
          <w:ins w:id="676" w:author="SYLZ" w:date="2026-03-27T15:34:00Z">
            <w:del w:id="677" w:author="Yibin Jiang" w:date="2026-03-31T15:04:00Z">
              <w:r w:rsidRPr="00027974" w:rsidDel="00E20F99">
                <w:rPr>
                  <w:rStyle w:val="af"/>
                  <w:noProof/>
                  <w:sz w:val="24"/>
                  <w:rPrChange w:id="678" w:author="chao zhang" w:date="2026-03-27T22:25:00Z">
                    <w:rPr>
                      <w:rStyle w:val="af"/>
                      <w:noProof/>
                    </w:rPr>
                  </w:rPrChange>
                </w:rPr>
                <w:delText>1. Current pH error magnitude (</w:delText>
              </w:r>
            </w:del>
          </w:ins>
          <m:oMath>
            <m:r>
              <w:ins w:id="679" w:author="SYLZ" w:date="2026-03-27T15:34:00Z">
                <w:del w:id="680" w:author="Yibin Jiang" w:date="2026-03-31T15:04:00Z">
                  <m:rPr>
                    <m:sty m:val="p"/>
                  </m:rPr>
                  <w:rPr>
                    <w:rStyle w:val="af"/>
                    <w:rFonts w:ascii="Cambria Math" w:hAnsi="Cambria Math" w:hint="eastAsia"/>
                    <w:noProof/>
                    <w:sz w:val="24"/>
                    <w:rPrChange w:id="681" w:author="chao zhang" w:date="2026-03-27T22:25:00Z">
                      <w:rPr>
                        <w:rStyle w:val="af"/>
                        <w:rFonts w:ascii="Cambria Math" w:hAnsi="Cambria Math" w:hint="eastAsia"/>
                        <w:noProof/>
                      </w:rPr>
                    </w:rPrChange>
                  </w:rPr>
                  <m:t>Δ</m:t>
                </w:del>
              </w:ins>
            </m:r>
            <m:r>
              <w:ins w:id="682" w:author="SYLZ" w:date="2026-03-27T15:34:00Z">
                <w:del w:id="683" w:author="Yibin Jiang" w:date="2026-03-31T15:04:00Z">
                  <m:rPr>
                    <m:sty m:val="p"/>
                  </m:rPr>
                  <w:rPr>
                    <w:rStyle w:val="af"/>
                    <w:rFonts w:ascii="Cambria Math" w:hAnsi="Cambria Math"/>
                    <w:noProof/>
                    <w:sz w:val="24"/>
                    <w:rPrChange w:id="684" w:author="chao zhang" w:date="2026-03-27T22:25:00Z">
                      <w:rPr>
                        <w:rStyle w:val="af"/>
                        <w:rFonts w:ascii="Cambria Math" w:hAnsi="Cambria Math"/>
                        <w:noProof/>
                      </w:rPr>
                    </w:rPrChange>
                  </w:rPr>
                  <m:t>pHerr</m:t>
                </w:del>
              </w:ins>
            </m:r>
          </m:oMath>
          <w:ins w:id="685" w:author="SYLZ" w:date="2026-03-27T15:34:00Z">
            <w:del w:id="686" w:author="Yibin Jiang" w:date="2026-03-31T15:04:00Z">
              <w:r w:rsidRPr="00027974" w:rsidDel="00E20F99">
                <w:rPr>
                  <w:rStyle w:val="af"/>
                  <w:noProof/>
                  <w:sz w:val="24"/>
                  <w:rPrChange w:id="687" w:author="chao zhang" w:date="2026-03-27T22:25:00Z">
                    <w:rPr>
                      <w:rStyle w:val="af"/>
                      <w:noProof/>
                    </w:rPr>
                  </w:rPrChange>
                </w:rPr>
                <w:delText>)</w:delText>
              </w:r>
              <w:r w:rsidRPr="00027974" w:rsidDel="00E20F99">
                <w:rPr>
                  <w:noProof/>
                  <w:webHidden/>
                  <w:sz w:val="24"/>
                  <w:rPrChange w:id="688" w:author="chao zhang" w:date="2026-03-27T22:25:00Z">
                    <w:rPr>
                      <w:noProof/>
                      <w:webHidden/>
                    </w:rPr>
                  </w:rPrChange>
                </w:rPr>
                <w:tab/>
                <w:delText>17</w:delText>
              </w:r>
            </w:del>
          </w:ins>
        </w:p>
        <w:p w14:paraId="4FE71679" w14:textId="77CF2DD8" w:rsidR="00F52747" w:rsidRPr="00027974" w:rsidDel="00E20F99" w:rsidRDefault="00F52747">
          <w:pPr>
            <w:pStyle w:val="TOC3"/>
            <w:tabs>
              <w:tab w:val="right" w:leader="dot" w:pos="8296"/>
            </w:tabs>
            <w:ind w:left="880"/>
            <w:rPr>
              <w:ins w:id="689" w:author="SYLZ" w:date="2026-03-27T15:34:00Z"/>
              <w:del w:id="690" w:author="Yibin Jiang" w:date="2026-03-31T15:04:00Z"/>
              <w:rFonts w:asciiTheme="minorHAnsi" w:eastAsiaTheme="minorEastAsia" w:hAnsiTheme="minorHAnsi" w:cstheme="minorBidi" w:hint="eastAsia"/>
              <w:noProof/>
              <w:sz w:val="24"/>
              <w:rPrChange w:id="691" w:author="chao zhang" w:date="2026-03-27T22:25:00Z">
                <w:rPr>
                  <w:ins w:id="692" w:author="SYLZ" w:date="2026-03-27T15:34:00Z"/>
                  <w:del w:id="693" w:author="Yibin Jiang" w:date="2026-03-31T15:04:00Z"/>
                  <w:rFonts w:asciiTheme="minorHAnsi" w:eastAsiaTheme="minorEastAsia" w:hAnsiTheme="minorHAnsi" w:cstheme="minorBidi" w:hint="eastAsia"/>
                  <w:noProof/>
                </w:rPr>
              </w:rPrChange>
            </w:rPr>
          </w:pPr>
          <w:ins w:id="694" w:author="SYLZ" w:date="2026-03-27T15:34:00Z">
            <w:del w:id="695" w:author="Yibin Jiang" w:date="2026-03-31T15:04:00Z">
              <w:r w:rsidRPr="00027974" w:rsidDel="00E20F99">
                <w:rPr>
                  <w:rStyle w:val="af"/>
                  <w:noProof/>
                  <w:sz w:val="24"/>
                  <w:rPrChange w:id="696" w:author="chao zhang" w:date="2026-03-27T22:25:00Z">
                    <w:rPr>
                      <w:rStyle w:val="af"/>
                      <w:noProof/>
                    </w:rPr>
                  </w:rPrChange>
                </w:rPr>
                <w:delText>2. Observed pH response to the previous addition (</w:delText>
              </w:r>
            </w:del>
          </w:ins>
          <m:oMath>
            <m:r>
              <w:ins w:id="697" w:author="SYLZ" w:date="2026-03-27T15:34:00Z">
                <w:del w:id="698" w:author="Yibin Jiang" w:date="2026-03-31T15:04:00Z">
                  <m:rPr>
                    <m:sty m:val="p"/>
                  </m:rPr>
                  <w:rPr>
                    <w:rStyle w:val="af"/>
                    <w:rFonts w:ascii="Cambria Math" w:hAnsi="Cambria Math"/>
                    <w:noProof/>
                    <w:sz w:val="24"/>
                    <w:rPrChange w:id="699" w:author="chao zhang" w:date="2026-03-27T22:25:00Z">
                      <w:rPr>
                        <w:rStyle w:val="af"/>
                        <w:rFonts w:ascii="Cambria Math" w:hAnsi="Cambria Math"/>
                        <w:noProof/>
                      </w:rPr>
                    </w:rPrChange>
                  </w:rPr>
                  <m:t>r</m:t>
                </w:del>
              </w:ins>
            </m:r>
          </m:oMath>
          <w:ins w:id="700" w:author="SYLZ" w:date="2026-03-27T15:34:00Z">
            <w:del w:id="701" w:author="Yibin Jiang" w:date="2026-03-31T15:04:00Z">
              <w:r w:rsidRPr="00027974" w:rsidDel="00E20F99">
                <w:rPr>
                  <w:rStyle w:val="af"/>
                  <w:noProof/>
                  <w:sz w:val="24"/>
                  <w:rPrChange w:id="702" w:author="chao zhang" w:date="2026-03-27T22:25:00Z">
                    <w:rPr>
                      <w:rStyle w:val="af"/>
                      <w:noProof/>
                    </w:rPr>
                  </w:rPrChange>
                </w:rPr>
                <w:delText>)</w:delText>
              </w:r>
              <w:r w:rsidRPr="00027974" w:rsidDel="00E20F99">
                <w:rPr>
                  <w:noProof/>
                  <w:webHidden/>
                  <w:sz w:val="24"/>
                  <w:rPrChange w:id="703" w:author="chao zhang" w:date="2026-03-27T22:25:00Z">
                    <w:rPr>
                      <w:noProof/>
                      <w:webHidden/>
                    </w:rPr>
                  </w:rPrChange>
                </w:rPr>
                <w:tab/>
                <w:delText>18</w:delText>
              </w:r>
            </w:del>
          </w:ins>
        </w:p>
        <w:p w14:paraId="6F55EF4E" w14:textId="07E86D8D" w:rsidR="00F52747" w:rsidRPr="00027974" w:rsidDel="00E20F99" w:rsidRDefault="00F52747">
          <w:pPr>
            <w:pStyle w:val="TOC3"/>
            <w:tabs>
              <w:tab w:val="right" w:leader="dot" w:pos="8296"/>
            </w:tabs>
            <w:ind w:left="880"/>
            <w:rPr>
              <w:ins w:id="704" w:author="SYLZ" w:date="2026-03-27T15:34:00Z"/>
              <w:del w:id="705" w:author="Yibin Jiang" w:date="2026-03-31T15:04:00Z"/>
              <w:rFonts w:asciiTheme="minorHAnsi" w:eastAsiaTheme="minorEastAsia" w:hAnsiTheme="minorHAnsi" w:cstheme="minorBidi" w:hint="eastAsia"/>
              <w:noProof/>
              <w:sz w:val="24"/>
              <w:rPrChange w:id="706" w:author="chao zhang" w:date="2026-03-27T22:25:00Z">
                <w:rPr>
                  <w:ins w:id="707" w:author="SYLZ" w:date="2026-03-27T15:34:00Z"/>
                  <w:del w:id="708" w:author="Yibin Jiang" w:date="2026-03-31T15:04:00Z"/>
                  <w:rFonts w:asciiTheme="minorHAnsi" w:eastAsiaTheme="minorEastAsia" w:hAnsiTheme="minorHAnsi" w:cstheme="minorBidi" w:hint="eastAsia"/>
                  <w:noProof/>
                </w:rPr>
              </w:rPrChange>
            </w:rPr>
          </w:pPr>
          <w:ins w:id="709" w:author="SYLZ" w:date="2026-03-27T15:34:00Z">
            <w:del w:id="710" w:author="Yibin Jiang" w:date="2026-03-31T15:04:00Z">
              <w:r w:rsidRPr="00027974" w:rsidDel="00E20F99">
                <w:rPr>
                  <w:rStyle w:val="af"/>
                  <w:noProof/>
                  <w:sz w:val="24"/>
                  <w:rPrChange w:id="711" w:author="chao zhang" w:date="2026-03-27T22:25:00Z">
                    <w:rPr>
                      <w:rStyle w:val="af"/>
                      <w:noProof/>
                    </w:rPr>
                  </w:rPrChange>
                </w:rPr>
                <w:delText>3. Posterior uncertainty (</w:delText>
              </w:r>
            </w:del>
          </w:ins>
          <m:oMath>
            <m:r>
              <w:ins w:id="712" w:author="SYLZ" w:date="2026-03-27T15:34:00Z">
                <w:del w:id="713" w:author="Yibin Jiang" w:date="2026-03-31T15:04:00Z">
                  <m:rPr>
                    <m:sty m:val="p"/>
                  </m:rPr>
                  <w:rPr>
                    <w:rStyle w:val="af"/>
                    <w:rFonts w:ascii="Cambria Math" w:hAnsi="Cambria Math"/>
                    <w:noProof/>
                    <w:sz w:val="24"/>
                    <w:rPrChange w:id="714" w:author="chao zhang" w:date="2026-03-27T22:25:00Z">
                      <w:rPr>
                        <w:rStyle w:val="af"/>
                        <w:rFonts w:ascii="Cambria Math" w:hAnsi="Cambria Math"/>
                        <w:noProof/>
                      </w:rPr>
                    </w:rPrChange>
                  </w:rPr>
                  <m:t>u</m:t>
                </w:del>
              </w:ins>
            </m:r>
          </m:oMath>
          <w:ins w:id="715" w:author="SYLZ" w:date="2026-03-27T15:34:00Z">
            <w:del w:id="716" w:author="Yibin Jiang" w:date="2026-03-31T15:04:00Z">
              <w:r w:rsidRPr="00027974" w:rsidDel="00E20F99">
                <w:rPr>
                  <w:rStyle w:val="af"/>
                  <w:noProof/>
                  <w:sz w:val="24"/>
                  <w:rPrChange w:id="717" w:author="chao zhang" w:date="2026-03-27T22:25:00Z">
                    <w:rPr>
                      <w:rStyle w:val="af"/>
                      <w:noProof/>
                    </w:rPr>
                  </w:rPrChange>
                </w:rPr>
                <w:delText>)</w:delText>
              </w:r>
              <w:r w:rsidRPr="00027974" w:rsidDel="00E20F99">
                <w:rPr>
                  <w:noProof/>
                  <w:webHidden/>
                  <w:sz w:val="24"/>
                  <w:rPrChange w:id="718" w:author="chao zhang" w:date="2026-03-27T22:25:00Z">
                    <w:rPr>
                      <w:noProof/>
                      <w:webHidden/>
                    </w:rPr>
                  </w:rPrChange>
                </w:rPr>
                <w:tab/>
                <w:delText>18</w:delText>
              </w:r>
            </w:del>
          </w:ins>
        </w:p>
        <w:p w14:paraId="4ECA6AE3" w14:textId="1A13F379" w:rsidR="00F52747" w:rsidRPr="00027974" w:rsidDel="00E20F99" w:rsidRDefault="00F52747">
          <w:pPr>
            <w:pStyle w:val="TOC3"/>
            <w:tabs>
              <w:tab w:val="right" w:leader="dot" w:pos="8296"/>
            </w:tabs>
            <w:ind w:left="880"/>
            <w:rPr>
              <w:ins w:id="719" w:author="SYLZ" w:date="2026-03-27T15:34:00Z"/>
              <w:del w:id="720" w:author="Yibin Jiang" w:date="2026-03-31T15:04:00Z"/>
              <w:rFonts w:asciiTheme="minorHAnsi" w:eastAsiaTheme="minorEastAsia" w:hAnsiTheme="minorHAnsi" w:cstheme="minorBidi" w:hint="eastAsia"/>
              <w:noProof/>
              <w:sz w:val="24"/>
              <w:rPrChange w:id="721" w:author="chao zhang" w:date="2026-03-27T22:25:00Z">
                <w:rPr>
                  <w:ins w:id="722" w:author="SYLZ" w:date="2026-03-27T15:34:00Z"/>
                  <w:del w:id="723" w:author="Yibin Jiang" w:date="2026-03-31T15:04:00Z"/>
                  <w:rFonts w:asciiTheme="minorHAnsi" w:eastAsiaTheme="minorEastAsia" w:hAnsiTheme="minorHAnsi" w:cstheme="minorBidi" w:hint="eastAsia"/>
                  <w:noProof/>
                </w:rPr>
              </w:rPrChange>
            </w:rPr>
          </w:pPr>
          <w:ins w:id="724" w:author="SYLZ" w:date="2026-03-27T15:34:00Z">
            <w:del w:id="725" w:author="Yibin Jiang" w:date="2026-03-31T15:04:00Z">
              <w:r w:rsidRPr="00027974" w:rsidDel="00E20F99">
                <w:rPr>
                  <w:rStyle w:val="af"/>
                  <w:noProof/>
                  <w:sz w:val="24"/>
                  <w:rPrChange w:id="726" w:author="chao zhang" w:date="2026-03-27T22:25:00Z">
                    <w:rPr>
                      <w:rStyle w:val="af"/>
                      <w:noProof/>
                    </w:rPr>
                  </w:rPrChange>
                </w:rPr>
                <w:delText>4. Effective buffering level (</w:delText>
              </w:r>
            </w:del>
          </w:ins>
          <m:oMath>
            <m:r>
              <w:ins w:id="727" w:author="SYLZ" w:date="2026-03-27T15:34:00Z">
                <w:del w:id="728" w:author="Yibin Jiang" w:date="2026-03-31T15:04:00Z">
                  <m:rPr>
                    <m:sty m:val="p"/>
                  </m:rPr>
                  <w:rPr>
                    <w:rStyle w:val="af"/>
                    <w:rFonts w:ascii="Cambria Math" w:hAnsi="Cambria Math"/>
                    <w:noProof/>
                    <w:sz w:val="24"/>
                    <w:rPrChange w:id="729" w:author="chao zhang" w:date="2026-03-27T22:25:00Z">
                      <w:rPr>
                        <w:rStyle w:val="af"/>
                        <w:rFonts w:ascii="Cambria Math" w:hAnsi="Cambria Math"/>
                        <w:noProof/>
                      </w:rPr>
                    </w:rPrChange>
                  </w:rPr>
                  <m:t>B</m:t>
                </w:del>
              </w:ins>
            </m:r>
          </m:oMath>
          <w:ins w:id="730" w:author="SYLZ" w:date="2026-03-27T15:34:00Z">
            <w:del w:id="731" w:author="Yibin Jiang" w:date="2026-03-31T15:04:00Z">
              <w:r w:rsidRPr="00027974" w:rsidDel="00E20F99">
                <w:rPr>
                  <w:rStyle w:val="af"/>
                  <w:noProof/>
                  <w:sz w:val="24"/>
                  <w:rPrChange w:id="732" w:author="chao zhang" w:date="2026-03-27T22:25:00Z">
                    <w:rPr>
                      <w:rStyle w:val="af"/>
                      <w:noProof/>
                    </w:rPr>
                  </w:rPrChange>
                </w:rPr>
                <w:delText>)</w:delText>
              </w:r>
              <w:r w:rsidRPr="00027974" w:rsidDel="00E20F99">
                <w:rPr>
                  <w:noProof/>
                  <w:webHidden/>
                  <w:sz w:val="24"/>
                  <w:rPrChange w:id="733" w:author="chao zhang" w:date="2026-03-27T22:25:00Z">
                    <w:rPr>
                      <w:noProof/>
                      <w:webHidden/>
                    </w:rPr>
                  </w:rPrChange>
                </w:rPr>
                <w:tab/>
                <w:delText>19</w:delText>
              </w:r>
            </w:del>
          </w:ins>
        </w:p>
        <w:p w14:paraId="46736181" w14:textId="7A9903D5" w:rsidR="00F52747" w:rsidRPr="00027974" w:rsidDel="00E20F99" w:rsidRDefault="00F52747">
          <w:pPr>
            <w:pStyle w:val="TOC3"/>
            <w:tabs>
              <w:tab w:val="right" w:leader="dot" w:pos="8296"/>
            </w:tabs>
            <w:ind w:left="880"/>
            <w:rPr>
              <w:ins w:id="734" w:author="SYLZ" w:date="2026-03-27T15:34:00Z"/>
              <w:del w:id="735" w:author="Yibin Jiang" w:date="2026-03-31T15:04:00Z"/>
              <w:rFonts w:asciiTheme="minorHAnsi" w:eastAsiaTheme="minorEastAsia" w:hAnsiTheme="minorHAnsi" w:cstheme="minorBidi" w:hint="eastAsia"/>
              <w:noProof/>
              <w:sz w:val="24"/>
              <w:rPrChange w:id="736" w:author="chao zhang" w:date="2026-03-27T22:25:00Z">
                <w:rPr>
                  <w:ins w:id="737" w:author="SYLZ" w:date="2026-03-27T15:34:00Z"/>
                  <w:del w:id="738" w:author="Yibin Jiang" w:date="2026-03-31T15:04:00Z"/>
                  <w:rFonts w:asciiTheme="minorHAnsi" w:eastAsiaTheme="minorEastAsia" w:hAnsiTheme="minorHAnsi" w:cstheme="minorBidi" w:hint="eastAsia"/>
                  <w:noProof/>
                </w:rPr>
              </w:rPrChange>
            </w:rPr>
          </w:pPr>
          <w:ins w:id="739" w:author="SYLZ" w:date="2026-03-27T15:34:00Z">
            <w:del w:id="740" w:author="Yibin Jiang" w:date="2026-03-31T15:04:00Z">
              <w:r w:rsidRPr="00027974" w:rsidDel="00E20F99">
                <w:rPr>
                  <w:rStyle w:val="af"/>
                  <w:noProof/>
                  <w:sz w:val="24"/>
                  <w:rPrChange w:id="741" w:author="chao zhang" w:date="2026-03-27T22:25:00Z">
                    <w:rPr>
                      <w:rStyle w:val="af"/>
                      <w:noProof/>
                    </w:rPr>
                  </w:rPrChange>
                </w:rPr>
                <w:delText>5. Theoretical required volume (</w:delText>
              </w:r>
            </w:del>
          </w:ins>
          <m:oMath>
            <m:r>
              <w:ins w:id="742" w:author="SYLZ" w:date="2026-03-27T15:34:00Z">
                <w:del w:id="743" w:author="Yibin Jiang" w:date="2026-03-31T15:04:00Z">
                  <m:rPr>
                    <m:sty m:val="p"/>
                  </m:rPr>
                  <w:rPr>
                    <w:rStyle w:val="af"/>
                    <w:rFonts w:ascii="Cambria Math" w:hAnsi="Cambria Math"/>
                    <w:noProof/>
                    <w:sz w:val="24"/>
                    <w:rPrChange w:id="744" w:author="chao zhang" w:date="2026-03-27T22:25:00Z">
                      <w:rPr>
                        <w:rStyle w:val="af"/>
                        <w:rFonts w:ascii="Cambria Math" w:hAnsi="Cambria Math"/>
                        <w:noProof/>
                      </w:rPr>
                    </w:rPrChange>
                  </w:rPr>
                  <m:t>Vreq</m:t>
                </w:del>
              </w:ins>
            </m:r>
          </m:oMath>
          <w:ins w:id="745" w:author="SYLZ" w:date="2026-03-27T15:34:00Z">
            <w:del w:id="746" w:author="Yibin Jiang" w:date="2026-03-31T15:04:00Z">
              <w:r w:rsidRPr="00027974" w:rsidDel="00E20F99">
                <w:rPr>
                  <w:rStyle w:val="af"/>
                  <w:noProof/>
                  <w:sz w:val="24"/>
                  <w:rPrChange w:id="747" w:author="chao zhang" w:date="2026-03-27T22:25:00Z">
                    <w:rPr>
                      <w:rStyle w:val="af"/>
                      <w:noProof/>
                    </w:rPr>
                  </w:rPrChange>
                </w:rPr>
                <w:delText>)</w:delText>
              </w:r>
              <w:r w:rsidRPr="00027974" w:rsidDel="00E20F99">
                <w:rPr>
                  <w:noProof/>
                  <w:webHidden/>
                  <w:sz w:val="24"/>
                  <w:rPrChange w:id="748" w:author="chao zhang" w:date="2026-03-27T22:25:00Z">
                    <w:rPr>
                      <w:noProof/>
                      <w:webHidden/>
                    </w:rPr>
                  </w:rPrChange>
                </w:rPr>
                <w:tab/>
                <w:delText>19</w:delText>
              </w:r>
            </w:del>
          </w:ins>
        </w:p>
        <w:p w14:paraId="53705FF0" w14:textId="62DBB16E" w:rsidR="00F52747" w:rsidRPr="00027974" w:rsidDel="00E20F99" w:rsidRDefault="00F52747">
          <w:pPr>
            <w:pStyle w:val="TOC2"/>
            <w:rPr>
              <w:ins w:id="749" w:author="SYLZ" w:date="2026-03-27T15:34:00Z"/>
              <w:del w:id="750" w:author="Yibin Jiang" w:date="2026-03-31T15:04:00Z"/>
              <w:rFonts w:asciiTheme="minorHAnsi" w:eastAsiaTheme="minorEastAsia" w:hAnsiTheme="minorHAnsi" w:cstheme="minorBidi" w:hint="eastAsia"/>
              <w:sz w:val="24"/>
              <w:szCs w:val="24"/>
              <w:rPrChange w:id="751" w:author="chao zhang" w:date="2026-03-27T22:25:00Z">
                <w:rPr>
                  <w:ins w:id="752" w:author="SYLZ" w:date="2026-03-27T15:34:00Z"/>
                  <w:del w:id="753" w:author="Yibin Jiang" w:date="2026-03-31T15:04:00Z"/>
                  <w:rFonts w:asciiTheme="minorHAnsi" w:eastAsiaTheme="minorEastAsia" w:hAnsiTheme="minorHAnsi" w:cstheme="minorBidi" w:hint="eastAsia"/>
                  <w:sz w:val="22"/>
                  <w:szCs w:val="24"/>
                </w:rPr>
              </w:rPrChange>
            </w:rPr>
          </w:pPr>
          <w:ins w:id="754" w:author="SYLZ" w:date="2026-03-27T15:34:00Z">
            <w:del w:id="755" w:author="Yibin Jiang" w:date="2026-03-31T15:04:00Z">
              <w:r w:rsidRPr="00027974" w:rsidDel="00E20F99">
                <w:rPr>
                  <w:rStyle w:val="af"/>
                  <w:sz w:val="24"/>
                  <w:szCs w:val="24"/>
                  <w:rPrChange w:id="756" w:author="chao zhang" w:date="2026-03-27T22:25:00Z">
                    <w:rPr>
                      <w:rStyle w:val="af"/>
                      <w:b/>
                      <w:bCs/>
                      <w:noProof/>
                    </w:rPr>
                  </w:rPrChange>
                </w:rPr>
                <w:delText>Imitation Learning</w:delText>
              </w:r>
              <w:r w:rsidRPr="00027974" w:rsidDel="00E20F99">
                <w:rPr>
                  <w:webHidden/>
                  <w:sz w:val="24"/>
                  <w:szCs w:val="24"/>
                  <w:rPrChange w:id="757" w:author="chao zhang" w:date="2026-03-27T22:25:00Z">
                    <w:rPr>
                      <w:noProof/>
                      <w:webHidden/>
                    </w:rPr>
                  </w:rPrChange>
                </w:rPr>
                <w:tab/>
                <w:delText>21</w:delText>
              </w:r>
            </w:del>
          </w:ins>
        </w:p>
        <w:p w14:paraId="191D5E5F" w14:textId="07BB55E1" w:rsidR="00F52747" w:rsidRPr="00027974" w:rsidDel="00E20F99" w:rsidRDefault="00F52747">
          <w:pPr>
            <w:pStyle w:val="TOC2"/>
            <w:rPr>
              <w:ins w:id="758" w:author="SYLZ" w:date="2026-03-27T15:34:00Z"/>
              <w:del w:id="759" w:author="Yibin Jiang" w:date="2026-03-31T15:04:00Z"/>
              <w:rFonts w:asciiTheme="minorHAnsi" w:eastAsiaTheme="minorEastAsia" w:hAnsiTheme="minorHAnsi" w:cstheme="minorBidi" w:hint="eastAsia"/>
              <w:sz w:val="24"/>
              <w:szCs w:val="24"/>
              <w:rPrChange w:id="760" w:author="chao zhang" w:date="2026-03-27T22:25:00Z">
                <w:rPr>
                  <w:ins w:id="761" w:author="SYLZ" w:date="2026-03-27T15:34:00Z"/>
                  <w:del w:id="762" w:author="Yibin Jiang" w:date="2026-03-31T15:04:00Z"/>
                  <w:rFonts w:asciiTheme="minorHAnsi" w:eastAsiaTheme="minorEastAsia" w:hAnsiTheme="minorHAnsi" w:cstheme="minorBidi" w:hint="eastAsia"/>
                  <w:b/>
                  <w:bCs/>
                  <w:sz w:val="22"/>
                  <w:szCs w:val="24"/>
                </w:rPr>
              </w:rPrChange>
            </w:rPr>
          </w:pPr>
          <w:ins w:id="763" w:author="SYLZ" w:date="2026-03-27T15:34:00Z">
            <w:del w:id="764" w:author="Yibin Jiang" w:date="2026-03-31T15:04:00Z">
              <w:r w:rsidRPr="00027974" w:rsidDel="00E20F99">
                <w:rPr>
                  <w:rStyle w:val="af"/>
                  <w:sz w:val="24"/>
                  <w:szCs w:val="24"/>
                  <w:rPrChange w:id="765" w:author="chao zhang" w:date="2026-03-27T22:25:00Z">
                    <w:rPr>
                      <w:rStyle w:val="af"/>
                      <w:b/>
                      <w:bCs/>
                      <w:noProof/>
                    </w:rPr>
                  </w:rPrChange>
                </w:rPr>
                <w:delText>Optimizing Neural Network Parameters via Reinforcement Learning</w:delText>
              </w:r>
              <w:r w:rsidRPr="00027974" w:rsidDel="00E20F99">
                <w:rPr>
                  <w:webHidden/>
                  <w:sz w:val="24"/>
                  <w:szCs w:val="24"/>
                  <w:rPrChange w:id="766" w:author="chao zhang" w:date="2026-03-27T22:25:00Z">
                    <w:rPr>
                      <w:b/>
                      <w:bCs/>
                      <w:noProof/>
                      <w:webHidden/>
                    </w:rPr>
                  </w:rPrChange>
                </w:rPr>
                <w:tab/>
                <w:delText>23</w:delText>
              </w:r>
            </w:del>
          </w:ins>
        </w:p>
        <w:p w14:paraId="16BA105F" w14:textId="4E6C4D00" w:rsidR="00F52747" w:rsidRPr="00027974" w:rsidDel="00E20F99" w:rsidRDefault="00F52747">
          <w:pPr>
            <w:pStyle w:val="TOC3"/>
            <w:tabs>
              <w:tab w:val="right" w:leader="dot" w:pos="8296"/>
            </w:tabs>
            <w:ind w:left="880"/>
            <w:rPr>
              <w:ins w:id="767" w:author="SYLZ" w:date="2026-03-27T15:34:00Z"/>
              <w:del w:id="768" w:author="Yibin Jiang" w:date="2026-03-31T15:04:00Z"/>
              <w:rFonts w:asciiTheme="minorHAnsi" w:eastAsiaTheme="minorEastAsia" w:hAnsiTheme="minorHAnsi" w:cstheme="minorBidi" w:hint="eastAsia"/>
              <w:noProof/>
              <w:sz w:val="24"/>
              <w:rPrChange w:id="769" w:author="chao zhang" w:date="2026-03-27T22:25:00Z">
                <w:rPr>
                  <w:ins w:id="770" w:author="SYLZ" w:date="2026-03-27T15:34:00Z"/>
                  <w:del w:id="771" w:author="Yibin Jiang" w:date="2026-03-31T15:04:00Z"/>
                  <w:rFonts w:asciiTheme="minorHAnsi" w:eastAsiaTheme="minorEastAsia" w:hAnsiTheme="minorHAnsi" w:cstheme="minorBidi" w:hint="eastAsia"/>
                  <w:noProof/>
                </w:rPr>
              </w:rPrChange>
            </w:rPr>
          </w:pPr>
          <w:ins w:id="772" w:author="SYLZ" w:date="2026-03-27T15:34:00Z">
            <w:del w:id="773" w:author="Yibin Jiang" w:date="2026-03-31T15:04:00Z">
              <w:r w:rsidRPr="00027974" w:rsidDel="00E20F99">
                <w:rPr>
                  <w:rStyle w:val="af"/>
                  <w:noProof/>
                  <w:sz w:val="24"/>
                  <w:rPrChange w:id="774" w:author="chao zhang" w:date="2026-03-27T22:25:00Z">
                    <w:rPr>
                      <w:rStyle w:val="af"/>
                      <w:noProof/>
                    </w:rPr>
                  </w:rPrChange>
                </w:rPr>
                <w:delText>Parameter update process</w:delText>
              </w:r>
              <w:r w:rsidRPr="00027974" w:rsidDel="00E20F99">
                <w:rPr>
                  <w:noProof/>
                  <w:webHidden/>
                  <w:sz w:val="24"/>
                  <w:rPrChange w:id="775" w:author="chao zhang" w:date="2026-03-27T22:25:00Z">
                    <w:rPr>
                      <w:noProof/>
                      <w:webHidden/>
                    </w:rPr>
                  </w:rPrChange>
                </w:rPr>
                <w:tab/>
                <w:delText>23</w:delText>
              </w:r>
            </w:del>
          </w:ins>
        </w:p>
        <w:p w14:paraId="7B12C647" w14:textId="6D5AEFD6" w:rsidR="00F52747" w:rsidRPr="00027974" w:rsidDel="00E20F99" w:rsidRDefault="00F52747">
          <w:pPr>
            <w:pStyle w:val="TOC2"/>
            <w:rPr>
              <w:ins w:id="776" w:author="SYLZ" w:date="2026-03-27T15:34:00Z"/>
              <w:del w:id="777" w:author="Yibin Jiang" w:date="2026-03-31T15:04:00Z"/>
              <w:rFonts w:asciiTheme="minorHAnsi" w:eastAsiaTheme="minorEastAsia" w:hAnsiTheme="minorHAnsi" w:cstheme="minorBidi" w:hint="eastAsia"/>
              <w:sz w:val="24"/>
              <w:szCs w:val="24"/>
              <w:rPrChange w:id="778" w:author="chao zhang" w:date="2026-03-27T22:25:00Z">
                <w:rPr>
                  <w:ins w:id="779" w:author="SYLZ" w:date="2026-03-27T15:34:00Z"/>
                  <w:del w:id="780" w:author="Yibin Jiang" w:date="2026-03-31T15:04:00Z"/>
                  <w:rFonts w:asciiTheme="minorHAnsi" w:eastAsiaTheme="minorEastAsia" w:hAnsiTheme="minorHAnsi" w:cstheme="minorBidi" w:hint="eastAsia"/>
                  <w:sz w:val="22"/>
                  <w:szCs w:val="24"/>
                </w:rPr>
              </w:rPrChange>
            </w:rPr>
          </w:pPr>
          <w:ins w:id="781" w:author="SYLZ" w:date="2026-03-27T15:34:00Z">
            <w:del w:id="782" w:author="Yibin Jiang" w:date="2026-03-31T15:04:00Z">
              <w:r w:rsidRPr="00027974" w:rsidDel="00E20F99">
                <w:rPr>
                  <w:rStyle w:val="af"/>
                  <w:sz w:val="24"/>
                  <w:szCs w:val="24"/>
                  <w:rPrChange w:id="783" w:author="chao zhang" w:date="2026-03-27T22:25:00Z">
                    <w:rPr>
                      <w:rStyle w:val="af"/>
                      <w:noProof/>
                    </w:rPr>
                  </w:rPrChange>
                </w:rPr>
                <w:delText>Reward Function Design</w:delText>
              </w:r>
              <w:r w:rsidRPr="00027974" w:rsidDel="00E20F99">
                <w:rPr>
                  <w:webHidden/>
                  <w:sz w:val="24"/>
                  <w:szCs w:val="24"/>
                  <w:rPrChange w:id="784" w:author="chao zhang" w:date="2026-03-27T22:25:00Z">
                    <w:rPr>
                      <w:noProof/>
                      <w:webHidden/>
                    </w:rPr>
                  </w:rPrChange>
                </w:rPr>
                <w:tab/>
                <w:delText>25</w:delText>
              </w:r>
            </w:del>
          </w:ins>
        </w:p>
        <w:p w14:paraId="1A4D93B9" w14:textId="3C87E4C7" w:rsidR="00F52747" w:rsidRPr="00027974" w:rsidDel="00E20F99" w:rsidRDefault="00F52747">
          <w:pPr>
            <w:pStyle w:val="TOC3"/>
            <w:tabs>
              <w:tab w:val="right" w:leader="dot" w:pos="8296"/>
            </w:tabs>
            <w:ind w:left="880"/>
            <w:rPr>
              <w:ins w:id="785" w:author="SYLZ" w:date="2026-03-27T15:34:00Z"/>
              <w:del w:id="786" w:author="Yibin Jiang" w:date="2026-03-31T15:04:00Z"/>
              <w:rFonts w:asciiTheme="minorHAnsi" w:eastAsiaTheme="minorEastAsia" w:hAnsiTheme="minorHAnsi" w:cstheme="minorBidi" w:hint="eastAsia"/>
              <w:noProof/>
              <w:sz w:val="24"/>
              <w:rPrChange w:id="787" w:author="chao zhang" w:date="2026-03-27T22:25:00Z">
                <w:rPr>
                  <w:ins w:id="788" w:author="SYLZ" w:date="2026-03-27T15:34:00Z"/>
                  <w:del w:id="789" w:author="Yibin Jiang" w:date="2026-03-31T15:04:00Z"/>
                  <w:rFonts w:asciiTheme="minorHAnsi" w:eastAsiaTheme="minorEastAsia" w:hAnsiTheme="minorHAnsi" w:cstheme="minorBidi" w:hint="eastAsia"/>
                  <w:noProof/>
                </w:rPr>
              </w:rPrChange>
            </w:rPr>
          </w:pPr>
          <w:ins w:id="790" w:author="SYLZ" w:date="2026-03-27T15:34:00Z">
            <w:del w:id="791" w:author="Yibin Jiang" w:date="2026-03-31T15:04:00Z">
              <w:r w:rsidRPr="00027974" w:rsidDel="00E20F99">
                <w:rPr>
                  <w:rStyle w:val="af"/>
                  <w:noProof/>
                  <w:sz w:val="24"/>
                  <w:rPrChange w:id="792" w:author="chao zhang" w:date="2026-03-27T22:25:00Z">
                    <w:rPr>
                      <w:rStyle w:val="af"/>
                      <w:noProof/>
                    </w:rPr>
                  </w:rPrChange>
                </w:rPr>
                <w:delText>1. Dense reward</w:delText>
              </w:r>
              <w:r w:rsidRPr="00027974" w:rsidDel="00E20F99">
                <w:rPr>
                  <w:noProof/>
                  <w:webHidden/>
                  <w:sz w:val="24"/>
                  <w:rPrChange w:id="793" w:author="chao zhang" w:date="2026-03-27T22:25:00Z">
                    <w:rPr>
                      <w:noProof/>
                      <w:webHidden/>
                    </w:rPr>
                  </w:rPrChange>
                </w:rPr>
                <w:tab/>
                <w:delText>25</w:delText>
              </w:r>
            </w:del>
          </w:ins>
        </w:p>
        <w:p w14:paraId="2D28D27C" w14:textId="29DED269" w:rsidR="00F52747" w:rsidRPr="00027974" w:rsidDel="00E20F99" w:rsidRDefault="00F52747">
          <w:pPr>
            <w:pStyle w:val="TOC3"/>
            <w:tabs>
              <w:tab w:val="right" w:leader="dot" w:pos="8296"/>
            </w:tabs>
            <w:ind w:left="880"/>
            <w:rPr>
              <w:ins w:id="794" w:author="SYLZ" w:date="2026-03-27T15:34:00Z"/>
              <w:del w:id="795" w:author="Yibin Jiang" w:date="2026-03-31T15:04:00Z"/>
              <w:rFonts w:asciiTheme="minorHAnsi" w:eastAsiaTheme="minorEastAsia" w:hAnsiTheme="minorHAnsi" w:cstheme="minorBidi" w:hint="eastAsia"/>
              <w:noProof/>
              <w:sz w:val="24"/>
              <w:rPrChange w:id="796" w:author="chao zhang" w:date="2026-03-27T22:25:00Z">
                <w:rPr>
                  <w:ins w:id="797" w:author="SYLZ" w:date="2026-03-27T15:34:00Z"/>
                  <w:del w:id="798" w:author="Yibin Jiang" w:date="2026-03-31T15:04:00Z"/>
                  <w:rFonts w:asciiTheme="minorHAnsi" w:eastAsiaTheme="minorEastAsia" w:hAnsiTheme="minorHAnsi" w:cstheme="minorBidi" w:hint="eastAsia"/>
                  <w:noProof/>
                </w:rPr>
              </w:rPrChange>
            </w:rPr>
          </w:pPr>
          <w:ins w:id="799" w:author="SYLZ" w:date="2026-03-27T15:34:00Z">
            <w:del w:id="800" w:author="Yibin Jiang" w:date="2026-03-31T15:04:00Z">
              <w:r w:rsidRPr="00027974" w:rsidDel="00E20F99">
                <w:rPr>
                  <w:rStyle w:val="af"/>
                  <w:noProof/>
                  <w:sz w:val="24"/>
                  <w:rPrChange w:id="801" w:author="chao zhang" w:date="2026-03-27T22:25:00Z">
                    <w:rPr>
                      <w:rStyle w:val="af"/>
                      <w:noProof/>
                    </w:rPr>
                  </w:rPrChange>
                </w:rPr>
                <w:delText>2. Step penalty</w:delText>
              </w:r>
              <w:r w:rsidRPr="00027974" w:rsidDel="00E20F99">
                <w:rPr>
                  <w:noProof/>
                  <w:webHidden/>
                  <w:sz w:val="24"/>
                  <w:rPrChange w:id="802" w:author="chao zhang" w:date="2026-03-27T22:25:00Z">
                    <w:rPr>
                      <w:noProof/>
                      <w:webHidden/>
                    </w:rPr>
                  </w:rPrChange>
                </w:rPr>
                <w:tab/>
                <w:delText>26</w:delText>
              </w:r>
            </w:del>
          </w:ins>
        </w:p>
        <w:p w14:paraId="121FB452" w14:textId="00EC7CE8" w:rsidR="00F52747" w:rsidRPr="00027974" w:rsidDel="00E20F99" w:rsidRDefault="00F52747">
          <w:pPr>
            <w:pStyle w:val="TOC3"/>
            <w:tabs>
              <w:tab w:val="right" w:leader="dot" w:pos="8296"/>
            </w:tabs>
            <w:ind w:left="880"/>
            <w:rPr>
              <w:ins w:id="803" w:author="SYLZ" w:date="2026-03-27T15:34:00Z"/>
              <w:del w:id="804" w:author="Yibin Jiang" w:date="2026-03-31T15:04:00Z"/>
              <w:rFonts w:asciiTheme="minorHAnsi" w:eastAsiaTheme="minorEastAsia" w:hAnsiTheme="minorHAnsi" w:cstheme="minorBidi" w:hint="eastAsia"/>
              <w:noProof/>
              <w:sz w:val="24"/>
              <w:rPrChange w:id="805" w:author="chao zhang" w:date="2026-03-27T22:25:00Z">
                <w:rPr>
                  <w:ins w:id="806" w:author="SYLZ" w:date="2026-03-27T15:34:00Z"/>
                  <w:del w:id="807" w:author="Yibin Jiang" w:date="2026-03-31T15:04:00Z"/>
                  <w:rFonts w:asciiTheme="minorHAnsi" w:eastAsiaTheme="minorEastAsia" w:hAnsiTheme="minorHAnsi" w:cstheme="minorBidi" w:hint="eastAsia"/>
                  <w:noProof/>
                </w:rPr>
              </w:rPrChange>
            </w:rPr>
          </w:pPr>
          <w:ins w:id="808" w:author="SYLZ" w:date="2026-03-27T15:34:00Z">
            <w:del w:id="809" w:author="Yibin Jiang" w:date="2026-03-31T15:04:00Z">
              <w:r w:rsidRPr="00027974" w:rsidDel="00E20F99">
                <w:rPr>
                  <w:rStyle w:val="af"/>
                  <w:noProof/>
                  <w:sz w:val="24"/>
                  <w:rPrChange w:id="810" w:author="chao zhang" w:date="2026-03-27T22:25:00Z">
                    <w:rPr>
                      <w:rStyle w:val="af"/>
                      <w:noProof/>
                    </w:rPr>
                  </w:rPrChange>
                </w:rPr>
                <w:delText>3. Overshoot penalty</w:delText>
              </w:r>
              <w:r w:rsidRPr="00027974" w:rsidDel="00E20F99">
                <w:rPr>
                  <w:noProof/>
                  <w:webHidden/>
                  <w:sz w:val="24"/>
                  <w:rPrChange w:id="811" w:author="chao zhang" w:date="2026-03-27T22:25:00Z">
                    <w:rPr>
                      <w:noProof/>
                      <w:webHidden/>
                    </w:rPr>
                  </w:rPrChange>
                </w:rPr>
                <w:tab/>
                <w:delText>26</w:delText>
              </w:r>
            </w:del>
          </w:ins>
        </w:p>
        <w:p w14:paraId="65555606" w14:textId="52CCBF79" w:rsidR="00F52747" w:rsidRPr="00027974" w:rsidDel="00E20F99" w:rsidRDefault="00F52747">
          <w:pPr>
            <w:pStyle w:val="TOC3"/>
            <w:tabs>
              <w:tab w:val="right" w:leader="dot" w:pos="8296"/>
            </w:tabs>
            <w:ind w:left="880"/>
            <w:rPr>
              <w:ins w:id="812" w:author="SYLZ" w:date="2026-03-27T15:34:00Z"/>
              <w:del w:id="813" w:author="Yibin Jiang" w:date="2026-03-31T15:04:00Z"/>
              <w:rFonts w:asciiTheme="minorHAnsi" w:eastAsiaTheme="minorEastAsia" w:hAnsiTheme="minorHAnsi" w:cstheme="minorBidi" w:hint="eastAsia"/>
              <w:noProof/>
              <w:sz w:val="24"/>
              <w:rPrChange w:id="814" w:author="chao zhang" w:date="2026-03-27T22:25:00Z">
                <w:rPr>
                  <w:ins w:id="815" w:author="SYLZ" w:date="2026-03-27T15:34:00Z"/>
                  <w:del w:id="816" w:author="Yibin Jiang" w:date="2026-03-31T15:04:00Z"/>
                  <w:rFonts w:asciiTheme="minorHAnsi" w:eastAsiaTheme="minorEastAsia" w:hAnsiTheme="minorHAnsi" w:cstheme="minorBidi" w:hint="eastAsia"/>
                  <w:noProof/>
                </w:rPr>
              </w:rPrChange>
            </w:rPr>
          </w:pPr>
          <w:ins w:id="817" w:author="SYLZ" w:date="2026-03-27T15:34:00Z">
            <w:del w:id="818" w:author="Yibin Jiang" w:date="2026-03-31T15:04:00Z">
              <w:r w:rsidRPr="00027974" w:rsidDel="00E20F99">
                <w:rPr>
                  <w:rStyle w:val="af"/>
                  <w:noProof/>
                  <w:sz w:val="24"/>
                  <w:rPrChange w:id="819" w:author="chao zhang" w:date="2026-03-27T22:25:00Z">
                    <w:rPr>
                      <w:rStyle w:val="af"/>
                      <w:noProof/>
                    </w:rPr>
                  </w:rPrChange>
                </w:rPr>
                <w:delText>4. Incorrect reagent penalty</w:delText>
              </w:r>
              <w:r w:rsidRPr="00027974" w:rsidDel="00E20F99">
                <w:rPr>
                  <w:noProof/>
                  <w:webHidden/>
                  <w:sz w:val="24"/>
                  <w:rPrChange w:id="820" w:author="chao zhang" w:date="2026-03-27T22:25:00Z">
                    <w:rPr>
                      <w:noProof/>
                      <w:webHidden/>
                    </w:rPr>
                  </w:rPrChange>
                </w:rPr>
                <w:tab/>
                <w:delText>26</w:delText>
              </w:r>
            </w:del>
          </w:ins>
        </w:p>
        <w:p w14:paraId="15D212C7" w14:textId="03A62D7A" w:rsidR="00F52747" w:rsidRPr="00027974" w:rsidDel="00E20F99" w:rsidRDefault="00F52747">
          <w:pPr>
            <w:pStyle w:val="TOC3"/>
            <w:tabs>
              <w:tab w:val="right" w:leader="dot" w:pos="8296"/>
            </w:tabs>
            <w:ind w:left="880"/>
            <w:rPr>
              <w:ins w:id="821" w:author="SYLZ" w:date="2026-03-27T15:34:00Z"/>
              <w:del w:id="822" w:author="Yibin Jiang" w:date="2026-03-31T15:04:00Z"/>
              <w:rFonts w:asciiTheme="minorHAnsi" w:eastAsiaTheme="minorEastAsia" w:hAnsiTheme="minorHAnsi" w:cstheme="minorBidi" w:hint="eastAsia"/>
              <w:noProof/>
              <w:sz w:val="24"/>
              <w:rPrChange w:id="823" w:author="chao zhang" w:date="2026-03-27T22:25:00Z">
                <w:rPr>
                  <w:ins w:id="824" w:author="SYLZ" w:date="2026-03-27T15:34:00Z"/>
                  <w:del w:id="825" w:author="Yibin Jiang" w:date="2026-03-31T15:04:00Z"/>
                  <w:rFonts w:asciiTheme="minorHAnsi" w:eastAsiaTheme="minorEastAsia" w:hAnsiTheme="minorHAnsi" w:cstheme="minorBidi" w:hint="eastAsia"/>
                  <w:noProof/>
                </w:rPr>
              </w:rPrChange>
            </w:rPr>
          </w:pPr>
          <w:ins w:id="826" w:author="SYLZ" w:date="2026-03-27T15:34:00Z">
            <w:del w:id="827" w:author="Yibin Jiang" w:date="2026-03-31T15:04:00Z">
              <w:r w:rsidRPr="00027974" w:rsidDel="00E20F99">
                <w:rPr>
                  <w:rStyle w:val="af"/>
                  <w:noProof/>
                  <w:sz w:val="24"/>
                  <w:rPrChange w:id="828" w:author="chao zhang" w:date="2026-03-27T22:25:00Z">
                    <w:rPr>
                      <w:rStyle w:val="af"/>
                      <w:noProof/>
                    </w:rPr>
                  </w:rPrChange>
                </w:rPr>
                <w:delText>5. Overshoot-related volume penalty and bonus</w:delText>
              </w:r>
              <w:r w:rsidRPr="00027974" w:rsidDel="00E20F99">
                <w:rPr>
                  <w:noProof/>
                  <w:webHidden/>
                  <w:sz w:val="24"/>
                  <w:rPrChange w:id="829" w:author="chao zhang" w:date="2026-03-27T22:25:00Z">
                    <w:rPr>
                      <w:noProof/>
                      <w:webHidden/>
                    </w:rPr>
                  </w:rPrChange>
                </w:rPr>
                <w:tab/>
                <w:delText>27</w:delText>
              </w:r>
            </w:del>
          </w:ins>
        </w:p>
        <w:p w14:paraId="372713AA" w14:textId="4855D27B" w:rsidR="00F52747" w:rsidRPr="00027974" w:rsidDel="00E20F99" w:rsidRDefault="00F52747">
          <w:pPr>
            <w:pStyle w:val="TOC3"/>
            <w:tabs>
              <w:tab w:val="right" w:leader="dot" w:pos="8296"/>
            </w:tabs>
            <w:ind w:left="880"/>
            <w:rPr>
              <w:ins w:id="830" w:author="SYLZ" w:date="2026-03-27T15:34:00Z"/>
              <w:del w:id="831" w:author="Yibin Jiang" w:date="2026-03-31T15:04:00Z"/>
              <w:rFonts w:asciiTheme="minorHAnsi" w:eastAsiaTheme="minorEastAsia" w:hAnsiTheme="minorHAnsi" w:cstheme="minorBidi" w:hint="eastAsia"/>
              <w:noProof/>
              <w:sz w:val="24"/>
              <w:rPrChange w:id="832" w:author="chao zhang" w:date="2026-03-27T22:25:00Z">
                <w:rPr>
                  <w:ins w:id="833" w:author="SYLZ" w:date="2026-03-27T15:34:00Z"/>
                  <w:del w:id="834" w:author="Yibin Jiang" w:date="2026-03-31T15:04:00Z"/>
                  <w:rFonts w:asciiTheme="minorHAnsi" w:eastAsiaTheme="minorEastAsia" w:hAnsiTheme="minorHAnsi" w:cstheme="minorBidi" w:hint="eastAsia"/>
                  <w:noProof/>
                </w:rPr>
              </w:rPrChange>
            </w:rPr>
          </w:pPr>
          <w:ins w:id="835" w:author="SYLZ" w:date="2026-03-27T15:34:00Z">
            <w:del w:id="836" w:author="Yibin Jiang" w:date="2026-03-31T15:04:00Z">
              <w:r w:rsidRPr="00027974" w:rsidDel="00E20F99">
                <w:rPr>
                  <w:rStyle w:val="af"/>
                  <w:noProof/>
                  <w:sz w:val="24"/>
                  <w:rPrChange w:id="837" w:author="chao zhang" w:date="2026-03-27T22:25:00Z">
                    <w:rPr>
                      <w:rStyle w:val="af"/>
                      <w:noProof/>
                    </w:rPr>
                  </w:rPrChange>
                </w:rPr>
                <w:delText>6. Terminal reward</w:delText>
              </w:r>
              <w:r w:rsidRPr="00027974" w:rsidDel="00E20F99">
                <w:rPr>
                  <w:noProof/>
                  <w:webHidden/>
                  <w:sz w:val="24"/>
                  <w:rPrChange w:id="838" w:author="chao zhang" w:date="2026-03-27T22:25:00Z">
                    <w:rPr>
                      <w:noProof/>
                      <w:webHidden/>
                    </w:rPr>
                  </w:rPrChange>
                </w:rPr>
                <w:tab/>
                <w:delText>27</w:delText>
              </w:r>
            </w:del>
          </w:ins>
        </w:p>
        <w:p w14:paraId="712A4383" w14:textId="68975C36" w:rsidR="00F52747" w:rsidRPr="00027974" w:rsidDel="00E20F99" w:rsidRDefault="00F52747">
          <w:pPr>
            <w:pStyle w:val="TOC2"/>
            <w:rPr>
              <w:ins w:id="839" w:author="SYLZ" w:date="2026-03-27T15:34:00Z"/>
              <w:del w:id="840" w:author="Yibin Jiang" w:date="2026-03-31T15:04:00Z"/>
              <w:rFonts w:asciiTheme="minorHAnsi" w:eastAsiaTheme="minorEastAsia" w:hAnsiTheme="minorHAnsi" w:cstheme="minorBidi" w:hint="eastAsia"/>
              <w:sz w:val="24"/>
              <w:szCs w:val="24"/>
              <w:rPrChange w:id="841" w:author="chao zhang" w:date="2026-03-27T22:25:00Z">
                <w:rPr>
                  <w:ins w:id="842" w:author="SYLZ" w:date="2026-03-27T15:34:00Z"/>
                  <w:del w:id="843" w:author="Yibin Jiang" w:date="2026-03-31T15:04:00Z"/>
                  <w:rFonts w:asciiTheme="minorHAnsi" w:eastAsiaTheme="minorEastAsia" w:hAnsiTheme="minorHAnsi" w:cstheme="minorBidi" w:hint="eastAsia"/>
                  <w:sz w:val="22"/>
                  <w:szCs w:val="24"/>
                </w:rPr>
              </w:rPrChange>
            </w:rPr>
          </w:pPr>
          <w:ins w:id="844" w:author="SYLZ" w:date="2026-03-27T15:34:00Z">
            <w:del w:id="845" w:author="Yibin Jiang" w:date="2026-03-31T15:04:00Z">
              <w:r w:rsidRPr="00027974" w:rsidDel="00E20F99">
                <w:rPr>
                  <w:rStyle w:val="af"/>
                  <w:sz w:val="24"/>
                  <w:szCs w:val="24"/>
                  <w:rPrChange w:id="846" w:author="chao zhang" w:date="2026-03-27T22:25:00Z">
                    <w:rPr>
                      <w:rStyle w:val="af"/>
                      <w:noProof/>
                    </w:rPr>
                  </w:rPrChange>
                </w:rPr>
                <w:delText>Training Procedure</w:delText>
              </w:r>
              <w:r w:rsidRPr="00027974" w:rsidDel="00E20F99">
                <w:rPr>
                  <w:webHidden/>
                  <w:sz w:val="24"/>
                  <w:szCs w:val="24"/>
                  <w:rPrChange w:id="847" w:author="chao zhang" w:date="2026-03-27T22:25:00Z">
                    <w:rPr>
                      <w:noProof/>
                      <w:webHidden/>
                    </w:rPr>
                  </w:rPrChange>
                </w:rPr>
                <w:tab/>
                <w:delText>28</w:delText>
              </w:r>
            </w:del>
          </w:ins>
        </w:p>
        <w:p w14:paraId="54CE5AAB" w14:textId="7D6CE1DC" w:rsidR="00724281" w:rsidRPr="00027974" w:rsidDel="00E20F99" w:rsidRDefault="00724281">
          <w:pPr>
            <w:pStyle w:val="TOC1"/>
            <w:spacing w:line="360" w:lineRule="auto"/>
            <w:rPr>
              <w:del w:id="848" w:author="Yibin Jiang" w:date="2026-03-31T15:04:00Z"/>
              <w:rFonts w:eastAsiaTheme="minorEastAsia" w:hint="eastAsia"/>
              <w:sz w:val="24"/>
              <w:szCs w:val="24"/>
              <w:lang w:val="en-GB"/>
              <w:rPrChange w:id="849" w:author="chao zhang" w:date="2026-03-27T22:25:00Z">
                <w:rPr>
                  <w:del w:id="850" w:author="Yibin Jiang" w:date="2026-03-31T15:04:00Z"/>
                  <w:rFonts w:asciiTheme="minorHAnsi" w:eastAsiaTheme="minorEastAsia" w:hAnsiTheme="minorHAnsi" w:cstheme="minorBidi" w:hint="eastAsia"/>
                  <w:sz w:val="24"/>
                  <w:szCs w:val="24"/>
                  <w:lang w:val="en-GB"/>
                </w:rPr>
              </w:rPrChange>
            </w:rPr>
            <w:pPrChange w:id="851" w:author="SYLZ" w:date="2026-03-27T10:39:00Z">
              <w:pPr>
                <w:pStyle w:val="TOC1"/>
              </w:pPr>
            </w:pPrChange>
          </w:pPr>
          <w:del w:id="852" w:author="Yibin Jiang" w:date="2026-03-31T15:04:00Z">
            <w:r w:rsidRPr="00027974" w:rsidDel="00E20F99">
              <w:rPr>
                <w:szCs w:val="24"/>
                <w:rPrChange w:id="853" w:author="chao zhang" w:date="2026-03-27T22:25:00Z">
                  <w:rPr>
                    <w:rStyle w:val="af"/>
                    <w:bCs/>
                    <w:noProof/>
                    <w:sz w:val="24"/>
                  </w:rPr>
                </w:rPrChange>
              </w:rPr>
              <w:delText>Introduction to the Automatic Titration Device</w:delText>
            </w:r>
            <w:r w:rsidRPr="00027974" w:rsidDel="00E20F99">
              <w:rPr>
                <w:webHidden/>
                <w:sz w:val="24"/>
                <w:szCs w:val="24"/>
              </w:rPr>
              <w:tab/>
              <w:delText>2</w:delText>
            </w:r>
          </w:del>
        </w:p>
        <w:p w14:paraId="0B7931BC" w14:textId="32070EDB" w:rsidR="00724281" w:rsidRPr="00027974" w:rsidDel="00E20F99" w:rsidRDefault="00724281">
          <w:pPr>
            <w:pStyle w:val="TOC1"/>
            <w:spacing w:line="360" w:lineRule="auto"/>
            <w:rPr>
              <w:del w:id="854" w:author="Yibin Jiang" w:date="2026-03-31T15:04:00Z"/>
              <w:rFonts w:eastAsiaTheme="minorEastAsia" w:hint="eastAsia"/>
              <w:sz w:val="24"/>
              <w:szCs w:val="24"/>
              <w:lang w:val="en-GB"/>
              <w:rPrChange w:id="855" w:author="chao zhang" w:date="2026-03-27T22:25:00Z">
                <w:rPr>
                  <w:del w:id="856" w:author="Yibin Jiang" w:date="2026-03-31T15:04:00Z"/>
                  <w:rFonts w:asciiTheme="minorHAnsi" w:eastAsiaTheme="minorEastAsia" w:hAnsiTheme="minorHAnsi" w:cstheme="minorBidi" w:hint="eastAsia"/>
                  <w:sz w:val="24"/>
                  <w:szCs w:val="24"/>
                  <w:lang w:val="en-GB"/>
                </w:rPr>
              </w:rPrChange>
            </w:rPr>
            <w:pPrChange w:id="857" w:author="SYLZ" w:date="2026-03-27T10:39:00Z">
              <w:pPr>
                <w:pStyle w:val="TOC1"/>
              </w:pPr>
            </w:pPrChange>
          </w:pPr>
          <w:del w:id="858" w:author="Yibin Jiang" w:date="2026-03-31T15:04:00Z">
            <w:r w:rsidRPr="00027974" w:rsidDel="00E20F99">
              <w:rPr>
                <w:szCs w:val="24"/>
                <w:rPrChange w:id="859" w:author="chao zhang" w:date="2026-03-27T22:25:00Z">
                  <w:rPr>
                    <w:rStyle w:val="af"/>
                    <w:bCs/>
                    <w:noProof/>
                    <w:sz w:val="24"/>
                  </w:rPr>
                </w:rPrChange>
              </w:rPr>
              <w:delText>Chemical Reagents</w:delText>
            </w:r>
            <w:r w:rsidRPr="00027974" w:rsidDel="00E20F99">
              <w:rPr>
                <w:webHidden/>
                <w:sz w:val="24"/>
                <w:szCs w:val="24"/>
              </w:rPr>
              <w:tab/>
              <w:delText>3</w:delText>
            </w:r>
          </w:del>
        </w:p>
        <w:p w14:paraId="4375A415" w14:textId="40502B26" w:rsidR="00724281" w:rsidRPr="00027974" w:rsidDel="00E20F99" w:rsidRDefault="00724281">
          <w:pPr>
            <w:pStyle w:val="TOC1"/>
            <w:spacing w:line="360" w:lineRule="auto"/>
            <w:rPr>
              <w:del w:id="860" w:author="Yibin Jiang" w:date="2026-03-31T15:04:00Z"/>
              <w:rFonts w:eastAsiaTheme="minorEastAsia" w:hint="eastAsia"/>
              <w:sz w:val="24"/>
              <w:szCs w:val="24"/>
              <w:lang w:val="en-GB"/>
              <w:rPrChange w:id="861" w:author="chao zhang" w:date="2026-03-27T22:25:00Z">
                <w:rPr>
                  <w:del w:id="862" w:author="Yibin Jiang" w:date="2026-03-31T15:04:00Z"/>
                  <w:rFonts w:asciiTheme="minorHAnsi" w:eastAsiaTheme="minorEastAsia" w:hAnsiTheme="minorHAnsi" w:cstheme="minorBidi" w:hint="eastAsia"/>
                  <w:sz w:val="24"/>
                  <w:szCs w:val="24"/>
                  <w:lang w:val="en-GB"/>
                </w:rPr>
              </w:rPrChange>
            </w:rPr>
            <w:pPrChange w:id="863" w:author="SYLZ" w:date="2026-03-27T10:39:00Z">
              <w:pPr>
                <w:pStyle w:val="TOC1"/>
              </w:pPr>
            </w:pPrChange>
          </w:pPr>
          <w:del w:id="864" w:author="Yibin Jiang" w:date="2026-03-31T15:04:00Z">
            <w:r w:rsidRPr="00027974" w:rsidDel="00E20F99">
              <w:rPr>
                <w:szCs w:val="24"/>
                <w:rPrChange w:id="865" w:author="chao zhang" w:date="2026-03-27T22:25:00Z">
                  <w:rPr>
                    <w:rStyle w:val="af"/>
                    <w:bCs/>
                    <w:noProof/>
                    <w:sz w:val="24"/>
                  </w:rPr>
                </w:rPrChange>
              </w:rPr>
              <w:delText>Experiment 1 Benchmarking Three Control Policies in a Robotic pH Adjustment</w:delText>
            </w:r>
            <w:r w:rsidRPr="00027974" w:rsidDel="00E20F99">
              <w:rPr>
                <w:webHidden/>
                <w:sz w:val="24"/>
                <w:szCs w:val="24"/>
              </w:rPr>
              <w:tab/>
              <w:delText>4</w:delText>
            </w:r>
          </w:del>
        </w:p>
        <w:p w14:paraId="1324889B" w14:textId="0BBAF7F3" w:rsidR="00724281" w:rsidRPr="00027974" w:rsidDel="00E20F99" w:rsidRDefault="00724281">
          <w:pPr>
            <w:pStyle w:val="TOC1"/>
            <w:spacing w:line="360" w:lineRule="auto"/>
            <w:rPr>
              <w:del w:id="866" w:author="Yibin Jiang" w:date="2026-03-31T15:04:00Z"/>
              <w:rFonts w:eastAsiaTheme="minorEastAsia" w:hint="eastAsia"/>
              <w:sz w:val="24"/>
              <w:szCs w:val="24"/>
              <w:lang w:val="en-GB"/>
              <w:rPrChange w:id="867" w:author="chao zhang" w:date="2026-03-27T22:25:00Z">
                <w:rPr>
                  <w:del w:id="868" w:author="Yibin Jiang" w:date="2026-03-31T15:04:00Z"/>
                  <w:rFonts w:asciiTheme="minorHAnsi" w:eastAsiaTheme="minorEastAsia" w:hAnsiTheme="minorHAnsi" w:cstheme="minorBidi" w:hint="eastAsia"/>
                  <w:sz w:val="24"/>
                  <w:szCs w:val="24"/>
                  <w:lang w:val="en-GB"/>
                </w:rPr>
              </w:rPrChange>
            </w:rPr>
            <w:pPrChange w:id="869" w:author="SYLZ" w:date="2026-03-27T10:39:00Z">
              <w:pPr>
                <w:pStyle w:val="TOC1"/>
              </w:pPr>
            </w:pPrChange>
          </w:pPr>
          <w:del w:id="870" w:author="Yibin Jiang" w:date="2026-03-31T15:04:00Z">
            <w:r w:rsidRPr="00027974" w:rsidDel="00E20F99">
              <w:rPr>
                <w:szCs w:val="24"/>
                <w:rPrChange w:id="871" w:author="chao zhang" w:date="2026-03-27T22:25:00Z">
                  <w:rPr>
                    <w:rStyle w:val="af"/>
                    <w:bCs/>
                    <w:noProof/>
                    <w:sz w:val="24"/>
                  </w:rPr>
                </w:rPrChange>
              </w:rPr>
              <w:delText>Experiment 2 Wastewater Neutralization</w:delText>
            </w:r>
            <w:r w:rsidRPr="00027974" w:rsidDel="00E20F99">
              <w:rPr>
                <w:webHidden/>
                <w:sz w:val="24"/>
                <w:szCs w:val="24"/>
              </w:rPr>
              <w:tab/>
              <w:delText>8</w:delText>
            </w:r>
          </w:del>
        </w:p>
        <w:p w14:paraId="7B996704" w14:textId="783F8840" w:rsidR="00724281" w:rsidRPr="00027974" w:rsidDel="00E20F99" w:rsidRDefault="00724281">
          <w:pPr>
            <w:pStyle w:val="TOC1"/>
            <w:spacing w:line="360" w:lineRule="auto"/>
            <w:rPr>
              <w:del w:id="872" w:author="Yibin Jiang" w:date="2026-03-31T15:04:00Z"/>
              <w:rFonts w:eastAsiaTheme="minorEastAsia" w:hint="eastAsia"/>
              <w:sz w:val="24"/>
              <w:szCs w:val="24"/>
              <w:lang w:val="en-GB"/>
              <w:rPrChange w:id="873" w:author="chao zhang" w:date="2026-03-27T22:25:00Z">
                <w:rPr>
                  <w:del w:id="874" w:author="Yibin Jiang" w:date="2026-03-31T15:04:00Z"/>
                  <w:rFonts w:asciiTheme="minorHAnsi" w:eastAsiaTheme="minorEastAsia" w:hAnsiTheme="minorHAnsi" w:cstheme="minorBidi" w:hint="eastAsia"/>
                  <w:sz w:val="24"/>
                  <w:szCs w:val="24"/>
                  <w:lang w:val="en-GB"/>
                </w:rPr>
              </w:rPrChange>
            </w:rPr>
            <w:pPrChange w:id="875" w:author="SYLZ" w:date="2026-03-27T10:39:00Z">
              <w:pPr>
                <w:pStyle w:val="TOC1"/>
              </w:pPr>
            </w:pPrChange>
          </w:pPr>
          <w:del w:id="876" w:author="Yibin Jiang" w:date="2026-03-31T15:04:00Z">
            <w:r w:rsidRPr="00027974" w:rsidDel="00E20F99">
              <w:rPr>
                <w:szCs w:val="24"/>
                <w:rPrChange w:id="877" w:author="chao zhang" w:date="2026-03-27T22:25:00Z">
                  <w:rPr>
                    <w:rStyle w:val="af"/>
                    <w:bCs/>
                    <w:noProof/>
                    <w:sz w:val="24"/>
                  </w:rPr>
                </w:rPrChange>
              </w:rPr>
              <w:delText>Experiment 3 Isolation of Casein by Adjusting pH to the Isoelectric Point</w:delText>
            </w:r>
            <w:r w:rsidRPr="00027974" w:rsidDel="00E20F99">
              <w:rPr>
                <w:webHidden/>
                <w:sz w:val="24"/>
                <w:szCs w:val="24"/>
              </w:rPr>
              <w:tab/>
              <w:delText>9</w:delText>
            </w:r>
          </w:del>
        </w:p>
        <w:p w14:paraId="4711F3F2" w14:textId="2DE7F8D1" w:rsidR="00724281" w:rsidRPr="00027974" w:rsidDel="00E20F99" w:rsidRDefault="00724281">
          <w:pPr>
            <w:pStyle w:val="TOC1"/>
            <w:spacing w:line="360" w:lineRule="auto"/>
            <w:rPr>
              <w:del w:id="878" w:author="Yibin Jiang" w:date="2026-03-31T15:04:00Z"/>
              <w:rFonts w:eastAsiaTheme="minorEastAsia" w:hint="eastAsia"/>
              <w:sz w:val="24"/>
              <w:szCs w:val="24"/>
              <w:lang w:val="en-GB"/>
              <w:rPrChange w:id="879" w:author="chao zhang" w:date="2026-03-27T22:25:00Z">
                <w:rPr>
                  <w:del w:id="880" w:author="Yibin Jiang" w:date="2026-03-31T15:04:00Z"/>
                  <w:rFonts w:asciiTheme="minorHAnsi" w:eastAsiaTheme="minorEastAsia" w:hAnsiTheme="minorHAnsi" w:cstheme="minorBidi" w:hint="eastAsia"/>
                  <w:sz w:val="24"/>
                  <w:szCs w:val="24"/>
                  <w:lang w:val="en-GB"/>
                </w:rPr>
              </w:rPrChange>
            </w:rPr>
            <w:pPrChange w:id="881" w:author="SYLZ" w:date="2026-03-27T10:39:00Z">
              <w:pPr>
                <w:pStyle w:val="TOC1"/>
              </w:pPr>
            </w:pPrChange>
          </w:pPr>
          <w:del w:id="882" w:author="Yibin Jiang" w:date="2026-03-31T15:04:00Z">
            <w:r w:rsidRPr="00027974" w:rsidDel="00E20F99">
              <w:rPr>
                <w:szCs w:val="24"/>
                <w:rPrChange w:id="883" w:author="chao zhang" w:date="2026-03-27T22:25:00Z">
                  <w:rPr>
                    <w:rStyle w:val="af"/>
                    <w:bCs/>
                    <w:noProof/>
                    <w:sz w:val="24"/>
                  </w:rPr>
                </w:rPrChange>
              </w:rPr>
              <w:delText>Experiment 4 Determination of the Stability Constant for the SSA–Cu(II) Complex</w:delText>
            </w:r>
            <w:r w:rsidRPr="00027974" w:rsidDel="00E20F99">
              <w:rPr>
                <w:webHidden/>
                <w:sz w:val="24"/>
                <w:szCs w:val="24"/>
              </w:rPr>
              <w:tab/>
              <w:delText>11</w:delText>
            </w:r>
          </w:del>
        </w:p>
        <w:p w14:paraId="16C86F8C" w14:textId="38095ECD" w:rsidR="00724281" w:rsidRPr="00027974" w:rsidDel="00E20F99" w:rsidRDefault="00724281">
          <w:pPr>
            <w:pStyle w:val="TOC1"/>
            <w:spacing w:line="360" w:lineRule="auto"/>
            <w:rPr>
              <w:del w:id="884" w:author="Yibin Jiang" w:date="2026-03-31T15:04:00Z"/>
              <w:rFonts w:eastAsiaTheme="minorEastAsia" w:hint="eastAsia"/>
              <w:sz w:val="24"/>
              <w:szCs w:val="24"/>
              <w:lang w:val="en-GB"/>
              <w:rPrChange w:id="885" w:author="chao zhang" w:date="2026-03-27T22:25:00Z">
                <w:rPr>
                  <w:del w:id="886" w:author="Yibin Jiang" w:date="2026-03-31T15:04:00Z"/>
                  <w:rFonts w:asciiTheme="minorHAnsi" w:eastAsiaTheme="minorEastAsia" w:hAnsiTheme="minorHAnsi" w:cstheme="minorBidi" w:hint="eastAsia"/>
                  <w:sz w:val="24"/>
                  <w:szCs w:val="24"/>
                  <w:lang w:val="en-GB"/>
                </w:rPr>
              </w:rPrChange>
            </w:rPr>
            <w:pPrChange w:id="887" w:author="SYLZ" w:date="2026-03-27T10:39:00Z">
              <w:pPr>
                <w:pStyle w:val="TOC1"/>
              </w:pPr>
            </w:pPrChange>
          </w:pPr>
          <w:del w:id="888" w:author="Yibin Jiang" w:date="2026-03-31T15:04:00Z">
            <w:r w:rsidRPr="00027974" w:rsidDel="00E20F99">
              <w:rPr>
                <w:szCs w:val="24"/>
                <w:rPrChange w:id="889" w:author="chao zhang" w:date="2026-03-27T22:25:00Z">
                  <w:rPr>
                    <w:rStyle w:val="af"/>
                    <w:bCs/>
                    <w:noProof/>
                    <w:sz w:val="24"/>
                  </w:rPr>
                </w:rPrChange>
              </w:rPr>
              <w:delText>Bayesian Updating and Reinforcement Learning</w:delText>
            </w:r>
            <w:r w:rsidRPr="00027974" w:rsidDel="00E20F99">
              <w:rPr>
                <w:webHidden/>
                <w:sz w:val="24"/>
                <w:szCs w:val="24"/>
              </w:rPr>
              <w:tab/>
              <w:delText>15</w:delText>
            </w:r>
          </w:del>
        </w:p>
        <w:p w14:paraId="226BFF2A" w14:textId="3955138F" w:rsidR="00724281" w:rsidRPr="00027974" w:rsidDel="00E20F99" w:rsidRDefault="00724281">
          <w:pPr>
            <w:pStyle w:val="TOC2"/>
            <w:spacing w:line="360" w:lineRule="auto"/>
            <w:rPr>
              <w:del w:id="890" w:author="Yibin Jiang" w:date="2026-03-31T15:04:00Z"/>
              <w:rFonts w:eastAsiaTheme="minorEastAsia" w:hint="eastAsia"/>
              <w:sz w:val="24"/>
              <w:szCs w:val="24"/>
              <w:lang w:val="en-GB"/>
              <w:rPrChange w:id="891" w:author="chao zhang" w:date="2026-03-27T22:25:00Z">
                <w:rPr>
                  <w:del w:id="892" w:author="Yibin Jiang" w:date="2026-03-31T15:04:00Z"/>
                  <w:rFonts w:asciiTheme="minorHAnsi" w:eastAsiaTheme="minorEastAsia" w:hAnsiTheme="minorHAnsi" w:cstheme="minorBidi" w:hint="eastAsia"/>
                  <w:sz w:val="24"/>
                  <w:szCs w:val="24"/>
                  <w:lang w:val="en-GB"/>
                </w:rPr>
              </w:rPrChange>
            </w:rPr>
            <w:pPrChange w:id="893" w:author="SYLZ" w:date="2026-03-27T10:39:00Z">
              <w:pPr>
                <w:pStyle w:val="TOC2"/>
                <w:ind w:left="440"/>
              </w:pPr>
            </w:pPrChange>
          </w:pPr>
          <w:del w:id="894" w:author="Yibin Jiang" w:date="2026-03-31T15:04:00Z">
            <w:r w:rsidRPr="00027974" w:rsidDel="00E20F99">
              <w:rPr>
                <w:szCs w:val="24"/>
                <w:rPrChange w:id="895" w:author="chao zhang" w:date="2026-03-27T22:25:00Z">
                  <w:rPr>
                    <w:rStyle w:val="af"/>
                    <w:noProof/>
                    <w:sz w:val="24"/>
                  </w:rPr>
                </w:rPrChange>
              </w:rPr>
              <w:delText>Bayesian Parameter Updating</w:delText>
            </w:r>
            <w:r w:rsidRPr="00027974" w:rsidDel="00E20F99">
              <w:rPr>
                <w:webHidden/>
                <w:sz w:val="24"/>
                <w:szCs w:val="24"/>
              </w:rPr>
              <w:tab/>
              <w:delText>15</w:delText>
            </w:r>
          </w:del>
        </w:p>
        <w:p w14:paraId="2428B5AB" w14:textId="2B583D22" w:rsidR="00724281" w:rsidRPr="00027974" w:rsidDel="00E20F99" w:rsidRDefault="00724281">
          <w:pPr>
            <w:pStyle w:val="TOC3"/>
            <w:tabs>
              <w:tab w:val="left" w:pos="1440"/>
              <w:tab w:val="right" w:leader="dot" w:pos="8296"/>
            </w:tabs>
            <w:spacing w:line="360" w:lineRule="auto"/>
            <w:ind w:left="880"/>
            <w:rPr>
              <w:del w:id="896" w:author="Yibin Jiang" w:date="2026-03-31T15:04:00Z"/>
              <w:rFonts w:eastAsiaTheme="minorEastAsia" w:hint="eastAsia"/>
              <w:noProof/>
              <w:sz w:val="24"/>
              <w:lang w:val="en-GB"/>
              <w:rPrChange w:id="897" w:author="chao zhang" w:date="2026-03-27T22:25:00Z">
                <w:rPr>
                  <w:del w:id="898" w:author="Yibin Jiang" w:date="2026-03-31T15:04:00Z"/>
                  <w:rFonts w:asciiTheme="minorHAnsi" w:eastAsiaTheme="minorEastAsia" w:hAnsiTheme="minorHAnsi" w:cstheme="minorBidi" w:hint="eastAsia"/>
                  <w:noProof/>
                  <w:sz w:val="24"/>
                  <w:lang w:val="en-GB"/>
                </w:rPr>
              </w:rPrChange>
            </w:rPr>
            <w:pPrChange w:id="899" w:author="SYLZ" w:date="2026-03-27T10:39:00Z">
              <w:pPr>
                <w:pStyle w:val="TOC3"/>
                <w:tabs>
                  <w:tab w:val="left" w:pos="1440"/>
                  <w:tab w:val="right" w:leader="dot" w:pos="8296"/>
                </w:tabs>
                <w:ind w:left="880"/>
              </w:pPr>
            </w:pPrChange>
          </w:pPr>
          <w:del w:id="900" w:author="Yibin Jiang" w:date="2026-03-31T15:04:00Z">
            <w:r w:rsidRPr="00027974" w:rsidDel="00E20F99">
              <w:rPr>
                <w:rPrChange w:id="901" w:author="chao zhang" w:date="2026-03-27T22:25:00Z">
                  <w:rPr>
                    <w:rStyle w:val="af"/>
                    <w:noProof/>
                    <w:sz w:val="24"/>
                  </w:rPr>
                </w:rPrChange>
              </w:rPr>
              <w:delText>1.</w:delText>
            </w:r>
            <w:r w:rsidRPr="00027974" w:rsidDel="00E20F99">
              <w:rPr>
                <w:rFonts w:eastAsiaTheme="minorEastAsia" w:hint="eastAsia"/>
                <w:noProof/>
                <w:sz w:val="24"/>
                <w:lang w:val="en-GB"/>
                <w:rPrChange w:id="902" w:author="chao zhang" w:date="2026-03-27T22:25:00Z">
                  <w:rPr>
                    <w:rFonts w:asciiTheme="minorHAnsi" w:eastAsiaTheme="minorEastAsia" w:hAnsiTheme="minorHAnsi" w:cstheme="minorBidi" w:hint="eastAsia"/>
                    <w:noProof/>
                    <w:sz w:val="24"/>
                    <w:lang w:val="en-GB"/>
                  </w:rPr>
                </w:rPrChange>
              </w:rPr>
              <w:tab/>
            </w:r>
            <w:r w:rsidRPr="00027974" w:rsidDel="00E20F99">
              <w:rPr>
                <w:rPrChange w:id="903" w:author="chao zhang" w:date="2026-03-27T22:25:00Z">
                  <w:rPr>
                    <w:rStyle w:val="af"/>
                    <w:noProof/>
                    <w:sz w:val="24"/>
                  </w:rPr>
                </w:rPrChange>
              </w:rPr>
              <w:delText>Sampling</w:delText>
            </w:r>
            <w:r w:rsidRPr="00027974" w:rsidDel="00E20F99">
              <w:rPr>
                <w:noProof/>
                <w:webHidden/>
                <w:sz w:val="24"/>
              </w:rPr>
              <w:tab/>
              <w:delText>15</w:delText>
            </w:r>
          </w:del>
        </w:p>
        <w:p w14:paraId="48CE1891" w14:textId="7BD632AA" w:rsidR="00724281" w:rsidRPr="00027974" w:rsidDel="00E20F99" w:rsidRDefault="00724281">
          <w:pPr>
            <w:pStyle w:val="TOC3"/>
            <w:tabs>
              <w:tab w:val="right" w:leader="dot" w:pos="8296"/>
            </w:tabs>
            <w:spacing w:line="360" w:lineRule="auto"/>
            <w:ind w:left="880"/>
            <w:rPr>
              <w:del w:id="904" w:author="Yibin Jiang" w:date="2026-03-31T15:04:00Z"/>
              <w:rFonts w:eastAsiaTheme="minorEastAsia" w:hint="eastAsia"/>
              <w:noProof/>
              <w:sz w:val="24"/>
              <w:lang w:val="en-GB"/>
              <w:rPrChange w:id="905" w:author="chao zhang" w:date="2026-03-27T22:25:00Z">
                <w:rPr>
                  <w:del w:id="906" w:author="Yibin Jiang" w:date="2026-03-31T15:04:00Z"/>
                  <w:rFonts w:asciiTheme="minorHAnsi" w:eastAsiaTheme="minorEastAsia" w:hAnsiTheme="minorHAnsi" w:cstheme="minorBidi" w:hint="eastAsia"/>
                  <w:noProof/>
                  <w:sz w:val="24"/>
                  <w:lang w:val="en-GB"/>
                </w:rPr>
              </w:rPrChange>
            </w:rPr>
            <w:pPrChange w:id="907" w:author="SYLZ" w:date="2026-03-27T10:39:00Z">
              <w:pPr>
                <w:pStyle w:val="TOC3"/>
                <w:tabs>
                  <w:tab w:val="right" w:leader="dot" w:pos="8296"/>
                </w:tabs>
                <w:ind w:left="880"/>
              </w:pPr>
            </w:pPrChange>
          </w:pPr>
          <w:del w:id="908" w:author="Yibin Jiang" w:date="2026-03-31T15:04:00Z">
            <w:r w:rsidRPr="00027974" w:rsidDel="00E20F99">
              <w:rPr>
                <w:rPrChange w:id="909" w:author="chao zhang" w:date="2026-03-27T22:25:00Z">
                  <w:rPr>
                    <w:rStyle w:val="af"/>
                    <w:noProof/>
                    <w:sz w:val="24"/>
                  </w:rPr>
                </w:rPrChange>
              </w:rPr>
              <w:delText>2. Equilibrium prediction</w:delText>
            </w:r>
            <w:r w:rsidRPr="00027974" w:rsidDel="00E20F99">
              <w:rPr>
                <w:noProof/>
                <w:webHidden/>
                <w:sz w:val="24"/>
              </w:rPr>
              <w:tab/>
              <w:delText>16</w:delText>
            </w:r>
          </w:del>
        </w:p>
        <w:p w14:paraId="25915C67" w14:textId="3BA569CA" w:rsidR="00724281" w:rsidRPr="00027974" w:rsidDel="00E20F99" w:rsidRDefault="00724281">
          <w:pPr>
            <w:pStyle w:val="TOC3"/>
            <w:tabs>
              <w:tab w:val="right" w:leader="dot" w:pos="8296"/>
            </w:tabs>
            <w:spacing w:line="360" w:lineRule="auto"/>
            <w:ind w:left="880"/>
            <w:rPr>
              <w:del w:id="910" w:author="Yibin Jiang" w:date="2026-03-31T15:04:00Z"/>
              <w:rFonts w:eastAsiaTheme="minorEastAsia" w:hint="eastAsia"/>
              <w:noProof/>
              <w:sz w:val="24"/>
              <w:lang w:val="en-GB"/>
              <w:rPrChange w:id="911" w:author="chao zhang" w:date="2026-03-27T22:25:00Z">
                <w:rPr>
                  <w:del w:id="912" w:author="Yibin Jiang" w:date="2026-03-31T15:04:00Z"/>
                  <w:rFonts w:asciiTheme="minorHAnsi" w:eastAsiaTheme="minorEastAsia" w:hAnsiTheme="minorHAnsi" w:cstheme="minorBidi" w:hint="eastAsia"/>
                  <w:noProof/>
                  <w:sz w:val="24"/>
                  <w:lang w:val="en-GB"/>
                </w:rPr>
              </w:rPrChange>
            </w:rPr>
            <w:pPrChange w:id="913" w:author="SYLZ" w:date="2026-03-27T10:39:00Z">
              <w:pPr>
                <w:pStyle w:val="TOC3"/>
                <w:tabs>
                  <w:tab w:val="right" w:leader="dot" w:pos="8296"/>
                </w:tabs>
                <w:ind w:left="880"/>
              </w:pPr>
            </w:pPrChange>
          </w:pPr>
          <w:del w:id="914" w:author="Yibin Jiang" w:date="2026-03-31T15:04:00Z">
            <w:r w:rsidRPr="00027974" w:rsidDel="00E20F99">
              <w:rPr>
                <w:rPrChange w:id="915" w:author="chao zhang" w:date="2026-03-27T22:25:00Z">
                  <w:rPr>
                    <w:rStyle w:val="af"/>
                    <w:noProof/>
                    <w:sz w:val="24"/>
                  </w:rPr>
                </w:rPrChange>
              </w:rPr>
              <w:delText>3. Likelihood calculation</w:delText>
            </w:r>
            <w:r w:rsidRPr="00027974" w:rsidDel="00E20F99">
              <w:rPr>
                <w:noProof/>
                <w:webHidden/>
                <w:sz w:val="24"/>
              </w:rPr>
              <w:tab/>
              <w:delText>17</w:delText>
            </w:r>
          </w:del>
        </w:p>
        <w:p w14:paraId="54929A35" w14:textId="1C7AFA39" w:rsidR="00724281" w:rsidRPr="00027974" w:rsidDel="00E20F99" w:rsidRDefault="00724281">
          <w:pPr>
            <w:pStyle w:val="TOC3"/>
            <w:tabs>
              <w:tab w:val="right" w:leader="dot" w:pos="8296"/>
            </w:tabs>
            <w:spacing w:line="360" w:lineRule="auto"/>
            <w:ind w:left="880"/>
            <w:rPr>
              <w:del w:id="916" w:author="Yibin Jiang" w:date="2026-03-31T15:04:00Z"/>
              <w:rFonts w:eastAsiaTheme="minorEastAsia" w:hint="eastAsia"/>
              <w:noProof/>
              <w:sz w:val="24"/>
              <w:lang w:val="en-GB"/>
              <w:rPrChange w:id="917" w:author="chao zhang" w:date="2026-03-27T22:25:00Z">
                <w:rPr>
                  <w:del w:id="918" w:author="Yibin Jiang" w:date="2026-03-31T15:04:00Z"/>
                  <w:rFonts w:asciiTheme="minorHAnsi" w:eastAsiaTheme="minorEastAsia" w:hAnsiTheme="minorHAnsi" w:cstheme="minorBidi" w:hint="eastAsia"/>
                  <w:noProof/>
                  <w:sz w:val="24"/>
                  <w:lang w:val="en-GB"/>
                </w:rPr>
              </w:rPrChange>
            </w:rPr>
            <w:pPrChange w:id="919" w:author="SYLZ" w:date="2026-03-27T10:39:00Z">
              <w:pPr>
                <w:pStyle w:val="TOC3"/>
                <w:tabs>
                  <w:tab w:val="right" w:leader="dot" w:pos="8296"/>
                </w:tabs>
                <w:ind w:left="880"/>
              </w:pPr>
            </w:pPrChange>
          </w:pPr>
          <w:del w:id="920" w:author="Yibin Jiang" w:date="2026-03-31T15:04:00Z">
            <w:r w:rsidRPr="00027974" w:rsidDel="00E20F99">
              <w:rPr>
                <w:rPrChange w:id="921" w:author="chao zhang" w:date="2026-03-27T22:25:00Z">
                  <w:rPr>
                    <w:rStyle w:val="af"/>
                    <w:noProof/>
                    <w:sz w:val="24"/>
                  </w:rPr>
                </w:rPrChange>
              </w:rPr>
              <w:delText>4. Resampling</w:delText>
            </w:r>
            <w:r w:rsidRPr="00027974" w:rsidDel="00E20F99">
              <w:rPr>
                <w:noProof/>
                <w:webHidden/>
                <w:sz w:val="24"/>
              </w:rPr>
              <w:tab/>
              <w:delText>17</w:delText>
            </w:r>
          </w:del>
        </w:p>
        <w:p w14:paraId="1732C556" w14:textId="445EAC7E" w:rsidR="00724281" w:rsidRPr="00027974" w:rsidDel="00E20F99" w:rsidRDefault="00724281">
          <w:pPr>
            <w:pStyle w:val="TOC3"/>
            <w:tabs>
              <w:tab w:val="right" w:leader="dot" w:pos="8296"/>
            </w:tabs>
            <w:spacing w:line="360" w:lineRule="auto"/>
            <w:ind w:left="880"/>
            <w:rPr>
              <w:del w:id="922" w:author="Yibin Jiang" w:date="2026-03-31T15:04:00Z"/>
              <w:rFonts w:eastAsiaTheme="minorEastAsia" w:hint="eastAsia"/>
              <w:noProof/>
              <w:sz w:val="24"/>
              <w:lang w:val="en-GB"/>
              <w:rPrChange w:id="923" w:author="chao zhang" w:date="2026-03-27T22:25:00Z">
                <w:rPr>
                  <w:del w:id="924" w:author="Yibin Jiang" w:date="2026-03-31T15:04:00Z"/>
                  <w:rFonts w:asciiTheme="minorHAnsi" w:eastAsiaTheme="minorEastAsia" w:hAnsiTheme="minorHAnsi" w:cstheme="minorBidi" w:hint="eastAsia"/>
                  <w:noProof/>
                  <w:sz w:val="24"/>
                  <w:lang w:val="en-GB"/>
                </w:rPr>
              </w:rPrChange>
            </w:rPr>
            <w:pPrChange w:id="925" w:author="SYLZ" w:date="2026-03-27T10:39:00Z">
              <w:pPr>
                <w:pStyle w:val="TOC3"/>
                <w:tabs>
                  <w:tab w:val="right" w:leader="dot" w:pos="8296"/>
                </w:tabs>
                <w:ind w:left="880"/>
              </w:pPr>
            </w:pPrChange>
          </w:pPr>
          <w:del w:id="926" w:author="Yibin Jiang" w:date="2026-03-31T15:04:00Z">
            <w:r w:rsidRPr="00027974" w:rsidDel="00E20F99">
              <w:rPr>
                <w:rPrChange w:id="927" w:author="chao zhang" w:date="2026-03-27T22:25:00Z">
                  <w:rPr>
                    <w:rStyle w:val="af"/>
                    <w:noProof/>
                    <w:sz w:val="24"/>
                  </w:rPr>
                </w:rPrChange>
              </w:rPr>
              <w:delText>5. Posterior updating</w:delText>
            </w:r>
            <w:r w:rsidRPr="00027974" w:rsidDel="00E20F99">
              <w:rPr>
                <w:noProof/>
                <w:webHidden/>
                <w:sz w:val="24"/>
              </w:rPr>
              <w:tab/>
              <w:delText>18</w:delText>
            </w:r>
          </w:del>
        </w:p>
        <w:p w14:paraId="11C9452B" w14:textId="0ECE6B25" w:rsidR="00724281" w:rsidRPr="00027974" w:rsidDel="00E20F99" w:rsidRDefault="00724281">
          <w:pPr>
            <w:pStyle w:val="TOC2"/>
            <w:spacing w:line="360" w:lineRule="auto"/>
            <w:rPr>
              <w:del w:id="928" w:author="Yibin Jiang" w:date="2026-03-31T15:04:00Z"/>
              <w:rFonts w:eastAsiaTheme="minorEastAsia" w:hint="eastAsia"/>
              <w:sz w:val="24"/>
              <w:szCs w:val="24"/>
              <w:lang w:val="en-GB"/>
              <w:rPrChange w:id="929" w:author="chao zhang" w:date="2026-03-27T22:25:00Z">
                <w:rPr>
                  <w:del w:id="930" w:author="Yibin Jiang" w:date="2026-03-31T15:04:00Z"/>
                  <w:rFonts w:asciiTheme="minorHAnsi" w:eastAsiaTheme="minorEastAsia" w:hAnsiTheme="minorHAnsi" w:cstheme="minorBidi" w:hint="eastAsia"/>
                  <w:sz w:val="24"/>
                  <w:szCs w:val="24"/>
                  <w:lang w:val="en-GB"/>
                </w:rPr>
              </w:rPrChange>
            </w:rPr>
            <w:pPrChange w:id="931" w:author="SYLZ" w:date="2026-03-27T10:39:00Z">
              <w:pPr>
                <w:pStyle w:val="TOC2"/>
                <w:ind w:left="440"/>
              </w:pPr>
            </w:pPrChange>
          </w:pPr>
          <w:del w:id="932" w:author="Yibin Jiang" w:date="2026-03-31T15:04:00Z">
            <w:r w:rsidRPr="00027974" w:rsidDel="00E20F99">
              <w:rPr>
                <w:szCs w:val="24"/>
                <w:rPrChange w:id="933" w:author="chao zhang" w:date="2026-03-27T22:25:00Z">
                  <w:rPr>
                    <w:rStyle w:val="af"/>
                    <w:noProof/>
                    <w:sz w:val="24"/>
                  </w:rPr>
                </w:rPrChange>
              </w:rPr>
              <w:delText>Determining Titration Volume Using Bayesian Parameter Updates and Control Logic</w:delText>
            </w:r>
            <w:r w:rsidRPr="00027974" w:rsidDel="00E20F99">
              <w:rPr>
                <w:webHidden/>
                <w:sz w:val="24"/>
                <w:szCs w:val="24"/>
              </w:rPr>
              <w:tab/>
              <w:delText>18</w:delText>
            </w:r>
          </w:del>
        </w:p>
        <w:p w14:paraId="716F3CB0" w14:textId="415EFDDC" w:rsidR="00724281" w:rsidRPr="00027974" w:rsidDel="00E20F99" w:rsidRDefault="00724281">
          <w:pPr>
            <w:pStyle w:val="TOC3"/>
            <w:tabs>
              <w:tab w:val="right" w:leader="dot" w:pos="8296"/>
            </w:tabs>
            <w:spacing w:line="360" w:lineRule="auto"/>
            <w:ind w:left="880"/>
            <w:rPr>
              <w:del w:id="934" w:author="Yibin Jiang" w:date="2026-03-31T15:04:00Z"/>
              <w:rFonts w:eastAsiaTheme="minorEastAsia" w:hint="eastAsia"/>
              <w:noProof/>
              <w:sz w:val="24"/>
              <w:lang w:val="en-GB"/>
              <w:rPrChange w:id="935" w:author="chao zhang" w:date="2026-03-27T22:25:00Z">
                <w:rPr>
                  <w:del w:id="936" w:author="Yibin Jiang" w:date="2026-03-31T15:04:00Z"/>
                  <w:rFonts w:asciiTheme="minorHAnsi" w:eastAsiaTheme="minorEastAsia" w:hAnsiTheme="minorHAnsi" w:cstheme="minorBidi" w:hint="eastAsia"/>
                  <w:noProof/>
                  <w:sz w:val="24"/>
                  <w:lang w:val="en-GB"/>
                </w:rPr>
              </w:rPrChange>
            </w:rPr>
            <w:pPrChange w:id="937" w:author="SYLZ" w:date="2026-03-27T10:39:00Z">
              <w:pPr>
                <w:pStyle w:val="TOC3"/>
                <w:tabs>
                  <w:tab w:val="right" w:leader="dot" w:pos="8296"/>
                </w:tabs>
                <w:ind w:left="880"/>
              </w:pPr>
            </w:pPrChange>
          </w:pPr>
          <w:del w:id="938" w:author="Yibin Jiang" w:date="2026-03-31T15:04:00Z">
            <w:r w:rsidRPr="00027974" w:rsidDel="00E20F99">
              <w:rPr>
                <w:rPrChange w:id="939" w:author="chao zhang" w:date="2026-03-27T22:25:00Z">
                  <w:rPr>
                    <w:rStyle w:val="af"/>
                    <w:noProof/>
                    <w:sz w:val="24"/>
                  </w:rPr>
                </w:rPrChange>
              </w:rPr>
              <w:delText>1. Current pH error magnitude (</w:delText>
            </w:r>
          </w:del>
          <m:oMath>
            <m:r>
              <w:del w:id="940" w:author="Yibin Jiang" w:date="2026-03-31T15:04:00Z">
                <m:rPr>
                  <m:sty m:val="p"/>
                </m:rPr>
                <w:rPr>
                  <w:rPrChange w:id="941" w:author="chao zhang" w:date="2026-03-27T22:25:00Z">
                    <w:rPr>
                      <w:rStyle w:val="af"/>
                      <w:rFonts w:ascii="Cambria Math" w:hAnsi="Cambria Math"/>
                      <w:noProof/>
                      <w:sz w:val="24"/>
                    </w:rPr>
                  </w:rPrChange>
                </w:rPr>
                <m:t>ΔpHerr</m:t>
              </w:del>
            </m:r>
          </m:oMath>
          <w:del w:id="942" w:author="Yibin Jiang" w:date="2026-03-31T15:04:00Z">
            <w:r w:rsidRPr="00027974" w:rsidDel="00E20F99">
              <w:rPr>
                <w:rPrChange w:id="943" w:author="chao zhang" w:date="2026-03-27T22:25:00Z">
                  <w:rPr>
                    <w:rStyle w:val="af"/>
                    <w:noProof/>
                    <w:sz w:val="24"/>
                  </w:rPr>
                </w:rPrChange>
              </w:rPr>
              <w:delText>)</w:delText>
            </w:r>
            <w:r w:rsidRPr="00027974" w:rsidDel="00E20F99">
              <w:rPr>
                <w:noProof/>
                <w:webHidden/>
                <w:sz w:val="24"/>
              </w:rPr>
              <w:tab/>
              <w:delText>19</w:delText>
            </w:r>
          </w:del>
        </w:p>
        <w:p w14:paraId="5378235F" w14:textId="787AD6BB" w:rsidR="00724281" w:rsidRPr="00027974" w:rsidDel="00E20F99" w:rsidRDefault="00724281">
          <w:pPr>
            <w:pStyle w:val="TOC3"/>
            <w:tabs>
              <w:tab w:val="right" w:leader="dot" w:pos="8296"/>
            </w:tabs>
            <w:spacing w:line="360" w:lineRule="auto"/>
            <w:ind w:left="880"/>
            <w:rPr>
              <w:del w:id="944" w:author="Yibin Jiang" w:date="2026-03-31T15:04:00Z"/>
              <w:rFonts w:eastAsiaTheme="minorEastAsia" w:hint="eastAsia"/>
              <w:noProof/>
              <w:sz w:val="24"/>
              <w:lang w:val="en-GB"/>
              <w:rPrChange w:id="945" w:author="chao zhang" w:date="2026-03-27T22:25:00Z">
                <w:rPr>
                  <w:del w:id="946" w:author="Yibin Jiang" w:date="2026-03-31T15:04:00Z"/>
                  <w:rFonts w:asciiTheme="minorHAnsi" w:eastAsiaTheme="minorEastAsia" w:hAnsiTheme="minorHAnsi" w:cstheme="minorBidi" w:hint="eastAsia"/>
                  <w:noProof/>
                  <w:sz w:val="24"/>
                  <w:lang w:val="en-GB"/>
                </w:rPr>
              </w:rPrChange>
            </w:rPr>
            <w:pPrChange w:id="947" w:author="SYLZ" w:date="2026-03-27T10:39:00Z">
              <w:pPr>
                <w:pStyle w:val="TOC3"/>
                <w:tabs>
                  <w:tab w:val="right" w:leader="dot" w:pos="8296"/>
                </w:tabs>
                <w:ind w:left="880"/>
              </w:pPr>
            </w:pPrChange>
          </w:pPr>
          <w:del w:id="948" w:author="Yibin Jiang" w:date="2026-03-31T15:04:00Z">
            <w:r w:rsidRPr="00027974" w:rsidDel="00E20F99">
              <w:rPr>
                <w:rPrChange w:id="949" w:author="chao zhang" w:date="2026-03-27T22:25:00Z">
                  <w:rPr>
                    <w:rStyle w:val="af"/>
                    <w:noProof/>
                    <w:sz w:val="24"/>
                  </w:rPr>
                </w:rPrChange>
              </w:rPr>
              <w:delText>2. Observed pH response to the previous addition (</w:delText>
            </w:r>
          </w:del>
          <m:oMath>
            <m:r>
              <w:del w:id="950" w:author="Yibin Jiang" w:date="2026-03-31T15:04:00Z">
                <m:rPr>
                  <m:sty m:val="p"/>
                </m:rPr>
                <w:rPr>
                  <w:rPrChange w:id="951" w:author="chao zhang" w:date="2026-03-27T22:25:00Z">
                    <w:rPr>
                      <w:rStyle w:val="af"/>
                      <w:rFonts w:ascii="Cambria Math" w:hAnsi="Cambria Math"/>
                      <w:noProof/>
                      <w:sz w:val="24"/>
                    </w:rPr>
                  </w:rPrChange>
                </w:rPr>
                <m:t>r</m:t>
              </w:del>
            </m:r>
          </m:oMath>
          <w:del w:id="952" w:author="Yibin Jiang" w:date="2026-03-31T15:04:00Z">
            <w:r w:rsidRPr="00027974" w:rsidDel="00E20F99">
              <w:rPr>
                <w:rPrChange w:id="953" w:author="chao zhang" w:date="2026-03-27T22:25:00Z">
                  <w:rPr>
                    <w:rStyle w:val="af"/>
                    <w:noProof/>
                    <w:sz w:val="24"/>
                  </w:rPr>
                </w:rPrChange>
              </w:rPr>
              <w:delText>)</w:delText>
            </w:r>
            <w:r w:rsidRPr="00027974" w:rsidDel="00E20F99">
              <w:rPr>
                <w:noProof/>
                <w:webHidden/>
                <w:sz w:val="24"/>
              </w:rPr>
              <w:tab/>
              <w:delText>20</w:delText>
            </w:r>
          </w:del>
        </w:p>
        <w:p w14:paraId="42F1E208" w14:textId="287D5C30" w:rsidR="00724281" w:rsidRPr="00027974" w:rsidDel="00E20F99" w:rsidRDefault="00724281">
          <w:pPr>
            <w:pStyle w:val="TOC3"/>
            <w:tabs>
              <w:tab w:val="right" w:leader="dot" w:pos="8296"/>
            </w:tabs>
            <w:spacing w:line="360" w:lineRule="auto"/>
            <w:ind w:left="880"/>
            <w:rPr>
              <w:del w:id="954" w:author="Yibin Jiang" w:date="2026-03-31T15:04:00Z"/>
              <w:rFonts w:eastAsiaTheme="minorEastAsia" w:hint="eastAsia"/>
              <w:noProof/>
              <w:sz w:val="24"/>
              <w:lang w:val="en-GB"/>
              <w:rPrChange w:id="955" w:author="chao zhang" w:date="2026-03-27T22:25:00Z">
                <w:rPr>
                  <w:del w:id="956" w:author="Yibin Jiang" w:date="2026-03-31T15:04:00Z"/>
                  <w:rFonts w:asciiTheme="minorHAnsi" w:eastAsiaTheme="minorEastAsia" w:hAnsiTheme="minorHAnsi" w:cstheme="minorBidi" w:hint="eastAsia"/>
                  <w:noProof/>
                  <w:sz w:val="24"/>
                  <w:lang w:val="en-GB"/>
                </w:rPr>
              </w:rPrChange>
            </w:rPr>
            <w:pPrChange w:id="957" w:author="SYLZ" w:date="2026-03-27T10:39:00Z">
              <w:pPr>
                <w:pStyle w:val="TOC3"/>
                <w:tabs>
                  <w:tab w:val="right" w:leader="dot" w:pos="8296"/>
                </w:tabs>
                <w:ind w:left="880"/>
              </w:pPr>
            </w:pPrChange>
          </w:pPr>
          <w:del w:id="958" w:author="Yibin Jiang" w:date="2026-03-31T15:04:00Z">
            <w:r w:rsidRPr="00027974" w:rsidDel="00E20F99">
              <w:rPr>
                <w:rPrChange w:id="959" w:author="chao zhang" w:date="2026-03-27T22:25:00Z">
                  <w:rPr>
                    <w:rStyle w:val="af"/>
                    <w:noProof/>
                    <w:sz w:val="24"/>
                  </w:rPr>
                </w:rPrChange>
              </w:rPr>
              <w:delText>3. Posterior uncertainty (</w:delText>
            </w:r>
          </w:del>
          <m:oMath>
            <m:r>
              <w:del w:id="960" w:author="Yibin Jiang" w:date="2026-03-31T15:04:00Z">
                <m:rPr>
                  <m:sty m:val="p"/>
                </m:rPr>
                <w:rPr>
                  <w:rPrChange w:id="961" w:author="chao zhang" w:date="2026-03-27T22:25:00Z">
                    <w:rPr>
                      <w:rStyle w:val="af"/>
                      <w:rFonts w:ascii="Cambria Math" w:hAnsi="Cambria Math"/>
                      <w:noProof/>
                      <w:sz w:val="24"/>
                    </w:rPr>
                  </w:rPrChange>
                </w:rPr>
                <m:t>u</m:t>
              </w:del>
            </m:r>
          </m:oMath>
          <w:del w:id="962" w:author="Yibin Jiang" w:date="2026-03-31T15:04:00Z">
            <w:r w:rsidRPr="00027974" w:rsidDel="00E20F99">
              <w:rPr>
                <w:rPrChange w:id="963" w:author="chao zhang" w:date="2026-03-27T22:25:00Z">
                  <w:rPr>
                    <w:rStyle w:val="af"/>
                    <w:noProof/>
                    <w:sz w:val="24"/>
                  </w:rPr>
                </w:rPrChange>
              </w:rPr>
              <w:delText>)</w:delText>
            </w:r>
            <w:r w:rsidRPr="00027974" w:rsidDel="00E20F99">
              <w:rPr>
                <w:noProof/>
                <w:webHidden/>
                <w:sz w:val="24"/>
              </w:rPr>
              <w:tab/>
              <w:delText>20</w:delText>
            </w:r>
          </w:del>
        </w:p>
        <w:p w14:paraId="547923AC" w14:textId="73D8495E" w:rsidR="00724281" w:rsidRPr="00027974" w:rsidDel="00E20F99" w:rsidRDefault="00724281">
          <w:pPr>
            <w:pStyle w:val="TOC3"/>
            <w:tabs>
              <w:tab w:val="right" w:leader="dot" w:pos="8296"/>
            </w:tabs>
            <w:spacing w:line="360" w:lineRule="auto"/>
            <w:ind w:left="880"/>
            <w:rPr>
              <w:del w:id="964" w:author="Yibin Jiang" w:date="2026-03-31T15:04:00Z"/>
              <w:rFonts w:eastAsiaTheme="minorEastAsia" w:hint="eastAsia"/>
              <w:noProof/>
              <w:sz w:val="24"/>
              <w:lang w:val="en-GB"/>
              <w:rPrChange w:id="965" w:author="chao zhang" w:date="2026-03-27T22:25:00Z">
                <w:rPr>
                  <w:del w:id="966" w:author="Yibin Jiang" w:date="2026-03-31T15:04:00Z"/>
                  <w:rFonts w:asciiTheme="minorHAnsi" w:eastAsiaTheme="minorEastAsia" w:hAnsiTheme="minorHAnsi" w:cstheme="minorBidi" w:hint="eastAsia"/>
                  <w:noProof/>
                  <w:sz w:val="24"/>
                  <w:lang w:val="en-GB"/>
                </w:rPr>
              </w:rPrChange>
            </w:rPr>
            <w:pPrChange w:id="967" w:author="SYLZ" w:date="2026-03-27T10:39:00Z">
              <w:pPr>
                <w:pStyle w:val="TOC3"/>
                <w:tabs>
                  <w:tab w:val="right" w:leader="dot" w:pos="8296"/>
                </w:tabs>
                <w:ind w:left="880"/>
              </w:pPr>
            </w:pPrChange>
          </w:pPr>
          <w:del w:id="968" w:author="Yibin Jiang" w:date="2026-03-31T15:04:00Z">
            <w:r w:rsidRPr="00027974" w:rsidDel="00E20F99">
              <w:rPr>
                <w:rPrChange w:id="969" w:author="chao zhang" w:date="2026-03-27T22:25:00Z">
                  <w:rPr>
                    <w:rStyle w:val="af"/>
                    <w:noProof/>
                    <w:sz w:val="24"/>
                  </w:rPr>
                </w:rPrChange>
              </w:rPr>
              <w:delText>4. Effective buffering level (</w:delText>
            </w:r>
          </w:del>
          <m:oMath>
            <m:r>
              <w:del w:id="970" w:author="Yibin Jiang" w:date="2026-03-31T15:04:00Z">
                <m:rPr>
                  <m:sty m:val="p"/>
                </m:rPr>
                <w:rPr>
                  <w:rPrChange w:id="971" w:author="chao zhang" w:date="2026-03-27T22:25:00Z">
                    <w:rPr>
                      <w:rStyle w:val="af"/>
                      <w:rFonts w:ascii="Cambria Math" w:hAnsi="Cambria Math"/>
                      <w:noProof/>
                      <w:sz w:val="24"/>
                    </w:rPr>
                  </w:rPrChange>
                </w:rPr>
                <m:t>B</m:t>
              </w:del>
            </m:r>
          </m:oMath>
          <w:del w:id="972" w:author="Yibin Jiang" w:date="2026-03-31T15:04:00Z">
            <w:r w:rsidRPr="00027974" w:rsidDel="00E20F99">
              <w:rPr>
                <w:rPrChange w:id="973" w:author="chao zhang" w:date="2026-03-27T22:25:00Z">
                  <w:rPr>
                    <w:rStyle w:val="af"/>
                    <w:noProof/>
                    <w:sz w:val="24"/>
                  </w:rPr>
                </w:rPrChange>
              </w:rPr>
              <w:delText>)</w:delText>
            </w:r>
            <w:r w:rsidRPr="00027974" w:rsidDel="00E20F99">
              <w:rPr>
                <w:noProof/>
                <w:webHidden/>
                <w:sz w:val="24"/>
              </w:rPr>
              <w:tab/>
              <w:delText>21</w:delText>
            </w:r>
          </w:del>
        </w:p>
        <w:p w14:paraId="465A645C" w14:textId="775392DE" w:rsidR="00724281" w:rsidRPr="00027974" w:rsidDel="00E20F99" w:rsidRDefault="00724281">
          <w:pPr>
            <w:pStyle w:val="TOC3"/>
            <w:tabs>
              <w:tab w:val="right" w:leader="dot" w:pos="8296"/>
            </w:tabs>
            <w:spacing w:line="360" w:lineRule="auto"/>
            <w:ind w:left="880"/>
            <w:rPr>
              <w:del w:id="974" w:author="Yibin Jiang" w:date="2026-03-31T15:04:00Z"/>
              <w:rFonts w:eastAsiaTheme="minorEastAsia" w:hint="eastAsia"/>
              <w:noProof/>
              <w:sz w:val="24"/>
              <w:lang w:val="en-GB"/>
              <w:rPrChange w:id="975" w:author="chao zhang" w:date="2026-03-27T22:25:00Z">
                <w:rPr>
                  <w:del w:id="976" w:author="Yibin Jiang" w:date="2026-03-31T15:04:00Z"/>
                  <w:rFonts w:asciiTheme="minorHAnsi" w:eastAsiaTheme="minorEastAsia" w:hAnsiTheme="minorHAnsi" w:cstheme="minorBidi" w:hint="eastAsia"/>
                  <w:noProof/>
                  <w:sz w:val="24"/>
                  <w:lang w:val="en-GB"/>
                </w:rPr>
              </w:rPrChange>
            </w:rPr>
            <w:pPrChange w:id="977" w:author="SYLZ" w:date="2026-03-27T10:39:00Z">
              <w:pPr>
                <w:pStyle w:val="TOC3"/>
                <w:tabs>
                  <w:tab w:val="right" w:leader="dot" w:pos="8296"/>
                </w:tabs>
                <w:ind w:left="880"/>
              </w:pPr>
            </w:pPrChange>
          </w:pPr>
          <w:del w:id="978" w:author="Yibin Jiang" w:date="2026-03-31T15:04:00Z">
            <w:r w:rsidRPr="00027974" w:rsidDel="00E20F99">
              <w:rPr>
                <w:rPrChange w:id="979" w:author="chao zhang" w:date="2026-03-27T22:25:00Z">
                  <w:rPr>
                    <w:rStyle w:val="af"/>
                    <w:noProof/>
                    <w:sz w:val="24"/>
                  </w:rPr>
                </w:rPrChange>
              </w:rPr>
              <w:delText>5. Theoretical required volume (</w:delText>
            </w:r>
          </w:del>
          <m:oMath>
            <m:r>
              <w:del w:id="980" w:author="Yibin Jiang" w:date="2026-03-31T15:04:00Z">
                <m:rPr>
                  <m:sty m:val="p"/>
                </m:rPr>
                <w:rPr>
                  <w:rPrChange w:id="981" w:author="chao zhang" w:date="2026-03-27T22:25:00Z">
                    <w:rPr>
                      <w:rStyle w:val="af"/>
                      <w:rFonts w:ascii="Cambria Math" w:hAnsi="Cambria Math"/>
                      <w:noProof/>
                      <w:sz w:val="24"/>
                    </w:rPr>
                  </w:rPrChange>
                </w:rPr>
                <m:t>Vreq</m:t>
              </w:del>
            </m:r>
          </m:oMath>
          <w:del w:id="982" w:author="Yibin Jiang" w:date="2026-03-31T15:04:00Z">
            <w:r w:rsidRPr="00027974" w:rsidDel="00E20F99">
              <w:rPr>
                <w:rPrChange w:id="983" w:author="chao zhang" w:date="2026-03-27T22:25:00Z">
                  <w:rPr>
                    <w:rStyle w:val="af"/>
                    <w:noProof/>
                    <w:sz w:val="24"/>
                  </w:rPr>
                </w:rPrChange>
              </w:rPr>
              <w:delText>)</w:delText>
            </w:r>
            <w:r w:rsidRPr="00027974" w:rsidDel="00E20F99">
              <w:rPr>
                <w:noProof/>
                <w:webHidden/>
                <w:sz w:val="24"/>
              </w:rPr>
              <w:tab/>
              <w:delText>22</w:delText>
            </w:r>
          </w:del>
        </w:p>
        <w:p w14:paraId="14C90653" w14:textId="26B96248" w:rsidR="00724281" w:rsidRPr="00027974" w:rsidDel="00E20F99" w:rsidRDefault="00724281">
          <w:pPr>
            <w:pStyle w:val="TOC2"/>
            <w:spacing w:line="360" w:lineRule="auto"/>
            <w:rPr>
              <w:del w:id="984" w:author="Yibin Jiang" w:date="2026-03-31T15:04:00Z"/>
              <w:rFonts w:eastAsiaTheme="minorEastAsia" w:hint="eastAsia"/>
              <w:sz w:val="24"/>
              <w:szCs w:val="24"/>
              <w:lang w:val="en-GB"/>
              <w:rPrChange w:id="985" w:author="chao zhang" w:date="2026-03-27T22:25:00Z">
                <w:rPr>
                  <w:del w:id="986" w:author="Yibin Jiang" w:date="2026-03-31T15:04:00Z"/>
                  <w:rFonts w:asciiTheme="minorHAnsi" w:eastAsiaTheme="minorEastAsia" w:hAnsiTheme="minorHAnsi" w:cstheme="minorBidi" w:hint="eastAsia"/>
                  <w:sz w:val="24"/>
                  <w:szCs w:val="24"/>
                  <w:lang w:val="en-GB"/>
                </w:rPr>
              </w:rPrChange>
            </w:rPr>
            <w:pPrChange w:id="987" w:author="SYLZ" w:date="2026-03-27T10:39:00Z">
              <w:pPr>
                <w:pStyle w:val="TOC2"/>
                <w:ind w:left="440"/>
              </w:pPr>
            </w:pPrChange>
          </w:pPr>
          <w:del w:id="988" w:author="Yibin Jiang" w:date="2026-03-31T15:04:00Z">
            <w:r w:rsidRPr="00027974" w:rsidDel="00E20F99">
              <w:rPr>
                <w:szCs w:val="24"/>
                <w:rPrChange w:id="989" w:author="chao zhang" w:date="2026-03-27T22:25:00Z">
                  <w:rPr>
                    <w:rStyle w:val="af"/>
                    <w:noProof/>
                    <w:sz w:val="24"/>
                  </w:rPr>
                </w:rPrChange>
              </w:rPr>
              <w:delText>Imitation Learning</w:delText>
            </w:r>
            <w:r w:rsidRPr="00027974" w:rsidDel="00E20F99">
              <w:rPr>
                <w:webHidden/>
                <w:sz w:val="24"/>
                <w:szCs w:val="24"/>
              </w:rPr>
              <w:tab/>
              <w:delText>23</w:delText>
            </w:r>
          </w:del>
        </w:p>
        <w:p w14:paraId="7F045D03" w14:textId="1BEDDA48" w:rsidR="00724281" w:rsidRPr="00027974" w:rsidDel="00E20F99" w:rsidRDefault="00724281">
          <w:pPr>
            <w:pStyle w:val="TOC2"/>
            <w:spacing w:line="360" w:lineRule="auto"/>
            <w:rPr>
              <w:del w:id="990" w:author="Yibin Jiang" w:date="2026-03-31T15:04:00Z"/>
              <w:rFonts w:eastAsiaTheme="minorEastAsia" w:hint="eastAsia"/>
              <w:sz w:val="24"/>
              <w:szCs w:val="24"/>
              <w:lang w:val="en-GB"/>
              <w:rPrChange w:id="991" w:author="chao zhang" w:date="2026-03-27T22:25:00Z">
                <w:rPr>
                  <w:del w:id="992" w:author="Yibin Jiang" w:date="2026-03-31T15:04:00Z"/>
                  <w:rFonts w:asciiTheme="minorHAnsi" w:eastAsiaTheme="minorEastAsia" w:hAnsiTheme="minorHAnsi" w:cstheme="minorBidi" w:hint="eastAsia"/>
                  <w:sz w:val="24"/>
                  <w:szCs w:val="24"/>
                  <w:lang w:val="en-GB"/>
                </w:rPr>
              </w:rPrChange>
            </w:rPr>
            <w:pPrChange w:id="993" w:author="SYLZ" w:date="2026-03-27T10:39:00Z">
              <w:pPr>
                <w:pStyle w:val="TOC2"/>
                <w:ind w:left="440"/>
              </w:pPr>
            </w:pPrChange>
          </w:pPr>
          <w:del w:id="994" w:author="Yibin Jiang" w:date="2026-03-31T15:04:00Z">
            <w:r w:rsidRPr="00027974" w:rsidDel="00E20F99">
              <w:rPr>
                <w:szCs w:val="24"/>
                <w:rPrChange w:id="995" w:author="chao zhang" w:date="2026-03-27T22:25:00Z">
                  <w:rPr>
                    <w:rStyle w:val="af"/>
                    <w:noProof/>
                    <w:sz w:val="24"/>
                  </w:rPr>
                </w:rPrChange>
              </w:rPr>
              <w:delText>Optimizing Neural Network Parameters via Reinforcement Learning</w:delText>
            </w:r>
            <w:r w:rsidRPr="00027974" w:rsidDel="00E20F99">
              <w:rPr>
                <w:webHidden/>
                <w:sz w:val="24"/>
                <w:szCs w:val="24"/>
              </w:rPr>
              <w:tab/>
              <w:delText>25</w:delText>
            </w:r>
          </w:del>
        </w:p>
        <w:p w14:paraId="65714B80" w14:textId="2A3C83D3" w:rsidR="00724281" w:rsidRPr="00027974" w:rsidDel="00E20F99" w:rsidRDefault="00724281">
          <w:pPr>
            <w:pStyle w:val="TOC3"/>
            <w:tabs>
              <w:tab w:val="right" w:leader="dot" w:pos="8296"/>
            </w:tabs>
            <w:spacing w:line="360" w:lineRule="auto"/>
            <w:ind w:left="880"/>
            <w:rPr>
              <w:del w:id="996" w:author="Yibin Jiang" w:date="2026-03-31T15:04:00Z"/>
              <w:rFonts w:eastAsiaTheme="minorEastAsia" w:hint="eastAsia"/>
              <w:noProof/>
              <w:sz w:val="24"/>
              <w:lang w:val="en-GB"/>
              <w:rPrChange w:id="997" w:author="chao zhang" w:date="2026-03-27T22:25:00Z">
                <w:rPr>
                  <w:del w:id="998" w:author="Yibin Jiang" w:date="2026-03-31T15:04:00Z"/>
                  <w:rFonts w:asciiTheme="minorHAnsi" w:eastAsiaTheme="minorEastAsia" w:hAnsiTheme="minorHAnsi" w:cstheme="minorBidi" w:hint="eastAsia"/>
                  <w:noProof/>
                  <w:sz w:val="24"/>
                  <w:lang w:val="en-GB"/>
                </w:rPr>
              </w:rPrChange>
            </w:rPr>
            <w:pPrChange w:id="999" w:author="SYLZ" w:date="2026-03-27T10:39:00Z">
              <w:pPr>
                <w:pStyle w:val="TOC3"/>
                <w:tabs>
                  <w:tab w:val="right" w:leader="dot" w:pos="8296"/>
                </w:tabs>
                <w:ind w:left="880"/>
              </w:pPr>
            </w:pPrChange>
          </w:pPr>
          <w:del w:id="1000" w:author="Yibin Jiang" w:date="2026-03-31T15:04:00Z">
            <w:r w:rsidRPr="00027974" w:rsidDel="00E20F99">
              <w:rPr>
                <w:rPrChange w:id="1001" w:author="chao zhang" w:date="2026-03-27T22:25:00Z">
                  <w:rPr>
                    <w:rStyle w:val="af"/>
                    <w:noProof/>
                    <w:sz w:val="24"/>
                  </w:rPr>
                </w:rPrChange>
              </w:rPr>
              <w:delText>Parameter update process</w:delText>
            </w:r>
            <w:r w:rsidRPr="00027974" w:rsidDel="00E20F99">
              <w:rPr>
                <w:noProof/>
                <w:webHidden/>
                <w:sz w:val="24"/>
              </w:rPr>
              <w:tab/>
              <w:delText>25</w:delText>
            </w:r>
          </w:del>
        </w:p>
        <w:p w14:paraId="466A60D1" w14:textId="118207EA" w:rsidR="00724281" w:rsidRPr="00027974" w:rsidDel="00E20F99" w:rsidRDefault="00724281">
          <w:pPr>
            <w:pStyle w:val="TOC2"/>
            <w:spacing w:line="360" w:lineRule="auto"/>
            <w:rPr>
              <w:del w:id="1002" w:author="Yibin Jiang" w:date="2026-03-31T15:04:00Z"/>
              <w:rFonts w:eastAsiaTheme="minorEastAsia" w:hint="eastAsia"/>
              <w:sz w:val="24"/>
              <w:szCs w:val="24"/>
              <w:lang w:val="en-GB"/>
              <w:rPrChange w:id="1003" w:author="chao zhang" w:date="2026-03-27T22:25:00Z">
                <w:rPr>
                  <w:del w:id="1004" w:author="Yibin Jiang" w:date="2026-03-31T15:04:00Z"/>
                  <w:rFonts w:asciiTheme="minorHAnsi" w:eastAsiaTheme="minorEastAsia" w:hAnsiTheme="minorHAnsi" w:cstheme="minorBidi" w:hint="eastAsia"/>
                  <w:sz w:val="24"/>
                  <w:szCs w:val="24"/>
                  <w:lang w:val="en-GB"/>
                </w:rPr>
              </w:rPrChange>
            </w:rPr>
            <w:pPrChange w:id="1005" w:author="SYLZ" w:date="2026-03-27T10:39:00Z">
              <w:pPr>
                <w:pStyle w:val="TOC2"/>
                <w:ind w:left="440"/>
              </w:pPr>
            </w:pPrChange>
          </w:pPr>
          <w:del w:id="1006" w:author="Yibin Jiang" w:date="2026-03-31T15:04:00Z">
            <w:r w:rsidRPr="00027974" w:rsidDel="00E20F99">
              <w:rPr>
                <w:szCs w:val="24"/>
                <w:rPrChange w:id="1007" w:author="chao zhang" w:date="2026-03-27T22:25:00Z">
                  <w:rPr>
                    <w:rStyle w:val="af"/>
                    <w:noProof/>
                    <w:sz w:val="24"/>
                  </w:rPr>
                </w:rPrChange>
              </w:rPr>
              <w:delText>Reward Function Design</w:delText>
            </w:r>
            <w:r w:rsidRPr="00027974" w:rsidDel="00E20F99">
              <w:rPr>
                <w:webHidden/>
                <w:sz w:val="24"/>
                <w:szCs w:val="24"/>
              </w:rPr>
              <w:tab/>
              <w:delText>27</w:delText>
            </w:r>
          </w:del>
        </w:p>
        <w:p w14:paraId="7A10FA4E" w14:textId="559BD342" w:rsidR="00724281" w:rsidRPr="00027974" w:rsidDel="00E20F99" w:rsidRDefault="00724281">
          <w:pPr>
            <w:pStyle w:val="TOC3"/>
            <w:tabs>
              <w:tab w:val="right" w:leader="dot" w:pos="8296"/>
            </w:tabs>
            <w:spacing w:line="360" w:lineRule="auto"/>
            <w:ind w:left="880"/>
            <w:rPr>
              <w:del w:id="1008" w:author="Yibin Jiang" w:date="2026-03-31T15:04:00Z"/>
              <w:rFonts w:eastAsiaTheme="minorEastAsia" w:hint="eastAsia"/>
              <w:noProof/>
              <w:sz w:val="24"/>
              <w:lang w:val="en-GB"/>
              <w:rPrChange w:id="1009" w:author="chao zhang" w:date="2026-03-27T22:25:00Z">
                <w:rPr>
                  <w:del w:id="1010" w:author="Yibin Jiang" w:date="2026-03-31T15:04:00Z"/>
                  <w:rFonts w:asciiTheme="minorHAnsi" w:eastAsiaTheme="minorEastAsia" w:hAnsiTheme="minorHAnsi" w:cstheme="minorBidi" w:hint="eastAsia"/>
                  <w:noProof/>
                  <w:sz w:val="24"/>
                  <w:lang w:val="en-GB"/>
                </w:rPr>
              </w:rPrChange>
            </w:rPr>
            <w:pPrChange w:id="1011" w:author="SYLZ" w:date="2026-03-27T10:39:00Z">
              <w:pPr>
                <w:pStyle w:val="TOC3"/>
                <w:tabs>
                  <w:tab w:val="right" w:leader="dot" w:pos="8296"/>
                </w:tabs>
                <w:ind w:left="880"/>
              </w:pPr>
            </w:pPrChange>
          </w:pPr>
          <w:del w:id="1012" w:author="Yibin Jiang" w:date="2026-03-31T15:04:00Z">
            <w:r w:rsidRPr="00027974" w:rsidDel="00E20F99">
              <w:rPr>
                <w:rPrChange w:id="1013" w:author="chao zhang" w:date="2026-03-27T22:25:00Z">
                  <w:rPr>
                    <w:rStyle w:val="af"/>
                    <w:noProof/>
                    <w:sz w:val="24"/>
                  </w:rPr>
                </w:rPrChange>
              </w:rPr>
              <w:delText xml:space="preserve">1. Dense reward </w:delText>
            </w:r>
          </w:del>
          <m:oMath>
            <m:r>
              <w:del w:id="1014" w:author="Yibin Jiang" w:date="2026-03-31T15:04:00Z">
                <m:rPr>
                  <m:sty m:val="p"/>
                </m:rPr>
                <w:rPr>
                  <w:rPrChange w:id="1015" w:author="chao zhang" w:date="2026-03-27T22:25:00Z">
                    <w:rPr>
                      <w:rStyle w:val="af"/>
                      <w:rFonts w:ascii="Cambria Math" w:hAnsi="Cambria Math"/>
                      <w:noProof/>
                      <w:sz w:val="24"/>
                    </w:rPr>
                  </w:rPrChange>
                </w:rPr>
                <m:t>(rtdense)</m:t>
              </w:del>
            </m:r>
          </m:oMath>
          <w:del w:id="1016" w:author="Yibin Jiang" w:date="2026-03-31T15:04:00Z">
            <w:r w:rsidRPr="00027974" w:rsidDel="00E20F99">
              <w:rPr>
                <w:noProof/>
                <w:webHidden/>
                <w:sz w:val="24"/>
              </w:rPr>
              <w:tab/>
              <w:delText>27</w:delText>
            </w:r>
          </w:del>
        </w:p>
        <w:p w14:paraId="785F6E01" w14:textId="0273D9B4" w:rsidR="00724281" w:rsidRPr="00027974" w:rsidDel="00E20F99" w:rsidRDefault="00724281">
          <w:pPr>
            <w:pStyle w:val="TOC3"/>
            <w:tabs>
              <w:tab w:val="right" w:leader="dot" w:pos="8296"/>
            </w:tabs>
            <w:spacing w:line="360" w:lineRule="auto"/>
            <w:ind w:left="880"/>
            <w:rPr>
              <w:del w:id="1017" w:author="Yibin Jiang" w:date="2026-03-31T15:04:00Z"/>
              <w:rFonts w:eastAsiaTheme="minorEastAsia" w:hint="eastAsia"/>
              <w:noProof/>
              <w:sz w:val="24"/>
              <w:lang w:val="en-GB"/>
              <w:rPrChange w:id="1018" w:author="chao zhang" w:date="2026-03-27T22:25:00Z">
                <w:rPr>
                  <w:del w:id="1019" w:author="Yibin Jiang" w:date="2026-03-31T15:04:00Z"/>
                  <w:rFonts w:asciiTheme="minorHAnsi" w:eastAsiaTheme="minorEastAsia" w:hAnsiTheme="minorHAnsi" w:cstheme="minorBidi" w:hint="eastAsia"/>
                  <w:noProof/>
                  <w:sz w:val="24"/>
                  <w:lang w:val="en-GB"/>
                </w:rPr>
              </w:rPrChange>
            </w:rPr>
            <w:pPrChange w:id="1020" w:author="SYLZ" w:date="2026-03-27T10:39:00Z">
              <w:pPr>
                <w:pStyle w:val="TOC3"/>
                <w:tabs>
                  <w:tab w:val="right" w:leader="dot" w:pos="8296"/>
                </w:tabs>
                <w:ind w:left="880"/>
              </w:pPr>
            </w:pPrChange>
          </w:pPr>
          <w:del w:id="1021" w:author="Yibin Jiang" w:date="2026-03-31T15:04:00Z">
            <w:r w:rsidRPr="00027974" w:rsidDel="00E20F99">
              <w:rPr>
                <w:rPrChange w:id="1022" w:author="chao zhang" w:date="2026-03-27T22:25:00Z">
                  <w:rPr>
                    <w:rStyle w:val="af"/>
                    <w:noProof/>
                    <w:sz w:val="24"/>
                  </w:rPr>
                </w:rPrChange>
              </w:rPr>
              <w:delText>2. Step penalty</w:delText>
            </w:r>
            <w:r w:rsidRPr="00027974" w:rsidDel="00E20F99">
              <w:rPr>
                <w:noProof/>
                <w:webHidden/>
                <w:sz w:val="24"/>
              </w:rPr>
              <w:tab/>
              <w:delText>28</w:delText>
            </w:r>
          </w:del>
        </w:p>
        <w:p w14:paraId="000C1D52" w14:textId="6DCF8593" w:rsidR="00724281" w:rsidRPr="00027974" w:rsidDel="00E20F99" w:rsidRDefault="00724281">
          <w:pPr>
            <w:pStyle w:val="TOC3"/>
            <w:tabs>
              <w:tab w:val="right" w:leader="dot" w:pos="8296"/>
            </w:tabs>
            <w:spacing w:line="360" w:lineRule="auto"/>
            <w:ind w:left="880"/>
            <w:rPr>
              <w:del w:id="1023" w:author="Yibin Jiang" w:date="2026-03-31T15:04:00Z"/>
              <w:rFonts w:eastAsiaTheme="minorEastAsia" w:hint="eastAsia"/>
              <w:noProof/>
              <w:sz w:val="24"/>
              <w:lang w:val="en-GB"/>
              <w:rPrChange w:id="1024" w:author="chao zhang" w:date="2026-03-27T22:25:00Z">
                <w:rPr>
                  <w:del w:id="1025" w:author="Yibin Jiang" w:date="2026-03-31T15:04:00Z"/>
                  <w:rFonts w:asciiTheme="minorHAnsi" w:eastAsiaTheme="minorEastAsia" w:hAnsiTheme="minorHAnsi" w:cstheme="minorBidi" w:hint="eastAsia"/>
                  <w:noProof/>
                  <w:sz w:val="24"/>
                  <w:lang w:val="en-GB"/>
                </w:rPr>
              </w:rPrChange>
            </w:rPr>
            <w:pPrChange w:id="1026" w:author="SYLZ" w:date="2026-03-27T10:39:00Z">
              <w:pPr>
                <w:pStyle w:val="TOC3"/>
                <w:tabs>
                  <w:tab w:val="right" w:leader="dot" w:pos="8296"/>
                </w:tabs>
                <w:ind w:left="880"/>
              </w:pPr>
            </w:pPrChange>
          </w:pPr>
          <w:del w:id="1027" w:author="Yibin Jiang" w:date="2026-03-31T15:04:00Z">
            <w:r w:rsidRPr="00027974" w:rsidDel="00E20F99">
              <w:rPr>
                <w:rPrChange w:id="1028" w:author="chao zhang" w:date="2026-03-27T22:25:00Z">
                  <w:rPr>
                    <w:rStyle w:val="af"/>
                    <w:noProof/>
                    <w:sz w:val="24"/>
                  </w:rPr>
                </w:rPrChange>
              </w:rPr>
              <w:delText>3. Overshoot penalty</w:delText>
            </w:r>
            <w:r w:rsidRPr="00027974" w:rsidDel="00E20F99">
              <w:rPr>
                <w:noProof/>
                <w:webHidden/>
                <w:sz w:val="24"/>
              </w:rPr>
              <w:tab/>
              <w:delText>28</w:delText>
            </w:r>
          </w:del>
        </w:p>
        <w:p w14:paraId="6BCD7720" w14:textId="68B7C641" w:rsidR="00724281" w:rsidRPr="00027974" w:rsidDel="00E20F99" w:rsidRDefault="00724281">
          <w:pPr>
            <w:pStyle w:val="TOC3"/>
            <w:tabs>
              <w:tab w:val="right" w:leader="dot" w:pos="8296"/>
            </w:tabs>
            <w:spacing w:line="360" w:lineRule="auto"/>
            <w:ind w:left="880"/>
            <w:rPr>
              <w:del w:id="1029" w:author="Yibin Jiang" w:date="2026-03-31T15:04:00Z"/>
              <w:rFonts w:eastAsiaTheme="minorEastAsia" w:hint="eastAsia"/>
              <w:noProof/>
              <w:sz w:val="24"/>
              <w:lang w:val="en-GB"/>
              <w:rPrChange w:id="1030" w:author="chao zhang" w:date="2026-03-27T22:25:00Z">
                <w:rPr>
                  <w:del w:id="1031" w:author="Yibin Jiang" w:date="2026-03-31T15:04:00Z"/>
                  <w:rFonts w:asciiTheme="minorHAnsi" w:eastAsiaTheme="minorEastAsia" w:hAnsiTheme="minorHAnsi" w:cstheme="minorBidi" w:hint="eastAsia"/>
                  <w:noProof/>
                  <w:sz w:val="24"/>
                  <w:lang w:val="en-GB"/>
                </w:rPr>
              </w:rPrChange>
            </w:rPr>
            <w:pPrChange w:id="1032" w:author="SYLZ" w:date="2026-03-27T10:39:00Z">
              <w:pPr>
                <w:pStyle w:val="TOC3"/>
                <w:tabs>
                  <w:tab w:val="right" w:leader="dot" w:pos="8296"/>
                </w:tabs>
                <w:ind w:left="880"/>
              </w:pPr>
            </w:pPrChange>
          </w:pPr>
          <w:del w:id="1033" w:author="Yibin Jiang" w:date="2026-03-31T15:04:00Z">
            <w:r w:rsidRPr="00027974" w:rsidDel="00E20F99">
              <w:rPr>
                <w:rPrChange w:id="1034" w:author="chao zhang" w:date="2026-03-27T22:25:00Z">
                  <w:rPr>
                    <w:rStyle w:val="af"/>
                    <w:noProof/>
                    <w:sz w:val="24"/>
                  </w:rPr>
                </w:rPrChange>
              </w:rPr>
              <w:delText>4. Incorrect reagent penalty</w:delText>
            </w:r>
            <w:r w:rsidRPr="00027974" w:rsidDel="00E20F99">
              <w:rPr>
                <w:noProof/>
                <w:webHidden/>
                <w:sz w:val="24"/>
              </w:rPr>
              <w:tab/>
              <w:delText>28</w:delText>
            </w:r>
          </w:del>
        </w:p>
        <w:p w14:paraId="44600A80" w14:textId="40597ED4" w:rsidR="00724281" w:rsidRPr="00027974" w:rsidDel="00E20F99" w:rsidRDefault="00724281">
          <w:pPr>
            <w:pStyle w:val="TOC3"/>
            <w:tabs>
              <w:tab w:val="right" w:leader="dot" w:pos="8296"/>
            </w:tabs>
            <w:spacing w:line="360" w:lineRule="auto"/>
            <w:ind w:left="880"/>
            <w:rPr>
              <w:del w:id="1035" w:author="Yibin Jiang" w:date="2026-03-31T15:04:00Z"/>
              <w:rFonts w:eastAsiaTheme="minorEastAsia" w:hint="eastAsia"/>
              <w:noProof/>
              <w:sz w:val="24"/>
              <w:lang w:val="en-GB"/>
              <w:rPrChange w:id="1036" w:author="chao zhang" w:date="2026-03-27T22:25:00Z">
                <w:rPr>
                  <w:del w:id="1037" w:author="Yibin Jiang" w:date="2026-03-31T15:04:00Z"/>
                  <w:rFonts w:asciiTheme="minorHAnsi" w:eastAsiaTheme="minorEastAsia" w:hAnsiTheme="minorHAnsi" w:cstheme="minorBidi" w:hint="eastAsia"/>
                  <w:noProof/>
                  <w:sz w:val="24"/>
                  <w:lang w:val="en-GB"/>
                </w:rPr>
              </w:rPrChange>
            </w:rPr>
            <w:pPrChange w:id="1038" w:author="SYLZ" w:date="2026-03-27T10:39:00Z">
              <w:pPr>
                <w:pStyle w:val="TOC3"/>
                <w:tabs>
                  <w:tab w:val="right" w:leader="dot" w:pos="8296"/>
                </w:tabs>
                <w:ind w:left="880"/>
              </w:pPr>
            </w:pPrChange>
          </w:pPr>
          <w:del w:id="1039" w:author="Yibin Jiang" w:date="2026-03-31T15:04:00Z">
            <w:r w:rsidRPr="00027974" w:rsidDel="00E20F99">
              <w:rPr>
                <w:rPrChange w:id="1040" w:author="chao zhang" w:date="2026-03-27T22:25:00Z">
                  <w:rPr>
                    <w:rStyle w:val="af"/>
                    <w:noProof/>
                    <w:sz w:val="24"/>
                  </w:rPr>
                </w:rPrChange>
              </w:rPr>
              <w:delText>5. Overshoot-related volume penalty and bonus</w:delText>
            </w:r>
            <w:r w:rsidRPr="00027974" w:rsidDel="00E20F99">
              <w:rPr>
                <w:noProof/>
                <w:webHidden/>
                <w:sz w:val="24"/>
              </w:rPr>
              <w:tab/>
              <w:delText>29</w:delText>
            </w:r>
          </w:del>
        </w:p>
        <w:p w14:paraId="337FAC23" w14:textId="746334CB" w:rsidR="00724281" w:rsidRPr="00027974" w:rsidDel="00E20F99" w:rsidRDefault="00724281">
          <w:pPr>
            <w:pStyle w:val="TOC3"/>
            <w:tabs>
              <w:tab w:val="right" w:leader="dot" w:pos="8296"/>
            </w:tabs>
            <w:spacing w:line="360" w:lineRule="auto"/>
            <w:ind w:left="880"/>
            <w:rPr>
              <w:del w:id="1041" w:author="Yibin Jiang" w:date="2026-03-31T15:04:00Z"/>
              <w:rFonts w:eastAsiaTheme="minorEastAsia" w:hint="eastAsia"/>
              <w:noProof/>
              <w:sz w:val="24"/>
              <w:lang w:val="en-GB"/>
              <w:rPrChange w:id="1042" w:author="chao zhang" w:date="2026-03-27T22:25:00Z">
                <w:rPr>
                  <w:del w:id="1043" w:author="Yibin Jiang" w:date="2026-03-31T15:04:00Z"/>
                  <w:rFonts w:asciiTheme="minorHAnsi" w:eastAsiaTheme="minorEastAsia" w:hAnsiTheme="minorHAnsi" w:cstheme="minorBidi" w:hint="eastAsia"/>
                  <w:noProof/>
                  <w:sz w:val="24"/>
                  <w:lang w:val="en-GB"/>
                </w:rPr>
              </w:rPrChange>
            </w:rPr>
            <w:pPrChange w:id="1044" w:author="SYLZ" w:date="2026-03-27T10:39:00Z">
              <w:pPr>
                <w:pStyle w:val="TOC3"/>
                <w:tabs>
                  <w:tab w:val="right" w:leader="dot" w:pos="8296"/>
                </w:tabs>
                <w:ind w:left="880"/>
              </w:pPr>
            </w:pPrChange>
          </w:pPr>
          <w:del w:id="1045" w:author="Yibin Jiang" w:date="2026-03-31T15:04:00Z">
            <w:r w:rsidRPr="00027974" w:rsidDel="00E20F99">
              <w:rPr>
                <w:rPrChange w:id="1046" w:author="chao zhang" w:date="2026-03-27T22:25:00Z">
                  <w:rPr>
                    <w:rStyle w:val="af"/>
                    <w:noProof/>
                    <w:sz w:val="24"/>
                  </w:rPr>
                </w:rPrChange>
              </w:rPr>
              <w:delText>6. Terminal reward</w:delText>
            </w:r>
            <w:r w:rsidRPr="00027974" w:rsidDel="00E20F99">
              <w:rPr>
                <w:noProof/>
                <w:webHidden/>
                <w:sz w:val="24"/>
              </w:rPr>
              <w:tab/>
              <w:delText>29</w:delText>
            </w:r>
          </w:del>
        </w:p>
        <w:p w14:paraId="43FB9A2C" w14:textId="7579972E" w:rsidR="00724281" w:rsidRPr="00027974" w:rsidDel="00E20F99" w:rsidRDefault="00724281">
          <w:pPr>
            <w:pStyle w:val="TOC2"/>
            <w:spacing w:line="360" w:lineRule="auto"/>
            <w:rPr>
              <w:del w:id="1047" w:author="Yibin Jiang" w:date="2026-03-31T15:04:00Z"/>
              <w:rFonts w:eastAsiaTheme="minorEastAsia" w:hint="eastAsia"/>
              <w:sz w:val="24"/>
              <w:szCs w:val="24"/>
              <w:lang w:val="en-GB"/>
              <w:rPrChange w:id="1048" w:author="chao zhang" w:date="2026-03-27T22:25:00Z">
                <w:rPr>
                  <w:del w:id="1049" w:author="Yibin Jiang" w:date="2026-03-31T15:04:00Z"/>
                  <w:rFonts w:asciiTheme="minorHAnsi" w:eastAsiaTheme="minorEastAsia" w:hAnsiTheme="minorHAnsi" w:cstheme="minorBidi" w:hint="eastAsia"/>
                  <w:sz w:val="24"/>
                  <w:szCs w:val="24"/>
                  <w:lang w:val="en-GB"/>
                </w:rPr>
              </w:rPrChange>
            </w:rPr>
            <w:pPrChange w:id="1050" w:author="SYLZ" w:date="2026-03-27T10:39:00Z">
              <w:pPr>
                <w:pStyle w:val="TOC2"/>
                <w:ind w:left="440"/>
              </w:pPr>
            </w:pPrChange>
          </w:pPr>
          <w:del w:id="1051" w:author="Yibin Jiang" w:date="2026-03-31T15:04:00Z">
            <w:r w:rsidRPr="00027974" w:rsidDel="00E20F99">
              <w:rPr>
                <w:szCs w:val="24"/>
                <w:rPrChange w:id="1052" w:author="chao zhang" w:date="2026-03-27T22:25:00Z">
                  <w:rPr>
                    <w:rStyle w:val="af"/>
                    <w:noProof/>
                    <w:sz w:val="24"/>
                  </w:rPr>
                </w:rPrChange>
              </w:rPr>
              <w:delText>Training Procedure</w:delText>
            </w:r>
            <w:r w:rsidRPr="00027974" w:rsidDel="00E20F99">
              <w:rPr>
                <w:webHidden/>
                <w:sz w:val="24"/>
                <w:szCs w:val="24"/>
              </w:rPr>
              <w:tab/>
              <w:delText>30</w:delText>
            </w:r>
          </w:del>
        </w:p>
        <w:p w14:paraId="72F9917A" w14:textId="77777777" w:rsidR="000B220A" w:rsidRPr="00ED2D36" w:rsidRDefault="00155E69">
          <w:pPr>
            <w:spacing w:line="360" w:lineRule="auto"/>
            <w:jc w:val="both"/>
            <w:rPr>
              <w:b/>
              <w:bCs/>
              <w:sz w:val="24"/>
            </w:rPr>
            <w:pPrChange w:id="1053" w:author="SYLZ" w:date="2026-03-27T10:39:00Z">
              <w:pPr>
                <w:spacing w:line="480" w:lineRule="auto"/>
                <w:jc w:val="both"/>
              </w:pPr>
            </w:pPrChange>
          </w:pPr>
          <w:r w:rsidRPr="00027974">
            <w:rPr>
              <w:sz w:val="24"/>
            </w:rPr>
            <w:fldChar w:fldCharType="end"/>
          </w:r>
        </w:p>
      </w:sdtContent>
    </w:sdt>
    <w:p w14:paraId="7F970323" w14:textId="41269249" w:rsidR="000B220A" w:rsidRPr="00ED2D36" w:rsidRDefault="003E3B6D">
      <w:pPr>
        <w:pStyle w:val="1"/>
        <w:spacing w:before="249" w:line="360" w:lineRule="auto"/>
        <w:jc w:val="both"/>
        <w:rPr>
          <w:sz w:val="24"/>
        </w:rPr>
        <w:pPrChange w:id="1054" w:author="SYLZ" w:date="2026-03-27T10:39:00Z">
          <w:pPr>
            <w:pStyle w:val="1"/>
            <w:spacing w:before="249" w:line="480" w:lineRule="auto"/>
            <w:jc w:val="both"/>
          </w:pPr>
        </w:pPrChange>
      </w:pPr>
      <w:bookmarkStart w:id="1055" w:name="_Toc225862913"/>
      <w:ins w:id="1056" w:author="SYLZ" w:date="2026-03-27T15:20:00Z">
        <w:r>
          <w:rPr>
            <w:rFonts w:eastAsiaTheme="minorEastAsia" w:hint="eastAsia"/>
            <w:sz w:val="24"/>
          </w:rPr>
          <w:t xml:space="preserve">Section 1 </w:t>
        </w:r>
      </w:ins>
      <w:r w:rsidR="00155E69" w:rsidRPr="00ED2D36">
        <w:rPr>
          <w:sz w:val="24"/>
        </w:rPr>
        <w:t xml:space="preserve">Introduction to the Automatic </w:t>
      </w:r>
      <w:del w:id="1057" w:author="Yibin Jiang" w:date="2026-03-31T15:00:00Z">
        <w:r w:rsidR="00155E69" w:rsidRPr="00ED2D36" w:rsidDel="00BB6128">
          <w:rPr>
            <w:sz w:val="24"/>
          </w:rPr>
          <w:delText xml:space="preserve">Titration </w:delText>
        </w:r>
      </w:del>
      <w:ins w:id="1058" w:author="Yibin Jiang" w:date="2026-03-31T15:00:00Z">
        <w:r w:rsidR="00BB6128">
          <w:rPr>
            <w:rFonts w:eastAsiaTheme="minorEastAsia" w:hint="eastAsia"/>
            <w:sz w:val="24"/>
          </w:rPr>
          <w:t>pH-Adjustment</w:t>
        </w:r>
        <w:r w:rsidR="00BB6128" w:rsidRPr="00ED2D36">
          <w:rPr>
            <w:sz w:val="24"/>
          </w:rPr>
          <w:t xml:space="preserve"> </w:t>
        </w:r>
      </w:ins>
      <w:r w:rsidR="00155E69" w:rsidRPr="00ED2D36">
        <w:rPr>
          <w:sz w:val="24"/>
        </w:rPr>
        <w:t>Device</w:t>
      </w:r>
      <w:bookmarkEnd w:id="1055"/>
    </w:p>
    <w:p w14:paraId="5F605CBC" w14:textId="521B6997" w:rsidR="000B220A" w:rsidRPr="00ED2D36" w:rsidRDefault="00155E69">
      <w:pPr>
        <w:spacing w:line="360" w:lineRule="auto"/>
        <w:ind w:firstLineChars="200" w:firstLine="480"/>
        <w:jc w:val="both"/>
        <w:rPr>
          <w:sz w:val="24"/>
        </w:rPr>
        <w:pPrChange w:id="1059" w:author="SYLZ" w:date="2026-03-27T10:39:00Z">
          <w:pPr>
            <w:spacing w:line="480" w:lineRule="auto"/>
            <w:ind w:firstLineChars="200" w:firstLine="480"/>
            <w:jc w:val="both"/>
          </w:pPr>
        </w:pPrChange>
      </w:pPr>
      <w:r w:rsidRPr="00ED2D36">
        <w:rPr>
          <w:sz w:val="24"/>
        </w:rPr>
        <w:t xml:space="preserve">As shown in </w:t>
      </w:r>
      <w:r w:rsidRPr="00ED2D36">
        <w:fldChar w:fldCharType="begin"/>
      </w:r>
      <w:r w:rsidRPr="00ED2D36">
        <w:instrText>HYPERLINK \l "FigS1"</w:instrText>
      </w:r>
      <w:r w:rsidRPr="00ED2D36">
        <w:fldChar w:fldCharType="separate"/>
      </w:r>
      <w:r w:rsidRPr="00ED2D36">
        <w:rPr>
          <w:rStyle w:val="af"/>
          <w:sz w:val="24"/>
        </w:rPr>
        <w:t>Figure S1</w:t>
      </w:r>
      <w:r w:rsidRPr="00ED2D36">
        <w:rPr>
          <w:rStyle w:val="af"/>
          <w:sz w:val="24"/>
        </w:rPr>
        <w:fldChar w:fldCharType="end"/>
      </w:r>
      <w:r w:rsidRPr="00ED2D36">
        <w:rPr>
          <w:sz w:val="24"/>
        </w:rPr>
        <w:t xml:space="preserve">, the solution to be </w:t>
      </w:r>
      <w:del w:id="1060" w:author="Yibin Jiang" w:date="2026-03-31T15:04:00Z">
        <w:r w:rsidRPr="00ED2D36" w:rsidDel="00C014CB">
          <w:rPr>
            <w:sz w:val="24"/>
          </w:rPr>
          <w:delText xml:space="preserve">titrated </w:delText>
        </w:r>
      </w:del>
      <w:ins w:id="1061" w:author="Yibin Jiang" w:date="2026-03-31T15:04:00Z">
        <w:r w:rsidR="00C014CB">
          <w:rPr>
            <w:rFonts w:eastAsiaTheme="minorEastAsia" w:hint="eastAsia"/>
            <w:sz w:val="24"/>
          </w:rPr>
          <w:t>adjusted</w:t>
        </w:r>
        <w:r w:rsidR="00C014CB" w:rsidRPr="00ED2D36">
          <w:rPr>
            <w:sz w:val="24"/>
          </w:rPr>
          <w:t xml:space="preserve"> </w:t>
        </w:r>
      </w:ins>
      <w:r w:rsidRPr="00ED2D36">
        <w:rPr>
          <w:sz w:val="24"/>
        </w:rPr>
        <w:t>was contained in a three-necked flask. The left neck was connected to a nitrogen gas inlet, which generated bubbles in the solution to facilitate stirring. The central neck was fitted with a pH probe to monitor the solution’s pH value. The right neck was connected to the reagent delivery tubing.</w:t>
      </w:r>
    </w:p>
    <w:p w14:paraId="0ED27E6D" w14:textId="0886DFA6" w:rsidR="000B220A" w:rsidRPr="00ED2D36" w:rsidRDefault="00155E69">
      <w:pPr>
        <w:spacing w:line="360" w:lineRule="auto"/>
        <w:ind w:firstLineChars="200" w:firstLine="480"/>
        <w:jc w:val="both"/>
        <w:rPr>
          <w:sz w:val="24"/>
        </w:rPr>
        <w:pPrChange w:id="1062" w:author="SYLZ" w:date="2026-03-27T10:39:00Z">
          <w:pPr>
            <w:spacing w:line="480" w:lineRule="auto"/>
            <w:ind w:firstLineChars="200" w:firstLine="480"/>
            <w:jc w:val="both"/>
          </w:pPr>
        </w:pPrChange>
      </w:pPr>
      <w:r w:rsidRPr="00ED2D36">
        <w:rPr>
          <w:rFonts w:eastAsia="宋体"/>
          <w:sz w:val="24"/>
        </w:rPr>
        <w:lastRenderedPageBreak/>
        <w:t xml:space="preserve">During the </w:t>
      </w:r>
      <w:del w:id="1063" w:author="Yibin Jiang" w:date="2026-03-31T15:04:00Z">
        <w:r w:rsidRPr="00ED2D36" w:rsidDel="00E20F99">
          <w:rPr>
            <w:rFonts w:eastAsia="宋体"/>
            <w:sz w:val="24"/>
          </w:rPr>
          <w:delText>titration</w:delText>
        </w:r>
      </w:del>
      <w:ins w:id="1064" w:author="Yibin Jiang" w:date="2026-03-31T15:04:00Z">
        <w:r w:rsidR="00E20F99">
          <w:rPr>
            <w:rFonts w:eastAsia="宋体" w:hint="eastAsia"/>
            <w:sz w:val="24"/>
          </w:rPr>
          <w:t>pH-adjustment</w:t>
        </w:r>
      </w:ins>
      <w:r w:rsidRPr="00ED2D36">
        <w:rPr>
          <w:rFonts w:eastAsia="宋体"/>
          <w:sz w:val="24"/>
        </w:rPr>
        <w:t>, t</w:t>
      </w:r>
      <w:r w:rsidRPr="00ED2D36">
        <w:rPr>
          <w:sz w:val="24"/>
        </w:rPr>
        <w:t xml:space="preserve">he control algorithm determined the </w:t>
      </w:r>
      <w:del w:id="1065" w:author="Yibin Jiang" w:date="2026-03-31T15:04:00Z">
        <w:r w:rsidRPr="00ED2D36" w:rsidDel="009352A0">
          <w:rPr>
            <w:sz w:val="24"/>
          </w:rPr>
          <w:delText xml:space="preserve">titration </w:delText>
        </w:r>
      </w:del>
      <w:ins w:id="1066" w:author="Yibin Jiang" w:date="2026-03-31T15:04:00Z">
        <w:r w:rsidR="009352A0">
          <w:rPr>
            <w:rFonts w:eastAsiaTheme="minorEastAsia" w:hint="eastAsia"/>
            <w:sz w:val="24"/>
          </w:rPr>
          <w:t>reagent</w:t>
        </w:r>
        <w:r w:rsidR="009352A0" w:rsidRPr="00ED2D36">
          <w:rPr>
            <w:sz w:val="24"/>
          </w:rPr>
          <w:t xml:space="preserve"> </w:t>
        </w:r>
      </w:ins>
      <w:r w:rsidRPr="00ED2D36">
        <w:rPr>
          <w:sz w:val="24"/>
        </w:rPr>
        <w:t>volume</w:t>
      </w:r>
      <w:ins w:id="1067" w:author="Yibin Jiang" w:date="2026-03-31T15:04:00Z">
        <w:r w:rsidR="009352A0">
          <w:rPr>
            <w:rFonts w:eastAsiaTheme="minorEastAsia" w:hint="eastAsia"/>
            <w:sz w:val="24"/>
          </w:rPr>
          <w:t>/type</w:t>
        </w:r>
      </w:ins>
      <w:r w:rsidRPr="00ED2D36">
        <w:rPr>
          <w:sz w:val="24"/>
        </w:rPr>
        <w:t>, and a syringe pump delivered the required reagent. After each addition, the system waited until thorough mixing and reaction completion. The pH value was recorded, and the algorithm generated a state vector to calculate the next reagent volume. When consecutive reagent additions involved different chemicals, the syringe pump was cleaned by flushing three times with 10 mL of water, with the waste solution discharged into a waste collection bottle, followed by a single rinse with 5 mL of the subsequent reagent to prevent cross-contamination. This procedure ensured precise pH control and minimized unwanted interactions between reagents.</w:t>
      </w:r>
    </w:p>
    <w:p w14:paraId="3C48E52E" w14:textId="48E65A91" w:rsidR="000B220A" w:rsidRPr="00ED2D36" w:rsidRDefault="00636358">
      <w:pPr>
        <w:spacing w:line="360" w:lineRule="auto"/>
        <w:ind w:firstLineChars="200" w:firstLine="480"/>
        <w:jc w:val="both"/>
        <w:rPr>
          <w:sz w:val="24"/>
        </w:rPr>
        <w:pPrChange w:id="1068" w:author="SYLZ" w:date="2026-03-27T10:39:00Z">
          <w:pPr>
            <w:spacing w:line="480" w:lineRule="auto"/>
            <w:ind w:firstLineChars="200" w:firstLine="480"/>
            <w:jc w:val="both"/>
          </w:pPr>
        </w:pPrChange>
      </w:pPr>
      <w:r w:rsidRPr="00ED2D36">
        <w:rPr>
          <w:noProof/>
          <w:sz w:val="24"/>
          <w14:ligatures w14:val="none"/>
        </w:rPr>
        <w:drawing>
          <wp:inline distT="0" distB="0" distL="0" distR="0" wp14:anchorId="0D82C034" wp14:editId="51ACB966">
            <wp:extent cx="5274310" cy="27508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750820"/>
                    </a:xfrm>
                    <a:prstGeom prst="rect">
                      <a:avLst/>
                    </a:prstGeom>
                  </pic:spPr>
                </pic:pic>
              </a:graphicData>
            </a:graphic>
          </wp:inline>
        </w:drawing>
      </w:r>
      <w:commentRangeStart w:id="1069"/>
      <w:commentRangeStart w:id="1070"/>
      <w:commentRangeStart w:id="1071"/>
    </w:p>
    <w:p w14:paraId="538CD76C" w14:textId="583A8F69" w:rsidR="000B220A" w:rsidRPr="00ED2D36" w:rsidRDefault="00155E69">
      <w:pPr>
        <w:spacing w:line="360" w:lineRule="auto"/>
        <w:jc w:val="both"/>
        <w:rPr>
          <w:sz w:val="24"/>
        </w:rPr>
        <w:pPrChange w:id="1072" w:author="SYLZ" w:date="2026-03-27T10:39:00Z">
          <w:pPr>
            <w:spacing w:line="480" w:lineRule="auto"/>
            <w:jc w:val="both"/>
          </w:pPr>
        </w:pPrChange>
      </w:pPr>
      <w:bookmarkStart w:id="1073" w:name="FigS1"/>
      <w:r w:rsidRPr="00ED2D36">
        <w:rPr>
          <w:b/>
          <w:bCs/>
          <w:sz w:val="24"/>
        </w:rPr>
        <w:t>Figure S1</w:t>
      </w:r>
      <w:bookmarkEnd w:id="1073"/>
      <w:r w:rsidRPr="00ED2D36">
        <w:rPr>
          <w:b/>
          <w:bCs/>
          <w:sz w:val="24"/>
        </w:rPr>
        <w:t>.</w:t>
      </w:r>
      <w:r w:rsidRPr="00ED2D36">
        <w:rPr>
          <w:sz w:val="24"/>
        </w:rPr>
        <w:t xml:space="preserve"> Photographs of the automatic </w:t>
      </w:r>
      <w:del w:id="1074" w:author="Yibin Jiang" w:date="2026-03-31T15:19:00Z">
        <w:r w:rsidRPr="00ED2D36" w:rsidDel="00F53E29">
          <w:rPr>
            <w:sz w:val="24"/>
          </w:rPr>
          <w:delText xml:space="preserve">titration </w:delText>
        </w:r>
      </w:del>
      <w:ins w:id="1075" w:author="Yibin Jiang" w:date="2026-03-31T15:19:00Z">
        <w:r w:rsidR="00F53E29">
          <w:rPr>
            <w:rFonts w:eastAsiaTheme="minorEastAsia" w:hint="eastAsia"/>
            <w:sz w:val="24"/>
          </w:rPr>
          <w:t>pH-adjustment</w:t>
        </w:r>
        <w:r w:rsidR="00F53E29" w:rsidRPr="00ED2D36">
          <w:rPr>
            <w:sz w:val="24"/>
          </w:rPr>
          <w:t xml:space="preserve"> </w:t>
        </w:r>
      </w:ins>
      <w:r w:rsidRPr="00ED2D36">
        <w:rPr>
          <w:sz w:val="24"/>
        </w:rPr>
        <w:t>device and its cleaning strategy during the dispensing of different reagents.</w:t>
      </w:r>
      <w:commentRangeEnd w:id="1069"/>
      <w:r w:rsidRPr="00ED2D36">
        <w:rPr>
          <w:sz w:val="24"/>
        </w:rPr>
        <w:commentReference w:id="1069"/>
      </w:r>
      <w:commentRangeEnd w:id="1070"/>
      <w:r w:rsidRPr="00ED2D36">
        <w:rPr>
          <w:sz w:val="24"/>
        </w:rPr>
        <w:commentReference w:id="1070"/>
      </w:r>
      <w:commentRangeEnd w:id="1071"/>
      <w:r w:rsidRPr="00ED2D36">
        <w:rPr>
          <w:sz w:val="24"/>
        </w:rPr>
        <w:commentReference w:id="1071"/>
      </w:r>
    </w:p>
    <w:p w14:paraId="36A35D81" w14:textId="33C91178" w:rsidR="000B220A" w:rsidRPr="00ED2D36" w:rsidRDefault="003E3B6D">
      <w:pPr>
        <w:pStyle w:val="1"/>
        <w:spacing w:before="249" w:line="360" w:lineRule="auto"/>
        <w:jc w:val="both"/>
        <w:rPr>
          <w:sz w:val="24"/>
        </w:rPr>
        <w:pPrChange w:id="1076" w:author="SYLZ" w:date="2026-03-27T10:39:00Z">
          <w:pPr>
            <w:pStyle w:val="1"/>
            <w:spacing w:before="249" w:line="480" w:lineRule="auto"/>
            <w:jc w:val="both"/>
          </w:pPr>
        </w:pPrChange>
      </w:pPr>
      <w:bookmarkStart w:id="1077" w:name="_Toc225862914"/>
      <w:ins w:id="1078" w:author="SYLZ" w:date="2026-03-27T15:20:00Z">
        <w:r>
          <w:rPr>
            <w:rFonts w:eastAsiaTheme="minorEastAsia" w:hint="eastAsia"/>
            <w:sz w:val="24"/>
          </w:rPr>
          <w:t xml:space="preserve">Section 2 </w:t>
        </w:r>
      </w:ins>
      <w:r w:rsidR="00155E69" w:rsidRPr="00ED2D36">
        <w:rPr>
          <w:sz w:val="24"/>
        </w:rPr>
        <w:t>Chemical Reagents</w:t>
      </w:r>
      <w:bookmarkEnd w:id="1077"/>
    </w:p>
    <w:p w14:paraId="1D69564E" w14:textId="191CCCE4" w:rsidR="000B220A" w:rsidRPr="00ED2D36" w:rsidRDefault="00155E69">
      <w:pPr>
        <w:spacing w:line="360" w:lineRule="auto"/>
        <w:jc w:val="both"/>
        <w:rPr>
          <w:rFonts w:eastAsiaTheme="minorEastAsia"/>
          <w:sz w:val="24"/>
        </w:rPr>
        <w:pPrChange w:id="1079" w:author="SYLZ" w:date="2026-03-27T10:39:00Z">
          <w:pPr>
            <w:spacing w:line="480" w:lineRule="auto"/>
            <w:jc w:val="both"/>
          </w:pPr>
        </w:pPrChange>
      </w:pPr>
      <w:r w:rsidRPr="00ED2D36">
        <w:rPr>
          <w:sz w:val="24"/>
        </w:rPr>
        <w:t xml:space="preserve">All aqueous stock solutions were made using Type I ultrapure water (18.2 </w:t>
      </w:r>
      <w:proofErr w:type="spellStart"/>
      <w:r w:rsidRPr="00ED2D36">
        <w:rPr>
          <w:sz w:val="24"/>
        </w:rPr>
        <w:t>MΩ•cm</w:t>
      </w:r>
      <w:proofErr w:type="spellEnd"/>
      <w:r w:rsidRPr="00ED2D36">
        <w:rPr>
          <w:sz w:val="24"/>
        </w:rPr>
        <w:t>)</w:t>
      </w:r>
    </w:p>
    <w:p w14:paraId="0DEE7476" w14:textId="4001E899" w:rsidR="000B220A" w:rsidRPr="00ED2D36" w:rsidRDefault="00155E69">
      <w:pPr>
        <w:spacing w:line="360" w:lineRule="auto"/>
        <w:jc w:val="both"/>
        <w:rPr>
          <w:rFonts w:eastAsiaTheme="minorEastAsia"/>
          <w:b/>
          <w:bCs/>
          <w:sz w:val="24"/>
        </w:rPr>
        <w:pPrChange w:id="1080" w:author="SYLZ" w:date="2026-03-27T10:39:00Z">
          <w:pPr>
            <w:spacing w:line="480" w:lineRule="auto"/>
            <w:jc w:val="both"/>
          </w:pPr>
        </w:pPrChange>
      </w:pPr>
      <w:r w:rsidRPr="00ED2D36">
        <w:rPr>
          <w:rFonts w:eastAsiaTheme="minorEastAsia"/>
          <w:b/>
          <w:bCs/>
          <w:sz w:val="24"/>
        </w:rPr>
        <w:t xml:space="preserve">Base </w:t>
      </w:r>
      <w:del w:id="1081" w:author="Yibin Jiang" w:date="2026-03-27T13:20:00Z">
        <w:r w:rsidRPr="00ED2D36" w:rsidDel="006711D4">
          <w:rPr>
            <w:rFonts w:eastAsiaTheme="minorEastAsia"/>
            <w:b/>
            <w:bCs/>
            <w:sz w:val="24"/>
          </w:rPr>
          <w:delText xml:space="preserve">&amp; </w:delText>
        </w:r>
      </w:del>
      <w:ins w:id="1082" w:author="Yibin Jiang" w:date="2026-03-27T13:20:00Z">
        <w:r w:rsidR="006711D4" w:rsidRPr="00ED2D36">
          <w:rPr>
            <w:rFonts w:eastAsiaTheme="minorEastAsia"/>
            <w:b/>
            <w:bCs/>
            <w:sz w:val="24"/>
          </w:rPr>
          <w:t xml:space="preserve">and </w:t>
        </w:r>
      </w:ins>
      <w:del w:id="1083" w:author="Yibin Jiang" w:date="2026-03-27T13:20:00Z">
        <w:r w:rsidRPr="00ED2D36" w:rsidDel="006711D4">
          <w:rPr>
            <w:rFonts w:eastAsiaTheme="minorEastAsia"/>
            <w:b/>
            <w:bCs/>
            <w:sz w:val="24"/>
          </w:rPr>
          <w:delText xml:space="preserve">acid </w:delText>
        </w:r>
      </w:del>
      <w:ins w:id="1084" w:author="Yibin Jiang" w:date="2026-03-27T13:20:00Z">
        <w:r w:rsidR="006711D4" w:rsidRPr="00ED2D36">
          <w:rPr>
            <w:rFonts w:eastAsiaTheme="minorEastAsia"/>
            <w:b/>
            <w:bCs/>
            <w:sz w:val="24"/>
          </w:rPr>
          <w:t xml:space="preserve">Acid </w:t>
        </w:r>
      </w:ins>
      <w:r w:rsidRPr="00ED2D36">
        <w:rPr>
          <w:rFonts w:eastAsiaTheme="minorEastAsia"/>
          <w:b/>
          <w:bCs/>
          <w:sz w:val="24"/>
        </w:rPr>
        <w:t>used for pH Adjustment</w:t>
      </w:r>
    </w:p>
    <w:p w14:paraId="30BE97BB" w14:textId="77777777" w:rsidR="000B220A" w:rsidRPr="00ED2D36" w:rsidRDefault="00155E69">
      <w:pPr>
        <w:spacing w:after="0" w:line="360" w:lineRule="auto"/>
        <w:jc w:val="both"/>
        <w:rPr>
          <w:sz w:val="24"/>
        </w:rPr>
        <w:pPrChange w:id="1085" w:author="SYLZ" w:date="2026-03-27T10:39:00Z">
          <w:pPr>
            <w:spacing w:after="0" w:line="480" w:lineRule="auto"/>
            <w:jc w:val="both"/>
          </w:pPr>
        </w:pPrChange>
      </w:pPr>
      <w:r w:rsidRPr="00ED2D36">
        <w:rPr>
          <w:sz w:val="24"/>
        </w:rPr>
        <w:t>Hydrochloric acid, 36~38%,</w:t>
      </w:r>
      <w:r w:rsidRPr="00ED2D36">
        <w:rPr>
          <w:rFonts w:eastAsia="宋体"/>
          <w:sz w:val="24"/>
        </w:rPr>
        <w:t xml:space="preserve"> </w:t>
      </w:r>
      <w:r w:rsidRPr="00ED2D36">
        <w:rPr>
          <w:sz w:val="24"/>
        </w:rPr>
        <w:t>Sinopharm Chemical Reagent Co., HCl</w:t>
      </w:r>
    </w:p>
    <w:p w14:paraId="15D25DCC" w14:textId="77777777" w:rsidR="000B220A" w:rsidRPr="00ED2D36" w:rsidRDefault="00155E69">
      <w:pPr>
        <w:spacing w:line="360" w:lineRule="auto"/>
        <w:jc w:val="both"/>
        <w:rPr>
          <w:sz w:val="24"/>
        </w:rPr>
        <w:pPrChange w:id="1086" w:author="SYLZ" w:date="2026-03-27T10:39:00Z">
          <w:pPr>
            <w:spacing w:line="480" w:lineRule="auto"/>
            <w:jc w:val="both"/>
          </w:pPr>
        </w:pPrChange>
      </w:pPr>
      <w:r w:rsidRPr="00ED2D36">
        <w:rPr>
          <w:rFonts w:eastAsiaTheme="minorEastAsia"/>
          <w:sz w:val="24"/>
        </w:rPr>
        <w:t>N</w:t>
      </w:r>
      <w:r w:rsidRPr="00ED2D36">
        <w:rPr>
          <w:sz w:val="24"/>
        </w:rPr>
        <w:t xml:space="preserve">itric acid </w:t>
      </w:r>
      <w:r w:rsidRPr="00ED2D36">
        <w:rPr>
          <w:rFonts w:eastAsiaTheme="minorEastAsia"/>
          <w:sz w:val="24"/>
        </w:rPr>
        <w:t>68</w:t>
      </w:r>
      <w:r w:rsidRPr="00ED2D36">
        <w:rPr>
          <w:sz w:val="24"/>
        </w:rPr>
        <w:t>%, Sinopharm Chemical Reagent Co., H</w:t>
      </w:r>
      <w:r w:rsidRPr="00ED2D36">
        <w:rPr>
          <w:rFonts w:eastAsiaTheme="minorEastAsia"/>
          <w:sz w:val="24"/>
        </w:rPr>
        <w:t>NO</w:t>
      </w:r>
      <w:r w:rsidRPr="00ED2D36">
        <w:rPr>
          <w:rFonts w:eastAsiaTheme="minorEastAsia"/>
          <w:sz w:val="24"/>
          <w:vertAlign w:val="subscript"/>
        </w:rPr>
        <w:t>3</w:t>
      </w:r>
    </w:p>
    <w:p w14:paraId="030FAAAD" w14:textId="77777777" w:rsidR="000B220A" w:rsidRPr="00ED2D36" w:rsidRDefault="00155E69">
      <w:pPr>
        <w:spacing w:line="360" w:lineRule="auto"/>
        <w:jc w:val="both"/>
        <w:rPr>
          <w:sz w:val="24"/>
        </w:rPr>
        <w:pPrChange w:id="1087" w:author="SYLZ" w:date="2026-03-27T10:39:00Z">
          <w:pPr>
            <w:spacing w:line="480" w:lineRule="auto"/>
            <w:jc w:val="both"/>
          </w:pPr>
        </w:pPrChange>
      </w:pPr>
      <w:r w:rsidRPr="00ED2D36">
        <w:rPr>
          <w:rFonts w:eastAsiaTheme="minorEastAsia"/>
          <w:sz w:val="24"/>
        </w:rPr>
        <w:t>S</w:t>
      </w:r>
      <w:r w:rsidRPr="00ED2D36">
        <w:rPr>
          <w:sz w:val="24"/>
        </w:rPr>
        <w:t xml:space="preserve">odium hydroxide </w:t>
      </w:r>
      <w:r w:rsidRPr="00ED2D36">
        <w:rPr>
          <w:rFonts w:eastAsiaTheme="minorEastAsia"/>
          <w:sz w:val="24"/>
        </w:rPr>
        <w:t>≥99</w:t>
      </w:r>
      <w:r w:rsidRPr="00ED2D36">
        <w:rPr>
          <w:sz w:val="24"/>
        </w:rPr>
        <w:t xml:space="preserve">%, Sinopharm Chemical Reagent Co., </w:t>
      </w:r>
      <w:r w:rsidRPr="00ED2D36">
        <w:rPr>
          <w:rFonts w:eastAsiaTheme="minorEastAsia"/>
          <w:sz w:val="24"/>
        </w:rPr>
        <w:t>NaOH</w:t>
      </w:r>
    </w:p>
    <w:p w14:paraId="1A2361C9" w14:textId="5C401204" w:rsidR="000B220A" w:rsidRPr="00ED2D36" w:rsidRDefault="00155E69">
      <w:pPr>
        <w:spacing w:line="360" w:lineRule="auto"/>
        <w:jc w:val="both"/>
        <w:rPr>
          <w:rFonts w:eastAsiaTheme="minorEastAsia"/>
          <w:b/>
          <w:bCs/>
          <w:sz w:val="24"/>
        </w:rPr>
        <w:pPrChange w:id="1088" w:author="SYLZ" w:date="2026-03-27T10:39:00Z">
          <w:pPr>
            <w:spacing w:line="480" w:lineRule="auto"/>
            <w:jc w:val="both"/>
          </w:pPr>
        </w:pPrChange>
      </w:pPr>
      <w:r w:rsidRPr="00ED2D36">
        <w:rPr>
          <w:rFonts w:eastAsiaTheme="minorEastAsia"/>
          <w:b/>
          <w:bCs/>
          <w:sz w:val="24"/>
        </w:rPr>
        <w:lastRenderedPageBreak/>
        <w:t xml:space="preserve">Buffer </w:t>
      </w:r>
      <w:del w:id="1089" w:author="Yibin Jiang" w:date="2026-03-27T13:20:00Z">
        <w:r w:rsidRPr="00ED2D36" w:rsidDel="005E601C">
          <w:rPr>
            <w:rFonts w:eastAsiaTheme="minorEastAsia"/>
            <w:b/>
            <w:bCs/>
            <w:sz w:val="24"/>
          </w:rPr>
          <w:delText xml:space="preserve">solution </w:delText>
        </w:r>
      </w:del>
      <w:ins w:id="1090" w:author="Yibin Jiang" w:date="2026-03-27T13:20:00Z">
        <w:r w:rsidR="005E601C" w:rsidRPr="00ED2D36">
          <w:rPr>
            <w:rFonts w:eastAsiaTheme="minorEastAsia"/>
            <w:b/>
            <w:bCs/>
            <w:sz w:val="24"/>
          </w:rPr>
          <w:t xml:space="preserve">Solution </w:t>
        </w:r>
      </w:ins>
      <w:r w:rsidRPr="00ED2D36">
        <w:rPr>
          <w:rFonts w:eastAsiaTheme="minorEastAsia"/>
          <w:b/>
          <w:bCs/>
          <w:sz w:val="24"/>
        </w:rPr>
        <w:t xml:space="preserve">for </w:t>
      </w:r>
      <w:del w:id="1091" w:author="Yibin Jiang" w:date="2026-03-27T13:20:00Z">
        <w:r w:rsidRPr="00ED2D36" w:rsidDel="005E601C">
          <w:rPr>
            <w:rFonts w:eastAsiaTheme="minorEastAsia"/>
            <w:b/>
            <w:bCs/>
            <w:sz w:val="24"/>
          </w:rPr>
          <w:delText>calibration</w:delText>
        </w:r>
      </w:del>
      <w:ins w:id="1092" w:author="Yibin Jiang" w:date="2026-03-27T13:20:00Z">
        <w:r w:rsidR="005E601C" w:rsidRPr="00ED2D36">
          <w:rPr>
            <w:rFonts w:eastAsiaTheme="minorEastAsia"/>
            <w:b/>
            <w:bCs/>
            <w:sz w:val="24"/>
          </w:rPr>
          <w:t>Calibration</w:t>
        </w:r>
      </w:ins>
    </w:p>
    <w:p w14:paraId="73F0A513" w14:textId="09D01AFB" w:rsidR="000B220A" w:rsidRPr="00ED2D36" w:rsidRDefault="00155E69">
      <w:pPr>
        <w:spacing w:line="360" w:lineRule="auto"/>
        <w:jc w:val="both"/>
        <w:rPr>
          <w:sz w:val="24"/>
        </w:rPr>
        <w:pPrChange w:id="1093" w:author="SYLZ" w:date="2026-03-27T10:39:00Z">
          <w:pPr>
            <w:spacing w:line="480" w:lineRule="auto"/>
            <w:jc w:val="both"/>
          </w:pPr>
        </w:pPrChange>
      </w:pPr>
      <w:r w:rsidRPr="00ED2D36">
        <w:rPr>
          <w:rFonts w:eastAsiaTheme="minorEastAsia"/>
          <w:sz w:val="24"/>
        </w:rPr>
        <w:t>P</w:t>
      </w:r>
      <w:r w:rsidRPr="00ED2D36">
        <w:rPr>
          <w:sz w:val="24"/>
        </w:rPr>
        <w:t>otassium acid phthalate</w:t>
      </w:r>
      <w:r w:rsidRPr="00ED2D36">
        <w:rPr>
          <w:rFonts w:eastAsiaTheme="minorEastAsia"/>
          <w:sz w:val="24"/>
        </w:rPr>
        <w:t>, ≥99</w:t>
      </w:r>
      <w:r w:rsidRPr="00ED2D36">
        <w:rPr>
          <w:sz w:val="24"/>
        </w:rPr>
        <w:t>%,</w:t>
      </w:r>
      <w:r w:rsidRPr="00ED2D36">
        <w:rPr>
          <w:rFonts w:eastAsia="宋体"/>
          <w:sz w:val="24"/>
        </w:rPr>
        <w:t xml:space="preserve"> </w:t>
      </w:r>
      <w:r w:rsidRPr="00ED2D36">
        <w:rPr>
          <w:rFonts w:eastAsiaTheme="minorEastAsia"/>
          <w:sz w:val="24"/>
        </w:rPr>
        <w:t>Shanghai Lei-Ci SA Scientific instrument Co., Ltd,</w:t>
      </w:r>
      <w:r w:rsidRPr="00ED2D36">
        <w:rPr>
          <w:i/>
          <w:iCs/>
          <w:color w:val="1A1C1E"/>
          <w:sz w:val="24"/>
          <w:shd w:val="clear" w:color="auto" w:fill="FFFFFF"/>
        </w:rPr>
        <w:t xml:space="preserve"> </w:t>
      </w:r>
      <w:r w:rsidRPr="00ED2D36">
        <w:rPr>
          <w:rFonts w:eastAsiaTheme="minorEastAsia"/>
          <w:sz w:val="24"/>
        </w:rPr>
        <w:t>KHC</w:t>
      </w:r>
      <w:r w:rsidRPr="00ED2D36">
        <w:rPr>
          <w:rFonts w:eastAsiaTheme="minorEastAsia"/>
          <w:sz w:val="24"/>
          <w:vertAlign w:val="subscript"/>
        </w:rPr>
        <w:t>8</w:t>
      </w:r>
      <w:r w:rsidRPr="00ED2D36">
        <w:rPr>
          <w:rFonts w:eastAsiaTheme="minorEastAsia"/>
          <w:sz w:val="24"/>
        </w:rPr>
        <w:t>H</w:t>
      </w:r>
      <w:r w:rsidRPr="00ED2D36">
        <w:rPr>
          <w:rFonts w:eastAsiaTheme="minorEastAsia"/>
          <w:sz w:val="24"/>
          <w:vertAlign w:val="subscript"/>
        </w:rPr>
        <w:t>4</w:t>
      </w:r>
      <w:r w:rsidRPr="00ED2D36">
        <w:rPr>
          <w:rFonts w:eastAsiaTheme="minorEastAsia"/>
          <w:sz w:val="24"/>
        </w:rPr>
        <w:t>O</w:t>
      </w:r>
      <w:r w:rsidRPr="00ED2D36">
        <w:rPr>
          <w:rFonts w:eastAsiaTheme="minorEastAsia"/>
          <w:sz w:val="24"/>
          <w:vertAlign w:val="subscript"/>
        </w:rPr>
        <w:t>4</w:t>
      </w:r>
    </w:p>
    <w:p w14:paraId="6C2E1FF0" w14:textId="3482D0DF" w:rsidR="000B220A" w:rsidRPr="00ED2D36" w:rsidRDefault="00155E69">
      <w:pPr>
        <w:spacing w:line="360" w:lineRule="auto"/>
        <w:jc w:val="both"/>
        <w:rPr>
          <w:sz w:val="24"/>
        </w:rPr>
        <w:pPrChange w:id="1094" w:author="SYLZ" w:date="2026-03-27T10:39:00Z">
          <w:pPr>
            <w:spacing w:line="480" w:lineRule="auto"/>
            <w:jc w:val="both"/>
          </w:pPr>
        </w:pPrChange>
      </w:pPr>
      <w:r w:rsidRPr="00ED2D36">
        <w:rPr>
          <w:rFonts w:eastAsiaTheme="minorEastAsia"/>
          <w:sz w:val="24"/>
        </w:rPr>
        <w:t>Mixed phosphate, ≥99</w:t>
      </w:r>
      <w:r w:rsidRPr="00ED2D36">
        <w:rPr>
          <w:sz w:val="24"/>
        </w:rPr>
        <w:t>%,</w:t>
      </w:r>
      <w:r w:rsidRPr="00ED2D36">
        <w:rPr>
          <w:rFonts w:eastAsia="宋体"/>
          <w:sz w:val="24"/>
        </w:rPr>
        <w:t xml:space="preserve"> </w:t>
      </w:r>
      <w:r w:rsidRPr="00ED2D36">
        <w:rPr>
          <w:rFonts w:eastAsiaTheme="minorEastAsia"/>
          <w:sz w:val="24"/>
        </w:rPr>
        <w:t>Shanghai Lei-Ci SA Scientific instrument Co., Ltd,</w:t>
      </w:r>
      <w:r w:rsidRPr="00ED2D36">
        <w:rPr>
          <w:i/>
          <w:iCs/>
          <w:color w:val="1A1C1E"/>
          <w:sz w:val="24"/>
          <w:shd w:val="clear" w:color="auto" w:fill="FFFFFF"/>
        </w:rPr>
        <w:t xml:space="preserve"> </w:t>
      </w:r>
      <w:r w:rsidRPr="00ED2D36">
        <w:rPr>
          <w:rFonts w:eastAsiaTheme="minorEastAsia"/>
          <w:sz w:val="24"/>
        </w:rPr>
        <w:t>Na</w:t>
      </w:r>
      <w:r w:rsidRPr="00ED2D36">
        <w:rPr>
          <w:rFonts w:eastAsiaTheme="minorEastAsia"/>
          <w:sz w:val="24"/>
          <w:vertAlign w:val="subscript"/>
        </w:rPr>
        <w:t>2</w:t>
      </w:r>
      <w:r w:rsidRPr="00ED2D36">
        <w:rPr>
          <w:rFonts w:eastAsiaTheme="minorEastAsia"/>
          <w:sz w:val="24"/>
        </w:rPr>
        <w:t>HPO</w:t>
      </w:r>
      <w:r w:rsidRPr="00ED2D36">
        <w:rPr>
          <w:rFonts w:eastAsiaTheme="minorEastAsia"/>
          <w:sz w:val="24"/>
          <w:vertAlign w:val="subscript"/>
        </w:rPr>
        <w:t>4</w:t>
      </w:r>
      <w:r w:rsidRPr="00ED2D36">
        <w:rPr>
          <w:rFonts w:eastAsiaTheme="minorEastAsia"/>
          <w:sz w:val="24"/>
        </w:rPr>
        <w:t xml:space="preserve"> &amp;</w:t>
      </w:r>
      <w:r w:rsidRPr="00ED2D36">
        <w:rPr>
          <w:color w:val="1A1C1E"/>
          <w:sz w:val="24"/>
          <w:shd w:val="clear" w:color="auto" w:fill="FFFFFF"/>
        </w:rPr>
        <w:t xml:space="preserve"> </w:t>
      </w:r>
      <w:r w:rsidRPr="00ED2D36">
        <w:rPr>
          <w:rFonts w:eastAsiaTheme="minorEastAsia"/>
          <w:sz w:val="24"/>
        </w:rPr>
        <w:t>KH</w:t>
      </w:r>
      <w:r w:rsidRPr="00ED2D36">
        <w:rPr>
          <w:rFonts w:eastAsiaTheme="minorEastAsia"/>
          <w:sz w:val="24"/>
          <w:vertAlign w:val="subscript"/>
        </w:rPr>
        <w:t>2</w:t>
      </w:r>
      <w:r w:rsidRPr="00ED2D36">
        <w:rPr>
          <w:rFonts w:eastAsiaTheme="minorEastAsia"/>
          <w:sz w:val="24"/>
        </w:rPr>
        <w:t>PO</w:t>
      </w:r>
      <w:r w:rsidRPr="00ED2D36">
        <w:rPr>
          <w:rFonts w:eastAsiaTheme="minorEastAsia"/>
          <w:sz w:val="24"/>
          <w:vertAlign w:val="subscript"/>
        </w:rPr>
        <w:t>4</w:t>
      </w:r>
    </w:p>
    <w:p w14:paraId="63A2DC08" w14:textId="74F0AA54" w:rsidR="000B220A" w:rsidRPr="00ED2D36" w:rsidRDefault="00155E69">
      <w:pPr>
        <w:spacing w:line="360" w:lineRule="auto"/>
        <w:jc w:val="both"/>
        <w:rPr>
          <w:sz w:val="24"/>
        </w:rPr>
        <w:pPrChange w:id="1095" w:author="SYLZ" w:date="2026-03-27T10:39:00Z">
          <w:pPr>
            <w:spacing w:line="480" w:lineRule="auto"/>
            <w:jc w:val="both"/>
          </w:pPr>
        </w:pPrChange>
      </w:pPr>
      <w:r w:rsidRPr="00ED2D36">
        <w:rPr>
          <w:rFonts w:eastAsiaTheme="minorEastAsia"/>
          <w:sz w:val="24"/>
        </w:rPr>
        <w:t>Sodium Tetraborate Decahydrate, ≥99</w:t>
      </w:r>
      <w:r w:rsidRPr="00ED2D36">
        <w:rPr>
          <w:sz w:val="24"/>
        </w:rPr>
        <w:t>%,</w:t>
      </w:r>
      <w:r w:rsidRPr="00ED2D36">
        <w:rPr>
          <w:rFonts w:eastAsia="宋体"/>
          <w:sz w:val="24"/>
        </w:rPr>
        <w:t xml:space="preserve"> </w:t>
      </w:r>
      <w:r w:rsidRPr="00ED2D36">
        <w:rPr>
          <w:rFonts w:eastAsiaTheme="minorEastAsia"/>
          <w:sz w:val="24"/>
        </w:rPr>
        <w:t>Shanghai Lei-Ci SA Scientific instrument Co., Ltd,</w:t>
      </w:r>
      <w:r w:rsidRPr="00ED2D36">
        <w:rPr>
          <w:i/>
          <w:iCs/>
          <w:color w:val="1A1C1E"/>
          <w:sz w:val="24"/>
          <w:shd w:val="clear" w:color="auto" w:fill="FFFFFF"/>
        </w:rPr>
        <w:t xml:space="preserve"> </w:t>
      </w:r>
      <w:r w:rsidRPr="00ED2D36">
        <w:rPr>
          <w:rFonts w:eastAsiaTheme="minorEastAsia"/>
          <w:sz w:val="24"/>
        </w:rPr>
        <w:t>Na</w:t>
      </w:r>
      <w:r w:rsidRPr="00ED2D36">
        <w:rPr>
          <w:rFonts w:eastAsiaTheme="minorEastAsia"/>
          <w:sz w:val="24"/>
          <w:vertAlign w:val="subscript"/>
        </w:rPr>
        <w:t>2</w:t>
      </w:r>
      <w:r w:rsidRPr="00ED2D36">
        <w:rPr>
          <w:rFonts w:eastAsiaTheme="minorEastAsia"/>
          <w:sz w:val="24"/>
        </w:rPr>
        <w:t>B</w:t>
      </w:r>
      <w:r w:rsidRPr="00ED2D36">
        <w:rPr>
          <w:rFonts w:eastAsiaTheme="minorEastAsia"/>
          <w:sz w:val="24"/>
          <w:vertAlign w:val="subscript"/>
        </w:rPr>
        <w:t>4</w:t>
      </w:r>
      <w:r w:rsidRPr="00ED2D36">
        <w:rPr>
          <w:rFonts w:eastAsiaTheme="minorEastAsia"/>
          <w:sz w:val="24"/>
        </w:rPr>
        <w:t>O</w:t>
      </w:r>
      <w:r w:rsidRPr="00ED2D36">
        <w:rPr>
          <w:rFonts w:eastAsiaTheme="minorEastAsia"/>
          <w:sz w:val="24"/>
          <w:vertAlign w:val="subscript"/>
        </w:rPr>
        <w:t>7</w:t>
      </w:r>
      <w:r w:rsidRPr="00ED2D36">
        <w:rPr>
          <w:rFonts w:ascii="Cambria Math" w:eastAsia="MS Gothic" w:hAnsi="Cambria Math" w:cs="Cambria Math"/>
          <w:sz w:val="24"/>
        </w:rPr>
        <w:t>⋅</w:t>
      </w:r>
      <w:r w:rsidRPr="00ED2D36">
        <w:rPr>
          <w:rFonts w:eastAsiaTheme="minorEastAsia"/>
          <w:sz w:val="24"/>
        </w:rPr>
        <w:t>10H</w:t>
      </w:r>
      <w:r w:rsidRPr="00ED2D36">
        <w:rPr>
          <w:rFonts w:eastAsiaTheme="minorEastAsia"/>
          <w:sz w:val="24"/>
          <w:vertAlign w:val="subscript"/>
        </w:rPr>
        <w:t>2</w:t>
      </w:r>
      <w:r w:rsidRPr="00ED2D36">
        <w:rPr>
          <w:rFonts w:eastAsiaTheme="minorEastAsia"/>
          <w:sz w:val="24"/>
        </w:rPr>
        <w:t>O</w:t>
      </w:r>
    </w:p>
    <w:p w14:paraId="4CC9A4C4" w14:textId="77777777" w:rsidR="000B220A" w:rsidRPr="00ED2D36" w:rsidRDefault="00155E69">
      <w:pPr>
        <w:spacing w:line="360" w:lineRule="auto"/>
        <w:jc w:val="both"/>
        <w:rPr>
          <w:rFonts w:eastAsiaTheme="minorEastAsia"/>
          <w:b/>
          <w:bCs/>
          <w:sz w:val="24"/>
        </w:rPr>
        <w:pPrChange w:id="1096" w:author="SYLZ" w:date="2026-03-27T10:39:00Z">
          <w:pPr>
            <w:spacing w:line="480" w:lineRule="auto"/>
            <w:jc w:val="both"/>
          </w:pPr>
        </w:pPrChange>
      </w:pPr>
      <w:r w:rsidRPr="00ED2D36">
        <w:rPr>
          <w:rFonts w:eastAsiaTheme="minorEastAsia"/>
          <w:b/>
          <w:bCs/>
          <w:sz w:val="24"/>
        </w:rPr>
        <w:t xml:space="preserve">Organic Solvent </w:t>
      </w:r>
    </w:p>
    <w:p w14:paraId="54DAA658" w14:textId="4FC34E27" w:rsidR="000B220A" w:rsidRPr="00ED2D36" w:rsidRDefault="00155E69">
      <w:pPr>
        <w:spacing w:after="0" w:line="360" w:lineRule="auto"/>
        <w:jc w:val="both"/>
        <w:rPr>
          <w:sz w:val="24"/>
        </w:rPr>
        <w:pPrChange w:id="1097" w:author="SYLZ" w:date="2026-03-27T10:39:00Z">
          <w:pPr>
            <w:spacing w:after="0" w:line="480" w:lineRule="auto"/>
            <w:jc w:val="both"/>
          </w:pPr>
        </w:pPrChange>
      </w:pPr>
      <w:r w:rsidRPr="00ED2D36">
        <w:rPr>
          <w:sz w:val="24"/>
        </w:rPr>
        <w:t>Ethanol,</w:t>
      </w:r>
      <w:r w:rsidR="002111D5" w:rsidRPr="00ED2D36">
        <w:rPr>
          <w:sz w:val="24"/>
        </w:rPr>
        <w:t xml:space="preserve"> </w:t>
      </w:r>
      <w:r w:rsidRPr="00ED2D36">
        <w:rPr>
          <w:sz w:val="24"/>
        </w:rPr>
        <w:t>≥ 99.7%, Sinopharm Chemical Reagent Co., Ltd, C</w:t>
      </w:r>
      <w:r w:rsidRPr="00ED2D36">
        <w:rPr>
          <w:rFonts w:eastAsiaTheme="minorEastAsia"/>
          <w:sz w:val="24"/>
        </w:rPr>
        <w:t>2</w:t>
      </w:r>
      <w:r w:rsidRPr="00ED2D36">
        <w:rPr>
          <w:sz w:val="24"/>
        </w:rPr>
        <w:t>H</w:t>
      </w:r>
      <w:r w:rsidRPr="00ED2D36">
        <w:rPr>
          <w:rFonts w:eastAsiaTheme="minorEastAsia"/>
          <w:sz w:val="24"/>
        </w:rPr>
        <w:t>5</w:t>
      </w:r>
      <w:r w:rsidRPr="00ED2D36">
        <w:rPr>
          <w:sz w:val="24"/>
        </w:rPr>
        <w:t>OH</w:t>
      </w:r>
    </w:p>
    <w:p w14:paraId="2D33620C" w14:textId="77777777" w:rsidR="000B220A" w:rsidRPr="00ED2D36" w:rsidRDefault="00155E69">
      <w:pPr>
        <w:pStyle w:val="af0"/>
        <w:spacing w:after="0" w:line="360" w:lineRule="auto"/>
        <w:jc w:val="both"/>
        <w:rPr>
          <w:rFonts w:ascii="Times New Roman" w:hAnsi="Times New Roman" w:cs="Times New Roman"/>
        </w:rPr>
        <w:pPrChange w:id="1098" w:author="SYLZ" w:date="2026-03-27T10:39:00Z">
          <w:pPr>
            <w:pStyle w:val="af0"/>
            <w:spacing w:after="0" w:line="480" w:lineRule="auto"/>
            <w:jc w:val="both"/>
          </w:pPr>
        </w:pPrChange>
      </w:pPr>
      <w:r w:rsidRPr="00ED2D36">
        <w:rPr>
          <w:rFonts w:ascii="Times New Roman" w:eastAsia="Times New Roman" w:hAnsi="Times New Roman" w:cs="Times New Roman"/>
          <w:color w:val="000000"/>
          <w:kern w:val="2"/>
          <w14:ligatures w14:val="standardContextual"/>
        </w:rPr>
        <w:t>Diethyl Ether</w:t>
      </w:r>
      <w:r w:rsidRPr="00ED2D36">
        <w:rPr>
          <w:rFonts w:ascii="Times New Roman" w:eastAsia="Times New Roman" w:hAnsi="Times New Roman" w:cs="Times New Roman"/>
          <w:kern w:val="2"/>
          <w14:ligatures w14:val="standardContextual"/>
        </w:rPr>
        <w:t xml:space="preserve">, ≥ 99.7%, </w:t>
      </w:r>
      <w:r w:rsidRPr="00ED2D36">
        <w:rPr>
          <w:rFonts w:ascii="Times New Roman" w:hAnsi="Times New Roman" w:cs="Times New Roman"/>
        </w:rPr>
        <w:t xml:space="preserve">Sinopharm Chemical Reagent Co., Ltd, </w:t>
      </w:r>
      <w:r w:rsidRPr="00ED2D36">
        <w:rPr>
          <w:rFonts w:ascii="Times New Roman" w:eastAsia="Times New Roman" w:hAnsi="Times New Roman" w:cs="Times New Roman"/>
          <w:kern w:val="2"/>
          <w14:ligatures w14:val="standardContextual"/>
        </w:rPr>
        <w:t>(C₂H</w:t>
      </w:r>
      <w:proofErr w:type="gramStart"/>
      <w:r w:rsidRPr="00ED2D36">
        <w:rPr>
          <w:rFonts w:ascii="Times New Roman" w:eastAsia="Times New Roman" w:hAnsi="Times New Roman" w:cs="Times New Roman"/>
          <w:kern w:val="2"/>
          <w14:ligatures w14:val="standardContextual"/>
        </w:rPr>
        <w:t>₅)₂</w:t>
      </w:r>
      <w:proofErr w:type="gramEnd"/>
      <w:r w:rsidRPr="00ED2D36">
        <w:rPr>
          <w:rFonts w:ascii="Times New Roman" w:eastAsia="Times New Roman" w:hAnsi="Times New Roman" w:cs="Times New Roman"/>
          <w:kern w:val="2"/>
          <w14:ligatures w14:val="standardContextual"/>
        </w:rPr>
        <w:t>O</w:t>
      </w:r>
    </w:p>
    <w:p w14:paraId="6488CB2A" w14:textId="1F555D92" w:rsidR="000B220A" w:rsidRPr="00ED2D36" w:rsidRDefault="00155E69">
      <w:pPr>
        <w:spacing w:line="360" w:lineRule="auto"/>
        <w:jc w:val="both"/>
        <w:rPr>
          <w:rFonts w:eastAsiaTheme="minorEastAsia"/>
          <w:b/>
          <w:bCs/>
          <w:sz w:val="24"/>
        </w:rPr>
        <w:pPrChange w:id="1099" w:author="SYLZ" w:date="2026-03-27T10:39:00Z">
          <w:pPr>
            <w:spacing w:line="480" w:lineRule="auto"/>
            <w:jc w:val="both"/>
          </w:pPr>
        </w:pPrChange>
      </w:pPr>
      <w:r w:rsidRPr="00ED2D36">
        <w:rPr>
          <w:rFonts w:eastAsiaTheme="minorEastAsia"/>
          <w:b/>
          <w:bCs/>
          <w:sz w:val="24"/>
        </w:rPr>
        <w:t xml:space="preserve">Used for </w:t>
      </w:r>
      <w:del w:id="1100" w:author="Yibin Jiang" w:date="2026-03-27T13:20:00Z">
        <w:r w:rsidRPr="00ED2D36" w:rsidDel="00257E11">
          <w:rPr>
            <w:rFonts w:eastAsiaTheme="minorEastAsia"/>
            <w:b/>
            <w:bCs/>
            <w:sz w:val="24"/>
          </w:rPr>
          <w:delText xml:space="preserve">mixed </w:delText>
        </w:r>
      </w:del>
      <w:ins w:id="1101" w:author="Yibin Jiang" w:date="2026-03-27T13:20:00Z">
        <w:r w:rsidR="00257E11" w:rsidRPr="00ED2D36">
          <w:rPr>
            <w:rFonts w:eastAsiaTheme="minorEastAsia"/>
            <w:b/>
            <w:bCs/>
            <w:sz w:val="24"/>
          </w:rPr>
          <w:t xml:space="preserve">Mixed </w:t>
        </w:r>
      </w:ins>
      <w:del w:id="1102" w:author="Yibin Jiang" w:date="2026-03-27T13:20:00Z">
        <w:r w:rsidRPr="00ED2D36" w:rsidDel="00257E11">
          <w:rPr>
            <w:rFonts w:eastAsiaTheme="minorEastAsia"/>
            <w:b/>
            <w:bCs/>
            <w:sz w:val="24"/>
          </w:rPr>
          <w:delText>acid</w:delText>
        </w:r>
      </w:del>
      <w:ins w:id="1103" w:author="Yibin Jiang" w:date="2026-03-27T13:20:00Z">
        <w:r w:rsidR="00257E11" w:rsidRPr="00ED2D36">
          <w:rPr>
            <w:rFonts w:eastAsiaTheme="minorEastAsia"/>
            <w:b/>
            <w:bCs/>
            <w:sz w:val="24"/>
          </w:rPr>
          <w:t>Acid</w:t>
        </w:r>
      </w:ins>
    </w:p>
    <w:p w14:paraId="20FD2AB7" w14:textId="129A0EE7" w:rsidR="000B220A" w:rsidRPr="00ED2D36" w:rsidRDefault="00155E69">
      <w:pPr>
        <w:spacing w:line="360" w:lineRule="auto"/>
        <w:jc w:val="both"/>
        <w:rPr>
          <w:rFonts w:eastAsiaTheme="minorEastAsia"/>
          <w:sz w:val="24"/>
        </w:rPr>
        <w:pPrChange w:id="1104" w:author="SYLZ" w:date="2026-03-27T10:39:00Z">
          <w:pPr>
            <w:spacing w:line="480" w:lineRule="auto"/>
            <w:jc w:val="both"/>
          </w:pPr>
        </w:pPrChange>
      </w:pPr>
      <w:r w:rsidRPr="00ED2D36">
        <w:rPr>
          <w:rFonts w:eastAsiaTheme="minorEastAsia"/>
          <w:sz w:val="24"/>
        </w:rPr>
        <w:t>p-Hydroxybenzoic acid ≥99%, Sinopharm Chemical Reagent Co., C₇H₆O₃</w:t>
      </w:r>
    </w:p>
    <w:p w14:paraId="4C7016AA" w14:textId="6A83C64B" w:rsidR="000B220A" w:rsidRPr="00ED2D36" w:rsidRDefault="00155E69">
      <w:pPr>
        <w:spacing w:line="360" w:lineRule="auto"/>
        <w:jc w:val="both"/>
        <w:rPr>
          <w:rFonts w:eastAsiaTheme="minorEastAsia"/>
          <w:sz w:val="24"/>
        </w:rPr>
        <w:pPrChange w:id="1105" w:author="SYLZ" w:date="2026-03-27T10:39:00Z">
          <w:pPr>
            <w:spacing w:line="480" w:lineRule="auto"/>
            <w:jc w:val="both"/>
          </w:pPr>
        </w:pPrChange>
      </w:pPr>
      <w:r w:rsidRPr="00ED2D36">
        <w:rPr>
          <w:rFonts w:eastAsiaTheme="minorEastAsia"/>
          <w:sz w:val="24"/>
        </w:rPr>
        <w:t xml:space="preserve">Terephthalic acid ≥99%, Sinopharm Chemical Reagent Co., C₈H₆O₄ Acetic acid ≥99%, Sinopharm Chemical Reagent Co., CH₃COOH </w:t>
      </w:r>
    </w:p>
    <w:p w14:paraId="24F1F652" w14:textId="2BF2E240" w:rsidR="000B220A" w:rsidRDefault="00155E69">
      <w:pPr>
        <w:spacing w:line="360" w:lineRule="auto"/>
        <w:jc w:val="both"/>
        <w:rPr>
          <w:ins w:id="1106" w:author="SYLZ" w:date="2026-03-27T15:23:00Z"/>
          <w:rFonts w:eastAsiaTheme="minorEastAsia"/>
          <w:sz w:val="24"/>
        </w:rPr>
      </w:pPr>
      <w:r w:rsidRPr="00ED2D36">
        <w:rPr>
          <w:sz w:val="24"/>
        </w:rPr>
        <w:t>5-Sulfosalicylic acid dihydrate ≥99%, Sinopharm Chemical Reagent Co., C₇H₆O₆S·2H₂O</w:t>
      </w:r>
    </w:p>
    <w:p w14:paraId="4446FFD4" w14:textId="77777777" w:rsidR="003E3B6D" w:rsidRDefault="003E3B6D">
      <w:pPr>
        <w:spacing w:line="360" w:lineRule="auto"/>
        <w:jc w:val="both"/>
        <w:rPr>
          <w:ins w:id="1107" w:author="SYLZ" w:date="2026-03-27T15:23:00Z"/>
          <w:rFonts w:eastAsiaTheme="minorEastAsia"/>
          <w:sz w:val="24"/>
        </w:rPr>
      </w:pPr>
    </w:p>
    <w:p w14:paraId="02CFDBDA" w14:textId="03079973" w:rsidR="003E3B6D" w:rsidRPr="003E3B6D" w:rsidRDefault="003E3B6D">
      <w:pPr>
        <w:pStyle w:val="1"/>
        <w:spacing w:before="249"/>
        <w:rPr>
          <w:b w:val="0"/>
          <w:rPrChange w:id="1108" w:author="SYLZ" w:date="2026-03-27T15:27:00Z">
            <w:rPr>
              <w:rFonts w:eastAsiaTheme="minorEastAsia"/>
              <w:b/>
              <w:bCs/>
              <w:sz w:val="24"/>
            </w:rPr>
          </w:rPrChange>
        </w:rPr>
        <w:pPrChange w:id="1109" w:author="SYLZ" w:date="2026-03-27T15:30:00Z">
          <w:pPr>
            <w:spacing w:line="480" w:lineRule="auto"/>
            <w:jc w:val="both"/>
          </w:pPr>
        </w:pPrChange>
      </w:pPr>
      <w:bookmarkStart w:id="1110" w:name="_Toc225862915"/>
      <w:ins w:id="1111" w:author="SYLZ" w:date="2026-03-27T15:23:00Z">
        <w:r w:rsidRPr="00AB371E">
          <w:rPr>
            <w:bCs/>
            <w:sz w:val="24"/>
            <w:rPrChange w:id="1112" w:author="SYLZ" w:date="2026-03-27T15:30:00Z">
              <w:rPr>
                <w:rFonts w:eastAsiaTheme="minorEastAsia"/>
                <w:sz w:val="24"/>
              </w:rPr>
            </w:rPrChange>
          </w:rPr>
          <w:t xml:space="preserve">Section 3 </w:t>
        </w:r>
        <w:del w:id="1113" w:author="chao zhang" w:date="2026-03-27T22:23:00Z">
          <w:r w:rsidRPr="00AB371E" w:rsidDel="00571BB7">
            <w:rPr>
              <w:bCs/>
              <w:sz w:val="24"/>
              <w:rPrChange w:id="1114" w:author="SYLZ" w:date="2026-03-27T15:30:00Z">
                <w:rPr>
                  <w:rFonts w:eastAsiaTheme="minorEastAsia"/>
                  <w:sz w:val="24"/>
                </w:rPr>
              </w:rPrChange>
            </w:rPr>
            <w:delText>e</w:delText>
          </w:r>
        </w:del>
      </w:ins>
      <w:ins w:id="1115" w:author="chao zhang" w:date="2026-03-27T22:23:00Z">
        <w:r w:rsidR="00571BB7">
          <w:rPr>
            <w:rFonts w:eastAsiaTheme="minorEastAsia" w:hint="eastAsia"/>
            <w:bCs/>
            <w:sz w:val="24"/>
          </w:rPr>
          <w:t>E</w:t>
        </w:r>
      </w:ins>
      <w:ins w:id="1116" w:author="SYLZ" w:date="2026-03-27T15:23:00Z">
        <w:r w:rsidRPr="00AB371E">
          <w:rPr>
            <w:bCs/>
            <w:sz w:val="24"/>
            <w:rPrChange w:id="1117" w:author="SYLZ" w:date="2026-03-27T15:30:00Z">
              <w:rPr>
                <w:rFonts w:eastAsiaTheme="minorEastAsia"/>
                <w:sz w:val="24"/>
              </w:rPr>
            </w:rPrChange>
          </w:rPr>
          <w:t xml:space="preserve">xperiment </w:t>
        </w:r>
        <w:del w:id="1118" w:author="chao zhang" w:date="2026-03-27T22:23:00Z">
          <w:r w:rsidRPr="00AB371E" w:rsidDel="00571BB7">
            <w:rPr>
              <w:bCs/>
              <w:sz w:val="24"/>
              <w:rPrChange w:id="1119" w:author="SYLZ" w:date="2026-03-27T15:30:00Z">
                <w:rPr>
                  <w:rFonts w:eastAsiaTheme="minorEastAsia"/>
                  <w:sz w:val="24"/>
                </w:rPr>
              </w:rPrChange>
            </w:rPr>
            <w:delText>v</w:delText>
          </w:r>
        </w:del>
      </w:ins>
      <w:ins w:id="1120" w:author="chao zhang" w:date="2026-03-27T22:23:00Z">
        <w:r w:rsidR="00571BB7">
          <w:rPr>
            <w:rFonts w:eastAsiaTheme="minorEastAsia" w:hint="eastAsia"/>
            <w:bCs/>
            <w:sz w:val="24"/>
          </w:rPr>
          <w:t>V</w:t>
        </w:r>
      </w:ins>
      <w:ins w:id="1121" w:author="SYLZ" w:date="2026-03-27T15:23:00Z">
        <w:r w:rsidRPr="00AB371E">
          <w:rPr>
            <w:bCs/>
            <w:sz w:val="24"/>
            <w:rPrChange w:id="1122" w:author="SYLZ" w:date="2026-03-27T15:30:00Z">
              <w:rPr>
                <w:rFonts w:eastAsiaTheme="minorEastAsia"/>
                <w:sz w:val="24"/>
              </w:rPr>
            </w:rPrChange>
          </w:rPr>
          <w:t>alidation</w:t>
        </w:r>
      </w:ins>
      <w:bookmarkEnd w:id="1110"/>
    </w:p>
    <w:p w14:paraId="538AB004" w14:textId="6AC1AB1C" w:rsidR="000B220A" w:rsidRPr="00AB371E" w:rsidRDefault="00155E69">
      <w:pPr>
        <w:pStyle w:val="2"/>
        <w:rPr>
          <w:rFonts w:eastAsia="Times New Roman"/>
          <w:sz w:val="24"/>
          <w:rPrChange w:id="1123" w:author="SYLZ" w:date="2026-03-27T15:31:00Z">
            <w:rPr>
              <w:rFonts w:eastAsiaTheme="minorEastAsia"/>
              <w:sz w:val="24"/>
            </w:rPr>
          </w:rPrChange>
        </w:rPr>
        <w:pPrChange w:id="1124" w:author="SYLZ" w:date="2026-03-27T15:30:00Z">
          <w:pPr>
            <w:pStyle w:val="1"/>
            <w:spacing w:before="249" w:line="480" w:lineRule="auto"/>
            <w:jc w:val="both"/>
          </w:pPr>
        </w:pPrChange>
      </w:pPr>
      <w:bookmarkStart w:id="1125" w:name="_Toc225862916"/>
      <w:r w:rsidRPr="00AB371E">
        <w:rPr>
          <w:rFonts w:ascii="Times New Roman" w:eastAsia="Times New Roman" w:hAnsi="Times New Roman" w:cs="Times New Roman"/>
          <w:color w:val="auto"/>
          <w:sz w:val="24"/>
          <w:szCs w:val="24"/>
        </w:rPr>
        <w:t xml:space="preserve">Experiment </w:t>
      </w:r>
      <w:r w:rsidRPr="00AB371E">
        <w:rPr>
          <w:rFonts w:ascii="Times New Roman" w:eastAsia="Times New Roman" w:hAnsi="Times New Roman" w:cs="Times New Roman"/>
          <w:color w:val="auto"/>
          <w:sz w:val="24"/>
          <w:szCs w:val="24"/>
          <w:rPrChange w:id="1126" w:author="SYLZ" w:date="2026-03-27T15:31:00Z">
            <w:rPr>
              <w:rFonts w:eastAsiaTheme="minorEastAsia"/>
              <w:sz w:val="24"/>
            </w:rPr>
          </w:rPrChange>
        </w:rPr>
        <w:t xml:space="preserve">1 </w:t>
      </w:r>
      <w:r w:rsidR="00BF1F84" w:rsidRPr="00AB371E">
        <w:rPr>
          <w:rFonts w:ascii="Times New Roman" w:eastAsia="Times New Roman" w:hAnsi="Times New Roman" w:cs="Times New Roman"/>
          <w:color w:val="auto"/>
          <w:sz w:val="24"/>
          <w:szCs w:val="24"/>
        </w:rPr>
        <w:t>Benchmarking Three Control Policies in a Robotic pH Adjustment</w:t>
      </w:r>
      <w:ins w:id="1127" w:author="chao zhang" w:date="2026-03-30T17:09:00Z">
        <w:r w:rsidR="00C434AE">
          <w:rPr>
            <w:rFonts w:ascii="Times New Roman" w:eastAsiaTheme="minorEastAsia" w:hAnsi="Times New Roman" w:cs="Times New Roman" w:hint="eastAsia"/>
            <w:color w:val="auto"/>
            <w:sz w:val="24"/>
            <w:szCs w:val="24"/>
          </w:rPr>
          <w:t xml:space="preserve"> </w:t>
        </w:r>
        <w:del w:id="1128" w:author="Yibin Jiang" w:date="2026-03-31T15:07:00Z">
          <w:r w:rsidR="00C434AE" w:rsidDel="005E1E22">
            <w:rPr>
              <w:rFonts w:ascii="Times New Roman" w:eastAsiaTheme="minorEastAsia" w:hAnsi="Times New Roman" w:cs="Times New Roman" w:hint="eastAsia"/>
              <w:color w:val="auto"/>
              <w:sz w:val="24"/>
              <w:szCs w:val="24"/>
            </w:rPr>
            <w:delText>t</w:delText>
          </w:r>
        </w:del>
      </w:ins>
      <w:ins w:id="1129" w:author="Yibin Jiang" w:date="2026-03-31T15:07:00Z">
        <w:r w:rsidR="005E1E22">
          <w:rPr>
            <w:rFonts w:ascii="Times New Roman" w:eastAsiaTheme="minorEastAsia" w:hAnsi="Times New Roman" w:cs="Times New Roman" w:hint="eastAsia"/>
            <w:color w:val="auto"/>
            <w:sz w:val="24"/>
            <w:szCs w:val="24"/>
          </w:rPr>
          <w:t>T</w:t>
        </w:r>
      </w:ins>
      <w:ins w:id="1130" w:author="chao zhang" w:date="2026-03-30T17:09:00Z">
        <w:r w:rsidR="00C434AE">
          <w:rPr>
            <w:rFonts w:ascii="Times New Roman" w:eastAsiaTheme="minorEastAsia" w:hAnsi="Times New Roman" w:cs="Times New Roman" w:hint="eastAsia"/>
            <w:color w:val="auto"/>
            <w:sz w:val="24"/>
            <w:szCs w:val="24"/>
          </w:rPr>
          <w:t>ask</w:t>
        </w:r>
      </w:ins>
      <w:bookmarkEnd w:id="1125"/>
      <w:r w:rsidR="00BF1F84" w:rsidRPr="00AB371E">
        <w:rPr>
          <w:rFonts w:ascii="Times New Roman" w:eastAsia="Times New Roman" w:hAnsi="Times New Roman" w:cs="Times New Roman"/>
          <w:color w:val="auto"/>
          <w:sz w:val="24"/>
          <w:szCs w:val="24"/>
        </w:rPr>
        <w:t xml:space="preserve"> </w:t>
      </w:r>
    </w:p>
    <w:p w14:paraId="5D52BAD0" w14:textId="3DB67DE9" w:rsidR="005C2E5A" w:rsidRPr="00ED2D36" w:rsidRDefault="00155E69">
      <w:pPr>
        <w:spacing w:line="360" w:lineRule="auto"/>
        <w:jc w:val="both"/>
        <w:rPr>
          <w:rFonts w:eastAsiaTheme="minorEastAsia"/>
          <w:sz w:val="24"/>
        </w:rPr>
        <w:pPrChange w:id="1131" w:author="SYLZ" w:date="2026-03-27T10:39:00Z">
          <w:pPr>
            <w:spacing w:line="480" w:lineRule="auto"/>
            <w:jc w:val="both"/>
          </w:pPr>
        </w:pPrChange>
      </w:pPr>
      <w:r w:rsidRPr="00ED2D36">
        <w:rPr>
          <w:sz w:val="24"/>
        </w:rPr>
        <w:t xml:space="preserve">To evaluate the practical utility of three controllers in real buffer systems, we conducted a head‑to‑head comparison on an automated </w:t>
      </w:r>
      <w:ins w:id="1132" w:author="Yibin Jiang" w:date="2026-03-31T15:19:00Z">
        <w:r w:rsidR="007C1AF4">
          <w:rPr>
            <w:rFonts w:eastAsiaTheme="minorEastAsia" w:hint="eastAsia"/>
            <w:sz w:val="24"/>
          </w:rPr>
          <w:t>pH-adjustment</w:t>
        </w:r>
        <w:r w:rsidR="007C1AF4" w:rsidRPr="00ED2D36">
          <w:rPr>
            <w:sz w:val="24"/>
          </w:rPr>
          <w:t xml:space="preserve"> </w:t>
        </w:r>
      </w:ins>
      <w:del w:id="1133" w:author="Yibin Jiang" w:date="2026-03-31T15:19:00Z">
        <w:r w:rsidRPr="00ED2D36" w:rsidDel="007C1AF4">
          <w:rPr>
            <w:sz w:val="24"/>
          </w:rPr>
          <w:delText xml:space="preserve">titration </w:delText>
        </w:r>
      </w:del>
      <w:r w:rsidRPr="00ED2D36">
        <w:rPr>
          <w:sz w:val="24"/>
        </w:rPr>
        <w:t xml:space="preserve">platform under identical </w:t>
      </w:r>
      <w:r w:rsidRPr="00ED2D36">
        <w:rPr>
          <w:rFonts w:eastAsia="宋体"/>
          <w:sz w:val="24"/>
        </w:rPr>
        <w:t xml:space="preserve">experimental </w:t>
      </w:r>
      <w:r w:rsidRPr="00ED2D36">
        <w:rPr>
          <w:sz w:val="24"/>
        </w:rPr>
        <w:t xml:space="preserve">conditions. </w:t>
      </w:r>
      <w:r w:rsidR="005A50AF" w:rsidRPr="00ED2D36">
        <w:rPr>
          <w:sz w:val="24"/>
        </w:rPr>
        <w:t>At 25 ± 0.1 °C, the pH electrode was calibrated using a three</w:t>
      </w:r>
      <w:r w:rsidR="005A50AF" w:rsidRPr="00ED2D36">
        <w:rPr>
          <w:sz w:val="24"/>
        </w:rPr>
        <w:noBreakHyphen/>
        <w:t>point calibration procedure with certified standard buffer solutions of pH 4.01, 6.86, and 9.18</w:t>
      </w:r>
      <w:r w:rsidR="00EA2594" w:rsidRPr="00ED2D36">
        <w:rPr>
          <w:rFonts w:eastAsiaTheme="minorEastAsia"/>
          <w:sz w:val="24"/>
        </w:rPr>
        <w:t xml:space="preserve">. </w:t>
      </w:r>
      <w:del w:id="1134" w:author="Yibin Jiang" w:date="2026-03-31T15:08:00Z">
        <w:r w:rsidRPr="00ED2D36" w:rsidDel="00C52A52">
          <w:rPr>
            <w:sz w:val="24"/>
          </w:rPr>
          <w:delText xml:space="preserve">Titrants </w:delText>
        </w:r>
      </w:del>
      <w:ins w:id="1135" w:author="Yibin Jiang" w:date="2026-03-31T15:08:00Z">
        <w:r w:rsidR="00C52A52">
          <w:rPr>
            <w:rFonts w:eastAsiaTheme="minorEastAsia" w:hint="eastAsia"/>
            <w:sz w:val="24"/>
          </w:rPr>
          <w:t>Reagents for pH adjustment</w:t>
        </w:r>
        <w:r w:rsidR="00C52A52" w:rsidRPr="00ED2D36">
          <w:rPr>
            <w:sz w:val="24"/>
          </w:rPr>
          <w:t xml:space="preserve"> </w:t>
        </w:r>
      </w:ins>
      <w:r w:rsidRPr="00ED2D36">
        <w:rPr>
          <w:sz w:val="24"/>
        </w:rPr>
        <w:t xml:space="preserve">were prepared at the 250 mL scale: 0.1 M HCl by diluting ≈2.08 mL of ~12 M concentrated HCl to 250 mL with water; and 0.1 </w:t>
      </w:r>
      <w:r w:rsidRPr="00ED2D36">
        <w:rPr>
          <w:sz w:val="24"/>
        </w:rPr>
        <w:lastRenderedPageBreak/>
        <w:t xml:space="preserve">M NaOH by dissolving 1.00 g NaOH pellets in water and diluting to </w:t>
      </w:r>
      <w:r w:rsidRPr="00ED2D36">
        <w:rPr>
          <w:rFonts w:eastAsia="宋体"/>
          <w:sz w:val="24"/>
        </w:rPr>
        <w:t xml:space="preserve">a final volume of </w:t>
      </w:r>
      <w:r w:rsidRPr="00ED2D36">
        <w:rPr>
          <w:sz w:val="24"/>
        </w:rPr>
        <w:t xml:space="preserve">250 </w:t>
      </w:r>
      <w:proofErr w:type="spellStart"/>
      <w:r w:rsidRPr="00ED2D36">
        <w:rPr>
          <w:sz w:val="24"/>
        </w:rPr>
        <w:t>mL.</w:t>
      </w:r>
      <w:proofErr w:type="spellEnd"/>
      <w:r w:rsidRPr="00ED2D36">
        <w:rPr>
          <w:sz w:val="24"/>
        </w:rPr>
        <w:t xml:space="preserve"> Test buffers were also made at 250 mL: 0.05 M p‑hydroxybenzoic acid (</w:t>
      </w:r>
      <w:proofErr w:type="spellStart"/>
      <w:r w:rsidRPr="00ED2D36">
        <w:rPr>
          <w:sz w:val="24"/>
        </w:rPr>
        <w:t>pHBA</w:t>
      </w:r>
      <w:proofErr w:type="spellEnd"/>
      <w:r w:rsidRPr="00ED2D36">
        <w:rPr>
          <w:sz w:val="24"/>
        </w:rPr>
        <w:t xml:space="preserve">; M = 138.12 g·mol⁻¹) by dissolving 1.73 g and making up to 250 mL (the clear supernatant </w:t>
      </w:r>
      <w:r w:rsidRPr="00ED2D36">
        <w:rPr>
          <w:rFonts w:eastAsia="宋体"/>
          <w:sz w:val="24"/>
        </w:rPr>
        <w:t xml:space="preserve">was used </w:t>
      </w:r>
      <w:r w:rsidRPr="00ED2D36">
        <w:rPr>
          <w:sz w:val="24"/>
        </w:rPr>
        <w:t>during experiments</w:t>
      </w:r>
      <w:r w:rsidRPr="00ED2D36">
        <w:rPr>
          <w:rFonts w:eastAsia="宋体"/>
          <w:sz w:val="24"/>
        </w:rPr>
        <w:t xml:space="preserve"> due to </w:t>
      </w:r>
      <w:r w:rsidRPr="00ED2D36">
        <w:rPr>
          <w:sz w:val="24"/>
        </w:rPr>
        <w:t>limited solubility); 0.05 M terephthalic acid (TPA; M = 166.13 g·mol⁻¹) by dissolving 2.08 g to 250 mL (limited solubility—use the clear supernatant during experiments</w:t>
      </w:r>
      <w:r w:rsidRPr="00ED2D36">
        <w:rPr>
          <w:rFonts w:eastAsiaTheme="minorEastAsia"/>
          <w:sz w:val="24"/>
        </w:rPr>
        <w:t>)</w:t>
      </w:r>
      <w:r w:rsidRPr="00ED2D36">
        <w:rPr>
          <w:sz w:val="24"/>
        </w:rPr>
        <w:t>; 0.10 M acetic acid by adding 1.43 mL glacial acetic acid</w:t>
      </w:r>
      <w:r w:rsidRPr="00ED2D36">
        <w:rPr>
          <w:rFonts w:eastAsiaTheme="minorEastAsia"/>
          <w:sz w:val="24"/>
        </w:rPr>
        <w:t xml:space="preserve"> to water</w:t>
      </w:r>
      <w:r w:rsidRPr="00ED2D36">
        <w:rPr>
          <w:sz w:val="24"/>
        </w:rPr>
        <w:t xml:space="preserve"> and diluting to 250 mL; and 14.7 mM 5‑sulfosalicylic acid dihydrate (SSA·2H₂O; M = 254.215 g·mol⁻¹) by dissolving 0.934 g and making up to 250 </w:t>
      </w:r>
      <w:proofErr w:type="spellStart"/>
      <w:r w:rsidRPr="00ED2D36">
        <w:rPr>
          <w:sz w:val="24"/>
        </w:rPr>
        <w:t>mL.</w:t>
      </w:r>
      <w:proofErr w:type="spellEnd"/>
      <w:r w:rsidRPr="00ED2D36">
        <w:rPr>
          <w:sz w:val="24"/>
        </w:rPr>
        <w:t xml:space="preserve"> </w:t>
      </w:r>
    </w:p>
    <w:p w14:paraId="7618D793" w14:textId="77777777" w:rsidR="00E374A5" w:rsidRDefault="00155E69">
      <w:pPr>
        <w:spacing w:line="360" w:lineRule="auto"/>
        <w:jc w:val="both"/>
        <w:rPr>
          <w:ins w:id="1136" w:author="Yibin Jiang" w:date="2026-03-31T15:08:00Z"/>
          <w:rFonts w:eastAsiaTheme="minorEastAsia"/>
          <w:sz w:val="24"/>
        </w:rPr>
      </w:pPr>
      <w:r w:rsidRPr="00ED2D36">
        <w:rPr>
          <w:sz w:val="24"/>
        </w:rPr>
        <w:t xml:space="preserve">Mixtures were prepared according to the experimental </w:t>
      </w:r>
      <w:r w:rsidRPr="00ED2D36">
        <w:rPr>
          <w:rFonts w:eastAsia="宋体"/>
          <w:sz w:val="24"/>
        </w:rPr>
        <w:t>labels</w:t>
      </w:r>
      <w:r w:rsidRPr="00ED2D36">
        <w:rPr>
          <w:sz w:val="24"/>
        </w:rPr>
        <w:t xml:space="preserve">: </w:t>
      </w:r>
    </w:p>
    <w:p w14:paraId="591C6746" w14:textId="36CD73B5" w:rsidR="00E374A5" w:rsidRDefault="00155E69">
      <w:pPr>
        <w:spacing w:line="360" w:lineRule="auto"/>
        <w:jc w:val="both"/>
        <w:rPr>
          <w:ins w:id="1137" w:author="Yibin Jiang" w:date="2026-03-31T15:08:00Z"/>
          <w:rFonts w:eastAsiaTheme="minorEastAsia"/>
          <w:sz w:val="24"/>
        </w:rPr>
      </w:pPr>
      <w:r w:rsidRPr="00E374A5">
        <w:rPr>
          <w:b/>
          <w:bCs/>
          <w:sz w:val="24"/>
          <w:rPrChange w:id="1138" w:author="Yibin Jiang" w:date="2026-03-31T15:08:00Z">
            <w:rPr>
              <w:sz w:val="24"/>
            </w:rPr>
          </w:rPrChange>
        </w:rPr>
        <w:t>Mixture 1</w:t>
      </w:r>
      <w:del w:id="1139" w:author="Yibin Jiang" w:date="2026-03-31T15:08:00Z">
        <w:r w:rsidRPr="00E374A5" w:rsidDel="00E374A5">
          <w:rPr>
            <w:b/>
            <w:bCs/>
            <w:sz w:val="24"/>
            <w:rPrChange w:id="1140" w:author="Yibin Jiang" w:date="2026-03-31T15:08:00Z">
              <w:rPr>
                <w:sz w:val="24"/>
              </w:rPr>
            </w:rPrChange>
          </w:rPr>
          <w:delText xml:space="preserve"> = </w:delText>
        </w:r>
      </w:del>
      <w:ins w:id="1141" w:author="Yibin Jiang" w:date="2026-03-31T15:08:00Z">
        <w:r w:rsidR="00E374A5" w:rsidRPr="00E374A5">
          <w:rPr>
            <w:rFonts w:eastAsiaTheme="minorEastAsia"/>
            <w:b/>
            <w:bCs/>
            <w:sz w:val="24"/>
            <w:rPrChange w:id="1142" w:author="Yibin Jiang" w:date="2026-03-31T15:08:00Z">
              <w:rPr>
                <w:rFonts w:eastAsiaTheme="minorEastAsia"/>
                <w:sz w:val="24"/>
              </w:rPr>
            </w:rPrChange>
          </w:rPr>
          <w:t>:</w:t>
        </w:r>
        <w:r w:rsidR="00E374A5">
          <w:rPr>
            <w:rFonts w:eastAsiaTheme="minorEastAsia" w:hint="eastAsia"/>
            <w:sz w:val="24"/>
          </w:rPr>
          <w:t xml:space="preserve"> </w:t>
        </w:r>
      </w:ins>
      <w:r w:rsidRPr="00ED2D36">
        <w:rPr>
          <w:sz w:val="24"/>
        </w:rPr>
        <w:t xml:space="preserve">0.05 M </w:t>
      </w:r>
      <w:proofErr w:type="spellStart"/>
      <w:r w:rsidRPr="00ED2D36">
        <w:rPr>
          <w:sz w:val="24"/>
        </w:rPr>
        <w:t>pHBA</w:t>
      </w:r>
      <w:proofErr w:type="spellEnd"/>
      <w:r w:rsidRPr="00ED2D36">
        <w:rPr>
          <w:sz w:val="24"/>
        </w:rPr>
        <w:t xml:space="preserve"> 6 mL + 0.05 M TPA 6 mL; </w:t>
      </w:r>
    </w:p>
    <w:p w14:paraId="613E5658" w14:textId="04D2E6EF" w:rsidR="00E374A5" w:rsidRDefault="00155E69">
      <w:pPr>
        <w:spacing w:line="360" w:lineRule="auto"/>
        <w:jc w:val="both"/>
        <w:rPr>
          <w:ins w:id="1143" w:author="Yibin Jiang" w:date="2026-03-31T15:08:00Z"/>
          <w:rFonts w:eastAsiaTheme="minorEastAsia"/>
          <w:sz w:val="24"/>
        </w:rPr>
      </w:pPr>
      <w:r w:rsidRPr="00E374A5">
        <w:rPr>
          <w:b/>
          <w:bCs/>
          <w:sz w:val="24"/>
          <w:rPrChange w:id="1144" w:author="Yibin Jiang" w:date="2026-03-31T15:09:00Z">
            <w:rPr>
              <w:sz w:val="24"/>
            </w:rPr>
          </w:rPrChange>
        </w:rPr>
        <w:t>Mixture 2</w:t>
      </w:r>
      <w:ins w:id="1145" w:author="Yibin Jiang" w:date="2026-03-31T15:08:00Z">
        <w:r w:rsidR="00E374A5" w:rsidRPr="00E374A5">
          <w:rPr>
            <w:rFonts w:eastAsiaTheme="minorEastAsia"/>
            <w:b/>
            <w:bCs/>
            <w:sz w:val="24"/>
            <w:rPrChange w:id="1146" w:author="Yibin Jiang" w:date="2026-03-31T15:09:00Z">
              <w:rPr>
                <w:rFonts w:eastAsiaTheme="minorEastAsia"/>
                <w:sz w:val="24"/>
              </w:rPr>
            </w:rPrChange>
          </w:rPr>
          <w:t>:</w:t>
        </w:r>
        <w:r w:rsidR="00E374A5">
          <w:rPr>
            <w:rFonts w:eastAsiaTheme="minorEastAsia" w:hint="eastAsia"/>
            <w:sz w:val="24"/>
          </w:rPr>
          <w:t xml:space="preserve"> </w:t>
        </w:r>
      </w:ins>
      <w:del w:id="1147" w:author="Yibin Jiang" w:date="2026-03-31T15:08:00Z">
        <w:r w:rsidRPr="00ED2D36" w:rsidDel="00E374A5">
          <w:rPr>
            <w:sz w:val="24"/>
          </w:rPr>
          <w:delText xml:space="preserve"> = </w:delText>
        </w:r>
      </w:del>
      <w:r w:rsidRPr="00ED2D36">
        <w:rPr>
          <w:sz w:val="24"/>
        </w:rPr>
        <w:t xml:space="preserve">0.05 M </w:t>
      </w:r>
      <w:proofErr w:type="spellStart"/>
      <w:r w:rsidRPr="00ED2D36">
        <w:rPr>
          <w:sz w:val="24"/>
        </w:rPr>
        <w:t>pHBA</w:t>
      </w:r>
      <w:proofErr w:type="spellEnd"/>
      <w:r w:rsidRPr="00ED2D36">
        <w:rPr>
          <w:sz w:val="24"/>
        </w:rPr>
        <w:t xml:space="preserve"> 6 mL + 0.10 M acetic acid 6 mL; </w:t>
      </w:r>
    </w:p>
    <w:p w14:paraId="59969821" w14:textId="67A69CD0" w:rsidR="00E374A5" w:rsidRDefault="00155E69">
      <w:pPr>
        <w:spacing w:line="360" w:lineRule="auto"/>
        <w:jc w:val="both"/>
        <w:rPr>
          <w:ins w:id="1148" w:author="Yibin Jiang" w:date="2026-03-31T15:08:00Z"/>
          <w:rFonts w:eastAsiaTheme="minorEastAsia"/>
          <w:sz w:val="24"/>
        </w:rPr>
      </w:pPr>
      <w:r w:rsidRPr="00E374A5">
        <w:rPr>
          <w:b/>
          <w:bCs/>
          <w:sz w:val="24"/>
          <w:rPrChange w:id="1149" w:author="Yibin Jiang" w:date="2026-03-31T15:09:00Z">
            <w:rPr>
              <w:sz w:val="24"/>
            </w:rPr>
          </w:rPrChange>
        </w:rPr>
        <w:t>Mixture 3</w:t>
      </w:r>
      <w:ins w:id="1150" w:author="Yibin Jiang" w:date="2026-03-31T15:08:00Z">
        <w:r w:rsidR="00E374A5" w:rsidRPr="00E374A5">
          <w:rPr>
            <w:rFonts w:eastAsiaTheme="minorEastAsia"/>
            <w:b/>
            <w:bCs/>
            <w:sz w:val="24"/>
            <w:rPrChange w:id="1151" w:author="Yibin Jiang" w:date="2026-03-31T15:09:00Z">
              <w:rPr>
                <w:rFonts w:eastAsiaTheme="minorEastAsia"/>
                <w:sz w:val="24"/>
              </w:rPr>
            </w:rPrChange>
          </w:rPr>
          <w:t>:</w:t>
        </w:r>
      </w:ins>
      <w:del w:id="1152" w:author="Yibin Jiang" w:date="2026-03-31T15:08:00Z">
        <w:r w:rsidRPr="00E374A5" w:rsidDel="00E374A5">
          <w:rPr>
            <w:b/>
            <w:bCs/>
            <w:sz w:val="24"/>
            <w:rPrChange w:id="1153" w:author="Yibin Jiang" w:date="2026-03-31T15:09:00Z">
              <w:rPr>
                <w:sz w:val="24"/>
              </w:rPr>
            </w:rPrChange>
          </w:rPr>
          <w:delText xml:space="preserve"> =</w:delText>
        </w:r>
      </w:del>
      <w:ins w:id="1154" w:author="Yibin Jiang" w:date="2026-03-31T15:08:00Z">
        <w:r w:rsidR="00E374A5">
          <w:rPr>
            <w:rFonts w:eastAsiaTheme="minorEastAsia" w:hint="eastAsia"/>
            <w:sz w:val="24"/>
          </w:rPr>
          <w:t xml:space="preserve"> </w:t>
        </w:r>
      </w:ins>
      <w:del w:id="1155" w:author="Yibin Jiang" w:date="2026-03-31T15:08:00Z">
        <w:r w:rsidRPr="00ED2D36" w:rsidDel="00E374A5">
          <w:rPr>
            <w:sz w:val="24"/>
          </w:rPr>
          <w:delText xml:space="preserve"> </w:delText>
        </w:r>
      </w:del>
      <w:r w:rsidRPr="00ED2D36">
        <w:rPr>
          <w:sz w:val="24"/>
        </w:rPr>
        <w:t xml:space="preserve">0.05 M </w:t>
      </w:r>
      <w:proofErr w:type="spellStart"/>
      <w:r w:rsidRPr="00ED2D36">
        <w:rPr>
          <w:sz w:val="24"/>
        </w:rPr>
        <w:t>pHBA</w:t>
      </w:r>
      <w:proofErr w:type="spellEnd"/>
      <w:r w:rsidRPr="00ED2D36">
        <w:rPr>
          <w:sz w:val="24"/>
        </w:rPr>
        <w:t xml:space="preserve"> 6 mL + 14.7 mM SSA 6 mL; </w:t>
      </w:r>
    </w:p>
    <w:p w14:paraId="10132AE9" w14:textId="07F759DE" w:rsidR="00E374A5" w:rsidRDefault="00155E69">
      <w:pPr>
        <w:spacing w:line="360" w:lineRule="auto"/>
        <w:jc w:val="both"/>
        <w:rPr>
          <w:ins w:id="1156" w:author="Yibin Jiang" w:date="2026-03-31T15:08:00Z"/>
          <w:rFonts w:eastAsia="宋体"/>
          <w:sz w:val="24"/>
        </w:rPr>
      </w:pPr>
      <w:r w:rsidRPr="00E374A5">
        <w:rPr>
          <w:b/>
          <w:bCs/>
          <w:sz w:val="24"/>
          <w:rPrChange w:id="1157" w:author="Yibin Jiang" w:date="2026-03-31T15:09:00Z">
            <w:rPr>
              <w:sz w:val="24"/>
            </w:rPr>
          </w:rPrChange>
        </w:rPr>
        <w:t>Mixture 4</w:t>
      </w:r>
      <w:ins w:id="1158" w:author="Yibin Jiang" w:date="2026-03-31T15:08:00Z">
        <w:r w:rsidR="00E374A5" w:rsidRPr="00E374A5">
          <w:rPr>
            <w:rFonts w:eastAsiaTheme="minorEastAsia"/>
            <w:b/>
            <w:bCs/>
            <w:sz w:val="24"/>
            <w:rPrChange w:id="1159" w:author="Yibin Jiang" w:date="2026-03-31T15:09:00Z">
              <w:rPr>
                <w:rFonts w:eastAsiaTheme="minorEastAsia"/>
                <w:sz w:val="24"/>
              </w:rPr>
            </w:rPrChange>
          </w:rPr>
          <w:t>:</w:t>
        </w:r>
        <w:r w:rsidR="00E374A5">
          <w:rPr>
            <w:rFonts w:eastAsiaTheme="minorEastAsia" w:hint="eastAsia"/>
            <w:sz w:val="24"/>
          </w:rPr>
          <w:t xml:space="preserve"> </w:t>
        </w:r>
      </w:ins>
      <w:del w:id="1160" w:author="Yibin Jiang" w:date="2026-03-31T15:08:00Z">
        <w:r w:rsidRPr="00ED2D36" w:rsidDel="00E374A5">
          <w:rPr>
            <w:sz w:val="24"/>
          </w:rPr>
          <w:delText xml:space="preserve"> = </w:delText>
        </w:r>
      </w:del>
      <w:r w:rsidRPr="00ED2D36">
        <w:rPr>
          <w:sz w:val="24"/>
        </w:rPr>
        <w:t xml:space="preserve">0.05 M TPA 6 mL + 0.10 M acetic acid 6 </w:t>
      </w:r>
      <w:proofErr w:type="spellStart"/>
      <w:r w:rsidRPr="00ED2D36">
        <w:rPr>
          <w:sz w:val="24"/>
        </w:rPr>
        <w:t>mL</w:t>
      </w:r>
      <w:r w:rsidRPr="00ED2D36">
        <w:rPr>
          <w:rFonts w:eastAsia="宋体"/>
          <w:sz w:val="24"/>
        </w:rPr>
        <w:t>.</w:t>
      </w:r>
      <w:proofErr w:type="spellEnd"/>
      <w:r w:rsidRPr="00ED2D36">
        <w:rPr>
          <w:rFonts w:eastAsia="宋体"/>
          <w:sz w:val="24"/>
        </w:rPr>
        <w:t xml:space="preserve"> </w:t>
      </w:r>
    </w:p>
    <w:p w14:paraId="5C52A9E4" w14:textId="656C8ABC" w:rsidR="000B220A" w:rsidRPr="00ED2D36" w:rsidRDefault="00155E69">
      <w:pPr>
        <w:spacing w:line="360" w:lineRule="auto"/>
        <w:jc w:val="both"/>
        <w:rPr>
          <w:rFonts w:eastAsiaTheme="minorEastAsia"/>
          <w:sz w:val="24"/>
        </w:rPr>
        <w:pPrChange w:id="1161" w:author="SYLZ" w:date="2026-03-27T10:39:00Z">
          <w:pPr>
            <w:spacing w:line="480" w:lineRule="auto"/>
            <w:jc w:val="both"/>
          </w:pPr>
        </w:pPrChange>
      </w:pPr>
      <w:r w:rsidRPr="00ED2D36">
        <w:rPr>
          <w:sz w:val="24"/>
        </w:rPr>
        <w:t>Each mixture (</w:t>
      </w:r>
      <w:r w:rsidRPr="00ED2D36">
        <w:rPr>
          <w:rFonts w:eastAsiaTheme="minorEastAsia"/>
          <w:sz w:val="24"/>
        </w:rPr>
        <w:t>1</w:t>
      </w:r>
      <w:r w:rsidRPr="00ED2D36">
        <w:rPr>
          <w:sz w:val="24"/>
        </w:rPr>
        <w:t>2 mL</w:t>
      </w:r>
      <w:r w:rsidRPr="00ED2D36">
        <w:rPr>
          <w:rFonts w:eastAsiaTheme="minorEastAsia"/>
          <w:sz w:val="24"/>
        </w:rPr>
        <w:t>)</w:t>
      </w:r>
      <w:r w:rsidRPr="00ED2D36">
        <w:rPr>
          <w:sz w:val="24"/>
        </w:rPr>
        <w:t xml:space="preserve"> was combined in a three‑neck flask and mixed by gentle N₂ bubbling, then connected to the platform with the target set to pH 6.0 ± 0.1. Under strictly identical conditions, we ran three control modes in separate trials—rule‑based</w:t>
      </w:r>
      <w:r w:rsidRPr="00ED2D36">
        <w:rPr>
          <w:rFonts w:eastAsia="宋体"/>
          <w:sz w:val="24"/>
        </w:rPr>
        <w:t xml:space="preserve"> </w:t>
      </w:r>
      <w:r w:rsidRPr="00ED2D36">
        <w:rPr>
          <w:sz w:val="24"/>
        </w:rPr>
        <w:t>Bayesian</w:t>
      </w:r>
      <w:r w:rsidRPr="00ED2D36">
        <w:rPr>
          <w:rFonts w:eastAsia="宋体"/>
          <w:sz w:val="24"/>
        </w:rPr>
        <w:t xml:space="preserve"> algorithm</w:t>
      </w:r>
      <w:r w:rsidRPr="00ED2D36">
        <w:rPr>
          <w:sz w:val="24"/>
        </w:rPr>
        <w:t xml:space="preserve">, reinforcement learning (RL), and human judgement. The platform decided acid/base additions in real time and, after each dose, waited for the pH to stabilize before proceeding until the target criterion was met. </w:t>
      </w:r>
      <w:r w:rsidRPr="00ED2D36">
        <w:rPr>
          <w:rFonts w:eastAsia="宋体"/>
          <w:sz w:val="24"/>
        </w:rPr>
        <w:t>W</w:t>
      </w:r>
      <w:r w:rsidRPr="00ED2D36">
        <w:rPr>
          <w:sz w:val="24"/>
        </w:rPr>
        <w:t xml:space="preserve">e logged </w:t>
      </w:r>
      <w:del w:id="1162" w:author="chao zhang" w:date="2026-03-30T20:05:00Z">
        <w:r w:rsidRPr="00ED2D36" w:rsidDel="0011163E">
          <w:rPr>
            <w:sz w:val="24"/>
          </w:rPr>
          <w:delText xml:space="preserve">time, </w:delText>
        </w:r>
      </w:del>
      <w:r w:rsidRPr="00ED2D36">
        <w:rPr>
          <w:sz w:val="24"/>
        </w:rPr>
        <w:t>pH, dose type</w:t>
      </w:r>
      <w:r w:rsidR="00D5025E" w:rsidRPr="00ED2D36">
        <w:rPr>
          <w:rFonts w:eastAsiaTheme="minorEastAsia"/>
          <w:sz w:val="24"/>
        </w:rPr>
        <w:t>/</w:t>
      </w:r>
      <w:r w:rsidRPr="00ED2D36">
        <w:rPr>
          <w:sz w:val="24"/>
        </w:rPr>
        <w:t>volume, cumulative volume, step count, total duration, and overshoot for fair comparison of efficiency.</w:t>
      </w:r>
    </w:p>
    <w:p w14:paraId="29645419" w14:textId="76E6FB2A" w:rsidR="000B220A" w:rsidRPr="00ED2D36" w:rsidRDefault="00155E69">
      <w:pPr>
        <w:spacing w:line="360" w:lineRule="auto"/>
        <w:jc w:val="both"/>
        <w:rPr>
          <w:rFonts w:eastAsiaTheme="minorEastAsia"/>
          <w:sz w:val="24"/>
        </w:rPr>
        <w:pPrChange w:id="1163" w:author="SYLZ" w:date="2026-03-27T10:39:00Z">
          <w:pPr>
            <w:spacing w:line="480" w:lineRule="auto"/>
            <w:jc w:val="both"/>
          </w:pPr>
        </w:pPrChange>
      </w:pPr>
      <w:r w:rsidRPr="00ED2D36">
        <w:rPr>
          <w:rFonts w:eastAsiaTheme="minorEastAsia"/>
          <w:sz w:val="24"/>
        </w:rPr>
        <w:t>In parallel, to evaluate all of these pH adjustment algorithm</w:t>
      </w:r>
      <w:r w:rsidR="009043B3" w:rsidRPr="00ED2D36">
        <w:rPr>
          <w:rFonts w:eastAsiaTheme="minorEastAsia"/>
          <w:sz w:val="24"/>
        </w:rPr>
        <w:t>s</w:t>
      </w:r>
      <w:r w:rsidRPr="00ED2D36">
        <w:rPr>
          <w:rFonts w:eastAsiaTheme="minorEastAsia"/>
          <w:sz w:val="24"/>
        </w:rPr>
        <w:t>, we conducted 3000 independent simulation</w:t>
      </w:r>
      <w:r w:rsidR="009043B3" w:rsidRPr="00ED2D36">
        <w:rPr>
          <w:rFonts w:eastAsiaTheme="minorEastAsia"/>
          <w:sz w:val="24"/>
        </w:rPr>
        <w:t xml:space="preserve"> </w:t>
      </w:r>
      <w:r w:rsidRPr="00ED2D36">
        <w:rPr>
          <w:rFonts w:eastAsiaTheme="minorEastAsia"/>
          <w:sz w:val="24"/>
        </w:rPr>
        <w:t>experiments. All random processes were seeded with the same value (seed = 555) for reproducibility.</w:t>
      </w:r>
    </w:p>
    <w:p w14:paraId="08FAF955" w14:textId="1E96EA2C" w:rsidR="000B220A" w:rsidRPr="00ED2D36" w:rsidRDefault="00155E69">
      <w:pPr>
        <w:spacing w:line="360" w:lineRule="auto"/>
        <w:jc w:val="both"/>
        <w:rPr>
          <w:rFonts w:eastAsiaTheme="minorEastAsia"/>
          <w:sz w:val="24"/>
        </w:rPr>
        <w:pPrChange w:id="1164" w:author="SYLZ" w:date="2026-03-27T10:39:00Z">
          <w:pPr>
            <w:spacing w:line="480" w:lineRule="auto"/>
            <w:jc w:val="both"/>
          </w:pPr>
        </w:pPrChange>
      </w:pPr>
      <w:r w:rsidRPr="00ED2D36">
        <w:rPr>
          <w:rFonts w:eastAsiaTheme="minorEastAsia"/>
          <w:sz w:val="24"/>
        </w:rPr>
        <w:t>Each experiment was generated as follows:</w:t>
      </w:r>
    </w:p>
    <w:p w14:paraId="1F3BF8D7" w14:textId="77777777" w:rsidR="000B220A" w:rsidRPr="00ED2D36" w:rsidRDefault="00155E69">
      <w:pPr>
        <w:spacing w:line="360" w:lineRule="auto"/>
        <w:jc w:val="both"/>
        <w:rPr>
          <w:rFonts w:eastAsiaTheme="minorEastAsia"/>
          <w:sz w:val="24"/>
        </w:rPr>
        <w:pPrChange w:id="1165" w:author="SYLZ" w:date="2026-03-27T10:39:00Z">
          <w:pPr>
            <w:spacing w:line="480" w:lineRule="auto"/>
            <w:jc w:val="both"/>
          </w:pPr>
        </w:pPrChange>
      </w:pPr>
      <w:r w:rsidRPr="00ED2D36">
        <w:rPr>
          <w:rFonts w:eastAsiaTheme="minorEastAsia"/>
          <w:sz w:val="24"/>
        </w:rPr>
        <w:lastRenderedPageBreak/>
        <w:t>1.1. The initial solution consisted of 11.0 mL of a 0.1 M polyprotic acid (monoprotic, diprotic, or triprotic).</w:t>
      </w:r>
    </w:p>
    <w:p w14:paraId="5AC6041B" w14:textId="77777777" w:rsidR="000B220A" w:rsidRPr="00ED2D36" w:rsidRDefault="00155E69">
      <w:pPr>
        <w:spacing w:line="360" w:lineRule="auto"/>
        <w:jc w:val="both"/>
        <w:rPr>
          <w:rFonts w:eastAsiaTheme="minorEastAsia"/>
          <w:sz w:val="24"/>
        </w:rPr>
        <w:pPrChange w:id="1166" w:author="SYLZ" w:date="2026-03-27T10:39:00Z">
          <w:pPr>
            <w:spacing w:line="480" w:lineRule="auto"/>
            <w:jc w:val="both"/>
          </w:pPr>
        </w:pPrChange>
      </w:pPr>
      <w:r w:rsidRPr="00ED2D36">
        <w:rPr>
          <w:rFonts w:eastAsiaTheme="minorEastAsia"/>
          <w:sz w:val="24"/>
        </w:rPr>
        <w:t>2.2. The acid type was uniformly selected at random from {monoprotic, diprotic, triprotic}.</w:t>
      </w:r>
    </w:p>
    <w:p w14:paraId="79985BE4" w14:textId="163E5EAA" w:rsidR="000B220A" w:rsidRPr="00ED2D36" w:rsidRDefault="00155E69">
      <w:pPr>
        <w:spacing w:line="360" w:lineRule="auto"/>
        <w:ind w:firstLineChars="200" w:firstLine="480"/>
        <w:jc w:val="both"/>
        <w:rPr>
          <w:rFonts w:eastAsiaTheme="minorEastAsia"/>
          <w:sz w:val="24"/>
        </w:rPr>
        <w:pPrChange w:id="1167" w:author="SYLZ" w:date="2026-03-27T10:39:00Z">
          <w:pPr>
            <w:spacing w:line="480" w:lineRule="auto"/>
            <w:ind w:firstLineChars="200" w:firstLine="480"/>
            <w:jc w:val="both"/>
          </w:pPr>
        </w:pPrChange>
      </w:pPr>
      <w:r w:rsidRPr="00ED2D36">
        <w:rPr>
          <w:rFonts w:eastAsiaTheme="minorEastAsia"/>
          <w:sz w:val="24"/>
        </w:rPr>
        <w:t>2.</w:t>
      </w:r>
      <w:proofErr w:type="gramStart"/>
      <w:r w:rsidRPr="00ED2D36">
        <w:rPr>
          <w:rFonts w:eastAsiaTheme="minorEastAsia"/>
          <w:sz w:val="24"/>
        </w:rPr>
        <w:t>1.For</w:t>
      </w:r>
      <w:proofErr w:type="gramEnd"/>
      <w:r w:rsidRPr="00ED2D36">
        <w:rPr>
          <w:rFonts w:eastAsiaTheme="minorEastAsia"/>
          <w:sz w:val="24"/>
        </w:rPr>
        <w:t xml:space="preserve"> monoprotic acids: a single </w:t>
      </w:r>
      <w:proofErr w:type="spellStart"/>
      <w:r w:rsidRPr="00ED2D36">
        <w:rPr>
          <w:rFonts w:eastAsiaTheme="minorEastAsia"/>
          <w:sz w:val="24"/>
        </w:rPr>
        <w:t>pKa</w:t>
      </w:r>
      <w:proofErr w:type="spellEnd"/>
      <w:r w:rsidRPr="00ED2D36">
        <w:rPr>
          <w:rFonts w:eastAsiaTheme="minorEastAsia"/>
          <w:sz w:val="24"/>
        </w:rPr>
        <w:t xml:space="preserve"> ~ U[2, 6].</w:t>
      </w:r>
    </w:p>
    <w:p w14:paraId="650A4318" w14:textId="77777777" w:rsidR="000B220A" w:rsidRPr="00ED2D36" w:rsidRDefault="00155E69">
      <w:pPr>
        <w:spacing w:line="360" w:lineRule="auto"/>
        <w:ind w:firstLineChars="200" w:firstLine="480"/>
        <w:jc w:val="both"/>
        <w:rPr>
          <w:rFonts w:eastAsiaTheme="minorEastAsia"/>
          <w:sz w:val="24"/>
        </w:rPr>
        <w:pPrChange w:id="1168" w:author="SYLZ" w:date="2026-03-27T10:39:00Z">
          <w:pPr>
            <w:spacing w:line="480" w:lineRule="auto"/>
            <w:ind w:firstLineChars="200" w:firstLine="480"/>
            <w:jc w:val="both"/>
          </w:pPr>
        </w:pPrChange>
      </w:pPr>
      <w:r w:rsidRPr="00ED2D36">
        <w:rPr>
          <w:rFonts w:eastAsiaTheme="minorEastAsia"/>
          <w:sz w:val="24"/>
        </w:rPr>
        <w:t>2.</w:t>
      </w:r>
      <w:proofErr w:type="gramStart"/>
      <w:r w:rsidRPr="00ED2D36">
        <w:rPr>
          <w:rFonts w:eastAsiaTheme="minorEastAsia"/>
          <w:sz w:val="24"/>
        </w:rPr>
        <w:t>2.For</w:t>
      </w:r>
      <w:proofErr w:type="gramEnd"/>
      <w:r w:rsidRPr="00ED2D36">
        <w:rPr>
          <w:rFonts w:eastAsiaTheme="minorEastAsia"/>
          <w:sz w:val="24"/>
        </w:rPr>
        <w:t xml:space="preserve"> diprotic acids: pKa</w:t>
      </w:r>
      <w:r w:rsidRPr="00ED2D36">
        <w:rPr>
          <w:rFonts w:eastAsiaTheme="minorEastAsia"/>
          <w:sz w:val="24"/>
          <w:vertAlign w:val="subscript"/>
        </w:rPr>
        <w:t>1</w:t>
      </w:r>
      <w:r w:rsidRPr="00ED2D36">
        <w:rPr>
          <w:rFonts w:eastAsiaTheme="minorEastAsia"/>
          <w:sz w:val="24"/>
        </w:rPr>
        <w:t xml:space="preserve"> ~ U[2, 4], pKa</w:t>
      </w:r>
      <w:r w:rsidRPr="00ED2D36">
        <w:rPr>
          <w:rFonts w:eastAsiaTheme="minorEastAsia"/>
          <w:sz w:val="24"/>
          <w:vertAlign w:val="subscript"/>
        </w:rPr>
        <w:t>2</w:t>
      </w:r>
      <w:r w:rsidRPr="00ED2D36">
        <w:rPr>
          <w:rFonts w:eastAsiaTheme="minorEastAsia"/>
          <w:sz w:val="24"/>
        </w:rPr>
        <w:t xml:space="preserve"> ~ U[4, 7].</w:t>
      </w:r>
    </w:p>
    <w:p w14:paraId="7DA98D94" w14:textId="71C26284" w:rsidR="0026496E" w:rsidRPr="00ED2D36" w:rsidRDefault="00155E69">
      <w:pPr>
        <w:spacing w:line="360" w:lineRule="auto"/>
        <w:ind w:firstLineChars="200" w:firstLine="480"/>
        <w:jc w:val="both"/>
        <w:rPr>
          <w:rFonts w:eastAsiaTheme="minorEastAsia"/>
          <w:sz w:val="24"/>
        </w:rPr>
        <w:pPrChange w:id="1169" w:author="SYLZ" w:date="2026-03-27T10:39:00Z">
          <w:pPr>
            <w:spacing w:line="480" w:lineRule="auto"/>
            <w:ind w:firstLineChars="200" w:firstLine="480"/>
            <w:jc w:val="both"/>
          </w:pPr>
        </w:pPrChange>
      </w:pPr>
      <w:r w:rsidRPr="00ED2D36">
        <w:rPr>
          <w:rFonts w:eastAsiaTheme="minorEastAsia"/>
          <w:sz w:val="24"/>
        </w:rPr>
        <w:t>2.3. For triprotic acids: pKa</w:t>
      </w:r>
      <w:r w:rsidRPr="00ED2D36">
        <w:rPr>
          <w:rFonts w:eastAsiaTheme="minorEastAsia"/>
          <w:sz w:val="24"/>
          <w:vertAlign w:val="subscript"/>
        </w:rPr>
        <w:t>1</w:t>
      </w:r>
      <w:r w:rsidRPr="00ED2D36">
        <w:rPr>
          <w:rFonts w:eastAsiaTheme="minorEastAsia"/>
          <w:sz w:val="24"/>
        </w:rPr>
        <w:t xml:space="preserve"> ~ </w:t>
      </w:r>
      <w:proofErr w:type="gramStart"/>
      <w:r w:rsidRPr="00ED2D36">
        <w:rPr>
          <w:rFonts w:eastAsiaTheme="minorEastAsia"/>
          <w:sz w:val="24"/>
        </w:rPr>
        <w:t>U[</w:t>
      </w:r>
      <w:proofErr w:type="gramEnd"/>
      <w:r w:rsidRPr="00ED2D36">
        <w:rPr>
          <w:rFonts w:eastAsiaTheme="minorEastAsia"/>
          <w:sz w:val="24"/>
        </w:rPr>
        <w:t>2, 4], pKa</w:t>
      </w:r>
      <w:r w:rsidRPr="00ED2D36">
        <w:rPr>
          <w:rFonts w:eastAsiaTheme="minorEastAsia"/>
          <w:sz w:val="24"/>
          <w:vertAlign w:val="subscript"/>
        </w:rPr>
        <w:t>2</w:t>
      </w:r>
      <w:r w:rsidRPr="00ED2D36">
        <w:rPr>
          <w:rFonts w:eastAsiaTheme="minorEastAsia"/>
          <w:sz w:val="24"/>
        </w:rPr>
        <w:t xml:space="preserve"> ~ U[4, 7], pKa</w:t>
      </w:r>
      <w:r w:rsidRPr="00ED2D36">
        <w:rPr>
          <w:rFonts w:eastAsiaTheme="minorEastAsia"/>
          <w:sz w:val="24"/>
          <w:vertAlign w:val="subscript"/>
        </w:rPr>
        <w:t>3</w:t>
      </w:r>
      <w:r w:rsidRPr="00ED2D36">
        <w:rPr>
          <w:rFonts w:eastAsiaTheme="minorEastAsia"/>
          <w:sz w:val="24"/>
        </w:rPr>
        <w:t xml:space="preserve"> ~ U[6, 8].</w:t>
      </w:r>
    </w:p>
    <w:p w14:paraId="74019C64" w14:textId="494A5C16" w:rsidR="000B220A" w:rsidRPr="00ED2D36" w:rsidRDefault="00155E69">
      <w:pPr>
        <w:spacing w:line="360" w:lineRule="auto"/>
        <w:ind w:firstLineChars="200" w:firstLine="480"/>
        <w:jc w:val="both"/>
        <w:rPr>
          <w:rFonts w:eastAsiaTheme="minorEastAsia"/>
          <w:sz w:val="24"/>
        </w:rPr>
        <w:pPrChange w:id="1170" w:author="SYLZ" w:date="2026-03-27T10:39:00Z">
          <w:pPr>
            <w:spacing w:line="480" w:lineRule="auto"/>
            <w:ind w:firstLineChars="200" w:firstLine="480"/>
            <w:jc w:val="both"/>
          </w:pPr>
        </w:pPrChange>
      </w:pPr>
      <w:r w:rsidRPr="00ED2D36">
        <w:rPr>
          <w:rFonts w:eastAsiaTheme="minorEastAsia"/>
          <w:sz w:val="24"/>
        </w:rPr>
        <w:t>U[x</w:t>
      </w:r>
      <w:proofErr w:type="gramStart"/>
      <w:r w:rsidRPr="00ED2D36">
        <w:rPr>
          <w:rFonts w:eastAsiaTheme="minorEastAsia"/>
          <w:sz w:val="24"/>
          <w:vertAlign w:val="subscript"/>
        </w:rPr>
        <w:t>1</w:t>
      </w:r>
      <w:r w:rsidRPr="00ED2D36">
        <w:rPr>
          <w:rFonts w:eastAsiaTheme="minorEastAsia"/>
          <w:sz w:val="24"/>
        </w:rPr>
        <w:t>,x</w:t>
      </w:r>
      <w:proofErr w:type="gramEnd"/>
      <w:r w:rsidRPr="00ED2D36">
        <w:rPr>
          <w:rFonts w:eastAsiaTheme="minorEastAsia"/>
          <w:sz w:val="24"/>
          <w:vertAlign w:val="subscript"/>
        </w:rPr>
        <w:t>2</w:t>
      </w:r>
      <w:r w:rsidRPr="00ED2D36">
        <w:rPr>
          <w:rFonts w:eastAsiaTheme="minorEastAsia"/>
          <w:sz w:val="24"/>
        </w:rPr>
        <w:t>] means uniform sampling from x</w:t>
      </w:r>
      <w:r w:rsidRPr="00ED2D36">
        <w:rPr>
          <w:rFonts w:eastAsiaTheme="minorEastAsia"/>
          <w:sz w:val="24"/>
          <w:vertAlign w:val="subscript"/>
        </w:rPr>
        <w:t>1</w:t>
      </w:r>
      <w:r w:rsidRPr="00ED2D36">
        <w:rPr>
          <w:rFonts w:eastAsiaTheme="minorEastAsia"/>
          <w:sz w:val="24"/>
        </w:rPr>
        <w:t xml:space="preserve"> to x</w:t>
      </w:r>
      <w:r w:rsidRPr="00ED2D36">
        <w:rPr>
          <w:rFonts w:eastAsiaTheme="minorEastAsia"/>
          <w:sz w:val="24"/>
          <w:vertAlign w:val="subscript"/>
        </w:rPr>
        <w:t>2</w:t>
      </w:r>
      <w:r w:rsidRPr="00ED2D36">
        <w:rPr>
          <w:rFonts w:eastAsiaTheme="minorEastAsia"/>
          <w:sz w:val="24"/>
        </w:rPr>
        <w:t>.</w:t>
      </w:r>
    </w:p>
    <w:p w14:paraId="4AF411ED" w14:textId="77777777" w:rsidR="000B220A" w:rsidRPr="00ED2D36" w:rsidRDefault="00155E69">
      <w:pPr>
        <w:spacing w:line="360" w:lineRule="auto"/>
        <w:jc w:val="both"/>
        <w:rPr>
          <w:rFonts w:eastAsiaTheme="minorEastAsia"/>
          <w:sz w:val="24"/>
        </w:rPr>
        <w:pPrChange w:id="1171" w:author="SYLZ" w:date="2026-03-27T10:39:00Z">
          <w:pPr>
            <w:spacing w:line="480" w:lineRule="auto"/>
            <w:jc w:val="both"/>
          </w:pPr>
        </w:pPrChange>
      </w:pPr>
      <w:r w:rsidRPr="00ED2D36">
        <w:rPr>
          <w:rFonts w:eastAsiaTheme="minorEastAsia"/>
          <w:sz w:val="24"/>
        </w:rPr>
        <w:t xml:space="preserve">3.3. The initial pH was computed exactly by solving the charge balance equation for the pure acid solution at the given concentration and </w:t>
      </w:r>
      <w:proofErr w:type="spellStart"/>
      <w:r w:rsidRPr="00ED2D36">
        <w:rPr>
          <w:rFonts w:eastAsiaTheme="minorEastAsia"/>
          <w:sz w:val="24"/>
        </w:rPr>
        <w:t>pKa</w:t>
      </w:r>
      <w:proofErr w:type="spellEnd"/>
      <w:r w:rsidRPr="00ED2D36">
        <w:rPr>
          <w:rFonts w:eastAsiaTheme="minorEastAsia"/>
          <w:sz w:val="24"/>
        </w:rPr>
        <w:t xml:space="preserve"> values.</w:t>
      </w:r>
    </w:p>
    <w:p w14:paraId="1060864B" w14:textId="5A3EA162" w:rsidR="000B220A" w:rsidRPr="00ED2D36" w:rsidRDefault="00155E69">
      <w:pPr>
        <w:spacing w:line="360" w:lineRule="auto"/>
        <w:jc w:val="both"/>
        <w:rPr>
          <w:rFonts w:eastAsiaTheme="minorEastAsia"/>
          <w:sz w:val="24"/>
        </w:rPr>
        <w:pPrChange w:id="1172" w:author="SYLZ" w:date="2026-03-27T10:39:00Z">
          <w:pPr>
            <w:spacing w:line="480" w:lineRule="auto"/>
            <w:jc w:val="both"/>
          </w:pPr>
        </w:pPrChange>
      </w:pPr>
      <w:r w:rsidRPr="00ED2D36">
        <w:rPr>
          <w:rFonts w:eastAsiaTheme="minorEastAsia"/>
          <w:sz w:val="24"/>
        </w:rPr>
        <w:t>4.</w:t>
      </w:r>
      <w:r w:rsidR="002E1F50" w:rsidRPr="00ED2D36">
        <w:rPr>
          <w:rFonts w:eastAsiaTheme="minorEastAsia"/>
          <w:sz w:val="24"/>
        </w:rPr>
        <w:t xml:space="preserve"> </w:t>
      </w:r>
      <w:r w:rsidRPr="00ED2D36">
        <w:rPr>
          <w:rFonts w:eastAsiaTheme="minorEastAsia"/>
          <w:sz w:val="24"/>
        </w:rPr>
        <w:t>The target pH was uniformly sampled from [2, 11] and rounded to two decimal places.</w:t>
      </w:r>
    </w:p>
    <w:p w14:paraId="620CB2E0" w14:textId="65118158" w:rsidR="000B220A" w:rsidRPr="00ED2D36" w:rsidRDefault="00155E69">
      <w:pPr>
        <w:spacing w:line="360" w:lineRule="auto"/>
        <w:jc w:val="both"/>
        <w:rPr>
          <w:rFonts w:eastAsiaTheme="minorEastAsia"/>
          <w:sz w:val="24"/>
        </w:rPr>
        <w:pPrChange w:id="1173" w:author="SYLZ" w:date="2026-03-27T10:39:00Z">
          <w:pPr>
            <w:spacing w:line="480" w:lineRule="auto"/>
            <w:jc w:val="both"/>
          </w:pPr>
        </w:pPrChange>
      </w:pPr>
      <w:r w:rsidRPr="00ED2D36">
        <w:rPr>
          <w:rFonts w:eastAsiaTheme="minorEastAsia"/>
          <w:sz w:val="24"/>
        </w:rPr>
        <w:t>5.</w:t>
      </w:r>
      <w:r w:rsidR="00B74514" w:rsidRPr="00ED2D36">
        <w:rPr>
          <w:rFonts w:eastAsiaTheme="minorEastAsia"/>
          <w:sz w:val="24"/>
        </w:rPr>
        <w:t xml:space="preserve"> </w:t>
      </w:r>
      <w:r w:rsidRPr="00ED2D36">
        <w:rPr>
          <w:rFonts w:eastAsiaTheme="minorEastAsia"/>
          <w:sz w:val="24"/>
        </w:rPr>
        <w:t>To introduce realistic uncertainty and buffering effects unknown to the controller, three additional buffer species were present in the solution with:</w:t>
      </w:r>
    </w:p>
    <w:p w14:paraId="1C372E18" w14:textId="44BB94D4" w:rsidR="000B220A" w:rsidRPr="00ED2D36" w:rsidRDefault="00155E69">
      <w:pPr>
        <w:spacing w:line="360" w:lineRule="auto"/>
        <w:ind w:firstLineChars="200" w:firstLine="480"/>
        <w:jc w:val="both"/>
        <w:rPr>
          <w:rFonts w:eastAsiaTheme="minorEastAsia"/>
          <w:sz w:val="24"/>
        </w:rPr>
        <w:pPrChange w:id="1174" w:author="SYLZ" w:date="2026-03-27T10:39:00Z">
          <w:pPr>
            <w:spacing w:line="480" w:lineRule="auto"/>
            <w:ind w:firstLineChars="200" w:firstLine="480"/>
            <w:jc w:val="both"/>
          </w:pPr>
        </w:pPrChange>
      </w:pPr>
      <w:r w:rsidRPr="00ED2D36">
        <w:rPr>
          <w:rFonts w:eastAsiaTheme="minorEastAsia"/>
          <w:sz w:val="24"/>
        </w:rPr>
        <w:t>5.1.</w:t>
      </w:r>
      <w:r w:rsidR="0056628C" w:rsidRPr="00ED2D36">
        <w:rPr>
          <w:rFonts w:eastAsiaTheme="minorEastAsia"/>
          <w:sz w:val="24"/>
        </w:rPr>
        <w:t xml:space="preserve"> </w:t>
      </w:r>
      <w:proofErr w:type="spellStart"/>
      <w:r w:rsidRPr="00ED2D36">
        <w:rPr>
          <w:rFonts w:eastAsiaTheme="minorEastAsia"/>
          <w:sz w:val="24"/>
        </w:rPr>
        <w:t>pKa</w:t>
      </w:r>
      <w:proofErr w:type="spellEnd"/>
      <w:r w:rsidRPr="00ED2D36">
        <w:rPr>
          <w:rFonts w:eastAsiaTheme="minorEastAsia"/>
          <w:sz w:val="24"/>
        </w:rPr>
        <w:t xml:space="preserve"> values independently drawn from </w:t>
      </w:r>
      <w:proofErr w:type="gramStart"/>
      <w:r w:rsidRPr="00ED2D36">
        <w:rPr>
          <w:rFonts w:eastAsiaTheme="minorEastAsia"/>
          <w:sz w:val="24"/>
        </w:rPr>
        <w:t>U[</w:t>
      </w:r>
      <w:proofErr w:type="gramEnd"/>
      <w:r w:rsidRPr="00ED2D36">
        <w:rPr>
          <w:rFonts w:eastAsiaTheme="minorEastAsia"/>
          <w:sz w:val="24"/>
        </w:rPr>
        <w:t>2, 6],</w:t>
      </w:r>
    </w:p>
    <w:p w14:paraId="0BF005B8" w14:textId="79AFD9BC" w:rsidR="000B220A" w:rsidRPr="00ED2D36" w:rsidRDefault="00155E69">
      <w:pPr>
        <w:spacing w:line="360" w:lineRule="auto"/>
        <w:ind w:firstLineChars="200" w:firstLine="480"/>
        <w:jc w:val="both"/>
        <w:rPr>
          <w:rFonts w:eastAsiaTheme="minorEastAsia"/>
          <w:sz w:val="24"/>
        </w:rPr>
        <w:pPrChange w:id="1175" w:author="SYLZ" w:date="2026-03-27T10:39:00Z">
          <w:pPr>
            <w:spacing w:line="480" w:lineRule="auto"/>
            <w:ind w:firstLineChars="200" w:firstLine="480"/>
            <w:jc w:val="both"/>
          </w:pPr>
        </w:pPrChange>
      </w:pPr>
      <w:r w:rsidRPr="00ED2D36">
        <w:rPr>
          <w:rFonts w:eastAsiaTheme="minorEastAsia"/>
          <w:sz w:val="24"/>
        </w:rPr>
        <w:t>5.2.</w:t>
      </w:r>
      <w:r w:rsidR="0056628C" w:rsidRPr="00ED2D36">
        <w:rPr>
          <w:rFonts w:eastAsiaTheme="minorEastAsia"/>
          <w:sz w:val="24"/>
        </w:rPr>
        <w:t xml:space="preserve"> The </w:t>
      </w:r>
      <w:r w:rsidRPr="00ED2D36">
        <w:rPr>
          <w:rFonts w:eastAsiaTheme="minorEastAsia"/>
          <w:sz w:val="24"/>
        </w:rPr>
        <w:t xml:space="preserve">total molar amounts independently drawn from </w:t>
      </w:r>
      <w:proofErr w:type="gramStart"/>
      <w:r w:rsidRPr="00ED2D36">
        <w:rPr>
          <w:rFonts w:eastAsiaTheme="minorEastAsia"/>
          <w:sz w:val="24"/>
        </w:rPr>
        <w:t>U[</w:t>
      </w:r>
      <w:proofErr w:type="gramEnd"/>
      <w:r w:rsidRPr="00ED2D36">
        <w:rPr>
          <w:rFonts w:eastAsiaTheme="minorEastAsia"/>
          <w:sz w:val="24"/>
        </w:rPr>
        <w:t>10</w:t>
      </w:r>
      <w:r w:rsidRPr="00ED2D36">
        <w:rPr>
          <w:rFonts w:eastAsiaTheme="minorEastAsia"/>
          <w:sz w:val="24"/>
          <w:vertAlign w:val="superscript"/>
        </w:rPr>
        <w:t>-6</w:t>
      </w:r>
      <w:r w:rsidRPr="00ED2D36">
        <w:rPr>
          <w:rFonts w:eastAsiaTheme="minorEastAsia"/>
          <w:sz w:val="24"/>
        </w:rPr>
        <w:t>, 0.5] mol.</w:t>
      </w:r>
    </w:p>
    <w:p w14:paraId="1EF24572" w14:textId="0D4E53C3" w:rsidR="003D1B23" w:rsidRPr="003D1B23" w:rsidRDefault="003D1B23">
      <w:pPr>
        <w:spacing w:line="360" w:lineRule="auto"/>
        <w:jc w:val="both"/>
        <w:rPr>
          <w:ins w:id="1176" w:author="chao zhang" w:date="2026-03-31T20:53:00Z"/>
          <w:rFonts w:eastAsiaTheme="minorEastAsia"/>
          <w:sz w:val="24"/>
        </w:rPr>
        <w:pPrChange w:id="1177" w:author="chao zhang" w:date="2026-03-31T20:53:00Z">
          <w:pPr>
            <w:spacing w:line="360" w:lineRule="auto"/>
            <w:ind w:firstLineChars="200" w:firstLine="480"/>
            <w:jc w:val="both"/>
          </w:pPr>
        </w:pPrChange>
      </w:pPr>
      <w:ins w:id="1178" w:author="chao zhang" w:date="2026-03-31T20:53:00Z">
        <w:r w:rsidRPr="003D1B23">
          <w:rPr>
            <w:rFonts w:eastAsiaTheme="minorEastAsia"/>
            <w:sz w:val="24"/>
          </w:rPr>
          <w:t xml:space="preserve">Two sets of reagents were employed for pH adjustment: 0.1 M HCl/NaOH as the primary pair for coarse adjustment and 0.01 M HCl/NaOH as the secondary pair for fine adjustment. The system automatically switched to the secondary (dilute) reagents </w:t>
        </w:r>
        <w:r>
          <w:rPr>
            <w:rFonts w:eastAsiaTheme="minorEastAsia" w:hint="eastAsia"/>
            <w:sz w:val="24"/>
          </w:rPr>
          <w:t>when</w:t>
        </w:r>
        <w:r w:rsidRPr="003D1B23">
          <w:rPr>
            <w:rFonts w:eastAsiaTheme="minorEastAsia"/>
            <w:sz w:val="24"/>
          </w:rPr>
          <w:t xml:space="preserve"> pH oscillation</w:t>
        </w:r>
        <w:r>
          <w:rPr>
            <w:rFonts w:eastAsiaTheme="minorEastAsia" w:hint="eastAsia"/>
            <w:sz w:val="24"/>
          </w:rPr>
          <w:t xml:space="preserve"> </w:t>
        </w:r>
      </w:ins>
      <w:ins w:id="1179" w:author="chao zhang" w:date="2026-03-31T20:54:00Z">
        <w:r>
          <w:rPr>
            <w:rFonts w:eastAsiaTheme="minorEastAsia" w:hint="eastAsia"/>
            <w:sz w:val="24"/>
          </w:rPr>
          <w:t>occur</w:t>
        </w:r>
        <w:r w:rsidR="00457CCC">
          <w:rPr>
            <w:rFonts w:eastAsiaTheme="minorEastAsia" w:hint="eastAsia"/>
            <w:sz w:val="24"/>
          </w:rPr>
          <w:t>s</w:t>
        </w:r>
      </w:ins>
      <w:ins w:id="1180" w:author="chao zhang" w:date="2026-03-31T20:53:00Z">
        <w:r w:rsidRPr="003D1B23">
          <w:rPr>
            <w:rFonts w:eastAsiaTheme="minorEastAsia"/>
            <w:sz w:val="24"/>
          </w:rPr>
          <w:t xml:space="preserve"> (three consecutive minimum-volume additions</w:t>
        </w:r>
      </w:ins>
      <w:ins w:id="1181" w:author="chao zhang" w:date="2026-03-31T21:00:00Z">
        <w:r w:rsidR="0052228D">
          <w:rPr>
            <w:rFonts w:eastAsiaTheme="minorEastAsia" w:hint="eastAsia"/>
            <w:sz w:val="24"/>
          </w:rPr>
          <w:t xml:space="preserve"> i.</w:t>
        </w:r>
      </w:ins>
      <w:ins w:id="1182" w:author="chao zhang" w:date="2026-03-31T21:01:00Z">
        <w:r w:rsidR="0052228D">
          <w:rPr>
            <w:rFonts w:eastAsiaTheme="minorEastAsia" w:hint="eastAsia"/>
            <w:sz w:val="24"/>
          </w:rPr>
          <w:t>e. 0.01mL</w:t>
        </w:r>
      </w:ins>
      <w:ins w:id="1183" w:author="chao zhang" w:date="2026-03-31T20:53:00Z">
        <w:r w:rsidRPr="003D1B23">
          <w:rPr>
            <w:rFonts w:eastAsiaTheme="minorEastAsia"/>
            <w:sz w:val="24"/>
          </w:rPr>
          <w:t xml:space="preserve"> that crossed the target), thereby enabling finer control when needed. The maximum number of pH-adjustment steps was limited to 50, and success was defined as achieving a final pH within ±0.1 of the target. This procedure ensured broad coverage of adjustment curve shapes, buffering regimes, and adjustment directions (acidification or basification), providing a challenging and diverse benchmark for the algorithm.</w:t>
        </w:r>
      </w:ins>
    </w:p>
    <w:p w14:paraId="5355F58F" w14:textId="6191518C" w:rsidR="000B220A" w:rsidRPr="00ED2D36" w:rsidRDefault="00A9074E">
      <w:pPr>
        <w:spacing w:line="360" w:lineRule="auto"/>
        <w:jc w:val="both"/>
        <w:rPr>
          <w:rFonts w:eastAsiaTheme="minorEastAsia"/>
          <w:sz w:val="24"/>
        </w:rPr>
        <w:pPrChange w:id="1184" w:author="SYLZ" w:date="2026-03-27T10:39:00Z">
          <w:pPr>
            <w:spacing w:line="480" w:lineRule="auto"/>
            <w:jc w:val="both"/>
          </w:pPr>
        </w:pPrChange>
      </w:pPr>
      <w:del w:id="1185" w:author="chao zhang" w:date="2026-03-31T20:53:00Z">
        <w:r w:rsidRPr="00ED2D36" w:rsidDel="003D1B23">
          <w:rPr>
            <w:rFonts w:eastAsiaTheme="minorEastAsia"/>
            <w:sz w:val="24"/>
          </w:rPr>
          <w:delText xml:space="preserve">Two sets of titrants </w:delText>
        </w:r>
      </w:del>
      <w:ins w:id="1186" w:author="Yibin Jiang" w:date="2026-03-31T15:10:00Z">
        <w:del w:id="1187" w:author="chao zhang" w:date="2026-03-31T20:53:00Z">
          <w:r w:rsidR="009253A2" w:rsidDel="003D1B23">
            <w:rPr>
              <w:rFonts w:eastAsiaTheme="minorEastAsia" w:hint="eastAsia"/>
              <w:sz w:val="24"/>
            </w:rPr>
            <w:delText>reagents</w:delText>
          </w:r>
          <w:r w:rsidR="009253A2" w:rsidRPr="00ED2D36" w:rsidDel="003D1B23">
            <w:rPr>
              <w:rFonts w:eastAsiaTheme="minorEastAsia"/>
              <w:sz w:val="24"/>
            </w:rPr>
            <w:delText xml:space="preserve"> </w:delText>
          </w:r>
        </w:del>
      </w:ins>
      <w:del w:id="1188" w:author="chao zhang" w:date="2026-03-31T20:53:00Z">
        <w:r w:rsidRPr="00ED2D36" w:rsidDel="003D1B23">
          <w:rPr>
            <w:rFonts w:eastAsiaTheme="minorEastAsia"/>
            <w:sz w:val="24"/>
          </w:rPr>
          <w:delText>were employed</w:delText>
        </w:r>
      </w:del>
      <w:ins w:id="1189" w:author="Yibin Jiang" w:date="2026-03-31T15:10:00Z">
        <w:del w:id="1190" w:author="chao zhang" w:date="2026-03-31T20:53:00Z">
          <w:r w:rsidR="009253A2" w:rsidDel="003D1B23">
            <w:rPr>
              <w:rFonts w:eastAsiaTheme="minorEastAsia" w:hint="eastAsia"/>
              <w:sz w:val="24"/>
            </w:rPr>
            <w:delText xml:space="preserve"> for pH adjustment</w:delText>
          </w:r>
        </w:del>
      </w:ins>
      <w:del w:id="1191" w:author="chao zhang" w:date="2026-03-31T20:53:00Z">
        <w:r w:rsidRPr="00ED2D36" w:rsidDel="003D1B23">
          <w:rPr>
            <w:rFonts w:eastAsiaTheme="minorEastAsia"/>
            <w:sz w:val="24"/>
          </w:rPr>
          <w:delText>: 0.1 M HCl/NaOH as the primary pair for coarse adjustment, and 0.01 M HCl/NaOH as the secondary pair for fine adjustment</w:delText>
        </w:r>
        <w:commentRangeStart w:id="1192"/>
        <w:r w:rsidRPr="00ED2D36" w:rsidDel="003D1B23">
          <w:rPr>
            <w:rFonts w:eastAsiaTheme="minorEastAsia"/>
            <w:sz w:val="24"/>
          </w:rPr>
          <w:delText>.</w:delText>
        </w:r>
        <w:commentRangeEnd w:id="1192"/>
        <w:r w:rsidRPr="00ED2D36" w:rsidDel="003D1B23">
          <w:rPr>
            <w:sz w:val="24"/>
          </w:rPr>
          <w:commentReference w:id="1192"/>
        </w:r>
        <w:r w:rsidRPr="00ED2D36" w:rsidDel="003D1B23">
          <w:rPr>
            <w:rFonts w:eastAsiaTheme="minorEastAsia"/>
            <w:sz w:val="24"/>
          </w:rPr>
          <w:delText xml:space="preserve"> The maximum number of </w:delText>
        </w:r>
      </w:del>
      <w:ins w:id="1193" w:author="Yibin Jiang" w:date="2026-03-31T15:19:00Z">
        <w:del w:id="1194" w:author="chao zhang" w:date="2026-03-31T20:53:00Z">
          <w:r w:rsidR="007C1AF4" w:rsidDel="003D1B23">
            <w:rPr>
              <w:rFonts w:eastAsiaTheme="minorEastAsia" w:hint="eastAsia"/>
              <w:sz w:val="24"/>
            </w:rPr>
            <w:delText>pH-adjustment</w:delText>
          </w:r>
          <w:r w:rsidR="007C1AF4" w:rsidRPr="00ED2D36" w:rsidDel="003D1B23">
            <w:rPr>
              <w:sz w:val="24"/>
            </w:rPr>
            <w:delText xml:space="preserve"> </w:delText>
          </w:r>
        </w:del>
      </w:ins>
      <w:del w:id="1195" w:author="chao zhang" w:date="2026-03-31T20:53:00Z">
        <w:r w:rsidRPr="00ED2D36" w:rsidDel="003D1B23">
          <w:rPr>
            <w:rFonts w:eastAsiaTheme="minorEastAsia"/>
            <w:sz w:val="24"/>
          </w:rPr>
          <w:delText xml:space="preserve">titration steps was limited to 50, and success was defined as achieving a final pH within ±0.1 of the target. This procedure ensured broad coverage of titration </w:delText>
        </w:r>
      </w:del>
      <w:ins w:id="1196" w:author="Yibin Jiang" w:date="2026-03-31T15:11:00Z">
        <w:del w:id="1197" w:author="chao zhang" w:date="2026-03-31T20:53:00Z">
          <w:r w:rsidR="00457996" w:rsidDel="003D1B23">
            <w:rPr>
              <w:rFonts w:eastAsiaTheme="minorEastAsia" w:hint="eastAsia"/>
              <w:sz w:val="24"/>
            </w:rPr>
            <w:delText>adjustment</w:delText>
          </w:r>
          <w:r w:rsidR="00457996" w:rsidRPr="00ED2D36" w:rsidDel="003D1B23">
            <w:rPr>
              <w:rFonts w:eastAsiaTheme="minorEastAsia"/>
              <w:sz w:val="24"/>
            </w:rPr>
            <w:delText xml:space="preserve"> </w:delText>
          </w:r>
        </w:del>
      </w:ins>
      <w:del w:id="1198" w:author="chao zhang" w:date="2026-03-31T20:53:00Z">
        <w:r w:rsidRPr="00ED2D36" w:rsidDel="003D1B23">
          <w:rPr>
            <w:rFonts w:eastAsiaTheme="minorEastAsia"/>
            <w:sz w:val="24"/>
          </w:rPr>
          <w:delText>curve shapes, buffering regimes, and adjustment directions (acidification or basification), providing a challenging and diverse benchmark for the algorithm.</w:delText>
        </w:r>
      </w:del>
    </w:p>
    <w:p w14:paraId="1B014602" w14:textId="77777777" w:rsidR="000B220A" w:rsidRPr="00ED2D36" w:rsidRDefault="00155E69">
      <w:pPr>
        <w:spacing w:line="360" w:lineRule="auto"/>
        <w:jc w:val="both"/>
        <w:rPr>
          <w:rFonts w:eastAsiaTheme="minorEastAsia"/>
          <w:sz w:val="24"/>
        </w:rPr>
        <w:pPrChange w:id="1199" w:author="SYLZ" w:date="2026-03-27T10:39:00Z">
          <w:pPr>
            <w:spacing w:line="480" w:lineRule="auto"/>
            <w:jc w:val="both"/>
          </w:pPr>
        </w:pPrChange>
      </w:pPr>
      <w:r w:rsidRPr="00ED2D36">
        <w:rPr>
          <w:rFonts w:eastAsiaTheme="minorEastAsia"/>
          <w:sz w:val="24"/>
        </w:rPr>
        <w:lastRenderedPageBreak/>
        <w:t>Then we evaluated models in the simulation environment using three metrics: (1) experimental success rate, (2) average number of steps ± standard deviation, and (3) overshoot rate.</w:t>
      </w:r>
    </w:p>
    <w:p w14:paraId="04417BA8" w14:textId="4587B81D" w:rsidR="000B220A" w:rsidRPr="00ED2D36" w:rsidRDefault="00155E69">
      <w:pPr>
        <w:spacing w:line="360" w:lineRule="auto"/>
        <w:jc w:val="both"/>
        <w:rPr>
          <w:rFonts w:eastAsiaTheme="minorEastAsia"/>
          <w:sz w:val="24"/>
        </w:rPr>
        <w:pPrChange w:id="1200" w:author="SYLZ" w:date="2026-03-27T10:39:00Z">
          <w:pPr>
            <w:spacing w:line="480" w:lineRule="auto"/>
            <w:jc w:val="both"/>
          </w:pPr>
        </w:pPrChange>
      </w:pPr>
      <w:r w:rsidRPr="00745282">
        <w:rPr>
          <w:rFonts w:eastAsiaTheme="minorEastAsia"/>
          <w:sz w:val="24"/>
        </w:rPr>
        <w:t xml:space="preserve">In the 3000 diverse simulated pH </w:t>
      </w:r>
      <w:del w:id="1201" w:author="Yibin Jiang" w:date="2026-03-31T15:11:00Z">
        <w:r w:rsidRPr="00745282" w:rsidDel="00E41A24">
          <w:rPr>
            <w:rFonts w:eastAsiaTheme="minorEastAsia"/>
            <w:sz w:val="24"/>
          </w:rPr>
          <w:delText xml:space="preserve">titration </w:delText>
        </w:r>
      </w:del>
      <w:ins w:id="1202" w:author="Yibin Jiang" w:date="2026-03-31T15:11:00Z">
        <w:r w:rsidR="00E41A24" w:rsidRPr="00745282">
          <w:rPr>
            <w:rFonts w:eastAsiaTheme="minorEastAsia"/>
            <w:sz w:val="24"/>
          </w:rPr>
          <w:t xml:space="preserve">adjustment </w:t>
        </w:r>
      </w:ins>
      <w:r w:rsidRPr="00745282">
        <w:rPr>
          <w:rFonts w:eastAsiaTheme="minorEastAsia"/>
          <w:sz w:val="24"/>
        </w:rPr>
        <w:t>tasks, the Bayesian algorithm (success rate 94.2%, average steps ± standard deviation 13</w:t>
      </w:r>
      <w:del w:id="1203" w:author="chao zhang" w:date="2026-03-31T20:43:00Z">
        <w:r w:rsidRPr="00745282" w:rsidDel="008E2B7C">
          <w:rPr>
            <w:rFonts w:eastAsiaTheme="minorEastAsia"/>
            <w:sz w:val="24"/>
          </w:rPr>
          <w:delText>73</w:delText>
        </w:r>
      </w:del>
      <w:r w:rsidRPr="00745282">
        <w:rPr>
          <w:rFonts w:eastAsiaTheme="minorEastAsia"/>
          <w:sz w:val="24"/>
        </w:rPr>
        <w:t xml:space="preserve"> ± 8</w:t>
      </w:r>
      <w:del w:id="1204" w:author="chao zhang" w:date="2026-03-31T20:44:00Z">
        <w:r w:rsidRPr="00745282" w:rsidDel="008E2B7C">
          <w:rPr>
            <w:rFonts w:eastAsiaTheme="minorEastAsia"/>
            <w:sz w:val="24"/>
          </w:rPr>
          <w:delText>1</w:delText>
        </w:r>
      </w:del>
      <w:r w:rsidRPr="00745282">
        <w:rPr>
          <w:rFonts w:eastAsiaTheme="minorEastAsia"/>
          <w:sz w:val="24"/>
        </w:rPr>
        <w:t xml:space="preserve">, overshoot rate </w:t>
      </w:r>
      <w:del w:id="1205" w:author="chao zhang" w:date="2026-03-31T20:44:00Z">
        <w:r w:rsidRPr="00745282" w:rsidDel="008E2B7C">
          <w:rPr>
            <w:rFonts w:eastAsiaTheme="minorEastAsia"/>
            <w:sz w:val="24"/>
          </w:rPr>
          <w:delText>39.99</w:delText>
        </w:r>
      </w:del>
      <w:ins w:id="1206" w:author="chao zhang" w:date="2026-03-31T20:44:00Z">
        <w:r w:rsidR="008E2B7C" w:rsidRPr="00745282">
          <w:rPr>
            <w:rFonts w:eastAsiaTheme="minorEastAsia"/>
            <w:sz w:val="24"/>
            <w:rPrChange w:id="1207" w:author="chao zhang" w:date="2026-04-01T14:18:00Z">
              <w:rPr>
                <w:rFonts w:eastAsiaTheme="minorEastAsia"/>
                <w:sz w:val="24"/>
                <w:highlight w:val="yellow"/>
              </w:rPr>
            </w:rPrChange>
          </w:rPr>
          <w:t>42.7</w:t>
        </w:r>
      </w:ins>
      <w:r w:rsidRPr="00745282">
        <w:rPr>
          <w:rFonts w:eastAsiaTheme="minorEastAsia"/>
          <w:sz w:val="24"/>
        </w:rPr>
        <w:t>%), imitation learning (success rate 93.9</w:t>
      </w:r>
      <w:del w:id="1208" w:author="chao zhang" w:date="2026-03-31T20:44:00Z">
        <w:r w:rsidRPr="00745282" w:rsidDel="008E2B7C">
          <w:rPr>
            <w:rFonts w:eastAsiaTheme="minorEastAsia"/>
            <w:sz w:val="24"/>
          </w:rPr>
          <w:delText>7</w:delText>
        </w:r>
      </w:del>
      <w:r w:rsidRPr="00745282">
        <w:rPr>
          <w:rFonts w:eastAsiaTheme="minorEastAsia"/>
          <w:sz w:val="24"/>
        </w:rPr>
        <w:t>%, average steps ± standard deviation 10</w:t>
      </w:r>
      <w:del w:id="1209" w:author="chao zhang" w:date="2026-03-31T20:44:00Z">
        <w:r w:rsidRPr="00745282" w:rsidDel="008E2B7C">
          <w:rPr>
            <w:rFonts w:eastAsiaTheme="minorEastAsia"/>
            <w:sz w:val="24"/>
          </w:rPr>
          <w:delText>2</w:delText>
        </w:r>
      </w:del>
      <w:r w:rsidRPr="00745282">
        <w:rPr>
          <w:rFonts w:eastAsiaTheme="minorEastAsia"/>
          <w:sz w:val="24"/>
        </w:rPr>
        <w:t xml:space="preserve"> ± 7</w:t>
      </w:r>
      <w:del w:id="1210" w:author="chao zhang" w:date="2026-03-31T20:44:00Z">
        <w:r w:rsidRPr="00745282" w:rsidDel="008E2B7C">
          <w:rPr>
            <w:rFonts w:eastAsiaTheme="minorEastAsia"/>
            <w:sz w:val="24"/>
          </w:rPr>
          <w:delText>09</w:delText>
        </w:r>
      </w:del>
      <w:r w:rsidRPr="00745282">
        <w:rPr>
          <w:rFonts w:eastAsiaTheme="minorEastAsia"/>
          <w:sz w:val="24"/>
        </w:rPr>
        <w:t xml:space="preserve">, overshoot rate </w:t>
      </w:r>
      <w:ins w:id="1211" w:author="chao zhang" w:date="2026-03-31T20:44:00Z">
        <w:r w:rsidR="008E2B7C" w:rsidRPr="00745282">
          <w:rPr>
            <w:rFonts w:eastAsiaTheme="minorEastAsia"/>
            <w:sz w:val="24"/>
            <w:rPrChange w:id="1212" w:author="chao zhang" w:date="2026-04-01T14:18:00Z">
              <w:rPr>
                <w:rFonts w:eastAsiaTheme="minorEastAsia"/>
                <w:sz w:val="24"/>
                <w:highlight w:val="yellow"/>
              </w:rPr>
            </w:rPrChange>
          </w:rPr>
          <w:t>31.3</w:t>
        </w:r>
      </w:ins>
      <w:del w:id="1213" w:author="chao zhang" w:date="2026-03-31T20:44:00Z">
        <w:r w:rsidRPr="00745282" w:rsidDel="008E2B7C">
          <w:rPr>
            <w:rFonts w:eastAsiaTheme="minorEastAsia"/>
            <w:sz w:val="24"/>
          </w:rPr>
          <w:delText>28.44</w:delText>
        </w:r>
      </w:del>
      <w:r w:rsidRPr="00745282">
        <w:rPr>
          <w:rFonts w:eastAsiaTheme="minorEastAsia"/>
          <w:sz w:val="24"/>
        </w:rPr>
        <w:t>%), and reinforcement learning (success rate 94.3</w:t>
      </w:r>
      <w:del w:id="1214" w:author="chao zhang" w:date="2026-03-31T20:44:00Z">
        <w:r w:rsidRPr="00745282" w:rsidDel="008E2B7C">
          <w:rPr>
            <w:rFonts w:eastAsiaTheme="minorEastAsia"/>
            <w:sz w:val="24"/>
          </w:rPr>
          <w:delText>27</w:delText>
        </w:r>
      </w:del>
      <w:r w:rsidRPr="00745282">
        <w:rPr>
          <w:rFonts w:eastAsiaTheme="minorEastAsia"/>
          <w:sz w:val="24"/>
        </w:rPr>
        <w:t>%, average steps ± standard deviation 10</w:t>
      </w:r>
      <w:del w:id="1215" w:author="chao zhang" w:date="2026-03-31T20:44:00Z">
        <w:r w:rsidRPr="00745282" w:rsidDel="008E2B7C">
          <w:rPr>
            <w:rFonts w:eastAsiaTheme="minorEastAsia"/>
            <w:sz w:val="24"/>
          </w:rPr>
          <w:delText>1</w:delText>
        </w:r>
      </w:del>
      <w:r w:rsidRPr="00745282">
        <w:rPr>
          <w:rFonts w:eastAsiaTheme="minorEastAsia"/>
          <w:sz w:val="24"/>
        </w:rPr>
        <w:t xml:space="preserve"> ± 7</w:t>
      </w:r>
      <w:del w:id="1216" w:author="chao zhang" w:date="2026-03-31T20:44:00Z">
        <w:r w:rsidRPr="00745282" w:rsidDel="008E2B7C">
          <w:rPr>
            <w:rFonts w:eastAsiaTheme="minorEastAsia"/>
            <w:sz w:val="24"/>
          </w:rPr>
          <w:delText>1</w:delText>
        </w:r>
      </w:del>
      <w:r w:rsidRPr="00745282">
        <w:rPr>
          <w:rFonts w:eastAsiaTheme="minorEastAsia"/>
          <w:sz w:val="24"/>
        </w:rPr>
        <w:t xml:space="preserve">, overshoot rate </w:t>
      </w:r>
      <w:del w:id="1217" w:author="chao zhang" w:date="2026-03-31T20:44:00Z">
        <w:r w:rsidRPr="00745282" w:rsidDel="008E2B7C">
          <w:rPr>
            <w:rFonts w:eastAsiaTheme="minorEastAsia"/>
            <w:sz w:val="24"/>
          </w:rPr>
          <w:delText>28.67</w:delText>
        </w:r>
      </w:del>
      <w:ins w:id="1218" w:author="chao zhang" w:date="2026-03-31T20:44:00Z">
        <w:r w:rsidR="008E2B7C" w:rsidRPr="00745282">
          <w:rPr>
            <w:rFonts w:eastAsiaTheme="minorEastAsia"/>
            <w:sz w:val="24"/>
            <w:rPrChange w:id="1219" w:author="chao zhang" w:date="2026-04-01T14:18:00Z">
              <w:rPr>
                <w:rFonts w:eastAsiaTheme="minorEastAsia"/>
                <w:sz w:val="24"/>
                <w:highlight w:val="yellow"/>
              </w:rPr>
            </w:rPrChange>
          </w:rPr>
          <w:t>31.4</w:t>
        </w:r>
      </w:ins>
      <w:r w:rsidRPr="00745282">
        <w:rPr>
          <w:rFonts w:eastAsiaTheme="minorEastAsia"/>
          <w:sz w:val="24"/>
        </w:rPr>
        <w:t xml:space="preserve">%) all demonstrated excellent performance, far surpassing the traditional </w:t>
      </w:r>
      <w:r w:rsidR="005C2E5A" w:rsidRPr="00745282">
        <w:rPr>
          <w:rFonts w:eastAsiaTheme="minorEastAsia"/>
          <w:sz w:val="24"/>
        </w:rPr>
        <w:t>proportional-integral-derivative (</w:t>
      </w:r>
      <w:r w:rsidRPr="00745282">
        <w:rPr>
          <w:rFonts w:eastAsiaTheme="minorEastAsia"/>
          <w:sz w:val="24"/>
        </w:rPr>
        <w:t>PID</w:t>
      </w:r>
      <w:r w:rsidR="005C2E5A" w:rsidRPr="00745282">
        <w:rPr>
          <w:rFonts w:eastAsiaTheme="minorEastAsia"/>
          <w:sz w:val="24"/>
        </w:rPr>
        <w:t>)</w:t>
      </w:r>
      <w:r w:rsidR="009F2D98" w:rsidRPr="00745282">
        <w:rPr>
          <w:rFonts w:eastAsiaTheme="minorEastAsia"/>
          <w:sz w:val="24"/>
        </w:rPr>
        <w:t xml:space="preserve"> </w:t>
      </w:r>
      <w:r w:rsidRPr="00745282">
        <w:rPr>
          <w:rFonts w:eastAsiaTheme="minorEastAsia"/>
          <w:sz w:val="24"/>
        </w:rPr>
        <w:t>controller (success rate 29.7</w:t>
      </w:r>
      <w:del w:id="1220" w:author="chao zhang" w:date="2026-03-31T20:44:00Z">
        <w:r w:rsidRPr="00745282" w:rsidDel="008E2B7C">
          <w:rPr>
            <w:rFonts w:eastAsiaTheme="minorEastAsia"/>
            <w:sz w:val="24"/>
          </w:rPr>
          <w:delText>03</w:delText>
        </w:r>
      </w:del>
      <w:r w:rsidRPr="00745282">
        <w:rPr>
          <w:rFonts w:eastAsiaTheme="minorEastAsia"/>
          <w:sz w:val="24"/>
        </w:rPr>
        <w:t xml:space="preserve">%, average steps ± standard deviation </w:t>
      </w:r>
      <w:del w:id="1221" w:author="chao zhang" w:date="2026-03-31T20:45:00Z">
        <w:r w:rsidRPr="00745282" w:rsidDel="008E2B7C">
          <w:rPr>
            <w:rFonts w:eastAsiaTheme="minorEastAsia"/>
            <w:sz w:val="24"/>
          </w:rPr>
          <w:delText>44.19</w:delText>
        </w:r>
      </w:del>
      <w:ins w:id="1222" w:author="chao zhang" w:date="2026-03-31T20:45:00Z">
        <w:r w:rsidR="008E2B7C" w:rsidRPr="00745282">
          <w:rPr>
            <w:rFonts w:eastAsiaTheme="minorEastAsia"/>
            <w:sz w:val="24"/>
            <w:rPrChange w:id="1223" w:author="chao zhang" w:date="2026-04-01T14:18:00Z">
              <w:rPr>
                <w:rFonts w:eastAsiaTheme="minorEastAsia"/>
                <w:sz w:val="24"/>
                <w:highlight w:val="yellow"/>
              </w:rPr>
            </w:rPrChange>
          </w:rPr>
          <w:t>30</w:t>
        </w:r>
      </w:ins>
      <w:r w:rsidRPr="00745282">
        <w:rPr>
          <w:rFonts w:eastAsiaTheme="minorEastAsia"/>
          <w:sz w:val="24"/>
        </w:rPr>
        <w:t xml:space="preserve"> ± </w:t>
      </w:r>
      <w:del w:id="1224" w:author="chao zhang" w:date="2026-03-31T20:45:00Z">
        <w:r w:rsidRPr="00745282" w:rsidDel="008E2B7C">
          <w:rPr>
            <w:rFonts w:eastAsiaTheme="minorEastAsia"/>
            <w:sz w:val="24"/>
          </w:rPr>
          <w:delText>145.95</w:delText>
        </w:r>
      </w:del>
      <w:ins w:id="1225" w:author="chao zhang" w:date="2026-03-31T20:45:00Z">
        <w:r w:rsidR="008E2B7C" w:rsidRPr="00745282">
          <w:rPr>
            <w:rFonts w:eastAsiaTheme="minorEastAsia"/>
            <w:sz w:val="24"/>
            <w:rPrChange w:id="1226" w:author="chao zhang" w:date="2026-04-01T14:18:00Z">
              <w:rPr>
                <w:rFonts w:eastAsiaTheme="minorEastAsia"/>
                <w:sz w:val="24"/>
                <w:highlight w:val="yellow"/>
              </w:rPr>
            </w:rPrChange>
          </w:rPr>
          <w:t>1</w:t>
        </w:r>
      </w:ins>
      <w:ins w:id="1227" w:author="chao zhang" w:date="2026-05-01T22:05:00Z">
        <w:r w:rsidR="00E00915">
          <w:rPr>
            <w:rFonts w:eastAsiaTheme="minorEastAsia" w:hint="eastAsia"/>
            <w:sz w:val="24"/>
          </w:rPr>
          <w:t>5</w:t>
        </w:r>
      </w:ins>
      <w:r w:rsidRPr="00745282">
        <w:rPr>
          <w:rFonts w:eastAsiaTheme="minorEastAsia"/>
          <w:sz w:val="24"/>
        </w:rPr>
        <w:t>, overshoot rate 24.4%).</w:t>
      </w:r>
    </w:p>
    <w:p w14:paraId="08DA3CBE" w14:textId="78EF29DE" w:rsidR="000B220A" w:rsidRPr="00ED2D36" w:rsidRDefault="00155E69">
      <w:pPr>
        <w:spacing w:line="360" w:lineRule="auto"/>
        <w:jc w:val="both"/>
        <w:rPr>
          <w:rFonts w:eastAsiaTheme="minorEastAsia"/>
          <w:sz w:val="24"/>
        </w:rPr>
        <w:pPrChange w:id="1228" w:author="SYLZ" w:date="2026-03-27T10:39:00Z">
          <w:pPr>
            <w:spacing w:line="480" w:lineRule="auto"/>
            <w:jc w:val="both"/>
          </w:pPr>
        </w:pPrChange>
      </w:pPr>
      <w:r w:rsidRPr="00ED2D36">
        <w:rPr>
          <w:rFonts w:eastAsiaTheme="minorEastAsia"/>
          <w:sz w:val="24"/>
        </w:rPr>
        <w:t xml:space="preserve">Imitation learning and reinforcement learning led </w:t>
      </w:r>
      <w:r w:rsidR="007153EF" w:rsidRPr="00ED2D36">
        <w:rPr>
          <w:rFonts w:eastAsiaTheme="minorEastAsia"/>
          <w:sz w:val="24"/>
        </w:rPr>
        <w:t>to</w:t>
      </w:r>
      <w:r w:rsidRPr="00ED2D36">
        <w:rPr>
          <w:rFonts w:eastAsiaTheme="minorEastAsia"/>
          <w:sz w:val="24"/>
        </w:rPr>
        <w:t xml:space="preserve"> efficiency, requiring only approximately 10.2 steps to complete the adjustment, while maintaining overshoot rates around </w:t>
      </w:r>
      <w:del w:id="1229" w:author="chao zhang" w:date="2026-03-31T20:45:00Z">
        <w:r w:rsidRPr="00ED2D36" w:rsidDel="004E1106">
          <w:rPr>
            <w:rFonts w:eastAsiaTheme="minorEastAsia"/>
            <w:sz w:val="24"/>
          </w:rPr>
          <w:delText>28.5</w:delText>
        </w:r>
      </w:del>
      <w:ins w:id="1230" w:author="chao zhang" w:date="2026-03-31T20:45:00Z">
        <w:r w:rsidR="004E1106">
          <w:rPr>
            <w:rFonts w:eastAsiaTheme="minorEastAsia" w:hint="eastAsia"/>
            <w:sz w:val="24"/>
          </w:rPr>
          <w:t>31</w:t>
        </w:r>
      </w:ins>
      <w:r w:rsidRPr="00ED2D36">
        <w:rPr>
          <w:rFonts w:eastAsiaTheme="minorEastAsia"/>
          <w:sz w:val="24"/>
        </w:rPr>
        <w:t>%, achieving the best balance among success rate, efficiency, and safety. The Bayesian algorithm exhibited comparable success rates but slightly higher average steps (12.7) and a higher overshoot rate (</w:t>
      </w:r>
      <w:del w:id="1231" w:author="chao zhang" w:date="2026-03-31T20:46:00Z">
        <w:r w:rsidRPr="00ED2D36" w:rsidDel="0022353E">
          <w:rPr>
            <w:rFonts w:eastAsiaTheme="minorEastAsia"/>
            <w:sz w:val="24"/>
          </w:rPr>
          <w:delText>39.99</w:delText>
        </w:r>
      </w:del>
      <w:ins w:id="1232" w:author="chao zhang" w:date="2026-03-31T20:46:00Z">
        <w:r w:rsidR="0022353E">
          <w:rPr>
            <w:rFonts w:eastAsiaTheme="minorEastAsia" w:hint="eastAsia"/>
            <w:sz w:val="24"/>
          </w:rPr>
          <w:t>42.7</w:t>
        </w:r>
      </w:ins>
      <w:r w:rsidRPr="00ED2D36">
        <w:rPr>
          <w:rFonts w:eastAsiaTheme="minorEastAsia"/>
          <w:sz w:val="24"/>
        </w:rPr>
        <w:t xml:space="preserve">%). Although the PID controller had the lowest overshoot rate, </w:t>
      </w:r>
      <w:proofErr w:type="spellStart"/>
      <w:r w:rsidRPr="00ED2D36">
        <w:rPr>
          <w:rFonts w:eastAsiaTheme="minorEastAsia"/>
          <w:sz w:val="24"/>
        </w:rPr>
        <w:t>its</w:t>
      </w:r>
      <w:proofErr w:type="spellEnd"/>
      <w:r w:rsidRPr="00ED2D36">
        <w:rPr>
          <w:rFonts w:eastAsiaTheme="minorEastAsia"/>
          <w:sz w:val="24"/>
        </w:rPr>
        <w:t xml:space="preserve"> extremely low success rate and highly unstable step counts (standard deviation as high as </w:t>
      </w:r>
      <w:del w:id="1233" w:author="chao zhang" w:date="2026-03-31T20:46:00Z">
        <w:r w:rsidRPr="00ED2D36" w:rsidDel="0092616D">
          <w:rPr>
            <w:rFonts w:eastAsiaTheme="minorEastAsia"/>
            <w:sz w:val="24"/>
          </w:rPr>
          <w:delText>145.95</w:delText>
        </w:r>
      </w:del>
      <w:ins w:id="1234" w:author="chao zhang" w:date="2026-03-31T20:46:00Z">
        <w:r w:rsidR="0092616D">
          <w:rPr>
            <w:rFonts w:eastAsiaTheme="minorEastAsia" w:hint="eastAsia"/>
            <w:sz w:val="24"/>
          </w:rPr>
          <w:t>14.9</w:t>
        </w:r>
      </w:ins>
      <w:r w:rsidRPr="00ED2D36">
        <w:rPr>
          <w:rFonts w:eastAsiaTheme="minorEastAsia"/>
          <w:sz w:val="24"/>
        </w:rPr>
        <w:t>) rendered it the poorest performer in this complex and variable titration environment.</w:t>
      </w:r>
    </w:p>
    <w:p w14:paraId="2B533F50" w14:textId="77777777" w:rsidR="000B220A" w:rsidRPr="00ED2D36" w:rsidRDefault="00155E69">
      <w:pPr>
        <w:spacing w:line="360" w:lineRule="auto"/>
        <w:jc w:val="both"/>
        <w:rPr>
          <w:rFonts w:eastAsiaTheme="minorEastAsia"/>
          <w:sz w:val="24"/>
        </w:rPr>
        <w:pPrChange w:id="1235" w:author="SYLZ" w:date="2026-03-27T10:39:00Z">
          <w:pPr>
            <w:spacing w:line="480" w:lineRule="auto"/>
            <w:jc w:val="both"/>
          </w:pPr>
        </w:pPrChange>
      </w:pPr>
      <w:r w:rsidRPr="00ED2D36">
        <w:rPr>
          <w:rFonts w:eastAsiaTheme="minorEastAsia"/>
          <w:sz w:val="24"/>
        </w:rPr>
        <w:t xml:space="preserve">Overall, imitation learning and reinforcement learning delivered the best comprehensive performance in this benchmark, followed by the Bayesian algorithm, while traditional PID control proved inadequate for handling polyprotic acid systems with unknown buffering </w:t>
      </w:r>
      <w:commentRangeStart w:id="1236"/>
      <w:r w:rsidRPr="00ED2D36">
        <w:rPr>
          <w:rFonts w:eastAsiaTheme="minorEastAsia"/>
          <w:sz w:val="24"/>
        </w:rPr>
        <w:t>interference</w:t>
      </w:r>
      <w:commentRangeEnd w:id="1236"/>
      <w:r w:rsidRPr="00ED2D36">
        <w:rPr>
          <w:rStyle w:val="a5"/>
          <w:sz w:val="24"/>
          <w:szCs w:val="24"/>
        </w:rPr>
        <w:commentReference w:id="1236"/>
      </w:r>
      <w:r w:rsidRPr="00ED2D36">
        <w:rPr>
          <w:rFonts w:eastAsiaTheme="minorEastAsia"/>
          <w:sz w:val="24"/>
        </w:rPr>
        <w:t>.</w:t>
      </w:r>
    </w:p>
    <w:p w14:paraId="5D312F89" w14:textId="499BB8E8" w:rsidR="000B220A" w:rsidRPr="00AB371E" w:rsidRDefault="00155E69">
      <w:pPr>
        <w:pStyle w:val="2"/>
        <w:rPr>
          <w:rFonts w:eastAsia="Times New Roman"/>
          <w:sz w:val="24"/>
          <w:rPrChange w:id="1237" w:author="SYLZ" w:date="2026-03-27T15:31:00Z">
            <w:rPr>
              <w:rFonts w:eastAsiaTheme="minorEastAsia"/>
            </w:rPr>
          </w:rPrChange>
        </w:rPr>
        <w:pPrChange w:id="1238" w:author="SYLZ" w:date="2026-03-27T15:31:00Z">
          <w:pPr>
            <w:pStyle w:val="1"/>
            <w:spacing w:before="249" w:line="480" w:lineRule="auto"/>
            <w:jc w:val="both"/>
          </w:pPr>
        </w:pPrChange>
      </w:pPr>
      <w:bookmarkStart w:id="1239" w:name="_Toc225862917"/>
      <w:commentRangeStart w:id="1240"/>
      <w:r w:rsidRPr="00AB371E">
        <w:rPr>
          <w:rFonts w:ascii="Times New Roman" w:eastAsia="Times New Roman" w:hAnsi="Times New Roman" w:cs="Times New Roman"/>
          <w:color w:val="auto"/>
          <w:sz w:val="24"/>
          <w:szCs w:val="24"/>
          <w:rPrChange w:id="1241" w:author="SYLZ" w:date="2026-03-27T15:31:00Z">
            <w:rPr/>
          </w:rPrChange>
        </w:rPr>
        <w:t xml:space="preserve">Experiment </w:t>
      </w:r>
      <w:r w:rsidRPr="00AB371E">
        <w:rPr>
          <w:rFonts w:ascii="Times New Roman" w:eastAsia="Times New Roman" w:hAnsi="Times New Roman" w:cs="Times New Roman"/>
          <w:color w:val="auto"/>
          <w:sz w:val="24"/>
          <w:szCs w:val="24"/>
          <w:rPrChange w:id="1242" w:author="SYLZ" w:date="2026-03-27T15:31:00Z">
            <w:rPr>
              <w:rFonts w:eastAsiaTheme="minorEastAsia"/>
            </w:rPr>
          </w:rPrChange>
        </w:rPr>
        <w:t>2</w:t>
      </w:r>
      <w:r w:rsidRPr="00AB371E">
        <w:rPr>
          <w:rFonts w:ascii="Times New Roman" w:eastAsia="Times New Roman" w:hAnsi="Times New Roman" w:cs="Times New Roman"/>
          <w:color w:val="auto"/>
          <w:sz w:val="24"/>
          <w:szCs w:val="24"/>
          <w:rPrChange w:id="1243" w:author="SYLZ" w:date="2026-03-27T15:31:00Z">
            <w:rPr/>
          </w:rPrChange>
        </w:rPr>
        <w:t xml:space="preserve"> Wastewater Neutralization</w:t>
      </w:r>
      <w:commentRangeEnd w:id="1240"/>
      <w:r w:rsidRPr="00AB371E">
        <w:rPr>
          <w:rPrChange w:id="1244" w:author="SYLZ" w:date="2026-03-27T15:31:00Z">
            <w:rPr>
              <w:rStyle w:val="a5"/>
              <w:b w:val="0"/>
              <w:sz w:val="24"/>
              <w:szCs w:val="24"/>
            </w:rPr>
          </w:rPrChange>
        </w:rPr>
        <w:commentReference w:id="1240"/>
      </w:r>
      <w:bookmarkEnd w:id="1239"/>
    </w:p>
    <w:p w14:paraId="2F740A62" w14:textId="6648D345" w:rsidR="000B220A" w:rsidRPr="00ED2D36" w:rsidRDefault="00155E69">
      <w:pPr>
        <w:spacing w:before="249" w:line="360" w:lineRule="auto"/>
        <w:jc w:val="both"/>
        <w:rPr>
          <w:rFonts w:eastAsiaTheme="minorEastAsia"/>
          <w:sz w:val="24"/>
        </w:rPr>
        <w:pPrChange w:id="1245" w:author="SYLZ" w:date="2026-03-27T10:39:00Z">
          <w:pPr>
            <w:spacing w:before="249" w:line="480" w:lineRule="auto"/>
            <w:jc w:val="both"/>
          </w:pPr>
        </w:pPrChange>
      </w:pPr>
      <w:r w:rsidRPr="00ED2D36">
        <w:rPr>
          <w:sz w:val="24"/>
        </w:rPr>
        <w:t>In this experiment, we adopted a more</w:t>
      </w:r>
      <w:r w:rsidRPr="00ED2D36">
        <w:rPr>
          <w:rFonts w:eastAsiaTheme="minorEastAsia"/>
          <w:sz w:val="24"/>
        </w:rPr>
        <w:t xml:space="preserve"> </w:t>
      </w:r>
      <w:r w:rsidRPr="00ED2D36">
        <w:rPr>
          <w:sz w:val="24"/>
        </w:rPr>
        <w:t>flexible approach</w:t>
      </w:r>
      <w:r w:rsidRPr="00ED2D36">
        <w:rPr>
          <w:rFonts w:eastAsiaTheme="minorEastAsia"/>
          <w:sz w:val="24"/>
        </w:rPr>
        <w:t xml:space="preserve"> </w:t>
      </w:r>
      <w:r w:rsidRPr="00ED2D36">
        <w:rPr>
          <w:sz w:val="24"/>
        </w:rPr>
        <w:t>to pH adjustment through</w:t>
      </w:r>
      <w:r w:rsidRPr="00ED2D36">
        <w:rPr>
          <w:rFonts w:eastAsiaTheme="minorEastAsia"/>
          <w:sz w:val="24"/>
        </w:rPr>
        <w:t xml:space="preserve"> </w:t>
      </w:r>
      <w:r w:rsidRPr="00ED2D36">
        <w:rPr>
          <w:sz w:val="24"/>
        </w:rPr>
        <w:t>model guidance</w:t>
      </w:r>
      <w:r w:rsidR="003F70B0" w:rsidRPr="00ED2D36">
        <w:rPr>
          <w:sz w:val="24"/>
        </w:rPr>
        <w:t>;</w:t>
      </w:r>
      <w:r w:rsidRPr="00ED2D36">
        <w:rPr>
          <w:sz w:val="24"/>
        </w:rPr>
        <w:t xml:space="preserve"> the maximum </w:t>
      </w:r>
      <w:ins w:id="1246" w:author="Yibin Jiang" w:date="2026-03-31T15:19:00Z">
        <w:r w:rsidR="007C1AF4">
          <w:rPr>
            <w:rFonts w:eastAsiaTheme="minorEastAsia" w:hint="eastAsia"/>
            <w:sz w:val="24"/>
          </w:rPr>
          <w:t xml:space="preserve">reagent </w:t>
        </w:r>
      </w:ins>
      <w:del w:id="1247" w:author="Yibin Jiang" w:date="2026-03-31T15:19:00Z">
        <w:r w:rsidRPr="00ED2D36" w:rsidDel="007C1AF4">
          <w:rPr>
            <w:sz w:val="24"/>
          </w:rPr>
          <w:delText xml:space="preserve">titration </w:delText>
        </w:r>
      </w:del>
      <w:r w:rsidRPr="00ED2D36">
        <w:rPr>
          <w:sz w:val="24"/>
        </w:rPr>
        <w:t>volume was capped at 5.0 mL</w:t>
      </w:r>
      <w:r w:rsidR="003F70B0" w:rsidRPr="00ED2D36">
        <w:rPr>
          <w:sz w:val="24"/>
        </w:rPr>
        <w:t>, and</w:t>
      </w:r>
      <w:r w:rsidRPr="00ED2D36">
        <w:rPr>
          <w:sz w:val="24"/>
        </w:rPr>
        <w:t xml:space="preserve"> any recommended value exceeding this limit was truncated. </w:t>
      </w:r>
      <w:r w:rsidR="003F70B0" w:rsidRPr="00ED2D36">
        <w:rPr>
          <w:sz w:val="24"/>
        </w:rPr>
        <w:t>Before</w:t>
      </w:r>
      <w:r w:rsidRPr="00ED2D36">
        <w:rPr>
          <w:sz w:val="24"/>
        </w:rPr>
        <w:t xml:space="preserve"> the experiment, the pH values of the acid and base used for adjustment were measured at 1.12 and 12.98, respectively. Consequently, a correction factor (approximately 1.26 in this experiment</w:t>
      </w:r>
      <w:r w:rsidR="003F70B0" w:rsidRPr="00ED2D36">
        <w:rPr>
          <w:sz w:val="24"/>
        </w:rPr>
        <w:t>,</w:t>
      </w:r>
      <w:r w:rsidRPr="00ED2D36">
        <w:rPr>
          <w:sz w:val="24"/>
        </w:rPr>
        <w:t xml:space="preserve"> </w:t>
      </w:r>
      <w:r w:rsidRPr="00ED2D36">
        <w:rPr>
          <w:sz w:val="24"/>
        </w:rPr>
        <w:lastRenderedPageBreak/>
        <w:t xml:space="preserve">indicating </w:t>
      </w:r>
      <w:r w:rsidR="003F70B0" w:rsidRPr="00ED2D36">
        <w:rPr>
          <w:rFonts w:eastAsiaTheme="minorEastAsia"/>
          <w:sz w:val="24"/>
        </w:rPr>
        <w:t>that</w:t>
      </w:r>
      <w:r w:rsidRPr="00ED2D36">
        <w:rPr>
          <w:sz w:val="24"/>
        </w:rPr>
        <w:t xml:space="preserve"> theoretically</w:t>
      </w:r>
      <w:r w:rsidR="00727306" w:rsidRPr="00ED2D36">
        <w:rPr>
          <w:rFonts w:eastAsiaTheme="minorEastAsia"/>
          <w:sz w:val="24"/>
        </w:rPr>
        <w:t xml:space="preserve"> </w:t>
      </w:r>
      <w:r w:rsidRPr="00ED2D36">
        <w:rPr>
          <w:sz w:val="24"/>
        </w:rPr>
        <w:t xml:space="preserve">1.26 units of acid are required to neutralize </w:t>
      </w:r>
      <w:r w:rsidRPr="00ED2D36">
        <w:rPr>
          <w:rFonts w:eastAsiaTheme="minorEastAsia"/>
          <w:sz w:val="24"/>
        </w:rPr>
        <w:t>1</w:t>
      </w:r>
      <w:r w:rsidRPr="00ED2D36">
        <w:rPr>
          <w:sz w:val="24"/>
        </w:rPr>
        <w:t xml:space="preserve"> unit of base) was applied to the actual volume of the acid added to account for its impact on the final pH, based on the measured acid and base concentrations.</w:t>
      </w:r>
    </w:p>
    <w:p w14:paraId="42F98ACA" w14:textId="16BCC417" w:rsidR="000B220A" w:rsidDel="0063313B" w:rsidRDefault="00155E69" w:rsidP="0063313B">
      <w:pPr>
        <w:spacing w:line="360" w:lineRule="auto"/>
        <w:jc w:val="both"/>
        <w:rPr>
          <w:del w:id="1248" w:author="chao zhang" w:date="2026-03-27T22:24:00Z"/>
          <w:rFonts w:eastAsiaTheme="minorEastAsia"/>
          <w:sz w:val="24"/>
        </w:rPr>
      </w:pPr>
      <w:r w:rsidRPr="00ED2D36">
        <w:rPr>
          <w:sz w:val="24"/>
        </w:rPr>
        <w:t>In this experiment, three samples of laboratory wastewater were collected, and their pH was adjusted to 7.0 ± 0.1</w:t>
      </w:r>
      <w:r w:rsidRPr="00ED2D36">
        <w:rPr>
          <w:rFonts w:eastAsia="宋体"/>
          <w:sz w:val="24"/>
        </w:rPr>
        <w:t xml:space="preserve">. </w:t>
      </w:r>
      <w:r w:rsidRPr="00ED2D36">
        <w:rPr>
          <w:sz w:val="24"/>
        </w:rPr>
        <w:t xml:space="preserve">In this experiment, inorganic wastewater containing multiple transition-metal ions was collected </w:t>
      </w:r>
      <w:commentRangeStart w:id="1249"/>
      <w:r w:rsidRPr="00ED2D36">
        <w:rPr>
          <w:sz w:val="24"/>
        </w:rPr>
        <w:t xml:space="preserve">on May 12, 2025, from </w:t>
      </w:r>
      <w:r w:rsidRPr="00ED2D36">
        <w:rPr>
          <w:rFonts w:eastAsia="宋体"/>
          <w:sz w:val="24"/>
        </w:rPr>
        <w:t>a teaching lab in Xiamen University</w:t>
      </w:r>
      <w:r w:rsidRPr="00ED2D36">
        <w:rPr>
          <w:sz w:val="24"/>
        </w:rPr>
        <w:t xml:space="preserve"> (</w:t>
      </w:r>
      <w:proofErr w:type="spellStart"/>
      <w:r w:rsidRPr="00ED2D36">
        <w:rPr>
          <w:rFonts w:eastAsia="宋体"/>
          <w:sz w:val="24"/>
        </w:rPr>
        <w:t>Lujiaxi</w:t>
      </w:r>
      <w:proofErr w:type="spellEnd"/>
      <w:r w:rsidRPr="00ED2D36">
        <w:rPr>
          <w:rFonts w:eastAsia="宋体"/>
          <w:sz w:val="24"/>
        </w:rPr>
        <w:t xml:space="preserve"> Building, </w:t>
      </w:r>
      <w:r w:rsidRPr="00ED2D36">
        <w:rPr>
          <w:sz w:val="24"/>
        </w:rPr>
        <w:t>Room 225)</w:t>
      </w:r>
      <w:commentRangeEnd w:id="1249"/>
      <w:r w:rsidRPr="00ED2D36">
        <w:rPr>
          <w:rStyle w:val="a5"/>
          <w:sz w:val="24"/>
          <w:szCs w:val="24"/>
        </w:rPr>
        <w:commentReference w:id="1249"/>
      </w:r>
      <w:r w:rsidRPr="00ED2D36">
        <w:rPr>
          <w:sz w:val="24"/>
        </w:rPr>
        <w:t>. The pH electrode was calibrated at 25 °C using standard pH 4.0</w:t>
      </w:r>
      <w:r w:rsidRPr="00ED2D36">
        <w:rPr>
          <w:rFonts w:eastAsiaTheme="minorEastAsia"/>
          <w:sz w:val="24"/>
        </w:rPr>
        <w:t>1</w:t>
      </w:r>
      <w:r w:rsidRPr="00ED2D36">
        <w:rPr>
          <w:sz w:val="24"/>
        </w:rPr>
        <w:t xml:space="preserve">, </w:t>
      </w:r>
      <w:r w:rsidRPr="00ED2D36">
        <w:rPr>
          <w:rFonts w:eastAsiaTheme="minorEastAsia"/>
          <w:sz w:val="24"/>
        </w:rPr>
        <w:t>6.86</w:t>
      </w:r>
      <w:r w:rsidRPr="00ED2D36">
        <w:rPr>
          <w:sz w:val="24"/>
        </w:rPr>
        <w:t xml:space="preserve">, and </w:t>
      </w:r>
      <w:r w:rsidRPr="00ED2D36">
        <w:rPr>
          <w:rFonts w:eastAsiaTheme="minorEastAsia"/>
          <w:sz w:val="24"/>
        </w:rPr>
        <w:t>9.18</w:t>
      </w:r>
      <w:r w:rsidRPr="00ED2D36">
        <w:rPr>
          <w:sz w:val="24"/>
        </w:rPr>
        <w:t xml:space="preserve"> buffer</w:t>
      </w:r>
      <w:r w:rsidR="007153EF" w:rsidRPr="00ED2D36">
        <w:rPr>
          <w:rFonts w:eastAsia="宋体"/>
          <w:sz w:val="24"/>
        </w:rPr>
        <w:t xml:space="preserve"> solutions</w:t>
      </w:r>
      <w:r w:rsidRPr="00ED2D36">
        <w:rPr>
          <w:sz w:val="24"/>
        </w:rPr>
        <w:t xml:space="preserve">. Stock solutions of 0.1 M HCl and 0.1 M NaOH were connected to the dosing pumps of the automatic </w:t>
      </w:r>
      <w:ins w:id="1250" w:author="Yibin Jiang" w:date="2026-03-31T15:19:00Z">
        <w:r w:rsidR="00A3539F">
          <w:rPr>
            <w:rFonts w:eastAsiaTheme="minorEastAsia" w:hint="eastAsia"/>
            <w:sz w:val="24"/>
          </w:rPr>
          <w:t>pH-adjustment</w:t>
        </w:r>
        <w:r w:rsidR="00A3539F" w:rsidRPr="00ED2D36">
          <w:rPr>
            <w:sz w:val="24"/>
          </w:rPr>
          <w:t xml:space="preserve"> </w:t>
        </w:r>
      </w:ins>
      <w:del w:id="1251" w:author="Yibin Jiang" w:date="2026-03-31T15:19:00Z">
        <w:r w:rsidRPr="00ED2D36" w:rsidDel="00A3539F">
          <w:rPr>
            <w:sz w:val="24"/>
          </w:rPr>
          <w:delText xml:space="preserve">titration </w:delText>
        </w:r>
      </w:del>
      <w:r w:rsidRPr="00ED2D36">
        <w:rPr>
          <w:sz w:val="24"/>
        </w:rPr>
        <w:t>device. For each run, 3 mL of the wastewater sample was transferred into a three-neck flask and diluted with 12 mL of ultrapure water (</w:t>
      </w:r>
      <w:r w:rsidRPr="00ED2D36">
        <w:rPr>
          <w:rFonts w:eastAsia="宋体"/>
          <w:sz w:val="24"/>
        </w:rPr>
        <w:t xml:space="preserve">a </w:t>
      </w:r>
      <w:r w:rsidRPr="00ED2D36">
        <w:rPr>
          <w:sz w:val="24"/>
        </w:rPr>
        <w:t xml:space="preserve">total volume </w:t>
      </w:r>
      <w:r w:rsidR="00D20EB1" w:rsidRPr="00ED2D36">
        <w:rPr>
          <w:sz w:val="24"/>
        </w:rPr>
        <w:t xml:space="preserve">of </w:t>
      </w:r>
      <w:r w:rsidRPr="00ED2D36">
        <w:rPr>
          <w:sz w:val="24"/>
        </w:rPr>
        <w:t xml:space="preserve">15 mL, corresponding to 5× dilution). High-purity N₂ was gently bubbled through a gas-dispersion frit to ensure mixing. The pH electrode was immersed so that the sensing bulb was fully covered by the solution, and data logging was initiated. The controller was set to maintain the pH at 7.0 ± 0.1. The reinforcement learning policy then autonomously dosed 0.1 M NaOH (base) or 0.1 M HCl (acid) as needed, </w:t>
      </w:r>
      <w:commentRangeStart w:id="1252"/>
      <w:r w:rsidRPr="00ED2D36">
        <w:rPr>
          <w:sz w:val="24"/>
        </w:rPr>
        <w:t xml:space="preserve">with </w:t>
      </w:r>
      <w:r w:rsidRPr="00ED2D36">
        <w:rPr>
          <w:rFonts w:eastAsia="宋体"/>
          <w:sz w:val="24"/>
        </w:rPr>
        <w:t xml:space="preserve">a </w:t>
      </w:r>
      <w:r w:rsidRPr="00ED2D36">
        <w:rPr>
          <w:sz w:val="24"/>
        </w:rPr>
        <w:t>stabilization time</w:t>
      </w:r>
      <w:r w:rsidRPr="00ED2D36">
        <w:rPr>
          <w:rFonts w:eastAsia="宋体"/>
          <w:sz w:val="24"/>
        </w:rPr>
        <w:t xml:space="preserve"> </w:t>
      </w:r>
      <w:r w:rsidRPr="00ED2D36">
        <w:rPr>
          <w:rFonts w:eastAsiaTheme="minorEastAsia"/>
          <w:sz w:val="24"/>
        </w:rPr>
        <w:t>(20</w:t>
      </w:r>
      <w:r w:rsidR="00BF0CC1" w:rsidRPr="00ED2D36">
        <w:rPr>
          <w:rFonts w:eastAsiaTheme="minorEastAsia"/>
          <w:sz w:val="24"/>
        </w:rPr>
        <w:t xml:space="preserve"> </w:t>
      </w:r>
      <w:r w:rsidRPr="00ED2D36">
        <w:rPr>
          <w:rFonts w:eastAsiaTheme="minorEastAsia"/>
          <w:sz w:val="24"/>
        </w:rPr>
        <w:t>s)</w:t>
      </w:r>
      <w:r w:rsidRPr="00ED2D36">
        <w:rPr>
          <w:sz w:val="24"/>
        </w:rPr>
        <w:t xml:space="preserve"> allowed after each addition before the next dosing decision</w:t>
      </w:r>
      <w:commentRangeEnd w:id="1252"/>
      <w:r w:rsidRPr="00ED2D36">
        <w:rPr>
          <w:rStyle w:val="a5"/>
          <w:sz w:val="24"/>
          <w:szCs w:val="24"/>
        </w:rPr>
        <w:commentReference w:id="1252"/>
      </w:r>
      <w:r w:rsidRPr="00ED2D36">
        <w:rPr>
          <w:sz w:val="24"/>
        </w:rPr>
        <w:t xml:space="preserve">. Throughout the process, the system continuously recorded time, pH, reagent type/volume, and cumulative volume. The </w:t>
      </w:r>
      <w:del w:id="1253" w:author="Yibin Jiang" w:date="2026-03-31T15:19:00Z">
        <w:r w:rsidRPr="00ED2D36" w:rsidDel="00251E3C">
          <w:rPr>
            <w:sz w:val="24"/>
          </w:rPr>
          <w:delText xml:space="preserve">titration </w:delText>
        </w:r>
      </w:del>
      <w:ins w:id="1254" w:author="Yibin Jiang" w:date="2026-03-31T15:19:00Z">
        <w:r w:rsidR="00251E3C">
          <w:rPr>
            <w:rFonts w:eastAsiaTheme="minorEastAsia" w:hint="eastAsia"/>
            <w:sz w:val="24"/>
          </w:rPr>
          <w:t>task</w:t>
        </w:r>
        <w:r w:rsidR="00251E3C" w:rsidRPr="00ED2D36">
          <w:rPr>
            <w:sz w:val="24"/>
          </w:rPr>
          <w:t xml:space="preserve"> </w:t>
        </w:r>
      </w:ins>
      <w:r w:rsidRPr="00ED2D36">
        <w:rPr>
          <w:sz w:val="24"/>
        </w:rPr>
        <w:t xml:space="preserve">was regarded to be complete once the solution reached and stabilized at pH 7.0 ± 0.1, at which point the total acid/base consumption and number of dosing steps were documented. The neutralized solution was subsequently collected and disposed of according to standard laboratory waste management procedures. </w:t>
      </w:r>
    </w:p>
    <w:p w14:paraId="647CABBE" w14:textId="77777777" w:rsidR="0063313B" w:rsidRPr="0063313B" w:rsidRDefault="0063313B">
      <w:pPr>
        <w:spacing w:line="360" w:lineRule="auto"/>
        <w:jc w:val="both"/>
        <w:rPr>
          <w:ins w:id="1255" w:author="chao zhang" w:date="2026-03-27T22:24:00Z"/>
          <w:rFonts w:eastAsiaTheme="minorEastAsia"/>
          <w:sz w:val="24"/>
          <w:rPrChange w:id="1256" w:author="chao zhang" w:date="2026-03-27T22:24:00Z">
            <w:rPr>
              <w:ins w:id="1257" w:author="chao zhang" w:date="2026-03-27T22:24:00Z"/>
              <w:sz w:val="24"/>
            </w:rPr>
          </w:rPrChange>
        </w:rPr>
        <w:pPrChange w:id="1258" w:author="SYLZ" w:date="2026-03-27T10:39:00Z">
          <w:pPr>
            <w:spacing w:line="480" w:lineRule="auto"/>
            <w:jc w:val="both"/>
          </w:pPr>
        </w:pPrChange>
      </w:pPr>
    </w:p>
    <w:p w14:paraId="7A4E300F" w14:textId="007706C9" w:rsidR="000B220A" w:rsidRPr="0063313B" w:rsidRDefault="00155E69">
      <w:pPr>
        <w:pStyle w:val="2"/>
        <w:rPr>
          <w:sz w:val="24"/>
          <w:rPrChange w:id="1259" w:author="chao zhang" w:date="2026-03-27T22:24:00Z">
            <w:rPr/>
          </w:rPrChange>
        </w:rPr>
        <w:pPrChange w:id="1260" w:author="chao zhang" w:date="2026-03-27T22:24:00Z">
          <w:pPr>
            <w:pStyle w:val="1"/>
            <w:spacing w:before="249" w:line="480" w:lineRule="auto"/>
            <w:jc w:val="both"/>
          </w:pPr>
        </w:pPrChange>
      </w:pPr>
      <w:bookmarkStart w:id="1261" w:name="_Toc225862918"/>
      <w:r w:rsidRPr="0063313B">
        <w:rPr>
          <w:rFonts w:ascii="Times New Roman" w:eastAsia="Times New Roman" w:hAnsi="Times New Roman" w:cs="Times New Roman"/>
          <w:color w:val="auto"/>
          <w:sz w:val="24"/>
          <w:szCs w:val="24"/>
          <w:rPrChange w:id="1262" w:author="chao zhang" w:date="2026-03-27T22:24:00Z">
            <w:rPr>
              <w:b w:val="0"/>
            </w:rPr>
          </w:rPrChange>
        </w:rPr>
        <w:t xml:space="preserve">Experiment </w:t>
      </w:r>
      <w:r w:rsidRPr="0063313B">
        <w:rPr>
          <w:rFonts w:ascii="Times New Roman" w:eastAsia="Times New Roman" w:hAnsi="Times New Roman" w:cs="Times New Roman"/>
          <w:color w:val="auto"/>
          <w:sz w:val="24"/>
          <w:szCs w:val="24"/>
          <w:rPrChange w:id="1263" w:author="chao zhang" w:date="2026-03-27T22:24:00Z">
            <w:rPr>
              <w:rFonts w:eastAsiaTheme="minorEastAsia"/>
            </w:rPr>
          </w:rPrChange>
        </w:rPr>
        <w:t>3</w:t>
      </w:r>
      <w:r w:rsidRPr="0063313B">
        <w:rPr>
          <w:rFonts w:ascii="Times New Roman" w:eastAsia="Times New Roman" w:hAnsi="Times New Roman" w:cs="Times New Roman"/>
          <w:color w:val="auto"/>
          <w:sz w:val="24"/>
          <w:szCs w:val="24"/>
          <w:rPrChange w:id="1264" w:author="chao zhang" w:date="2026-03-27T22:24:00Z">
            <w:rPr>
              <w:b w:val="0"/>
            </w:rPr>
          </w:rPrChange>
        </w:rPr>
        <w:t xml:space="preserve"> Isolation of Casein by Adjusting pH to the Isoelectric Point</w:t>
      </w:r>
      <w:bookmarkEnd w:id="1261"/>
    </w:p>
    <w:p w14:paraId="2496B6FF" w14:textId="449ED371" w:rsidR="000B220A" w:rsidRPr="00ED2D36" w:rsidRDefault="00155E69">
      <w:pPr>
        <w:spacing w:line="360" w:lineRule="auto"/>
        <w:jc w:val="both"/>
        <w:rPr>
          <w:sz w:val="24"/>
        </w:rPr>
        <w:pPrChange w:id="1265" w:author="SYLZ" w:date="2026-03-27T10:39:00Z">
          <w:pPr>
            <w:spacing w:line="480" w:lineRule="auto"/>
            <w:jc w:val="both"/>
          </w:pPr>
        </w:pPrChange>
      </w:pPr>
      <w:proofErr w:type="spellStart"/>
      <w:r w:rsidRPr="00ED2D36">
        <w:rPr>
          <w:sz w:val="24"/>
        </w:rPr>
        <w:t>Yili</w:t>
      </w:r>
      <w:proofErr w:type="spellEnd"/>
      <w:r w:rsidRPr="00ED2D36">
        <w:rPr>
          <w:sz w:val="24"/>
        </w:rPr>
        <w:t xml:space="preserve"> Milk (date: 14 Feb 2025; batch B18 0103) was used </w:t>
      </w:r>
      <w:r w:rsidRPr="00ED2D36">
        <w:rPr>
          <w:rFonts w:eastAsia="宋体"/>
          <w:sz w:val="24"/>
        </w:rPr>
        <w:t>in this experiment</w:t>
      </w:r>
      <w:r w:rsidRPr="00ED2D36">
        <w:rPr>
          <w:sz w:val="24"/>
        </w:rPr>
        <w:t>. From 12 mL of milk, the dry-mass yield of casein was typically 171 mg (14.25 mg·mL</w:t>
      </w:r>
      <w:r w:rsidRPr="00ED2D36">
        <w:rPr>
          <w:rFonts w:eastAsia="MS Gothic"/>
          <w:sz w:val="24"/>
        </w:rPr>
        <w:t>⁻</w:t>
      </w:r>
      <w:r w:rsidRPr="00ED2D36">
        <w:rPr>
          <w:sz w:val="24"/>
        </w:rPr>
        <w:t xml:space="preserve">¹). </w:t>
      </w:r>
      <w:r w:rsidRPr="00ED2D36">
        <w:fldChar w:fldCharType="begin"/>
      </w:r>
      <w:r w:rsidRPr="00ED2D36">
        <w:instrText>HYPERLINK \l "FigS2"</w:instrText>
      </w:r>
      <w:r w:rsidRPr="00ED2D36">
        <w:fldChar w:fldCharType="separate"/>
      </w:r>
      <w:r w:rsidRPr="00ED2D36">
        <w:rPr>
          <w:rStyle w:val="af"/>
          <w:sz w:val="24"/>
        </w:rPr>
        <w:t>Figure S2</w:t>
      </w:r>
      <w:r w:rsidRPr="00ED2D36">
        <w:rPr>
          <w:rStyle w:val="af"/>
          <w:sz w:val="24"/>
        </w:rPr>
        <w:fldChar w:fldCharType="end"/>
      </w:r>
      <w:r w:rsidRPr="00ED2D36">
        <w:rPr>
          <w:sz w:val="24"/>
        </w:rPr>
        <w:t xml:space="preserve"> shows photographs of the separated casein.</w:t>
      </w:r>
    </w:p>
    <w:p w14:paraId="44F71EBE" w14:textId="464868EC" w:rsidR="000B220A" w:rsidRPr="00ED2D36" w:rsidRDefault="00A542C5">
      <w:pPr>
        <w:spacing w:line="360" w:lineRule="auto"/>
        <w:jc w:val="both"/>
        <w:rPr>
          <w:rFonts w:eastAsiaTheme="minorEastAsia"/>
          <w:sz w:val="24"/>
        </w:rPr>
        <w:pPrChange w:id="1266" w:author="SYLZ" w:date="2026-03-27T10:39:00Z">
          <w:pPr>
            <w:spacing w:line="480" w:lineRule="auto"/>
            <w:jc w:val="both"/>
          </w:pPr>
        </w:pPrChange>
      </w:pPr>
      <w:r w:rsidRPr="00ED2D36">
        <w:rPr>
          <w:sz w:val="24"/>
        </w:rPr>
        <w:t>Before</w:t>
      </w:r>
      <w:r w:rsidR="00155E69" w:rsidRPr="00ED2D36">
        <w:rPr>
          <w:sz w:val="24"/>
        </w:rPr>
        <w:t xml:space="preserve"> </w:t>
      </w:r>
      <w:ins w:id="1267" w:author="Yibin Jiang" w:date="2026-03-31T15:20:00Z">
        <w:r w:rsidR="00767ADA">
          <w:rPr>
            <w:rFonts w:eastAsiaTheme="minorEastAsia" w:hint="eastAsia"/>
            <w:sz w:val="24"/>
          </w:rPr>
          <w:t>pH-adjustment</w:t>
        </w:r>
      </w:ins>
      <w:del w:id="1268" w:author="Yibin Jiang" w:date="2026-03-31T15:20:00Z">
        <w:r w:rsidR="00155E69" w:rsidRPr="00ED2D36" w:rsidDel="00767ADA">
          <w:rPr>
            <w:sz w:val="24"/>
          </w:rPr>
          <w:delText>titration</w:delText>
        </w:r>
      </w:del>
      <w:r w:rsidR="00155E69" w:rsidRPr="00ED2D36">
        <w:rPr>
          <w:sz w:val="24"/>
        </w:rPr>
        <w:t>, the pH electrode was calibrated at 25 °C using standard pH 4.0</w:t>
      </w:r>
      <w:r w:rsidR="00155E69" w:rsidRPr="00ED2D36">
        <w:rPr>
          <w:rFonts w:eastAsiaTheme="minorEastAsia"/>
          <w:sz w:val="24"/>
        </w:rPr>
        <w:t>1</w:t>
      </w:r>
      <w:r w:rsidR="00155E69" w:rsidRPr="00ED2D36">
        <w:rPr>
          <w:sz w:val="24"/>
        </w:rPr>
        <w:t xml:space="preserve">, </w:t>
      </w:r>
      <w:r w:rsidR="00155E69" w:rsidRPr="00ED2D36">
        <w:rPr>
          <w:rFonts w:eastAsiaTheme="minorEastAsia"/>
          <w:sz w:val="24"/>
        </w:rPr>
        <w:t>6.86</w:t>
      </w:r>
      <w:r w:rsidR="00155E69" w:rsidRPr="00ED2D36">
        <w:rPr>
          <w:sz w:val="24"/>
        </w:rPr>
        <w:t>, and</w:t>
      </w:r>
      <w:r w:rsidR="00155E69" w:rsidRPr="00ED2D36">
        <w:rPr>
          <w:rFonts w:eastAsiaTheme="minorEastAsia"/>
          <w:sz w:val="24"/>
        </w:rPr>
        <w:t xml:space="preserve"> 9.18</w:t>
      </w:r>
      <w:r w:rsidR="00155E69" w:rsidRPr="00ED2D36">
        <w:rPr>
          <w:sz w:val="24"/>
        </w:rPr>
        <w:t xml:space="preserve"> buffer</w:t>
      </w:r>
      <w:r w:rsidR="007815AA" w:rsidRPr="00ED2D36">
        <w:rPr>
          <w:rFonts w:eastAsiaTheme="minorEastAsia"/>
          <w:sz w:val="24"/>
        </w:rPr>
        <w:t xml:space="preserve"> solutions</w:t>
      </w:r>
      <w:r w:rsidR="00155E69" w:rsidRPr="00ED2D36">
        <w:rPr>
          <w:sz w:val="24"/>
        </w:rPr>
        <w:t>. For each run, 12 mL of fresh milk was transferred into a three-neck flask and gently mixed either by low-flow N₂ bubbling through a gas-</w:t>
      </w:r>
      <w:r w:rsidR="00155E69" w:rsidRPr="00ED2D36">
        <w:rPr>
          <w:sz w:val="24"/>
        </w:rPr>
        <w:lastRenderedPageBreak/>
        <w:t xml:space="preserve">dispersion frit. The pH electrode was immersed so that the sensing bulb was fully covered, and the controller was set to maintain the pH at 4.6 ± 0.1. The reinforcement-learning routine was then initiated, allowing the system to autonomously dispense 0.1 M HCl (acid) or 0.1 M NaOH (base) as needed. After each dose, the system waited for stabilization before the next dosing decision, while continuously logging time, pH, reagent type/volume, and cumulative volume. Once the pH reached and stabilized within 4.6 ± 0.1, it was held at this value for 5 min to promote casein aggregation. The mixture was subsequently transferred to centrifuge tubes and centrifuged at 10,000 </w:t>
      </w:r>
      <w:r w:rsidR="00155E69" w:rsidRPr="00ED2D36">
        <w:rPr>
          <w:rFonts w:eastAsia="宋体"/>
          <w:sz w:val="24"/>
        </w:rPr>
        <w:t xml:space="preserve">rpm </w:t>
      </w:r>
      <w:r w:rsidR="00155E69" w:rsidRPr="00ED2D36">
        <w:rPr>
          <w:sz w:val="24"/>
        </w:rPr>
        <w:t>for 12 min, after which the supernatant was discarded and the casein pellet collected. To remove residual fat, the pellet was washed with ethanol: diethyl ether (1:1, v/v),</w:t>
      </w:r>
      <w:r w:rsidR="00155E69" w:rsidRPr="00ED2D36">
        <w:rPr>
          <w:rFonts w:eastAsia="宋体"/>
          <w:sz w:val="24"/>
        </w:rPr>
        <w:t xml:space="preserve"> </w:t>
      </w:r>
      <w:r w:rsidR="00155E69" w:rsidRPr="00ED2D36">
        <w:rPr>
          <w:sz w:val="24"/>
        </w:rPr>
        <w:t>centrifuged again at 10,000 r</w:t>
      </w:r>
      <w:r w:rsidR="00155E69" w:rsidRPr="00ED2D36">
        <w:rPr>
          <w:rFonts w:eastAsia="宋体"/>
          <w:sz w:val="24"/>
        </w:rPr>
        <w:t>pm</w:t>
      </w:r>
      <w:r w:rsidR="00155E69" w:rsidRPr="00ED2D36">
        <w:rPr>
          <w:sz w:val="24"/>
        </w:rPr>
        <w:t xml:space="preserve"> for 12 min</w:t>
      </w:r>
      <w:r w:rsidR="00155E69" w:rsidRPr="00ED2D36">
        <w:rPr>
          <w:rFonts w:eastAsia="宋体"/>
          <w:sz w:val="24"/>
        </w:rPr>
        <w:t xml:space="preserve"> with </w:t>
      </w:r>
      <w:r w:rsidR="00155E69" w:rsidRPr="00ED2D36">
        <w:rPr>
          <w:sz w:val="24"/>
        </w:rPr>
        <w:t xml:space="preserve">the supernatant discarded; this defatting wash was repeated twice or until the supernatant appeared clear and non-opalescent. The pellet was then dried at 80 °C to constant weight, defined as two consecutive </w:t>
      </w:r>
      <w:proofErr w:type="spellStart"/>
      <w:r w:rsidR="00155E69" w:rsidRPr="00ED2D36">
        <w:rPr>
          <w:sz w:val="24"/>
        </w:rPr>
        <w:t>weighing</w:t>
      </w:r>
      <w:ins w:id="1269" w:author="Yibin Jiang" w:date="2026-03-21T12:03:00Z">
        <w:r w:rsidR="001D7F0E" w:rsidRPr="00ED2D36">
          <w:rPr>
            <w:sz w:val="24"/>
          </w:rPr>
          <w:t>s</w:t>
        </w:r>
      </w:ins>
      <w:proofErr w:type="spellEnd"/>
      <w:r w:rsidR="00155E69" w:rsidRPr="00ED2D36">
        <w:rPr>
          <w:sz w:val="24"/>
        </w:rPr>
        <w:t xml:space="preserve"> at least 30 min apart with a mass difference &lt; 1 mg. The dry mass was recorded to calculate </w:t>
      </w:r>
      <w:r w:rsidR="00155E69" w:rsidRPr="00ED2D36">
        <w:rPr>
          <w:rFonts w:eastAsia="宋体"/>
          <w:sz w:val="24"/>
        </w:rPr>
        <w:t xml:space="preserve">the </w:t>
      </w:r>
      <w:r w:rsidR="00155E69" w:rsidRPr="00ED2D36">
        <w:rPr>
          <w:sz w:val="24"/>
        </w:rPr>
        <w:t>yield. As a reference, a typical run yielded 171 mg of casein from 12 mL of milk. Protein identity was confirmed by the Biuret test: dissolution of a small portion of the dried casein in 3% NaOH followed by addition of Biuret reagent produced a violet color, indicating the presence of peptide bonds. All ethanol/ether mixtures and acid/base wastes were disposed of in accordance with chemical-waste regulations.</w:t>
      </w:r>
    </w:p>
    <w:p w14:paraId="57632B26" w14:textId="77777777" w:rsidR="000B220A" w:rsidRPr="00ED2D36" w:rsidRDefault="00155E69">
      <w:pPr>
        <w:spacing w:line="360" w:lineRule="auto"/>
        <w:jc w:val="center"/>
        <w:rPr>
          <w:sz w:val="24"/>
          <w:lang w:val="en-GB"/>
        </w:rPr>
        <w:pPrChange w:id="1270" w:author="SYLZ" w:date="2026-03-27T10:39:00Z">
          <w:pPr>
            <w:spacing w:line="480" w:lineRule="auto"/>
            <w:jc w:val="center"/>
          </w:pPr>
        </w:pPrChange>
      </w:pPr>
      <w:bookmarkStart w:id="1271" w:name="FigS12"/>
      <w:bookmarkStart w:id="1272" w:name="FigS2"/>
      <w:r w:rsidRPr="00ED2D36">
        <w:rPr>
          <w:noProof/>
          <w:sz w:val="24"/>
          <w:lang w:val="en-GB"/>
        </w:rPr>
        <w:drawing>
          <wp:inline distT="0" distB="0" distL="0" distR="0" wp14:anchorId="46F91DE3" wp14:editId="5B1EEA6A">
            <wp:extent cx="1186177" cy="25349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2" cstate="print">
                      <a:extLst>
                        <a:ext uri="{28A0092B-C50C-407E-A947-70E740481C1C}">
                          <a14:useLocalDpi xmlns:a14="http://schemas.microsoft.com/office/drawing/2010/main" val="0"/>
                        </a:ext>
                      </a:extLst>
                    </a:blip>
                    <a:srcRect l="43857" r="29633" b="24480"/>
                    <a:stretch>
                      <a:fillRect/>
                    </a:stretch>
                  </pic:blipFill>
                  <pic:spPr>
                    <a:xfrm>
                      <a:off x="0" y="0"/>
                      <a:ext cx="1190724" cy="2544638"/>
                    </a:xfrm>
                    <a:prstGeom prst="rect">
                      <a:avLst/>
                    </a:prstGeom>
                    <a:noFill/>
                    <a:ln>
                      <a:noFill/>
                    </a:ln>
                  </pic:spPr>
                </pic:pic>
              </a:graphicData>
            </a:graphic>
          </wp:inline>
        </w:drawing>
      </w:r>
      <w:bookmarkEnd w:id="1271"/>
      <w:bookmarkEnd w:id="1272"/>
    </w:p>
    <w:p w14:paraId="127B3FA0" w14:textId="77777777" w:rsidR="000B220A" w:rsidRPr="00ED2D36" w:rsidRDefault="00155E69">
      <w:pPr>
        <w:spacing w:line="360" w:lineRule="auto"/>
        <w:jc w:val="both"/>
        <w:rPr>
          <w:sz w:val="24"/>
        </w:rPr>
        <w:pPrChange w:id="1273" w:author="SYLZ" w:date="2026-03-27T10:39:00Z">
          <w:pPr>
            <w:spacing w:line="480" w:lineRule="auto"/>
            <w:jc w:val="both"/>
          </w:pPr>
        </w:pPrChange>
      </w:pPr>
      <w:r w:rsidRPr="00ED2D36">
        <w:rPr>
          <w:b/>
          <w:bCs/>
          <w:sz w:val="24"/>
        </w:rPr>
        <w:lastRenderedPageBreak/>
        <w:t>Figure S2.</w:t>
      </w:r>
      <w:r w:rsidRPr="00ED2D36">
        <w:rPr>
          <w:sz w:val="24"/>
        </w:rPr>
        <w:t xml:space="preserve"> Isolated casein obtained by pH adjustment to the isoelectric point and centrifugation.</w:t>
      </w:r>
    </w:p>
    <w:p w14:paraId="38D8BA7C" w14:textId="59AA8037" w:rsidR="000B220A" w:rsidRPr="00AB371E" w:rsidRDefault="00155E69">
      <w:pPr>
        <w:pStyle w:val="2"/>
        <w:rPr>
          <w:rFonts w:eastAsia="Times New Roman"/>
          <w:sz w:val="24"/>
          <w:rPrChange w:id="1274" w:author="SYLZ" w:date="2026-03-27T15:31:00Z">
            <w:rPr>
              <w:rFonts w:eastAsiaTheme="minorEastAsia"/>
            </w:rPr>
          </w:rPrChange>
        </w:rPr>
        <w:pPrChange w:id="1275" w:author="SYLZ" w:date="2026-03-27T15:31:00Z">
          <w:pPr>
            <w:pStyle w:val="1"/>
            <w:spacing w:before="249" w:line="480" w:lineRule="auto"/>
            <w:jc w:val="both"/>
          </w:pPr>
        </w:pPrChange>
      </w:pPr>
      <w:bookmarkStart w:id="1276" w:name="_Toc225862919"/>
      <w:r w:rsidRPr="00AB371E">
        <w:rPr>
          <w:rFonts w:ascii="Times New Roman" w:eastAsia="Times New Roman" w:hAnsi="Times New Roman" w:cs="Times New Roman"/>
          <w:color w:val="auto"/>
          <w:sz w:val="24"/>
          <w:szCs w:val="24"/>
          <w:rPrChange w:id="1277" w:author="SYLZ" w:date="2026-03-27T15:31:00Z">
            <w:rPr/>
          </w:rPrChange>
        </w:rPr>
        <w:t xml:space="preserve">Experiment </w:t>
      </w:r>
      <w:r w:rsidRPr="00AB371E">
        <w:rPr>
          <w:rFonts w:ascii="Times New Roman" w:eastAsia="Times New Roman" w:hAnsi="Times New Roman" w:cs="Times New Roman"/>
          <w:color w:val="auto"/>
          <w:sz w:val="24"/>
          <w:szCs w:val="24"/>
          <w:rPrChange w:id="1278" w:author="SYLZ" w:date="2026-03-27T15:31:00Z">
            <w:rPr>
              <w:rFonts w:eastAsiaTheme="minorEastAsia"/>
            </w:rPr>
          </w:rPrChange>
        </w:rPr>
        <w:t>4</w:t>
      </w:r>
      <w:r w:rsidRPr="00AB371E">
        <w:rPr>
          <w:rFonts w:ascii="Times New Roman" w:eastAsia="Times New Roman" w:hAnsi="Times New Roman" w:cs="Times New Roman"/>
          <w:color w:val="auto"/>
          <w:sz w:val="24"/>
          <w:szCs w:val="24"/>
          <w:rPrChange w:id="1279" w:author="SYLZ" w:date="2026-03-27T15:31:00Z">
            <w:rPr/>
          </w:rPrChange>
        </w:rPr>
        <w:t xml:space="preserve"> Determination of the Stability Constant for the SSA–</w:t>
      </w:r>
      <w:proofErr w:type="gramStart"/>
      <w:r w:rsidRPr="00AB371E">
        <w:rPr>
          <w:rFonts w:ascii="Times New Roman" w:eastAsia="Times New Roman" w:hAnsi="Times New Roman" w:cs="Times New Roman"/>
          <w:color w:val="auto"/>
          <w:sz w:val="24"/>
          <w:szCs w:val="24"/>
          <w:rPrChange w:id="1280" w:author="SYLZ" w:date="2026-03-27T15:31:00Z">
            <w:rPr/>
          </w:rPrChange>
        </w:rPr>
        <w:t>Cu(</w:t>
      </w:r>
      <w:proofErr w:type="gramEnd"/>
      <w:r w:rsidRPr="00AB371E">
        <w:rPr>
          <w:rFonts w:ascii="Times New Roman" w:eastAsia="Times New Roman" w:hAnsi="Times New Roman" w:cs="Times New Roman"/>
          <w:color w:val="auto"/>
          <w:sz w:val="24"/>
          <w:szCs w:val="24"/>
          <w:rPrChange w:id="1281" w:author="SYLZ" w:date="2026-03-27T15:31:00Z">
            <w:rPr/>
          </w:rPrChange>
        </w:rPr>
        <w:t>II) Complex</w:t>
      </w:r>
      <w:bookmarkEnd w:id="1276"/>
    </w:p>
    <w:p w14:paraId="6366A531" w14:textId="79858C2C" w:rsidR="000B220A" w:rsidRPr="00ED2D36" w:rsidRDefault="00155E69">
      <w:pPr>
        <w:spacing w:line="360" w:lineRule="auto"/>
        <w:jc w:val="both"/>
        <w:rPr>
          <w:sz w:val="24"/>
        </w:rPr>
        <w:pPrChange w:id="1282" w:author="SYLZ" w:date="2026-03-27T10:39:00Z">
          <w:pPr>
            <w:spacing w:line="480" w:lineRule="auto"/>
            <w:jc w:val="both"/>
          </w:pPr>
        </w:pPrChange>
      </w:pPr>
      <w:r w:rsidRPr="00ED2D36">
        <w:rPr>
          <w:sz w:val="24"/>
        </w:rPr>
        <w:t xml:space="preserve">In this experiment, we adopted a more flexible approach to pH adjustment through model guidance, where the maximum </w:t>
      </w:r>
      <w:del w:id="1283" w:author="Yibin Jiang" w:date="2026-03-31T15:20:00Z">
        <w:r w:rsidRPr="00ED2D36" w:rsidDel="00D87B60">
          <w:rPr>
            <w:sz w:val="24"/>
          </w:rPr>
          <w:delText xml:space="preserve">titration </w:delText>
        </w:r>
      </w:del>
      <w:ins w:id="1284" w:author="Yibin Jiang" w:date="2026-03-31T15:20:00Z">
        <w:r w:rsidR="00D87B60">
          <w:rPr>
            <w:rFonts w:eastAsiaTheme="minorEastAsia" w:hint="eastAsia"/>
            <w:sz w:val="24"/>
          </w:rPr>
          <w:t>reagent</w:t>
        </w:r>
        <w:r w:rsidR="00D87B60" w:rsidRPr="00ED2D36">
          <w:rPr>
            <w:sz w:val="24"/>
          </w:rPr>
          <w:t xml:space="preserve"> </w:t>
        </w:r>
      </w:ins>
      <w:r w:rsidRPr="00ED2D36">
        <w:rPr>
          <w:sz w:val="24"/>
        </w:rPr>
        <w:t xml:space="preserve">volume was capped at 5.0 mL; any recommended value exceeding this limit was truncated. </w:t>
      </w:r>
      <w:del w:id="1285" w:author="Yibin Jiang" w:date="2026-03-21T12:08:00Z">
        <w:r w:rsidRPr="00ED2D36" w:rsidDel="00F72D52">
          <w:rPr>
            <w:sz w:val="24"/>
          </w:rPr>
          <w:delText>Prior to</w:delText>
        </w:r>
      </w:del>
      <w:ins w:id="1286" w:author="Yibin Jiang" w:date="2026-03-21T12:08:00Z">
        <w:r w:rsidR="00F72D52" w:rsidRPr="00ED2D36">
          <w:rPr>
            <w:sz w:val="24"/>
          </w:rPr>
          <w:t>Before</w:t>
        </w:r>
      </w:ins>
      <w:r w:rsidRPr="00ED2D36">
        <w:rPr>
          <w:sz w:val="24"/>
        </w:rPr>
        <w:t xml:space="preserve"> the experiment, the pH values of the acid and base used for adjustment were measured at 1.12 and 12.98, respectively. Consequently, a correction factor (approximately 1.26 in this experiment</w:t>
      </w:r>
      <w:r w:rsidR="005228FB" w:rsidRPr="00ED2D36">
        <w:rPr>
          <w:sz w:val="24"/>
        </w:rPr>
        <w:t>,</w:t>
      </w:r>
      <w:r w:rsidRPr="00ED2D36">
        <w:rPr>
          <w:sz w:val="24"/>
        </w:rPr>
        <w:t xml:space="preserve"> indicating </w:t>
      </w:r>
      <w:r w:rsidR="005228FB" w:rsidRPr="00ED2D36">
        <w:rPr>
          <w:sz w:val="24"/>
        </w:rPr>
        <w:t>that</w:t>
      </w:r>
      <w:r w:rsidRPr="00ED2D36">
        <w:rPr>
          <w:sz w:val="24"/>
        </w:rPr>
        <w:t xml:space="preserve"> theoretically</w:t>
      </w:r>
      <w:r w:rsidR="005228FB" w:rsidRPr="00ED2D36">
        <w:rPr>
          <w:sz w:val="24"/>
        </w:rPr>
        <w:t xml:space="preserve">, </w:t>
      </w:r>
      <w:r w:rsidRPr="00ED2D36">
        <w:rPr>
          <w:sz w:val="24"/>
        </w:rPr>
        <w:t>1.26 units of acid are required to neutralize 1 unit of base) was applied to the actual volume of the acid added to account for its impact on the final pH, based on the measured acid and base concentrations.</w:t>
      </w:r>
    </w:p>
    <w:p w14:paraId="73DC30A6" w14:textId="0A2096D1" w:rsidR="000B220A" w:rsidRPr="00ED2D36" w:rsidRDefault="00155E69">
      <w:pPr>
        <w:spacing w:line="360" w:lineRule="auto"/>
        <w:jc w:val="both"/>
        <w:rPr>
          <w:sz w:val="24"/>
        </w:rPr>
        <w:pPrChange w:id="1287" w:author="SYLZ" w:date="2026-03-27T10:39:00Z">
          <w:pPr>
            <w:spacing w:line="480" w:lineRule="auto"/>
            <w:jc w:val="both"/>
          </w:pPr>
        </w:pPrChange>
      </w:pPr>
      <w:r w:rsidRPr="00ED2D36">
        <w:rPr>
          <w:sz w:val="24"/>
        </w:rPr>
        <w:t>For the determination of the SSA–</w:t>
      </w:r>
      <w:proofErr w:type="gramStart"/>
      <w:r w:rsidRPr="00ED2D36">
        <w:rPr>
          <w:sz w:val="24"/>
        </w:rPr>
        <w:t>Cu(</w:t>
      </w:r>
      <w:proofErr w:type="gramEnd"/>
      <w:r w:rsidRPr="00ED2D36">
        <w:rPr>
          <w:sz w:val="24"/>
        </w:rPr>
        <w:t>II) complex stability constant, 0.888 g of Cu(NO₃)₂·3H₂O and 0.934 g of SSA·2H₂O were each dissolved in water and diluted to 250 mL, yielding two 14.7 mM stock solutions according to Table S1. These solutions were mixed in different volume ratios according to Table S2, transferred sequentially into a three-neck flask, and subjected to automated pH adjustment. The pH electrode was calibrated at 25 °C with standard pH 4.0</w:t>
      </w:r>
      <w:r w:rsidRPr="00ED2D36">
        <w:rPr>
          <w:rFonts w:eastAsiaTheme="minorEastAsia"/>
          <w:sz w:val="24"/>
        </w:rPr>
        <w:t>1</w:t>
      </w:r>
      <w:r w:rsidRPr="00ED2D36">
        <w:rPr>
          <w:sz w:val="24"/>
        </w:rPr>
        <w:t xml:space="preserve">, </w:t>
      </w:r>
      <w:r w:rsidRPr="00ED2D36">
        <w:rPr>
          <w:rFonts w:eastAsiaTheme="minorEastAsia"/>
          <w:sz w:val="24"/>
        </w:rPr>
        <w:t>6.86</w:t>
      </w:r>
      <w:r w:rsidRPr="00ED2D36">
        <w:rPr>
          <w:sz w:val="24"/>
        </w:rPr>
        <w:t xml:space="preserve">, and </w:t>
      </w:r>
      <w:r w:rsidRPr="00ED2D36">
        <w:rPr>
          <w:rFonts w:eastAsiaTheme="minorEastAsia"/>
          <w:sz w:val="24"/>
        </w:rPr>
        <w:t>9.18</w:t>
      </w:r>
      <w:r w:rsidRPr="00ED2D36">
        <w:rPr>
          <w:sz w:val="24"/>
        </w:rPr>
        <w:t xml:space="preserve"> buffer</w:t>
      </w:r>
      <w:r w:rsidR="00171B89" w:rsidRPr="00ED2D36">
        <w:rPr>
          <w:rFonts w:eastAsiaTheme="minorEastAsia"/>
          <w:sz w:val="24"/>
        </w:rPr>
        <w:t xml:space="preserve"> solutions</w:t>
      </w:r>
      <w:r w:rsidRPr="00ED2D36">
        <w:rPr>
          <w:sz w:val="24"/>
        </w:rPr>
        <w:t xml:space="preserve">. The </w:t>
      </w:r>
      <w:del w:id="1288" w:author="Yibin Jiang" w:date="2026-03-31T15:20:00Z">
        <w:r w:rsidRPr="00ED2D36" w:rsidDel="00C32728">
          <w:rPr>
            <w:rFonts w:eastAsia="宋体"/>
            <w:sz w:val="24"/>
          </w:rPr>
          <w:delText>titrator</w:delText>
        </w:r>
      </w:del>
      <w:ins w:id="1289" w:author="Yibin Jiang" w:date="2026-03-31T15:20:00Z">
        <w:r w:rsidR="00C32728">
          <w:rPr>
            <w:rFonts w:eastAsia="宋体" w:hint="eastAsia"/>
            <w:sz w:val="24"/>
          </w:rPr>
          <w:t>device</w:t>
        </w:r>
      </w:ins>
      <w:r w:rsidRPr="00ED2D36">
        <w:rPr>
          <w:sz w:val="24"/>
        </w:rPr>
        <w:t xml:space="preserve">, loaded with 0.1 M HNO₃ and 0.05 M NaOH, was set to maintain pH 4.2 ± 0.1, with stabilization after each dosing step. Once the </w:t>
      </w:r>
      <w:r w:rsidRPr="00ED2D36">
        <w:rPr>
          <w:rFonts w:eastAsia="宋体"/>
          <w:sz w:val="24"/>
        </w:rPr>
        <w:t xml:space="preserve">target pH </w:t>
      </w:r>
      <w:r w:rsidRPr="00ED2D36">
        <w:rPr>
          <w:sz w:val="24"/>
        </w:rPr>
        <w:t>was reached, the solution was kept quiescent or gently stirred for 5–10 min; if no noticeable pH drift was observed, UV–</w:t>
      </w:r>
      <w:proofErr w:type="gramStart"/>
      <w:r w:rsidRPr="00ED2D36">
        <w:rPr>
          <w:sz w:val="24"/>
        </w:rPr>
        <w:t>Vis</w:t>
      </w:r>
      <w:proofErr w:type="gramEnd"/>
      <w:r w:rsidRPr="00ED2D36">
        <w:rPr>
          <w:sz w:val="24"/>
        </w:rPr>
        <w:t xml:space="preserve"> measurements were performed. Absorbance spectra were collected in 1 cm cuvettes</w:t>
      </w:r>
      <w:r w:rsidRPr="00ED2D36">
        <w:rPr>
          <w:rFonts w:eastAsia="宋体"/>
          <w:sz w:val="24"/>
        </w:rPr>
        <w:t xml:space="preserve"> </w:t>
      </w:r>
      <w:r w:rsidRPr="00ED2D36">
        <w:rPr>
          <w:sz w:val="24"/>
        </w:rPr>
        <w:t>from 300 to 800 nm. The absorption at 400 nm (A₄₀₀), corresponding to the Cu–SSA complex band, was recorded, and a Job’s plot of A₄₀₀ versus SSA mole fraction (X_SSA) was constructed. A maximum near X_SSA ≈ 0.5 confirmed a 1:1 stoichiometry for the Cu</w:t>
      </w:r>
      <w:ins w:id="1290" w:author="Yibin Jiang" w:date="2026-03-21T12:08:00Z">
        <w:r w:rsidR="00CE6415" w:rsidRPr="00ED2D36">
          <w:rPr>
            <w:rFonts w:eastAsiaTheme="minorEastAsia"/>
            <w:sz w:val="24"/>
          </w:rPr>
          <w:t>-</w:t>
        </w:r>
      </w:ins>
      <w:del w:id="1291" w:author="Yibin Jiang" w:date="2026-03-21T12:08:00Z">
        <w:r w:rsidRPr="00ED2D36" w:rsidDel="00CE6415">
          <w:rPr>
            <w:sz w:val="24"/>
          </w:rPr>
          <w:delText>:</w:delText>
        </w:r>
      </w:del>
      <w:r w:rsidRPr="00ED2D36">
        <w:rPr>
          <w:sz w:val="24"/>
        </w:rPr>
        <w:t>SSA complex. To determine the conditional stability constant, piece</w:t>
      </w:r>
      <w:r w:rsidRPr="00ED2D36">
        <w:rPr>
          <w:rFonts w:eastAsia="宋体"/>
          <w:sz w:val="24"/>
        </w:rPr>
        <w:t>-</w:t>
      </w:r>
      <w:r w:rsidRPr="00ED2D36">
        <w:rPr>
          <w:sz w:val="24"/>
        </w:rPr>
        <w:t xml:space="preserve">wise linear regression of the Job’s plot provided the intersection absorbance </w:t>
      </w:r>
      <w:r w:rsidRPr="005768A1">
        <w:rPr>
          <w:b/>
          <w:bCs/>
          <w:i/>
          <w:iCs/>
          <w:sz w:val="24"/>
          <w:rPrChange w:id="1292" w:author="chao zhang" w:date="2026-03-30T20:19:00Z">
            <w:rPr>
              <w:sz w:val="24"/>
            </w:rPr>
          </w:rPrChange>
        </w:rPr>
        <w:t>A</w:t>
      </w:r>
      <w:r w:rsidRPr="005768A1">
        <w:rPr>
          <w:rFonts w:hint="eastAsia"/>
          <w:b/>
          <w:bCs/>
          <w:i/>
          <w:iCs/>
          <w:sz w:val="24"/>
          <w:rPrChange w:id="1293" w:author="chao zhang" w:date="2026-03-30T20:19:00Z">
            <w:rPr>
              <w:rFonts w:hint="eastAsia"/>
              <w:sz w:val="24"/>
            </w:rPr>
          </w:rPrChange>
        </w:rPr>
        <w:t>′</w:t>
      </w:r>
      <w:r w:rsidRPr="00ED2D36">
        <w:rPr>
          <w:sz w:val="24"/>
        </w:rPr>
        <w:t xml:space="preserve">, representing the maximum complex concentration. The degree of dissociation was then estimated as </w:t>
      </w:r>
      <w:r w:rsidRPr="00ED2D36">
        <w:rPr>
          <w:b/>
          <w:bCs/>
          <w:i/>
          <w:iCs/>
          <w:sz w:val="24"/>
        </w:rPr>
        <w:t>α = (A′ − A)/A</w:t>
      </w:r>
      <w:r w:rsidRPr="00ED2D36">
        <w:rPr>
          <w:sz w:val="24"/>
        </w:rPr>
        <w:t xml:space="preserve">, where </w:t>
      </w:r>
      <w:r w:rsidR="00DF06B2" w:rsidRPr="00ED2D36">
        <w:rPr>
          <w:b/>
          <w:bCs/>
          <w:i/>
          <w:iCs/>
          <w:sz w:val="24"/>
        </w:rPr>
        <w:t>α</w:t>
      </w:r>
      <w:r w:rsidR="00DF06B2" w:rsidRPr="00ED2D36">
        <w:rPr>
          <w:rFonts w:eastAsiaTheme="minorEastAsia"/>
          <w:sz w:val="24"/>
        </w:rPr>
        <w:t xml:space="preserve"> </w:t>
      </w:r>
      <w:r w:rsidRPr="00ED2D36">
        <w:rPr>
          <w:sz w:val="24"/>
        </w:rPr>
        <w:t xml:space="preserve">corresponds to the fraction of </w:t>
      </w:r>
      <w:r w:rsidRPr="00ED2D36">
        <w:rPr>
          <w:rFonts w:eastAsia="宋体"/>
          <w:sz w:val="24"/>
        </w:rPr>
        <w:t xml:space="preserve">uncoordinated </w:t>
      </w:r>
      <w:r w:rsidRPr="00ED2D36">
        <w:rPr>
          <w:sz w:val="24"/>
        </w:rPr>
        <w:t xml:space="preserve">species. For a general equilibrium </w:t>
      </w:r>
      <w:r w:rsidRPr="005768A1">
        <w:rPr>
          <w:b/>
          <w:bCs/>
          <w:i/>
          <w:iCs/>
          <w:sz w:val="24"/>
          <w:rPrChange w:id="1294" w:author="chao zhang" w:date="2026-03-30T20:19:00Z">
            <w:rPr>
              <w:sz w:val="24"/>
            </w:rPr>
          </w:rPrChange>
        </w:rPr>
        <w:t xml:space="preserve">M + </w:t>
      </w:r>
      <w:proofErr w:type="spellStart"/>
      <w:r w:rsidRPr="005768A1">
        <w:rPr>
          <w:b/>
          <w:bCs/>
          <w:i/>
          <w:iCs/>
          <w:sz w:val="24"/>
          <w:rPrChange w:id="1295" w:author="chao zhang" w:date="2026-03-30T20:19:00Z">
            <w:rPr>
              <w:sz w:val="24"/>
            </w:rPr>
          </w:rPrChange>
        </w:rPr>
        <w:t>nR</w:t>
      </w:r>
      <w:proofErr w:type="spellEnd"/>
      <w:r w:rsidRPr="005768A1">
        <w:rPr>
          <w:b/>
          <w:bCs/>
          <w:i/>
          <w:iCs/>
          <w:sz w:val="24"/>
          <w:rPrChange w:id="1296" w:author="chao zhang" w:date="2026-03-30T20:19:00Z">
            <w:rPr>
              <w:sz w:val="24"/>
            </w:rPr>
          </w:rPrChange>
        </w:rPr>
        <w:t xml:space="preserve"> </w:t>
      </w:r>
      <w:r w:rsidRPr="005768A1">
        <w:rPr>
          <w:rFonts w:ascii="Cambria Math" w:eastAsia="MS Gothic" w:hAnsi="Cambria Math" w:cs="Cambria Math"/>
          <w:b/>
          <w:bCs/>
          <w:i/>
          <w:iCs/>
          <w:sz w:val="24"/>
          <w:rPrChange w:id="1297" w:author="chao zhang" w:date="2026-03-30T20:19:00Z">
            <w:rPr>
              <w:rFonts w:ascii="Cambria Math" w:eastAsia="MS Gothic" w:hAnsi="Cambria Math" w:cs="Cambria Math"/>
              <w:sz w:val="24"/>
            </w:rPr>
          </w:rPrChange>
        </w:rPr>
        <w:t>⇌</w:t>
      </w:r>
      <w:r w:rsidRPr="005768A1">
        <w:rPr>
          <w:b/>
          <w:bCs/>
          <w:i/>
          <w:iCs/>
          <w:sz w:val="24"/>
          <w:rPrChange w:id="1298" w:author="chao zhang" w:date="2026-03-30T20:19:00Z">
            <w:rPr>
              <w:sz w:val="24"/>
            </w:rPr>
          </w:rPrChange>
        </w:rPr>
        <w:t xml:space="preserve"> MRₙ,</w:t>
      </w:r>
      <w:r w:rsidRPr="00ED2D36">
        <w:rPr>
          <w:sz w:val="24"/>
        </w:rPr>
        <w:t xml:space="preserve"> the concentrations near the </w:t>
      </w:r>
      <w:r w:rsidRPr="00ED2D36">
        <w:rPr>
          <w:sz w:val="24"/>
        </w:rPr>
        <w:lastRenderedPageBreak/>
        <w:t>stoichiometric point can be expressed as</w:t>
      </w:r>
      <w:r w:rsidRPr="00ED2D36">
        <w:rPr>
          <w:b/>
          <w:bCs/>
          <w:i/>
          <w:iCs/>
          <w:sz w:val="24"/>
        </w:rPr>
        <w:t xml:space="preserve"> [MRₙ] = c(1</w:t>
      </w:r>
      <w:r w:rsidRPr="00ED2D36">
        <w:rPr>
          <w:rFonts w:eastAsiaTheme="minorEastAsia"/>
          <w:b/>
          <w:bCs/>
          <w:i/>
          <w:iCs/>
          <w:sz w:val="24"/>
        </w:rPr>
        <w:t>-</w:t>
      </w:r>
      <w:r w:rsidRPr="00ED2D36">
        <w:rPr>
          <w:b/>
          <w:bCs/>
          <w:i/>
          <w:iCs/>
          <w:sz w:val="24"/>
        </w:rPr>
        <w:t>α), [M] = cα</w:t>
      </w:r>
      <w:r w:rsidRPr="00ED2D36">
        <w:rPr>
          <w:sz w:val="24"/>
        </w:rPr>
        <w:t>, and</w:t>
      </w:r>
      <w:r w:rsidRPr="00ED2D36">
        <w:rPr>
          <w:b/>
          <w:bCs/>
          <w:i/>
          <w:iCs/>
          <w:sz w:val="24"/>
        </w:rPr>
        <w:t xml:space="preserve"> [R] = </w:t>
      </w:r>
      <w:proofErr w:type="spellStart"/>
      <w:r w:rsidRPr="00ED2D36">
        <w:rPr>
          <w:b/>
          <w:bCs/>
          <w:i/>
          <w:iCs/>
          <w:sz w:val="24"/>
        </w:rPr>
        <w:t>nc</w:t>
      </w:r>
      <w:proofErr w:type="spellEnd"/>
      <w:r w:rsidRPr="00ED2D36">
        <w:rPr>
          <w:b/>
          <w:bCs/>
          <w:i/>
          <w:iCs/>
          <w:sz w:val="24"/>
        </w:rPr>
        <w:t>α</w:t>
      </w:r>
      <w:r w:rsidRPr="00ED2D36">
        <w:rPr>
          <w:sz w:val="24"/>
        </w:rPr>
        <w:t xml:space="preserve">, with </w:t>
      </w:r>
      <w:r w:rsidRPr="005768A1">
        <w:rPr>
          <w:b/>
          <w:bCs/>
          <w:i/>
          <w:iCs/>
          <w:sz w:val="24"/>
          <w:rPrChange w:id="1299" w:author="chao zhang" w:date="2026-03-30T20:19:00Z">
            <w:rPr>
              <w:sz w:val="24"/>
            </w:rPr>
          </w:rPrChange>
        </w:rPr>
        <w:t>c</w:t>
      </w:r>
      <w:r w:rsidRPr="00ED2D36">
        <w:rPr>
          <w:sz w:val="24"/>
        </w:rPr>
        <w:t xml:space="preserve"> as the total analytical concentration. The conditional stability constant is given by </w:t>
      </w:r>
      <w:r w:rsidRPr="00ED2D36">
        <w:rPr>
          <w:b/>
          <w:bCs/>
          <w:i/>
          <w:iCs/>
          <w:sz w:val="24"/>
        </w:rPr>
        <w:t>K′ = [MRₙ]/([M][</w:t>
      </w:r>
      <w:proofErr w:type="gramStart"/>
      <w:r w:rsidRPr="00ED2D36">
        <w:rPr>
          <w:b/>
          <w:bCs/>
          <w:i/>
          <w:iCs/>
          <w:sz w:val="24"/>
        </w:rPr>
        <w:t>R]ⁿ</w:t>
      </w:r>
      <w:proofErr w:type="gramEnd"/>
      <w:r w:rsidRPr="00ED2D36">
        <w:rPr>
          <w:b/>
          <w:bCs/>
          <w:i/>
          <w:iCs/>
          <w:sz w:val="24"/>
        </w:rPr>
        <w:t>) = (1</w:t>
      </w:r>
      <w:r w:rsidRPr="00ED2D36">
        <w:rPr>
          <w:rFonts w:eastAsiaTheme="minorEastAsia"/>
          <w:b/>
          <w:bCs/>
          <w:i/>
          <w:iCs/>
          <w:sz w:val="24"/>
        </w:rPr>
        <w:t>-</w:t>
      </w:r>
      <w:r w:rsidRPr="00ED2D36">
        <w:rPr>
          <w:b/>
          <w:bCs/>
          <w:i/>
          <w:iCs/>
          <w:sz w:val="24"/>
        </w:rPr>
        <w:t>α)/((</w:t>
      </w:r>
      <w:proofErr w:type="spellStart"/>
      <w:r w:rsidRPr="00ED2D36">
        <w:rPr>
          <w:b/>
          <w:bCs/>
          <w:i/>
          <w:iCs/>
          <w:sz w:val="24"/>
        </w:rPr>
        <w:t>nc</w:t>
      </w:r>
      <w:proofErr w:type="spellEnd"/>
      <w:r w:rsidRPr="00ED2D36">
        <w:rPr>
          <w:b/>
          <w:bCs/>
          <w:i/>
          <w:iCs/>
          <w:sz w:val="24"/>
        </w:rPr>
        <w:t>)ⁿ αⁿ</w:t>
      </w:r>
      <w:r w:rsidRPr="00ED2D36">
        <w:rPr>
          <w:rFonts w:eastAsia="MS Gothic"/>
          <w:b/>
          <w:bCs/>
          <w:i/>
          <w:iCs/>
          <w:sz w:val="24"/>
        </w:rPr>
        <w:t>⁺</w:t>
      </w:r>
      <w:r w:rsidRPr="00ED2D36">
        <w:rPr>
          <w:b/>
          <w:bCs/>
          <w:i/>
          <w:iCs/>
          <w:sz w:val="24"/>
        </w:rPr>
        <w:t>¹)</w:t>
      </w:r>
      <w:r w:rsidRPr="00ED2D36">
        <w:rPr>
          <w:sz w:val="24"/>
        </w:rPr>
        <w:t xml:space="preserve">. For the dominant 1:1 complex (n = 1), this reduces to </w:t>
      </w:r>
      <w:r w:rsidRPr="00ED2D36">
        <w:rPr>
          <w:b/>
          <w:bCs/>
          <w:i/>
          <w:iCs/>
          <w:sz w:val="24"/>
        </w:rPr>
        <w:t>K′ = (1</w:t>
      </w:r>
      <w:r w:rsidRPr="00ED2D36">
        <w:rPr>
          <w:rFonts w:eastAsiaTheme="minorEastAsia"/>
          <w:b/>
          <w:bCs/>
          <w:i/>
          <w:iCs/>
          <w:sz w:val="24"/>
        </w:rPr>
        <w:t>-</w:t>
      </w:r>
      <w:r w:rsidRPr="00ED2D36">
        <w:rPr>
          <w:b/>
          <w:bCs/>
          <w:i/>
          <w:iCs/>
          <w:sz w:val="24"/>
        </w:rPr>
        <w:t>α)/(cα²)</w:t>
      </w:r>
      <w:r w:rsidRPr="00ED2D36">
        <w:rPr>
          <w:sz w:val="24"/>
        </w:rPr>
        <w:t xml:space="preserve">. Using </w:t>
      </w:r>
      <w:r w:rsidRPr="00ED2D36">
        <w:rPr>
          <w:b/>
          <w:bCs/>
          <w:i/>
          <w:iCs/>
          <w:sz w:val="24"/>
        </w:rPr>
        <w:t xml:space="preserve">A′ </w:t>
      </w:r>
      <w:r w:rsidRPr="00ED2D36">
        <w:rPr>
          <w:sz w:val="24"/>
        </w:rPr>
        <w:t xml:space="preserve">and the derived </w:t>
      </w:r>
      <w:r w:rsidR="004055BC" w:rsidRPr="00ED2D36">
        <w:rPr>
          <w:b/>
          <w:bCs/>
          <w:i/>
          <w:iCs/>
          <w:sz w:val="24"/>
        </w:rPr>
        <w:t>α</w:t>
      </w:r>
      <w:r w:rsidR="004055BC" w:rsidRPr="00ED2D36" w:rsidDel="004055BC">
        <w:rPr>
          <w:sz w:val="24"/>
        </w:rPr>
        <w:t xml:space="preserve"> </w:t>
      </w:r>
      <w:r w:rsidRPr="00ED2D36">
        <w:rPr>
          <w:sz w:val="24"/>
        </w:rPr>
        <w:t xml:space="preserve">values, </w:t>
      </w:r>
      <w:r w:rsidRPr="00ED2D36">
        <w:rPr>
          <w:b/>
          <w:bCs/>
          <w:i/>
          <w:iCs/>
          <w:sz w:val="24"/>
        </w:rPr>
        <w:t xml:space="preserve">K′ </w:t>
      </w:r>
      <w:r w:rsidRPr="00ED2D36">
        <w:rPr>
          <w:sz w:val="24"/>
        </w:rPr>
        <w:t>was calculated to be approximately 6669</w:t>
      </w:r>
      <w:r w:rsidRPr="00ED2D36">
        <w:rPr>
          <w:rFonts w:eastAsia="宋体"/>
          <w:sz w:val="24"/>
        </w:rPr>
        <w:t xml:space="preserve"> </w:t>
      </w:r>
      <w:r w:rsidRPr="00ED2D36">
        <w:rPr>
          <w:sz w:val="24"/>
        </w:rPr>
        <w:t>(mol/L)</w:t>
      </w:r>
      <w:r w:rsidRPr="00ED2D36">
        <w:rPr>
          <w:sz w:val="24"/>
          <w:vertAlign w:val="superscript"/>
        </w:rPr>
        <w:t>-1</w:t>
      </w:r>
      <w:r w:rsidRPr="00ED2D36">
        <w:rPr>
          <w:sz w:val="24"/>
        </w:rPr>
        <w:t xml:space="preserve"> at pH 4.2, indicating a strongly bound SSA–</w:t>
      </w:r>
      <w:proofErr w:type="gramStart"/>
      <w:r w:rsidRPr="00ED2D36">
        <w:rPr>
          <w:sz w:val="24"/>
        </w:rPr>
        <w:t>Cu(</w:t>
      </w:r>
      <w:proofErr w:type="gramEnd"/>
      <w:r w:rsidRPr="00ED2D36">
        <w:rPr>
          <w:sz w:val="24"/>
        </w:rPr>
        <w:t>II) complex under mildly acidic conditions.</w:t>
      </w:r>
    </w:p>
    <w:p w14:paraId="7D28F929" w14:textId="77777777" w:rsidR="000B220A" w:rsidRPr="00ED2D36" w:rsidRDefault="00155E69">
      <w:pPr>
        <w:spacing w:line="360" w:lineRule="auto"/>
        <w:jc w:val="both"/>
        <w:rPr>
          <w:b/>
          <w:bCs/>
          <w:sz w:val="24"/>
        </w:rPr>
        <w:pPrChange w:id="1300" w:author="SYLZ" w:date="2026-03-27T10:39:00Z">
          <w:pPr>
            <w:spacing w:line="480" w:lineRule="auto"/>
            <w:jc w:val="both"/>
          </w:pPr>
        </w:pPrChange>
      </w:pPr>
      <w:r w:rsidRPr="00ED2D36">
        <w:rPr>
          <w:b/>
          <w:bCs/>
          <w:sz w:val="24"/>
        </w:rPr>
        <w:t xml:space="preserve">Table </w:t>
      </w:r>
      <w:r w:rsidRPr="00ED2D36">
        <w:rPr>
          <w:rFonts w:eastAsiaTheme="minorEastAsia"/>
          <w:b/>
          <w:bCs/>
          <w:sz w:val="24"/>
        </w:rPr>
        <w:t>S</w:t>
      </w:r>
      <w:r w:rsidRPr="00ED2D36">
        <w:rPr>
          <w:b/>
          <w:bCs/>
          <w:sz w:val="24"/>
        </w:rPr>
        <w:t>1 Solutions Used in the Copper-Sulfosalicylic Acid Complex</w:t>
      </w:r>
      <w:r w:rsidRPr="00ED2D36">
        <w:rPr>
          <w:rFonts w:eastAsiaTheme="minorEastAsia"/>
          <w:b/>
          <w:bCs/>
          <w:sz w:val="24"/>
        </w:rPr>
        <w:t xml:space="preserve"> Formation</w:t>
      </w:r>
    </w:p>
    <w:tbl>
      <w:tblPr>
        <w:tblW w:w="8364" w:type="dxa"/>
        <w:jc w:val="center"/>
        <w:tblLook w:val="04A0" w:firstRow="1" w:lastRow="0" w:firstColumn="1" w:lastColumn="0" w:noHBand="0" w:noVBand="1"/>
      </w:tblPr>
      <w:tblGrid>
        <w:gridCol w:w="2385"/>
        <w:gridCol w:w="2045"/>
        <w:gridCol w:w="1926"/>
        <w:gridCol w:w="2008"/>
      </w:tblGrid>
      <w:tr w:rsidR="000B220A" w:rsidRPr="00ED2D36" w14:paraId="442FBE27" w14:textId="77777777">
        <w:trPr>
          <w:trHeight w:val="236"/>
          <w:jc w:val="center"/>
        </w:trPr>
        <w:tc>
          <w:tcPr>
            <w:tcW w:w="2385" w:type="dxa"/>
            <w:shd w:val="clear" w:color="auto" w:fill="D9D9D9" w:themeFill="background1" w:themeFillShade="D9"/>
          </w:tcPr>
          <w:p w14:paraId="25107969" w14:textId="0D6D9A01" w:rsidR="000B220A" w:rsidRPr="00ED2D36" w:rsidRDefault="00155E69">
            <w:pPr>
              <w:pStyle w:val="JCETabletext"/>
              <w:spacing w:line="360" w:lineRule="auto"/>
              <w:jc w:val="both"/>
              <w:rPr>
                <w:rFonts w:ascii="Times New Roman" w:eastAsiaTheme="minorEastAsia" w:hAnsi="Times New Roman"/>
                <w:sz w:val="24"/>
                <w:lang w:eastAsia="zh-CN"/>
              </w:rPr>
              <w:pPrChange w:id="1301" w:author="SYLZ" w:date="2026-03-27T10:39:00Z">
                <w:pPr>
                  <w:pStyle w:val="JCETabletext"/>
                  <w:spacing w:line="480" w:lineRule="auto"/>
                  <w:jc w:val="both"/>
                </w:pPr>
              </w:pPrChange>
            </w:pPr>
            <w:bookmarkStart w:id="1302" w:name="TableS1"/>
            <w:r w:rsidRPr="00ED2D36">
              <w:rPr>
                <w:rFonts w:ascii="Times New Roman" w:eastAsiaTheme="minorEastAsia" w:hAnsi="Times New Roman"/>
                <w:i/>
                <w:sz w:val="24"/>
                <w:lang w:eastAsia="zh-CN"/>
              </w:rPr>
              <w:t>re</w:t>
            </w:r>
            <w:r w:rsidR="0022708B" w:rsidRPr="00ED2D36">
              <w:rPr>
                <w:rFonts w:ascii="Times New Roman" w:eastAsiaTheme="minorEastAsia" w:hAnsi="Times New Roman"/>
                <w:i/>
                <w:sz w:val="24"/>
                <w:lang w:eastAsia="zh-CN"/>
              </w:rPr>
              <w:t>a</w:t>
            </w:r>
            <w:r w:rsidRPr="00ED2D36">
              <w:rPr>
                <w:rFonts w:ascii="Times New Roman" w:eastAsiaTheme="minorEastAsia" w:hAnsi="Times New Roman"/>
                <w:i/>
                <w:sz w:val="24"/>
                <w:lang w:eastAsia="zh-CN"/>
              </w:rPr>
              <w:t>gent</w:t>
            </w:r>
          </w:p>
        </w:tc>
        <w:tc>
          <w:tcPr>
            <w:tcW w:w="2045" w:type="dxa"/>
            <w:shd w:val="clear" w:color="auto" w:fill="D9D9D9" w:themeFill="background1" w:themeFillShade="D9"/>
          </w:tcPr>
          <w:p w14:paraId="040E65E6"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03" w:author="SYLZ" w:date="2026-03-27T10:39:00Z">
                <w:pPr>
                  <w:pStyle w:val="JCETabletext"/>
                  <w:spacing w:line="480" w:lineRule="auto"/>
                  <w:jc w:val="both"/>
                </w:pPr>
              </w:pPrChange>
            </w:pPr>
            <w:r w:rsidRPr="00ED2D36">
              <w:rPr>
                <w:rFonts w:ascii="Times New Roman" w:eastAsiaTheme="minorEastAsia" w:hAnsi="Times New Roman"/>
                <w:i/>
                <w:sz w:val="24"/>
                <w:lang w:eastAsia="zh-CN"/>
              </w:rPr>
              <w:t>mass</w:t>
            </w:r>
          </w:p>
        </w:tc>
        <w:tc>
          <w:tcPr>
            <w:tcW w:w="1926" w:type="dxa"/>
            <w:shd w:val="clear" w:color="auto" w:fill="D9D9D9" w:themeFill="background1" w:themeFillShade="D9"/>
          </w:tcPr>
          <w:p w14:paraId="3767D73C"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04" w:author="SYLZ" w:date="2026-03-27T10:39:00Z">
                <w:pPr>
                  <w:pStyle w:val="JCETabletext"/>
                  <w:spacing w:line="480" w:lineRule="auto"/>
                  <w:jc w:val="both"/>
                </w:pPr>
              </w:pPrChange>
            </w:pPr>
            <w:r w:rsidRPr="00ED2D36">
              <w:rPr>
                <w:rFonts w:ascii="Times New Roman" w:eastAsiaTheme="minorEastAsia" w:hAnsi="Times New Roman"/>
                <w:i/>
                <w:sz w:val="24"/>
                <w:lang w:eastAsia="zh-CN"/>
              </w:rPr>
              <w:t>volume</w:t>
            </w:r>
          </w:p>
        </w:tc>
        <w:tc>
          <w:tcPr>
            <w:tcW w:w="2008" w:type="dxa"/>
            <w:shd w:val="clear" w:color="auto" w:fill="D9D9D9" w:themeFill="background1" w:themeFillShade="D9"/>
          </w:tcPr>
          <w:p w14:paraId="25B8F8DB" w14:textId="77777777" w:rsidR="000B220A" w:rsidRPr="00ED2D36" w:rsidRDefault="00155E69">
            <w:pPr>
              <w:pStyle w:val="JCETabletext"/>
              <w:spacing w:line="360" w:lineRule="auto"/>
              <w:jc w:val="both"/>
              <w:rPr>
                <w:rFonts w:ascii="Times New Roman" w:hAnsi="Times New Roman"/>
                <w:i/>
                <w:sz w:val="24"/>
              </w:rPr>
              <w:pPrChange w:id="1305" w:author="SYLZ" w:date="2026-03-27T10:39:00Z">
                <w:pPr>
                  <w:pStyle w:val="JCETabletext"/>
                  <w:spacing w:line="480" w:lineRule="auto"/>
                  <w:jc w:val="both"/>
                </w:pPr>
              </w:pPrChange>
            </w:pPr>
            <w:r w:rsidRPr="00ED2D36">
              <w:rPr>
                <w:rFonts w:ascii="Times New Roman" w:hAnsi="Times New Roman"/>
                <w:i/>
                <w:sz w:val="24"/>
              </w:rPr>
              <w:t>concentration</w:t>
            </w:r>
          </w:p>
        </w:tc>
      </w:tr>
      <w:tr w:rsidR="000B220A" w:rsidRPr="00ED2D36" w14:paraId="68B6E0DF" w14:textId="77777777">
        <w:trPr>
          <w:trHeight w:val="171"/>
          <w:jc w:val="center"/>
        </w:trPr>
        <w:tc>
          <w:tcPr>
            <w:tcW w:w="2385" w:type="dxa"/>
          </w:tcPr>
          <w:p w14:paraId="769EBAC7"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06" w:author="SYLZ" w:date="2026-03-27T10:39:00Z">
                <w:pPr>
                  <w:pStyle w:val="JCETabletext"/>
                  <w:spacing w:line="480" w:lineRule="auto"/>
                  <w:jc w:val="both"/>
                </w:pPr>
              </w:pPrChange>
            </w:pPr>
            <w:proofErr w:type="gramStart"/>
            <w:r w:rsidRPr="00ED2D36">
              <w:rPr>
                <w:rFonts w:ascii="Times New Roman" w:eastAsiaTheme="minorEastAsia" w:hAnsi="Times New Roman"/>
                <w:sz w:val="24"/>
                <w:lang w:eastAsia="zh-CN"/>
              </w:rPr>
              <w:t>Cu(</w:t>
            </w:r>
            <w:proofErr w:type="gramEnd"/>
            <w:r w:rsidRPr="00ED2D36">
              <w:rPr>
                <w:rFonts w:ascii="Times New Roman" w:eastAsiaTheme="minorEastAsia" w:hAnsi="Times New Roman"/>
                <w:sz w:val="24"/>
                <w:lang w:eastAsia="zh-CN"/>
              </w:rPr>
              <w:t>NO</w:t>
            </w:r>
            <w:r w:rsidRPr="00ED2D36">
              <w:rPr>
                <w:rFonts w:ascii="Times New Roman" w:eastAsiaTheme="minorEastAsia" w:hAnsi="Times New Roman"/>
                <w:sz w:val="24"/>
                <w:vertAlign w:val="subscript"/>
                <w:lang w:eastAsia="zh-CN"/>
              </w:rPr>
              <w:t>3</w:t>
            </w:r>
            <w:r w:rsidRPr="00ED2D36">
              <w:rPr>
                <w:rFonts w:ascii="Times New Roman" w:eastAsiaTheme="minorEastAsia" w:hAnsi="Times New Roman"/>
                <w:sz w:val="24"/>
                <w:lang w:eastAsia="zh-CN"/>
              </w:rPr>
              <w:t>)</w:t>
            </w:r>
            <w:r w:rsidRPr="00ED2D36">
              <w:rPr>
                <w:rFonts w:ascii="Times New Roman" w:eastAsiaTheme="minorEastAsia" w:hAnsi="Times New Roman"/>
                <w:sz w:val="24"/>
                <w:vertAlign w:val="subscript"/>
                <w:lang w:eastAsia="zh-CN"/>
              </w:rPr>
              <w:t>2</w:t>
            </w:r>
            <w:r w:rsidRPr="00ED2D36">
              <w:rPr>
                <w:rFonts w:ascii="Times New Roman" w:eastAsiaTheme="minorEastAsia" w:hAnsi="Times New Roman"/>
                <w:sz w:val="24"/>
                <w:lang w:eastAsia="zh-CN"/>
              </w:rPr>
              <w:t>·3H</w:t>
            </w:r>
            <w:r w:rsidRPr="00ED2D36">
              <w:rPr>
                <w:rFonts w:ascii="Times New Roman" w:eastAsiaTheme="minorEastAsia" w:hAnsi="Times New Roman"/>
                <w:sz w:val="24"/>
                <w:vertAlign w:val="subscript"/>
                <w:lang w:eastAsia="zh-CN"/>
              </w:rPr>
              <w:t>2</w:t>
            </w:r>
            <w:r w:rsidRPr="00ED2D36">
              <w:rPr>
                <w:rFonts w:ascii="Times New Roman" w:eastAsiaTheme="minorEastAsia" w:hAnsi="Times New Roman"/>
                <w:sz w:val="24"/>
                <w:lang w:eastAsia="zh-CN"/>
              </w:rPr>
              <w:t>O</w:t>
            </w:r>
          </w:p>
        </w:tc>
        <w:tc>
          <w:tcPr>
            <w:tcW w:w="2045" w:type="dxa"/>
          </w:tcPr>
          <w:p w14:paraId="4270519D"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07"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887.9 mg</w:t>
            </w:r>
          </w:p>
        </w:tc>
        <w:tc>
          <w:tcPr>
            <w:tcW w:w="1926" w:type="dxa"/>
          </w:tcPr>
          <w:p w14:paraId="69F7CE79"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08"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250 mL</w:t>
            </w:r>
          </w:p>
        </w:tc>
        <w:tc>
          <w:tcPr>
            <w:tcW w:w="2008" w:type="dxa"/>
          </w:tcPr>
          <w:p w14:paraId="62B8DB03"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309"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14.7 mM</w:t>
            </w:r>
          </w:p>
        </w:tc>
      </w:tr>
      <w:tr w:rsidR="000B220A" w:rsidRPr="00ED2D36" w14:paraId="2C49982B" w14:textId="77777777">
        <w:trPr>
          <w:trHeight w:val="198"/>
          <w:jc w:val="center"/>
        </w:trPr>
        <w:tc>
          <w:tcPr>
            <w:tcW w:w="2385" w:type="dxa"/>
          </w:tcPr>
          <w:p w14:paraId="4ADDC299" w14:textId="77777777" w:rsidR="000B220A" w:rsidRPr="00ED2D36" w:rsidRDefault="00155E69">
            <w:pPr>
              <w:pStyle w:val="JCETabletext"/>
              <w:spacing w:line="360" w:lineRule="auto"/>
              <w:jc w:val="both"/>
              <w:rPr>
                <w:rFonts w:ascii="Times New Roman" w:eastAsiaTheme="minorEastAsia" w:hAnsi="Times New Roman"/>
                <w:bCs/>
                <w:sz w:val="24"/>
                <w:lang w:eastAsia="zh-CN"/>
              </w:rPr>
              <w:pPrChange w:id="1310" w:author="SYLZ" w:date="2026-03-27T10:39:00Z">
                <w:pPr>
                  <w:pStyle w:val="JCETabletext"/>
                  <w:spacing w:line="480" w:lineRule="auto"/>
                  <w:jc w:val="both"/>
                </w:pPr>
              </w:pPrChange>
            </w:pPr>
            <w:r w:rsidRPr="00ED2D36">
              <w:rPr>
                <w:rFonts w:ascii="Times New Roman" w:eastAsiaTheme="minorEastAsia" w:hAnsi="Times New Roman"/>
                <w:bCs/>
                <w:color w:val="000000"/>
                <w:sz w:val="24"/>
                <w:lang w:eastAsia="zh-CN"/>
              </w:rPr>
              <w:t>5-sulfosalicylic acid·2</w:t>
            </w:r>
            <w:r w:rsidRPr="00ED2D36">
              <w:rPr>
                <w:rFonts w:ascii="Times New Roman" w:eastAsiaTheme="minorEastAsia" w:hAnsi="Times New Roman"/>
                <w:sz w:val="24"/>
                <w:lang w:eastAsia="zh-CN"/>
              </w:rPr>
              <w:t>H</w:t>
            </w:r>
            <w:r w:rsidRPr="00ED2D36">
              <w:rPr>
                <w:rFonts w:ascii="Times New Roman" w:eastAsiaTheme="minorEastAsia" w:hAnsi="Times New Roman"/>
                <w:sz w:val="24"/>
                <w:vertAlign w:val="subscript"/>
                <w:lang w:eastAsia="zh-CN"/>
              </w:rPr>
              <w:t>2</w:t>
            </w:r>
            <w:r w:rsidRPr="00ED2D36">
              <w:rPr>
                <w:rFonts w:ascii="Times New Roman" w:eastAsiaTheme="minorEastAsia" w:hAnsi="Times New Roman"/>
                <w:sz w:val="24"/>
                <w:lang w:eastAsia="zh-CN"/>
              </w:rPr>
              <w:t>O</w:t>
            </w:r>
          </w:p>
        </w:tc>
        <w:tc>
          <w:tcPr>
            <w:tcW w:w="2045" w:type="dxa"/>
          </w:tcPr>
          <w:p w14:paraId="387F3D87"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11"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 xml:space="preserve">934.2 mg </w:t>
            </w:r>
          </w:p>
        </w:tc>
        <w:tc>
          <w:tcPr>
            <w:tcW w:w="1926" w:type="dxa"/>
          </w:tcPr>
          <w:p w14:paraId="046824A3"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12"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250 mL</w:t>
            </w:r>
          </w:p>
        </w:tc>
        <w:tc>
          <w:tcPr>
            <w:tcW w:w="2008" w:type="dxa"/>
          </w:tcPr>
          <w:p w14:paraId="2A52245C" w14:textId="77777777" w:rsidR="000B220A" w:rsidRPr="00ED2D36" w:rsidRDefault="00155E69">
            <w:pPr>
              <w:pStyle w:val="JCETabletext"/>
              <w:spacing w:line="360" w:lineRule="auto"/>
              <w:jc w:val="both"/>
              <w:rPr>
                <w:rFonts w:ascii="Times New Roman" w:hAnsi="Times New Roman"/>
                <w:color w:val="000000"/>
                <w:sz w:val="24"/>
              </w:rPr>
              <w:pPrChange w:id="1313"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14.7 mM</w:t>
            </w:r>
          </w:p>
        </w:tc>
      </w:tr>
      <w:tr w:rsidR="000B220A" w:rsidRPr="00ED2D36" w14:paraId="34F35BDC" w14:textId="77777777">
        <w:trPr>
          <w:trHeight w:val="198"/>
          <w:jc w:val="center"/>
        </w:trPr>
        <w:tc>
          <w:tcPr>
            <w:tcW w:w="2385" w:type="dxa"/>
          </w:tcPr>
          <w:p w14:paraId="1E5F6CAF" w14:textId="77777777" w:rsidR="000B220A" w:rsidRPr="00ED2D36" w:rsidRDefault="00155E69">
            <w:pPr>
              <w:pStyle w:val="JCETabletext"/>
              <w:spacing w:line="360" w:lineRule="auto"/>
              <w:jc w:val="both"/>
              <w:rPr>
                <w:rFonts w:ascii="Times New Roman" w:eastAsiaTheme="minorEastAsia" w:hAnsi="Times New Roman"/>
                <w:sz w:val="24"/>
                <w:lang w:eastAsia="zh-CN"/>
              </w:rPr>
              <w:pPrChange w:id="1314" w:author="SYLZ" w:date="2026-03-27T10:39:00Z">
                <w:pPr>
                  <w:pStyle w:val="JCETabletext"/>
                  <w:spacing w:line="480" w:lineRule="auto"/>
                  <w:jc w:val="both"/>
                </w:pPr>
              </w:pPrChange>
            </w:pPr>
            <w:r w:rsidRPr="00ED2D36">
              <w:rPr>
                <w:rFonts w:ascii="Times New Roman" w:eastAsiaTheme="minorEastAsia" w:hAnsi="Times New Roman"/>
                <w:sz w:val="24"/>
                <w:lang w:eastAsia="zh-CN"/>
              </w:rPr>
              <w:t>NaOH</w:t>
            </w:r>
          </w:p>
        </w:tc>
        <w:tc>
          <w:tcPr>
            <w:tcW w:w="2045" w:type="dxa"/>
          </w:tcPr>
          <w:p w14:paraId="4DD93EDB"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315"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500 mg</w:t>
            </w:r>
          </w:p>
        </w:tc>
        <w:tc>
          <w:tcPr>
            <w:tcW w:w="1926" w:type="dxa"/>
          </w:tcPr>
          <w:p w14:paraId="224D23C3"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316"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250 mL</w:t>
            </w:r>
          </w:p>
        </w:tc>
        <w:tc>
          <w:tcPr>
            <w:tcW w:w="2008" w:type="dxa"/>
          </w:tcPr>
          <w:p w14:paraId="0461BF45" w14:textId="4398B0BC"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317"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0.1M</w:t>
            </w:r>
          </w:p>
        </w:tc>
      </w:tr>
      <w:tr w:rsidR="000B220A" w:rsidRPr="00ED2D36" w14:paraId="16A52EA9" w14:textId="77777777">
        <w:trPr>
          <w:trHeight w:val="198"/>
          <w:jc w:val="center"/>
        </w:trPr>
        <w:tc>
          <w:tcPr>
            <w:tcW w:w="2385" w:type="dxa"/>
          </w:tcPr>
          <w:p w14:paraId="7717DDB0" w14:textId="70539927" w:rsidR="000B220A" w:rsidRPr="00ED2D36" w:rsidRDefault="009B10D1">
            <w:pPr>
              <w:pStyle w:val="JCETabletext"/>
              <w:spacing w:line="360" w:lineRule="auto"/>
              <w:jc w:val="both"/>
              <w:rPr>
                <w:rFonts w:ascii="Times New Roman" w:hAnsi="Times New Roman"/>
                <w:sz w:val="24"/>
              </w:rPr>
              <w:pPrChange w:id="1318" w:author="SYLZ" w:date="2026-03-27T10:39:00Z">
                <w:pPr>
                  <w:pStyle w:val="JCETabletext"/>
                  <w:spacing w:line="480" w:lineRule="auto"/>
                  <w:jc w:val="both"/>
                </w:pPr>
              </w:pPrChange>
            </w:pPr>
            <w:r w:rsidRPr="00ED2D36">
              <w:rPr>
                <w:rFonts w:ascii="Times New Roman" w:hAnsi="Times New Roman"/>
                <w:rPrChange w:id="1319" w:author="Yibin Jiang" w:date="2026-03-27T13:33:00Z">
                  <w:rPr/>
                </w:rPrChange>
              </w:rPr>
              <w:fldChar w:fldCharType="begin"/>
            </w:r>
            <w:r w:rsidRPr="00ED2D36">
              <w:rPr>
                <w:rFonts w:ascii="Times New Roman" w:hAnsi="Times New Roman"/>
                <w:rPrChange w:id="1320" w:author="Yibin Jiang" w:date="2026-03-27T13:33:00Z">
                  <w:rPr/>
                </w:rPrChange>
              </w:rPr>
              <w:instrText>HYPERLINK "file:///C:\\Users\\ZSY\\AppData\\Local\\Programs\\baidu-translate-client\\resources\\app.asar\\app.html"</w:instrText>
            </w:r>
            <w:r w:rsidRPr="00490E17">
              <w:rPr>
                <w:rFonts w:ascii="Times New Roman" w:hAnsi="Times New Roman"/>
              </w:rPr>
            </w:r>
            <w:r w:rsidRPr="00ED2D36">
              <w:rPr>
                <w:rFonts w:ascii="Times New Roman" w:hAnsi="Times New Roman"/>
                <w:rPrChange w:id="1321" w:author="Yibin Jiang" w:date="2026-03-27T13:33:00Z">
                  <w:rPr>
                    <w:rFonts w:ascii="Times New Roman" w:eastAsiaTheme="minorEastAsia" w:hAnsi="Times New Roman"/>
                    <w:sz w:val="24"/>
                    <w:lang w:eastAsia="zh-CN"/>
                  </w:rPr>
                </w:rPrChange>
              </w:rPr>
              <w:fldChar w:fldCharType="separate"/>
            </w:r>
            <w:r w:rsidR="00155E69" w:rsidRPr="00ED2D36">
              <w:rPr>
                <w:rFonts w:ascii="Times New Roman" w:eastAsiaTheme="minorEastAsia" w:hAnsi="Times New Roman"/>
                <w:sz w:val="24"/>
                <w:lang w:eastAsia="zh-CN"/>
              </w:rPr>
              <w:t>nitric acid</w:t>
            </w:r>
            <w:r w:rsidRPr="00ED2D36">
              <w:rPr>
                <w:rFonts w:ascii="Times New Roman" w:eastAsiaTheme="minorEastAsia" w:hAnsi="Times New Roman"/>
                <w:sz w:val="24"/>
                <w:lang w:eastAsia="zh-CN"/>
              </w:rPr>
              <w:fldChar w:fldCharType="end"/>
            </w:r>
          </w:p>
        </w:tc>
        <w:tc>
          <w:tcPr>
            <w:tcW w:w="2045" w:type="dxa"/>
          </w:tcPr>
          <w:p w14:paraId="69A08FD0"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322"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1.58 mL</w:t>
            </w:r>
          </w:p>
        </w:tc>
        <w:tc>
          <w:tcPr>
            <w:tcW w:w="1926" w:type="dxa"/>
          </w:tcPr>
          <w:p w14:paraId="4FBA0789"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323"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250mL</w:t>
            </w:r>
          </w:p>
        </w:tc>
        <w:tc>
          <w:tcPr>
            <w:tcW w:w="2008" w:type="dxa"/>
          </w:tcPr>
          <w:p w14:paraId="2EBFFEF8" w14:textId="77777777" w:rsidR="000B220A" w:rsidRPr="00ED2D36" w:rsidRDefault="00155E69">
            <w:pPr>
              <w:pStyle w:val="JCETabletext"/>
              <w:spacing w:line="360" w:lineRule="auto"/>
              <w:jc w:val="both"/>
              <w:rPr>
                <w:rFonts w:ascii="Times New Roman" w:eastAsiaTheme="minorEastAsia" w:hAnsi="Times New Roman"/>
                <w:color w:val="000000"/>
                <w:sz w:val="24"/>
                <w:lang w:eastAsia="zh-CN"/>
              </w:rPr>
              <w:pPrChange w:id="1324" w:author="SYLZ" w:date="2026-03-27T10:39:00Z">
                <w:pPr>
                  <w:pStyle w:val="JCETabletext"/>
                  <w:spacing w:line="480" w:lineRule="auto"/>
                  <w:jc w:val="both"/>
                </w:pPr>
              </w:pPrChange>
            </w:pPr>
            <w:r w:rsidRPr="00ED2D36">
              <w:rPr>
                <w:rFonts w:ascii="Times New Roman" w:eastAsiaTheme="minorEastAsia" w:hAnsi="Times New Roman"/>
                <w:color w:val="000000"/>
                <w:sz w:val="24"/>
                <w:lang w:eastAsia="zh-CN"/>
              </w:rPr>
              <w:t xml:space="preserve">0.1M </w:t>
            </w:r>
          </w:p>
        </w:tc>
      </w:tr>
      <w:bookmarkEnd w:id="1302"/>
    </w:tbl>
    <w:tbl>
      <w:tblPr>
        <w:tblpPr w:leftFromText="180" w:rightFromText="180" w:vertAnchor="text" w:horzAnchor="margin" w:tblpY="289"/>
        <w:tblW w:w="8306" w:type="dxa"/>
        <w:tblLook w:val="04A0" w:firstRow="1" w:lastRow="0" w:firstColumn="1" w:lastColumn="0" w:noHBand="0" w:noVBand="1"/>
      </w:tblPr>
      <w:tblGrid>
        <w:gridCol w:w="1017"/>
        <w:gridCol w:w="975"/>
        <w:gridCol w:w="972"/>
        <w:gridCol w:w="1108"/>
        <w:gridCol w:w="890"/>
        <w:gridCol w:w="2409"/>
        <w:gridCol w:w="935"/>
      </w:tblGrid>
      <w:tr w:rsidR="00786B96" w:rsidRPr="00ED2D36" w14:paraId="499E731D" w14:textId="77777777" w:rsidTr="00A542C5">
        <w:trPr>
          <w:trHeight w:val="236"/>
        </w:trPr>
        <w:tc>
          <w:tcPr>
            <w:tcW w:w="8306" w:type="dxa"/>
            <w:gridSpan w:val="7"/>
            <w:tcBorders>
              <w:bottom w:val="single" w:sz="4" w:space="0" w:color="auto"/>
            </w:tcBorders>
          </w:tcPr>
          <w:p w14:paraId="44AB2E08" w14:textId="77777777" w:rsidR="003E3B6D" w:rsidRDefault="003E3B6D">
            <w:pPr>
              <w:pStyle w:val="JCETabletitle"/>
              <w:spacing w:line="360" w:lineRule="auto"/>
              <w:jc w:val="both"/>
              <w:rPr>
                <w:ins w:id="1325" w:author="SYLZ" w:date="2026-03-27T15:26:00Z"/>
                <w:rFonts w:ascii="Times New Roman" w:eastAsiaTheme="minorEastAsia" w:hAnsi="Times New Roman"/>
                <w:sz w:val="24"/>
                <w:lang w:eastAsia="zh-CN"/>
              </w:rPr>
            </w:pPr>
          </w:p>
          <w:p w14:paraId="79D3B39C" w14:textId="652E84D8" w:rsidR="00786B96" w:rsidRPr="00ED2D36" w:rsidRDefault="00786B96">
            <w:pPr>
              <w:pStyle w:val="JCETabletitle"/>
              <w:spacing w:line="360" w:lineRule="auto"/>
              <w:jc w:val="both"/>
              <w:rPr>
                <w:rFonts w:ascii="Times New Roman" w:hAnsi="Times New Roman"/>
                <w:sz w:val="24"/>
              </w:rPr>
              <w:pPrChange w:id="1326" w:author="SYLZ" w:date="2026-03-27T10:39:00Z">
                <w:pPr>
                  <w:pStyle w:val="JCETabletitle"/>
                  <w:framePr w:hSpace="180" w:wrap="around" w:vAnchor="text" w:hAnchor="margin" w:y="289"/>
                  <w:spacing w:line="480" w:lineRule="auto"/>
                  <w:jc w:val="both"/>
                </w:pPr>
              </w:pPrChange>
            </w:pPr>
            <w:r w:rsidRPr="00ED2D36">
              <w:rPr>
                <w:rFonts w:ascii="Times New Roman" w:hAnsi="Times New Roman"/>
                <w:sz w:val="24"/>
              </w:rPr>
              <w:t xml:space="preserve">Table </w:t>
            </w:r>
            <w:r w:rsidRPr="00ED2D36">
              <w:rPr>
                <w:rFonts w:ascii="Times New Roman" w:eastAsiaTheme="minorEastAsia" w:hAnsi="Times New Roman"/>
                <w:sz w:val="24"/>
                <w:lang w:eastAsia="zh-CN"/>
              </w:rPr>
              <w:t>S2</w:t>
            </w:r>
            <w:r w:rsidRPr="00ED2D36">
              <w:rPr>
                <w:rFonts w:ascii="Times New Roman" w:hAnsi="Times New Roman"/>
                <w:sz w:val="24"/>
              </w:rPr>
              <w:t xml:space="preserve"> </w:t>
            </w:r>
            <w:r w:rsidRPr="00ED2D36">
              <w:rPr>
                <w:rFonts w:ascii="Times New Roman" w:hAnsi="Times New Roman"/>
                <w:bCs/>
                <w:sz w:val="24"/>
              </w:rPr>
              <w:t>Solution Formulation</w:t>
            </w:r>
            <w:r w:rsidRPr="00ED2D36">
              <w:rPr>
                <w:rFonts w:ascii="Times New Roman" w:hAnsi="Times New Roman"/>
                <w:sz w:val="24"/>
              </w:rPr>
              <w:t xml:space="preserve"> </w:t>
            </w:r>
            <w:r w:rsidRPr="00ED2D36">
              <w:rPr>
                <w:rFonts w:ascii="Times New Roman" w:eastAsiaTheme="minorEastAsia" w:hAnsi="Times New Roman"/>
                <w:sz w:val="24"/>
                <w:lang w:eastAsia="zh-CN"/>
              </w:rPr>
              <w:t>of</w:t>
            </w:r>
            <w:r w:rsidRPr="00ED2D36">
              <w:rPr>
                <w:rFonts w:ascii="Times New Roman" w:hAnsi="Times New Roman"/>
                <w:sz w:val="24"/>
              </w:rPr>
              <w:t xml:space="preserve"> Experiment</w:t>
            </w:r>
            <w:r w:rsidR="00F71526" w:rsidRPr="00ED2D36">
              <w:rPr>
                <w:rFonts w:ascii="Times New Roman" w:eastAsiaTheme="minorEastAsia" w:hAnsi="Times New Roman"/>
                <w:sz w:val="24"/>
                <w:lang w:eastAsia="zh-CN"/>
              </w:rPr>
              <w:t xml:space="preserve"> 4</w:t>
            </w:r>
          </w:p>
        </w:tc>
      </w:tr>
      <w:tr w:rsidR="00786B96" w:rsidRPr="00ED2D36" w14:paraId="2AE4CC49" w14:textId="77777777" w:rsidTr="00A542C5">
        <w:trPr>
          <w:trHeight w:val="236"/>
        </w:trPr>
        <w:tc>
          <w:tcPr>
            <w:tcW w:w="10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B2FAB9"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27"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Solution ID</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496739" w14:textId="77777777" w:rsidR="00786B96" w:rsidRPr="00ED2D36" w:rsidRDefault="00786B96">
            <w:pPr>
              <w:pStyle w:val="JCETabletext"/>
              <w:spacing w:line="360" w:lineRule="auto"/>
              <w:jc w:val="both"/>
              <w:rPr>
                <w:rFonts w:ascii="Times New Roman" w:eastAsiaTheme="minorEastAsia" w:hAnsi="Times New Roman"/>
                <w:i/>
                <w:sz w:val="24"/>
                <w:vertAlign w:val="subscript"/>
                <w:lang w:eastAsia="zh-CN"/>
              </w:rPr>
              <w:pPrChange w:id="1328" w:author="SYLZ" w:date="2026-03-27T10:39:00Z">
                <w:pPr>
                  <w:pStyle w:val="JCETabletext"/>
                  <w:framePr w:hSpace="180" w:wrap="around" w:vAnchor="text" w:hAnchor="margin" w:y="289"/>
                  <w:spacing w:line="480" w:lineRule="auto"/>
                  <w:jc w:val="both"/>
                </w:pPr>
              </w:pPrChange>
            </w:pPr>
            <w:proofErr w:type="spellStart"/>
            <w:r w:rsidRPr="00ED2D36">
              <w:rPr>
                <w:rFonts w:ascii="Times New Roman" w:eastAsiaTheme="minorEastAsia" w:hAnsi="Times New Roman"/>
                <w:i/>
                <w:sz w:val="24"/>
                <w:lang w:eastAsia="zh-CN"/>
              </w:rPr>
              <w:t>V</w:t>
            </w:r>
            <w:r w:rsidRPr="00ED2D36">
              <w:rPr>
                <w:rFonts w:ascii="Times New Roman" w:eastAsiaTheme="minorEastAsia" w:hAnsi="Times New Roman"/>
                <w:i/>
                <w:sz w:val="24"/>
                <w:vertAlign w:val="subscript"/>
                <w:lang w:eastAsia="zh-CN"/>
              </w:rPr>
              <w:t>Cu</w:t>
            </w:r>
            <w:proofErr w:type="spellEnd"/>
          </w:p>
          <w:p w14:paraId="0209AB49"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29"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(mL)</w:t>
            </w:r>
          </w:p>
        </w:tc>
        <w:tc>
          <w:tcPr>
            <w:tcW w:w="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FCBE20" w14:textId="77777777" w:rsidR="00786B96" w:rsidRPr="00ED2D36" w:rsidRDefault="00786B96">
            <w:pPr>
              <w:pStyle w:val="JCETabletext"/>
              <w:spacing w:line="360" w:lineRule="auto"/>
              <w:jc w:val="both"/>
              <w:rPr>
                <w:rFonts w:ascii="Times New Roman" w:eastAsiaTheme="minorEastAsia" w:hAnsi="Times New Roman"/>
                <w:i/>
                <w:sz w:val="24"/>
                <w:vertAlign w:val="subscript"/>
                <w:lang w:eastAsia="zh-CN"/>
              </w:rPr>
              <w:pPrChange w:id="1330" w:author="SYLZ" w:date="2026-03-27T10:39:00Z">
                <w:pPr>
                  <w:pStyle w:val="JCETabletext"/>
                  <w:framePr w:hSpace="180" w:wrap="around" w:vAnchor="text" w:hAnchor="margin" w:y="289"/>
                  <w:spacing w:line="480" w:lineRule="auto"/>
                  <w:jc w:val="both"/>
                </w:pPr>
              </w:pPrChange>
            </w:pPr>
            <w:proofErr w:type="spellStart"/>
            <w:r w:rsidRPr="00ED2D36">
              <w:rPr>
                <w:rFonts w:ascii="Times New Roman" w:eastAsiaTheme="minorEastAsia" w:hAnsi="Times New Roman"/>
                <w:i/>
                <w:sz w:val="24"/>
                <w:lang w:eastAsia="zh-CN"/>
              </w:rPr>
              <w:t>C</w:t>
            </w:r>
            <w:r w:rsidRPr="00ED2D36">
              <w:rPr>
                <w:rFonts w:ascii="Times New Roman" w:eastAsiaTheme="minorEastAsia" w:hAnsi="Times New Roman"/>
                <w:i/>
                <w:sz w:val="24"/>
                <w:vertAlign w:val="subscript"/>
                <w:lang w:eastAsia="zh-CN"/>
              </w:rPr>
              <w:t>cu</w:t>
            </w:r>
            <w:proofErr w:type="spellEnd"/>
          </w:p>
          <w:p w14:paraId="4616AAB8" w14:textId="77777777" w:rsidR="00786B96" w:rsidRPr="00ED2D36" w:rsidRDefault="00786B96">
            <w:pPr>
              <w:pStyle w:val="JCETabletext"/>
              <w:spacing w:line="360" w:lineRule="auto"/>
              <w:jc w:val="both"/>
              <w:rPr>
                <w:rFonts w:ascii="Times New Roman" w:eastAsiaTheme="minorEastAsia" w:hAnsi="Times New Roman"/>
                <w:i/>
                <w:sz w:val="24"/>
                <w:vertAlign w:val="subscript"/>
                <w:lang w:eastAsia="zh-CN"/>
              </w:rPr>
              <w:pPrChange w:id="1331"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(mM)</w:t>
            </w:r>
          </w:p>
        </w:tc>
        <w:tc>
          <w:tcPr>
            <w:tcW w:w="11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A01E32" w14:textId="77777777" w:rsidR="00786B96" w:rsidRPr="00ED2D36" w:rsidRDefault="00786B96">
            <w:pPr>
              <w:pStyle w:val="JCETabletext"/>
              <w:spacing w:line="360" w:lineRule="auto"/>
              <w:jc w:val="both"/>
              <w:rPr>
                <w:rFonts w:ascii="Times New Roman" w:eastAsiaTheme="minorEastAsia" w:hAnsi="Times New Roman"/>
                <w:i/>
                <w:sz w:val="24"/>
                <w:vertAlign w:val="subscript"/>
                <w:lang w:eastAsia="zh-CN"/>
              </w:rPr>
              <w:pPrChange w:id="1332"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V</w:t>
            </w:r>
            <w:r w:rsidRPr="00ED2D36">
              <w:rPr>
                <w:rFonts w:ascii="Times New Roman" w:eastAsiaTheme="minorEastAsia" w:hAnsi="Times New Roman"/>
                <w:i/>
                <w:sz w:val="24"/>
                <w:vertAlign w:val="subscript"/>
                <w:lang w:eastAsia="zh-CN"/>
              </w:rPr>
              <w:t>SSA</w:t>
            </w:r>
          </w:p>
          <w:p w14:paraId="0FB35DB3" w14:textId="77777777" w:rsidR="00786B96" w:rsidRPr="00ED2D36" w:rsidRDefault="00786B96">
            <w:pPr>
              <w:pStyle w:val="JCETabletext"/>
              <w:spacing w:line="360" w:lineRule="auto"/>
              <w:jc w:val="both"/>
              <w:rPr>
                <w:rFonts w:ascii="Times New Roman" w:eastAsiaTheme="minorEastAsia" w:hAnsi="Times New Roman"/>
                <w:i/>
                <w:sz w:val="24"/>
                <w:lang w:eastAsia="zh-CN"/>
              </w:rPr>
              <w:pPrChange w:id="1333"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(mL)</w:t>
            </w:r>
          </w:p>
        </w:tc>
        <w:tc>
          <w:tcPr>
            <w:tcW w:w="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1E677A" w14:textId="77777777" w:rsidR="00786B96" w:rsidRPr="009B10D1" w:rsidRDefault="00786B96">
            <w:pPr>
              <w:pStyle w:val="JCETabletext"/>
              <w:spacing w:line="360" w:lineRule="auto"/>
              <w:jc w:val="both"/>
              <w:rPr>
                <w:rFonts w:ascii="Times New Roman" w:eastAsiaTheme="minorEastAsia" w:hAnsi="Times New Roman"/>
                <w:i/>
                <w:sz w:val="24"/>
                <w:vertAlign w:val="subscript"/>
                <w:lang w:eastAsia="zh-CN"/>
              </w:rPr>
              <w:pPrChange w:id="1334" w:author="SYLZ" w:date="2026-03-27T10:39:00Z">
                <w:pPr>
                  <w:pStyle w:val="JCETabletext"/>
                  <w:framePr w:hSpace="180" w:wrap="around" w:vAnchor="text" w:hAnchor="margin" w:y="289"/>
                  <w:spacing w:line="480" w:lineRule="auto"/>
                  <w:jc w:val="both"/>
                </w:pPr>
              </w:pPrChange>
            </w:pPr>
            <w:r w:rsidRPr="009B10D1">
              <w:rPr>
                <w:rFonts w:ascii="Times New Roman" w:eastAsiaTheme="minorEastAsia" w:hAnsi="Times New Roman"/>
                <w:i/>
                <w:sz w:val="24"/>
                <w:lang w:eastAsia="zh-CN"/>
              </w:rPr>
              <w:t>C</w:t>
            </w:r>
            <w:r w:rsidRPr="009B10D1">
              <w:rPr>
                <w:rFonts w:ascii="Times New Roman" w:eastAsiaTheme="minorEastAsia" w:hAnsi="Times New Roman"/>
                <w:i/>
                <w:sz w:val="24"/>
                <w:vertAlign w:val="subscript"/>
                <w:lang w:eastAsia="zh-CN"/>
              </w:rPr>
              <w:t>SSA</w:t>
            </w:r>
          </w:p>
          <w:p w14:paraId="7C74B026" w14:textId="77777777" w:rsidR="00786B96" w:rsidRPr="009B10D1" w:rsidRDefault="00786B96">
            <w:pPr>
              <w:pStyle w:val="JCETabletext"/>
              <w:spacing w:line="360" w:lineRule="auto"/>
              <w:jc w:val="both"/>
              <w:rPr>
                <w:rFonts w:ascii="Times New Roman" w:eastAsiaTheme="minorEastAsia" w:hAnsi="Times New Roman"/>
                <w:i/>
                <w:sz w:val="24"/>
                <w:lang w:eastAsia="zh-CN"/>
              </w:rPr>
              <w:pPrChange w:id="1335" w:author="SYLZ" w:date="2026-03-27T10:39:00Z">
                <w:pPr>
                  <w:pStyle w:val="JCETabletext"/>
                  <w:framePr w:hSpace="180" w:wrap="around" w:vAnchor="text" w:hAnchor="margin" w:y="289"/>
                  <w:spacing w:line="480" w:lineRule="auto"/>
                  <w:jc w:val="both"/>
                </w:pPr>
              </w:pPrChange>
            </w:pPr>
            <w:r w:rsidRPr="009B10D1">
              <w:rPr>
                <w:rFonts w:ascii="Times New Roman" w:eastAsiaTheme="minorEastAsia" w:hAnsi="Times New Roman"/>
                <w:i/>
                <w:sz w:val="24"/>
                <w:lang w:eastAsia="zh-CN"/>
              </w:rPr>
              <w:t>(mM)</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9E91D2" w14:textId="3B82416E" w:rsidR="00786B96" w:rsidRPr="009B10D1" w:rsidRDefault="00786B96">
            <w:pPr>
              <w:pStyle w:val="JCETabletext"/>
              <w:spacing w:line="360" w:lineRule="auto"/>
              <w:jc w:val="center"/>
              <w:rPr>
                <w:rFonts w:ascii="Times New Roman" w:eastAsiaTheme="minorEastAsia" w:hAnsi="Times New Roman"/>
                <w:i/>
                <w:sz w:val="24"/>
                <w:lang w:eastAsia="zh-CN"/>
              </w:rPr>
              <w:pPrChange w:id="1336" w:author="SYLZ" w:date="2026-03-27T10:39:00Z">
                <w:pPr>
                  <w:pStyle w:val="JCETabletext"/>
                  <w:framePr w:hSpace="180" w:wrap="around" w:vAnchor="text" w:hAnchor="margin" w:y="289"/>
                  <w:spacing w:line="480" w:lineRule="auto"/>
                  <w:jc w:val="center"/>
                </w:pPr>
              </w:pPrChange>
            </w:pPr>
            <w:r w:rsidRPr="009B10D1">
              <w:rPr>
                <w:rFonts w:ascii="Times New Roman" w:eastAsiaTheme="minorEastAsia" w:hAnsi="Times New Roman"/>
                <w:i/>
                <w:sz w:val="24"/>
                <w:rPrChange w:id="1337" w:author="SYLZ" w:date="2026-03-27T15:56:00Z">
                  <w:rPr>
                    <w:rFonts w:ascii="Times New Roman" w:eastAsiaTheme="minorEastAsia" w:hAnsi="Times New Roman"/>
                    <w:i/>
                    <w:sz w:val="24"/>
                    <w:highlight w:val="yellow"/>
                  </w:rPr>
                </w:rPrChange>
              </w:rPr>
              <w:t>(V</w:t>
            </w:r>
            <w:r w:rsidRPr="009B10D1">
              <w:rPr>
                <w:rFonts w:ascii="Times New Roman" w:eastAsiaTheme="minorEastAsia" w:hAnsi="Times New Roman"/>
                <w:i/>
                <w:sz w:val="24"/>
                <w:vertAlign w:val="subscript"/>
                <w:rPrChange w:id="1338" w:author="SYLZ" w:date="2026-03-27T15:56:00Z">
                  <w:rPr>
                    <w:rFonts w:ascii="Times New Roman" w:eastAsiaTheme="minorEastAsia" w:hAnsi="Times New Roman"/>
                    <w:i/>
                    <w:sz w:val="24"/>
                    <w:highlight w:val="yellow"/>
                    <w:vertAlign w:val="subscript"/>
                  </w:rPr>
                </w:rPrChange>
              </w:rPr>
              <w:t>SSA</w:t>
            </w:r>
            <w:r w:rsidRPr="009B10D1">
              <w:rPr>
                <w:rFonts w:ascii="Times New Roman" w:eastAsiaTheme="minorEastAsia" w:hAnsi="Times New Roman"/>
                <w:i/>
                <w:sz w:val="24"/>
                <w:rPrChange w:id="1339" w:author="SYLZ" w:date="2026-03-27T15:56:00Z">
                  <w:rPr>
                    <w:rFonts w:ascii="Times New Roman" w:eastAsiaTheme="minorEastAsia" w:hAnsi="Times New Roman"/>
                    <w:i/>
                    <w:sz w:val="24"/>
                    <w:highlight w:val="yellow"/>
                  </w:rPr>
                </w:rPrChange>
              </w:rPr>
              <w:t>)</w:t>
            </w:r>
            <w:proofErr w:type="gramStart"/>
            <w:r w:rsidRPr="009B10D1">
              <w:rPr>
                <w:rFonts w:ascii="Times New Roman" w:eastAsiaTheme="minorEastAsia" w:hAnsi="Times New Roman"/>
                <w:i/>
                <w:sz w:val="24"/>
                <w:rPrChange w:id="1340" w:author="SYLZ" w:date="2026-03-27T15:56:00Z">
                  <w:rPr>
                    <w:rFonts w:ascii="Times New Roman" w:eastAsiaTheme="minorEastAsia" w:hAnsi="Times New Roman"/>
                    <w:i/>
                    <w:sz w:val="24"/>
                    <w:highlight w:val="yellow"/>
                  </w:rPr>
                </w:rPrChange>
              </w:rPr>
              <w:t xml:space="preserve">/( </w:t>
            </w:r>
            <w:proofErr w:type="spellStart"/>
            <w:r w:rsidRPr="009B10D1">
              <w:rPr>
                <w:rFonts w:ascii="Times New Roman" w:eastAsiaTheme="minorEastAsia" w:hAnsi="Times New Roman"/>
                <w:i/>
                <w:sz w:val="24"/>
                <w:rPrChange w:id="1341" w:author="SYLZ" w:date="2026-03-27T15:56:00Z">
                  <w:rPr>
                    <w:rFonts w:ascii="Times New Roman" w:eastAsiaTheme="minorEastAsia" w:hAnsi="Times New Roman"/>
                    <w:i/>
                    <w:sz w:val="24"/>
                    <w:highlight w:val="yellow"/>
                  </w:rPr>
                </w:rPrChange>
              </w:rPr>
              <w:t>V</w:t>
            </w:r>
            <w:r w:rsidRPr="009B10D1">
              <w:rPr>
                <w:rFonts w:ascii="Times New Roman" w:eastAsiaTheme="minorEastAsia" w:hAnsi="Times New Roman"/>
                <w:i/>
                <w:sz w:val="24"/>
                <w:vertAlign w:val="subscript"/>
                <w:rPrChange w:id="1342" w:author="SYLZ" w:date="2026-03-27T15:56:00Z">
                  <w:rPr>
                    <w:rFonts w:ascii="Times New Roman" w:eastAsiaTheme="minorEastAsia" w:hAnsi="Times New Roman"/>
                    <w:i/>
                    <w:sz w:val="24"/>
                    <w:highlight w:val="yellow"/>
                    <w:vertAlign w:val="subscript"/>
                  </w:rPr>
                </w:rPrChange>
              </w:rPr>
              <w:t>Cu</w:t>
            </w:r>
            <w:proofErr w:type="spellEnd"/>
            <w:proofErr w:type="gramEnd"/>
            <w:r w:rsidRPr="009B10D1">
              <w:rPr>
                <w:rFonts w:ascii="Times New Roman" w:eastAsiaTheme="minorEastAsia" w:hAnsi="Times New Roman"/>
                <w:i/>
                <w:sz w:val="24"/>
                <w:rPrChange w:id="1343" w:author="SYLZ" w:date="2026-03-27T15:56:00Z">
                  <w:rPr>
                    <w:rFonts w:ascii="Times New Roman" w:eastAsiaTheme="minorEastAsia" w:hAnsi="Times New Roman"/>
                    <w:i/>
                    <w:sz w:val="24"/>
                    <w:highlight w:val="yellow"/>
                  </w:rPr>
                </w:rPrChange>
              </w:rPr>
              <w:t>+ V</w:t>
            </w:r>
            <w:r w:rsidRPr="009B10D1">
              <w:rPr>
                <w:rFonts w:ascii="Times New Roman" w:eastAsiaTheme="minorEastAsia" w:hAnsi="Times New Roman"/>
                <w:i/>
                <w:sz w:val="24"/>
                <w:vertAlign w:val="subscript"/>
                <w:rPrChange w:id="1344" w:author="SYLZ" w:date="2026-03-27T15:56:00Z">
                  <w:rPr>
                    <w:rFonts w:ascii="Times New Roman" w:eastAsiaTheme="minorEastAsia" w:hAnsi="Times New Roman"/>
                    <w:i/>
                    <w:sz w:val="24"/>
                    <w:highlight w:val="yellow"/>
                    <w:vertAlign w:val="subscript"/>
                  </w:rPr>
                </w:rPrChange>
              </w:rPr>
              <w:t>SSA</w:t>
            </w:r>
            <w:r w:rsidRPr="009B10D1">
              <w:rPr>
                <w:rFonts w:ascii="Times New Roman" w:eastAsiaTheme="minorEastAsia" w:hAnsi="Times New Roman"/>
                <w:i/>
                <w:sz w:val="24"/>
                <w:rPrChange w:id="1345" w:author="SYLZ" w:date="2026-03-27T15:56:00Z">
                  <w:rPr>
                    <w:rFonts w:ascii="Times New Roman" w:eastAsiaTheme="minorEastAsia" w:hAnsi="Times New Roman"/>
                    <w:i/>
                    <w:sz w:val="24"/>
                    <w:highlight w:val="yellow"/>
                  </w:rPr>
                </w:rPrChange>
              </w:rPr>
              <w:t>)</w:t>
            </w:r>
          </w:p>
        </w:tc>
        <w:tc>
          <w:tcPr>
            <w:tcW w:w="9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4D07BE" w14:textId="0F14F61A" w:rsidR="00786B96" w:rsidRPr="00ED2D36" w:rsidRDefault="00786B96">
            <w:pPr>
              <w:pStyle w:val="JCETabletext"/>
              <w:spacing w:line="360" w:lineRule="auto"/>
              <w:jc w:val="both"/>
              <w:rPr>
                <w:rFonts w:ascii="Times New Roman" w:eastAsiaTheme="minorEastAsia" w:hAnsi="Times New Roman"/>
                <w:i/>
                <w:sz w:val="24"/>
                <w:lang w:eastAsia="zh-CN"/>
              </w:rPr>
              <w:pPrChange w:id="1346" w:author="SYLZ" w:date="2026-03-27T10:39:00Z">
                <w:pPr>
                  <w:pStyle w:val="JCETabletext"/>
                  <w:framePr w:hSpace="180" w:wrap="around" w:vAnchor="text" w:hAnchor="margin" w:y="289"/>
                  <w:spacing w:line="480" w:lineRule="auto"/>
                  <w:jc w:val="both"/>
                </w:pPr>
              </w:pPrChange>
            </w:pPr>
            <w:proofErr w:type="spellStart"/>
            <w:r w:rsidRPr="00ED2D36">
              <w:rPr>
                <w:rFonts w:ascii="Times New Roman" w:eastAsiaTheme="minorEastAsia" w:hAnsi="Times New Roman"/>
                <w:i/>
                <w:sz w:val="24"/>
                <w:lang w:eastAsia="zh-CN"/>
              </w:rPr>
              <w:t>V</w:t>
            </w:r>
            <w:r w:rsidR="00E77E0D" w:rsidRPr="00ED2D36">
              <w:rPr>
                <w:rFonts w:ascii="Times New Roman" w:eastAsiaTheme="minorEastAsia" w:hAnsi="Times New Roman"/>
                <w:i/>
                <w:sz w:val="24"/>
                <w:vertAlign w:val="subscript"/>
                <w:lang w:eastAsia="zh-CN"/>
              </w:rPr>
              <w:t>total</w:t>
            </w:r>
            <w:proofErr w:type="spellEnd"/>
          </w:p>
          <w:p w14:paraId="3E2EF7CA" w14:textId="77777777" w:rsidR="00786B96" w:rsidRPr="00ED2D36" w:rsidRDefault="00786B96">
            <w:pPr>
              <w:pStyle w:val="JCETabletext"/>
              <w:spacing w:line="360" w:lineRule="auto"/>
              <w:jc w:val="both"/>
              <w:rPr>
                <w:rFonts w:ascii="Times New Roman" w:eastAsiaTheme="minorEastAsia" w:hAnsi="Times New Roman"/>
                <w:i/>
                <w:sz w:val="24"/>
                <w:lang w:eastAsia="zh-CN"/>
              </w:rPr>
              <w:pPrChange w:id="1347"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i/>
                <w:sz w:val="24"/>
                <w:lang w:eastAsia="zh-CN"/>
              </w:rPr>
              <w:t>(mL)</w:t>
            </w:r>
          </w:p>
        </w:tc>
      </w:tr>
      <w:tr w:rsidR="00786B96" w:rsidRPr="00ED2D36" w14:paraId="116A23E1" w14:textId="77777777" w:rsidTr="00A542C5">
        <w:trPr>
          <w:trHeight w:val="171"/>
        </w:trPr>
        <w:tc>
          <w:tcPr>
            <w:tcW w:w="1017" w:type="dxa"/>
            <w:tcBorders>
              <w:top w:val="single" w:sz="4" w:space="0" w:color="auto"/>
              <w:left w:val="single" w:sz="4" w:space="0" w:color="auto"/>
              <w:bottom w:val="single" w:sz="4" w:space="0" w:color="auto"/>
              <w:right w:val="single" w:sz="4" w:space="0" w:color="auto"/>
            </w:tcBorders>
            <w:vAlign w:val="center"/>
          </w:tcPr>
          <w:p w14:paraId="267DE66F"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48" w:author="SYLZ" w:date="2026-03-27T10:39:00Z">
                <w:pPr>
                  <w:pStyle w:val="JCETabletext"/>
                  <w:framePr w:hSpace="180" w:wrap="around" w:vAnchor="text" w:hAnchor="margin" w:y="289"/>
                  <w:spacing w:line="480" w:lineRule="auto"/>
                  <w:jc w:val="both"/>
                </w:pPr>
              </w:pPrChange>
            </w:pPr>
            <w:r w:rsidRPr="00ED2D36">
              <w:rPr>
                <w:rFonts w:ascii="Times New Roman" w:hAnsi="Times New Roman"/>
                <w:color w:val="000000" w:themeColor="text1"/>
                <w:sz w:val="24"/>
              </w:rPr>
              <w:t>1</w:t>
            </w:r>
          </w:p>
        </w:tc>
        <w:tc>
          <w:tcPr>
            <w:tcW w:w="975" w:type="dxa"/>
            <w:tcBorders>
              <w:top w:val="single" w:sz="4" w:space="0" w:color="auto"/>
              <w:left w:val="single" w:sz="4" w:space="0" w:color="auto"/>
              <w:bottom w:val="single" w:sz="4" w:space="0" w:color="auto"/>
              <w:right w:val="single" w:sz="4" w:space="0" w:color="auto"/>
            </w:tcBorders>
            <w:vAlign w:val="center"/>
          </w:tcPr>
          <w:p w14:paraId="46FE08F7"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4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10.10</w:t>
            </w:r>
          </w:p>
        </w:tc>
        <w:tc>
          <w:tcPr>
            <w:tcW w:w="972" w:type="dxa"/>
            <w:tcBorders>
              <w:top w:val="single" w:sz="4" w:space="0" w:color="auto"/>
              <w:left w:val="single" w:sz="4" w:space="0" w:color="auto"/>
              <w:bottom w:val="single" w:sz="4" w:space="0" w:color="auto"/>
              <w:right w:val="single" w:sz="4" w:space="0" w:color="auto"/>
            </w:tcBorders>
            <w:vAlign w:val="center"/>
          </w:tcPr>
          <w:p w14:paraId="1AAAC100"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5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9.90</w:t>
            </w:r>
          </w:p>
        </w:tc>
        <w:tc>
          <w:tcPr>
            <w:tcW w:w="1108" w:type="dxa"/>
            <w:tcBorders>
              <w:top w:val="single" w:sz="4" w:space="0" w:color="auto"/>
              <w:left w:val="single" w:sz="4" w:space="0" w:color="auto"/>
              <w:bottom w:val="single" w:sz="4" w:space="0" w:color="auto"/>
              <w:right w:val="single" w:sz="4" w:space="0" w:color="auto"/>
            </w:tcBorders>
            <w:vAlign w:val="center"/>
          </w:tcPr>
          <w:p w14:paraId="23BAEB9A"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5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0.92</w:t>
            </w:r>
          </w:p>
        </w:tc>
        <w:tc>
          <w:tcPr>
            <w:tcW w:w="890" w:type="dxa"/>
            <w:tcBorders>
              <w:top w:val="single" w:sz="4" w:space="0" w:color="auto"/>
              <w:left w:val="single" w:sz="4" w:space="0" w:color="auto"/>
              <w:bottom w:val="single" w:sz="4" w:space="0" w:color="auto"/>
              <w:right w:val="single" w:sz="4" w:space="0" w:color="auto"/>
            </w:tcBorders>
            <w:vAlign w:val="center"/>
          </w:tcPr>
          <w:p w14:paraId="54ED3B2D"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5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0.90</w:t>
            </w:r>
          </w:p>
        </w:tc>
        <w:tc>
          <w:tcPr>
            <w:tcW w:w="2409" w:type="dxa"/>
            <w:tcBorders>
              <w:top w:val="single" w:sz="4" w:space="0" w:color="auto"/>
              <w:left w:val="single" w:sz="4" w:space="0" w:color="auto"/>
              <w:bottom w:val="single" w:sz="4" w:space="0" w:color="auto"/>
              <w:right w:val="single" w:sz="4" w:space="0" w:color="auto"/>
            </w:tcBorders>
            <w:vAlign w:val="center"/>
          </w:tcPr>
          <w:p w14:paraId="2C040B16"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5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0.08</w:t>
            </w:r>
          </w:p>
        </w:tc>
        <w:tc>
          <w:tcPr>
            <w:tcW w:w="935" w:type="dxa"/>
            <w:tcBorders>
              <w:top w:val="single" w:sz="4" w:space="0" w:color="auto"/>
              <w:left w:val="single" w:sz="4" w:space="0" w:color="auto"/>
              <w:bottom w:val="single" w:sz="4" w:space="0" w:color="auto"/>
              <w:right w:val="single" w:sz="4" w:space="0" w:color="auto"/>
            </w:tcBorders>
            <w:vAlign w:val="center"/>
          </w:tcPr>
          <w:p w14:paraId="322A076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54"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480AE1D8"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2FEF2A15" w14:textId="77777777" w:rsidR="00786B96" w:rsidRPr="00ED2D36" w:rsidRDefault="00786B96">
            <w:pPr>
              <w:pStyle w:val="JCETabletext"/>
              <w:spacing w:line="360" w:lineRule="auto"/>
              <w:jc w:val="both"/>
              <w:rPr>
                <w:rFonts w:ascii="Times New Roman" w:eastAsiaTheme="minorEastAsia" w:hAnsi="Times New Roman"/>
                <w:bCs/>
                <w:sz w:val="24"/>
                <w:lang w:eastAsia="zh-CN"/>
              </w:rPr>
              <w:pPrChange w:id="1355" w:author="SYLZ" w:date="2026-03-27T10:39:00Z">
                <w:pPr>
                  <w:pStyle w:val="JCETabletext"/>
                  <w:framePr w:hSpace="180" w:wrap="around" w:vAnchor="text" w:hAnchor="margin" w:y="289"/>
                  <w:spacing w:line="480" w:lineRule="auto"/>
                  <w:jc w:val="both"/>
                </w:pPr>
              </w:pPrChange>
            </w:pPr>
            <w:r w:rsidRPr="00ED2D36">
              <w:rPr>
                <w:rFonts w:ascii="Times New Roman" w:hAnsi="Times New Roman"/>
                <w:color w:val="000000" w:themeColor="text1"/>
                <w:sz w:val="24"/>
              </w:rPr>
              <w:t>2</w:t>
            </w:r>
          </w:p>
        </w:tc>
        <w:tc>
          <w:tcPr>
            <w:tcW w:w="975" w:type="dxa"/>
            <w:tcBorders>
              <w:top w:val="single" w:sz="4" w:space="0" w:color="auto"/>
              <w:left w:val="single" w:sz="4" w:space="0" w:color="auto"/>
              <w:bottom w:val="single" w:sz="4" w:space="0" w:color="auto"/>
              <w:right w:val="single" w:sz="4" w:space="0" w:color="auto"/>
            </w:tcBorders>
            <w:vAlign w:val="center"/>
          </w:tcPr>
          <w:p w14:paraId="052E3C14"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5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9.18</w:t>
            </w:r>
          </w:p>
        </w:tc>
        <w:tc>
          <w:tcPr>
            <w:tcW w:w="972" w:type="dxa"/>
            <w:tcBorders>
              <w:top w:val="single" w:sz="4" w:space="0" w:color="auto"/>
              <w:left w:val="single" w:sz="4" w:space="0" w:color="auto"/>
              <w:bottom w:val="single" w:sz="4" w:space="0" w:color="auto"/>
              <w:right w:val="single" w:sz="4" w:space="0" w:color="auto"/>
            </w:tcBorders>
            <w:vAlign w:val="center"/>
          </w:tcPr>
          <w:p w14:paraId="59C37393"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57"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9.00</w:t>
            </w:r>
          </w:p>
        </w:tc>
        <w:tc>
          <w:tcPr>
            <w:tcW w:w="1108" w:type="dxa"/>
            <w:tcBorders>
              <w:top w:val="single" w:sz="4" w:space="0" w:color="auto"/>
              <w:left w:val="single" w:sz="4" w:space="0" w:color="auto"/>
              <w:bottom w:val="single" w:sz="4" w:space="0" w:color="auto"/>
              <w:right w:val="single" w:sz="4" w:space="0" w:color="auto"/>
            </w:tcBorders>
            <w:vAlign w:val="center"/>
          </w:tcPr>
          <w:p w14:paraId="3A35C3F7" w14:textId="77777777" w:rsidR="00786B96" w:rsidRPr="00ED2D36" w:rsidRDefault="00786B96">
            <w:pPr>
              <w:pStyle w:val="JCETabletext"/>
              <w:spacing w:line="360" w:lineRule="auto"/>
              <w:jc w:val="both"/>
              <w:rPr>
                <w:rFonts w:ascii="Times New Roman" w:hAnsi="Times New Roman"/>
                <w:color w:val="000000"/>
                <w:sz w:val="24"/>
              </w:rPr>
              <w:pPrChange w:id="135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1.84</w:t>
            </w:r>
          </w:p>
        </w:tc>
        <w:tc>
          <w:tcPr>
            <w:tcW w:w="890" w:type="dxa"/>
            <w:tcBorders>
              <w:top w:val="single" w:sz="4" w:space="0" w:color="auto"/>
              <w:left w:val="single" w:sz="4" w:space="0" w:color="auto"/>
              <w:bottom w:val="single" w:sz="4" w:space="0" w:color="auto"/>
              <w:right w:val="single" w:sz="4" w:space="0" w:color="auto"/>
            </w:tcBorders>
            <w:vAlign w:val="center"/>
          </w:tcPr>
          <w:p w14:paraId="3BABB45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5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1.80</w:t>
            </w:r>
          </w:p>
        </w:tc>
        <w:tc>
          <w:tcPr>
            <w:tcW w:w="2409" w:type="dxa"/>
            <w:tcBorders>
              <w:top w:val="single" w:sz="4" w:space="0" w:color="auto"/>
              <w:left w:val="single" w:sz="4" w:space="0" w:color="auto"/>
              <w:bottom w:val="single" w:sz="4" w:space="0" w:color="auto"/>
              <w:right w:val="single" w:sz="4" w:space="0" w:color="auto"/>
            </w:tcBorders>
            <w:vAlign w:val="center"/>
          </w:tcPr>
          <w:p w14:paraId="45327719"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6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0.17</w:t>
            </w:r>
          </w:p>
        </w:tc>
        <w:tc>
          <w:tcPr>
            <w:tcW w:w="935" w:type="dxa"/>
            <w:tcBorders>
              <w:top w:val="single" w:sz="4" w:space="0" w:color="auto"/>
              <w:left w:val="single" w:sz="4" w:space="0" w:color="auto"/>
              <w:bottom w:val="single" w:sz="4" w:space="0" w:color="auto"/>
              <w:right w:val="single" w:sz="4" w:space="0" w:color="auto"/>
            </w:tcBorders>
            <w:vAlign w:val="center"/>
          </w:tcPr>
          <w:p w14:paraId="3C0FDFD6"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6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4554FA00"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6486F1C9"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62" w:author="SYLZ" w:date="2026-03-27T10:39:00Z">
                <w:pPr>
                  <w:pStyle w:val="JCETabletext"/>
                  <w:framePr w:hSpace="180" w:wrap="around" w:vAnchor="text" w:hAnchor="margin" w:y="289"/>
                  <w:spacing w:line="480" w:lineRule="auto"/>
                  <w:jc w:val="both"/>
                </w:pPr>
              </w:pPrChange>
            </w:pPr>
            <w:r w:rsidRPr="00ED2D36">
              <w:rPr>
                <w:rFonts w:ascii="Times New Roman" w:hAnsi="Times New Roman"/>
                <w:color w:val="000000" w:themeColor="text1"/>
                <w:sz w:val="24"/>
              </w:rPr>
              <w:t>3</w:t>
            </w:r>
          </w:p>
        </w:tc>
        <w:tc>
          <w:tcPr>
            <w:tcW w:w="975" w:type="dxa"/>
            <w:tcBorders>
              <w:top w:val="single" w:sz="4" w:space="0" w:color="auto"/>
              <w:left w:val="single" w:sz="4" w:space="0" w:color="auto"/>
              <w:bottom w:val="single" w:sz="4" w:space="0" w:color="auto"/>
              <w:right w:val="single" w:sz="4" w:space="0" w:color="auto"/>
            </w:tcBorders>
            <w:vAlign w:val="center"/>
          </w:tcPr>
          <w:p w14:paraId="27F68F7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6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8.27</w:t>
            </w:r>
          </w:p>
        </w:tc>
        <w:tc>
          <w:tcPr>
            <w:tcW w:w="972" w:type="dxa"/>
            <w:tcBorders>
              <w:top w:val="single" w:sz="4" w:space="0" w:color="auto"/>
              <w:left w:val="single" w:sz="4" w:space="0" w:color="auto"/>
              <w:bottom w:val="single" w:sz="4" w:space="0" w:color="auto"/>
              <w:right w:val="single" w:sz="4" w:space="0" w:color="auto"/>
            </w:tcBorders>
            <w:vAlign w:val="center"/>
          </w:tcPr>
          <w:p w14:paraId="38EA0A0A"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64"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8.10</w:t>
            </w:r>
          </w:p>
        </w:tc>
        <w:tc>
          <w:tcPr>
            <w:tcW w:w="1108" w:type="dxa"/>
            <w:tcBorders>
              <w:top w:val="single" w:sz="4" w:space="0" w:color="auto"/>
              <w:left w:val="single" w:sz="4" w:space="0" w:color="auto"/>
              <w:bottom w:val="single" w:sz="4" w:space="0" w:color="auto"/>
              <w:right w:val="single" w:sz="4" w:space="0" w:color="auto"/>
            </w:tcBorders>
            <w:vAlign w:val="center"/>
          </w:tcPr>
          <w:p w14:paraId="0590049E"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65"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2.76</w:t>
            </w:r>
          </w:p>
        </w:tc>
        <w:tc>
          <w:tcPr>
            <w:tcW w:w="890" w:type="dxa"/>
            <w:tcBorders>
              <w:top w:val="single" w:sz="4" w:space="0" w:color="auto"/>
              <w:left w:val="single" w:sz="4" w:space="0" w:color="auto"/>
              <w:bottom w:val="single" w:sz="4" w:space="0" w:color="auto"/>
              <w:right w:val="single" w:sz="4" w:space="0" w:color="auto"/>
            </w:tcBorders>
            <w:vAlign w:val="center"/>
          </w:tcPr>
          <w:p w14:paraId="010DD2DB"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6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2.70</w:t>
            </w:r>
          </w:p>
        </w:tc>
        <w:tc>
          <w:tcPr>
            <w:tcW w:w="2409" w:type="dxa"/>
            <w:tcBorders>
              <w:top w:val="single" w:sz="4" w:space="0" w:color="auto"/>
              <w:left w:val="single" w:sz="4" w:space="0" w:color="auto"/>
              <w:bottom w:val="single" w:sz="4" w:space="0" w:color="auto"/>
              <w:right w:val="single" w:sz="4" w:space="0" w:color="auto"/>
            </w:tcBorders>
            <w:vAlign w:val="center"/>
          </w:tcPr>
          <w:p w14:paraId="0A5ECA8B"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67"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0.25</w:t>
            </w:r>
          </w:p>
        </w:tc>
        <w:tc>
          <w:tcPr>
            <w:tcW w:w="935" w:type="dxa"/>
            <w:tcBorders>
              <w:top w:val="single" w:sz="4" w:space="0" w:color="auto"/>
              <w:left w:val="single" w:sz="4" w:space="0" w:color="auto"/>
              <w:bottom w:val="single" w:sz="4" w:space="0" w:color="auto"/>
              <w:right w:val="single" w:sz="4" w:space="0" w:color="auto"/>
            </w:tcBorders>
            <w:vAlign w:val="center"/>
          </w:tcPr>
          <w:p w14:paraId="718CE5B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6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1B3ED1EB"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6807BEDE"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6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4</w:t>
            </w:r>
          </w:p>
        </w:tc>
        <w:tc>
          <w:tcPr>
            <w:tcW w:w="975" w:type="dxa"/>
            <w:tcBorders>
              <w:top w:val="single" w:sz="4" w:space="0" w:color="auto"/>
              <w:left w:val="single" w:sz="4" w:space="0" w:color="auto"/>
              <w:bottom w:val="single" w:sz="4" w:space="0" w:color="auto"/>
              <w:right w:val="single" w:sz="4" w:space="0" w:color="auto"/>
            </w:tcBorders>
            <w:vAlign w:val="center"/>
          </w:tcPr>
          <w:p w14:paraId="0C3247EF"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7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7.35</w:t>
            </w:r>
          </w:p>
        </w:tc>
        <w:tc>
          <w:tcPr>
            <w:tcW w:w="972" w:type="dxa"/>
            <w:tcBorders>
              <w:top w:val="single" w:sz="4" w:space="0" w:color="auto"/>
              <w:left w:val="single" w:sz="4" w:space="0" w:color="auto"/>
              <w:bottom w:val="single" w:sz="4" w:space="0" w:color="auto"/>
              <w:right w:val="single" w:sz="4" w:space="0" w:color="auto"/>
            </w:tcBorders>
            <w:vAlign w:val="center"/>
          </w:tcPr>
          <w:p w14:paraId="7FFE43E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7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7.20</w:t>
            </w:r>
          </w:p>
        </w:tc>
        <w:tc>
          <w:tcPr>
            <w:tcW w:w="1108" w:type="dxa"/>
            <w:tcBorders>
              <w:top w:val="single" w:sz="4" w:space="0" w:color="auto"/>
              <w:left w:val="single" w:sz="4" w:space="0" w:color="auto"/>
              <w:bottom w:val="single" w:sz="4" w:space="0" w:color="auto"/>
              <w:right w:val="single" w:sz="4" w:space="0" w:color="auto"/>
            </w:tcBorders>
            <w:vAlign w:val="center"/>
          </w:tcPr>
          <w:p w14:paraId="5880224D"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7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3.67</w:t>
            </w:r>
          </w:p>
        </w:tc>
        <w:tc>
          <w:tcPr>
            <w:tcW w:w="890" w:type="dxa"/>
            <w:tcBorders>
              <w:top w:val="single" w:sz="4" w:space="0" w:color="auto"/>
              <w:left w:val="single" w:sz="4" w:space="0" w:color="auto"/>
              <w:bottom w:val="single" w:sz="4" w:space="0" w:color="auto"/>
              <w:right w:val="single" w:sz="4" w:space="0" w:color="auto"/>
            </w:tcBorders>
            <w:vAlign w:val="center"/>
          </w:tcPr>
          <w:p w14:paraId="46B0CA1A"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7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3.60</w:t>
            </w:r>
          </w:p>
        </w:tc>
        <w:tc>
          <w:tcPr>
            <w:tcW w:w="2409" w:type="dxa"/>
            <w:tcBorders>
              <w:top w:val="single" w:sz="4" w:space="0" w:color="auto"/>
              <w:left w:val="single" w:sz="4" w:space="0" w:color="auto"/>
              <w:bottom w:val="single" w:sz="4" w:space="0" w:color="auto"/>
              <w:right w:val="single" w:sz="4" w:space="0" w:color="auto"/>
            </w:tcBorders>
            <w:vAlign w:val="center"/>
          </w:tcPr>
          <w:p w14:paraId="07461107"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74"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0.33</w:t>
            </w:r>
          </w:p>
        </w:tc>
        <w:tc>
          <w:tcPr>
            <w:tcW w:w="935" w:type="dxa"/>
            <w:tcBorders>
              <w:top w:val="single" w:sz="4" w:space="0" w:color="auto"/>
              <w:left w:val="single" w:sz="4" w:space="0" w:color="auto"/>
              <w:bottom w:val="single" w:sz="4" w:space="0" w:color="auto"/>
              <w:right w:val="single" w:sz="4" w:space="0" w:color="auto"/>
            </w:tcBorders>
            <w:vAlign w:val="center"/>
          </w:tcPr>
          <w:p w14:paraId="2607FB42"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75"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1017347D"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5407EE06"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7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5</w:t>
            </w:r>
          </w:p>
        </w:tc>
        <w:tc>
          <w:tcPr>
            <w:tcW w:w="975" w:type="dxa"/>
            <w:tcBorders>
              <w:top w:val="single" w:sz="4" w:space="0" w:color="auto"/>
              <w:left w:val="single" w:sz="4" w:space="0" w:color="auto"/>
              <w:bottom w:val="single" w:sz="4" w:space="0" w:color="auto"/>
              <w:right w:val="single" w:sz="4" w:space="0" w:color="auto"/>
            </w:tcBorders>
            <w:vAlign w:val="center"/>
          </w:tcPr>
          <w:p w14:paraId="4F434B39"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77"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6.43</w:t>
            </w:r>
          </w:p>
        </w:tc>
        <w:tc>
          <w:tcPr>
            <w:tcW w:w="972" w:type="dxa"/>
            <w:tcBorders>
              <w:top w:val="single" w:sz="4" w:space="0" w:color="auto"/>
              <w:left w:val="single" w:sz="4" w:space="0" w:color="auto"/>
              <w:bottom w:val="single" w:sz="4" w:space="0" w:color="auto"/>
              <w:right w:val="single" w:sz="4" w:space="0" w:color="auto"/>
            </w:tcBorders>
            <w:vAlign w:val="center"/>
          </w:tcPr>
          <w:p w14:paraId="63A9AAE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78"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6.30</w:t>
            </w:r>
          </w:p>
        </w:tc>
        <w:tc>
          <w:tcPr>
            <w:tcW w:w="1108" w:type="dxa"/>
            <w:tcBorders>
              <w:top w:val="single" w:sz="4" w:space="0" w:color="auto"/>
              <w:left w:val="single" w:sz="4" w:space="0" w:color="auto"/>
              <w:bottom w:val="single" w:sz="4" w:space="0" w:color="auto"/>
              <w:right w:val="single" w:sz="4" w:space="0" w:color="auto"/>
            </w:tcBorders>
            <w:vAlign w:val="center"/>
          </w:tcPr>
          <w:p w14:paraId="7F0DB6DB"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79"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4.59</w:t>
            </w:r>
          </w:p>
        </w:tc>
        <w:tc>
          <w:tcPr>
            <w:tcW w:w="890" w:type="dxa"/>
            <w:tcBorders>
              <w:top w:val="single" w:sz="4" w:space="0" w:color="auto"/>
              <w:left w:val="single" w:sz="4" w:space="0" w:color="auto"/>
              <w:bottom w:val="single" w:sz="4" w:space="0" w:color="auto"/>
              <w:right w:val="single" w:sz="4" w:space="0" w:color="auto"/>
            </w:tcBorders>
            <w:vAlign w:val="center"/>
          </w:tcPr>
          <w:p w14:paraId="4C2CDB15"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80"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4.50</w:t>
            </w:r>
          </w:p>
        </w:tc>
        <w:tc>
          <w:tcPr>
            <w:tcW w:w="2409" w:type="dxa"/>
            <w:tcBorders>
              <w:top w:val="single" w:sz="4" w:space="0" w:color="auto"/>
              <w:left w:val="single" w:sz="4" w:space="0" w:color="auto"/>
              <w:bottom w:val="single" w:sz="4" w:space="0" w:color="auto"/>
              <w:right w:val="single" w:sz="4" w:space="0" w:color="auto"/>
            </w:tcBorders>
            <w:vAlign w:val="center"/>
          </w:tcPr>
          <w:p w14:paraId="6FDD8147"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81"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0.42</w:t>
            </w:r>
          </w:p>
        </w:tc>
        <w:tc>
          <w:tcPr>
            <w:tcW w:w="935" w:type="dxa"/>
            <w:tcBorders>
              <w:top w:val="single" w:sz="4" w:space="0" w:color="auto"/>
              <w:left w:val="single" w:sz="4" w:space="0" w:color="auto"/>
              <w:bottom w:val="single" w:sz="4" w:space="0" w:color="auto"/>
              <w:right w:val="single" w:sz="4" w:space="0" w:color="auto"/>
            </w:tcBorders>
            <w:vAlign w:val="center"/>
          </w:tcPr>
          <w:p w14:paraId="1FB57A07"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8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296B3C92"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65455FFF" w14:textId="77777777" w:rsidR="00786B96" w:rsidRPr="00ED2D36" w:rsidRDefault="00786B96">
            <w:pPr>
              <w:pStyle w:val="JCETabletext"/>
              <w:spacing w:line="360" w:lineRule="auto"/>
              <w:jc w:val="both"/>
              <w:rPr>
                <w:rFonts w:ascii="Times New Roman" w:eastAsia="等线" w:hAnsi="Times New Roman"/>
                <w:color w:val="000000" w:themeColor="text1"/>
                <w:sz w:val="24"/>
                <w:lang w:eastAsia="zh-CN"/>
              </w:rPr>
              <w:pPrChange w:id="138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lang w:eastAsia="zh-CN"/>
              </w:rPr>
              <w:t>6</w:t>
            </w:r>
          </w:p>
        </w:tc>
        <w:tc>
          <w:tcPr>
            <w:tcW w:w="975" w:type="dxa"/>
            <w:tcBorders>
              <w:top w:val="single" w:sz="4" w:space="0" w:color="auto"/>
              <w:left w:val="single" w:sz="4" w:space="0" w:color="auto"/>
              <w:bottom w:val="single" w:sz="4" w:space="0" w:color="auto"/>
              <w:right w:val="single" w:sz="4" w:space="0" w:color="auto"/>
            </w:tcBorders>
            <w:vAlign w:val="center"/>
          </w:tcPr>
          <w:p w14:paraId="3180A982" w14:textId="77777777" w:rsidR="00786B96" w:rsidRPr="00ED2D36" w:rsidRDefault="00786B96">
            <w:pPr>
              <w:pStyle w:val="JCETabletext"/>
              <w:spacing w:line="360" w:lineRule="auto"/>
              <w:jc w:val="both"/>
              <w:rPr>
                <w:rFonts w:ascii="Times New Roman" w:eastAsia="宋体" w:hAnsi="Times New Roman"/>
                <w:sz w:val="24"/>
                <w:lang w:eastAsia="zh-CN"/>
              </w:rPr>
              <w:pPrChange w:id="1384"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5.51</w:t>
            </w:r>
          </w:p>
        </w:tc>
        <w:tc>
          <w:tcPr>
            <w:tcW w:w="972" w:type="dxa"/>
            <w:tcBorders>
              <w:top w:val="single" w:sz="4" w:space="0" w:color="auto"/>
              <w:left w:val="single" w:sz="4" w:space="0" w:color="auto"/>
              <w:bottom w:val="single" w:sz="4" w:space="0" w:color="auto"/>
              <w:right w:val="single" w:sz="4" w:space="0" w:color="auto"/>
            </w:tcBorders>
            <w:vAlign w:val="center"/>
          </w:tcPr>
          <w:p w14:paraId="2FF39AF9" w14:textId="77777777" w:rsidR="00786B96" w:rsidRPr="00ED2D36" w:rsidRDefault="00786B96">
            <w:pPr>
              <w:pStyle w:val="JCETabletext"/>
              <w:spacing w:line="360" w:lineRule="auto"/>
              <w:jc w:val="both"/>
              <w:rPr>
                <w:rFonts w:ascii="Times New Roman" w:eastAsia="宋体" w:hAnsi="Times New Roman"/>
                <w:sz w:val="24"/>
                <w:lang w:eastAsia="zh-CN"/>
              </w:rPr>
              <w:pPrChange w:id="1385"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5.4</w:t>
            </w:r>
          </w:p>
        </w:tc>
        <w:tc>
          <w:tcPr>
            <w:tcW w:w="1108" w:type="dxa"/>
            <w:tcBorders>
              <w:top w:val="single" w:sz="4" w:space="0" w:color="auto"/>
              <w:left w:val="single" w:sz="4" w:space="0" w:color="auto"/>
              <w:bottom w:val="single" w:sz="4" w:space="0" w:color="auto"/>
              <w:right w:val="single" w:sz="4" w:space="0" w:color="auto"/>
            </w:tcBorders>
            <w:vAlign w:val="center"/>
          </w:tcPr>
          <w:p w14:paraId="2F8D0585" w14:textId="77777777" w:rsidR="00786B96" w:rsidRPr="00ED2D36" w:rsidRDefault="00786B96">
            <w:pPr>
              <w:pStyle w:val="JCETabletext"/>
              <w:spacing w:line="360" w:lineRule="auto"/>
              <w:jc w:val="both"/>
              <w:rPr>
                <w:rFonts w:ascii="Times New Roman" w:eastAsia="宋体" w:hAnsi="Times New Roman"/>
                <w:sz w:val="24"/>
                <w:lang w:eastAsia="zh-CN"/>
              </w:rPr>
              <w:pPrChange w:id="1386"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5.51</w:t>
            </w:r>
          </w:p>
        </w:tc>
        <w:tc>
          <w:tcPr>
            <w:tcW w:w="890" w:type="dxa"/>
            <w:tcBorders>
              <w:top w:val="single" w:sz="4" w:space="0" w:color="auto"/>
              <w:left w:val="single" w:sz="4" w:space="0" w:color="auto"/>
              <w:bottom w:val="single" w:sz="4" w:space="0" w:color="auto"/>
              <w:right w:val="single" w:sz="4" w:space="0" w:color="auto"/>
            </w:tcBorders>
            <w:vAlign w:val="center"/>
          </w:tcPr>
          <w:p w14:paraId="50198898" w14:textId="77777777" w:rsidR="00786B96" w:rsidRPr="00ED2D36" w:rsidRDefault="00786B96">
            <w:pPr>
              <w:pStyle w:val="JCETabletext"/>
              <w:spacing w:line="360" w:lineRule="auto"/>
              <w:jc w:val="both"/>
              <w:rPr>
                <w:rFonts w:ascii="Times New Roman" w:eastAsia="宋体" w:hAnsi="Times New Roman"/>
                <w:sz w:val="24"/>
                <w:lang w:eastAsia="zh-CN"/>
              </w:rPr>
              <w:pPrChange w:id="1387"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5.4</w:t>
            </w:r>
          </w:p>
        </w:tc>
        <w:tc>
          <w:tcPr>
            <w:tcW w:w="2409" w:type="dxa"/>
            <w:tcBorders>
              <w:top w:val="single" w:sz="4" w:space="0" w:color="auto"/>
              <w:left w:val="single" w:sz="4" w:space="0" w:color="auto"/>
              <w:bottom w:val="single" w:sz="4" w:space="0" w:color="auto"/>
              <w:right w:val="single" w:sz="4" w:space="0" w:color="auto"/>
            </w:tcBorders>
            <w:vAlign w:val="center"/>
          </w:tcPr>
          <w:p w14:paraId="7E9A21C8" w14:textId="77777777" w:rsidR="00786B96" w:rsidRPr="00ED2D36" w:rsidRDefault="00786B96">
            <w:pPr>
              <w:pStyle w:val="JCETabletext"/>
              <w:spacing w:line="360" w:lineRule="auto"/>
              <w:jc w:val="both"/>
              <w:rPr>
                <w:rFonts w:ascii="Times New Roman" w:eastAsia="宋体" w:hAnsi="Times New Roman"/>
                <w:sz w:val="24"/>
                <w:lang w:eastAsia="zh-CN"/>
              </w:rPr>
              <w:pPrChange w:id="1388" w:author="SYLZ" w:date="2026-03-27T10:39:00Z">
                <w:pPr>
                  <w:pStyle w:val="JCETabletext"/>
                  <w:framePr w:hSpace="180" w:wrap="around" w:vAnchor="text" w:hAnchor="margin" w:y="289"/>
                  <w:spacing w:line="480" w:lineRule="auto"/>
                  <w:jc w:val="both"/>
                </w:pPr>
              </w:pPrChange>
            </w:pPr>
            <w:r w:rsidRPr="00ED2D36">
              <w:rPr>
                <w:rFonts w:ascii="Times New Roman" w:eastAsia="宋体" w:hAnsi="Times New Roman"/>
                <w:sz w:val="24"/>
                <w:lang w:eastAsia="zh-CN"/>
              </w:rPr>
              <w:t>0.50</w:t>
            </w:r>
          </w:p>
        </w:tc>
        <w:tc>
          <w:tcPr>
            <w:tcW w:w="935" w:type="dxa"/>
            <w:tcBorders>
              <w:top w:val="single" w:sz="4" w:space="0" w:color="auto"/>
              <w:left w:val="single" w:sz="4" w:space="0" w:color="auto"/>
              <w:bottom w:val="single" w:sz="4" w:space="0" w:color="auto"/>
              <w:right w:val="single" w:sz="4" w:space="0" w:color="auto"/>
            </w:tcBorders>
            <w:vAlign w:val="center"/>
          </w:tcPr>
          <w:p w14:paraId="7A0EEB71" w14:textId="77777777" w:rsidR="00786B96" w:rsidRPr="00ED2D36" w:rsidRDefault="00786B96">
            <w:pPr>
              <w:pStyle w:val="JCETabletext"/>
              <w:spacing w:line="360" w:lineRule="auto"/>
              <w:jc w:val="both"/>
              <w:rPr>
                <w:rFonts w:ascii="Times New Roman" w:eastAsia="等线" w:hAnsi="Times New Roman"/>
                <w:sz w:val="24"/>
                <w:lang w:eastAsia="zh-CN"/>
              </w:rPr>
              <w:pPrChange w:id="138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lang w:eastAsia="zh-CN"/>
              </w:rPr>
              <w:t>11.02</w:t>
            </w:r>
          </w:p>
        </w:tc>
      </w:tr>
      <w:tr w:rsidR="00786B96" w:rsidRPr="00ED2D36" w14:paraId="6D9867AD"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11FF83E2"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90"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color w:val="000000" w:themeColor="text1"/>
                <w:sz w:val="24"/>
                <w:lang w:eastAsia="zh-CN"/>
              </w:rPr>
              <w:t>7</w:t>
            </w:r>
          </w:p>
        </w:tc>
        <w:tc>
          <w:tcPr>
            <w:tcW w:w="975" w:type="dxa"/>
            <w:tcBorders>
              <w:top w:val="single" w:sz="4" w:space="0" w:color="auto"/>
              <w:left w:val="single" w:sz="4" w:space="0" w:color="auto"/>
              <w:bottom w:val="single" w:sz="4" w:space="0" w:color="auto"/>
              <w:right w:val="single" w:sz="4" w:space="0" w:color="auto"/>
            </w:tcBorders>
            <w:vAlign w:val="center"/>
          </w:tcPr>
          <w:p w14:paraId="12733C96"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4.59</w:t>
            </w:r>
          </w:p>
        </w:tc>
        <w:tc>
          <w:tcPr>
            <w:tcW w:w="972" w:type="dxa"/>
            <w:tcBorders>
              <w:top w:val="single" w:sz="4" w:space="0" w:color="auto"/>
              <w:left w:val="single" w:sz="4" w:space="0" w:color="auto"/>
              <w:bottom w:val="single" w:sz="4" w:space="0" w:color="auto"/>
              <w:right w:val="single" w:sz="4" w:space="0" w:color="auto"/>
            </w:tcBorders>
            <w:vAlign w:val="center"/>
          </w:tcPr>
          <w:p w14:paraId="69E804E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4.50</w:t>
            </w:r>
          </w:p>
        </w:tc>
        <w:tc>
          <w:tcPr>
            <w:tcW w:w="1108" w:type="dxa"/>
            <w:tcBorders>
              <w:top w:val="single" w:sz="4" w:space="0" w:color="auto"/>
              <w:left w:val="single" w:sz="4" w:space="0" w:color="auto"/>
              <w:bottom w:val="single" w:sz="4" w:space="0" w:color="auto"/>
              <w:right w:val="single" w:sz="4" w:space="0" w:color="auto"/>
            </w:tcBorders>
            <w:vAlign w:val="center"/>
          </w:tcPr>
          <w:p w14:paraId="05111DE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6.43</w:t>
            </w:r>
          </w:p>
        </w:tc>
        <w:tc>
          <w:tcPr>
            <w:tcW w:w="890" w:type="dxa"/>
            <w:tcBorders>
              <w:top w:val="single" w:sz="4" w:space="0" w:color="auto"/>
              <w:left w:val="single" w:sz="4" w:space="0" w:color="auto"/>
              <w:bottom w:val="single" w:sz="4" w:space="0" w:color="auto"/>
              <w:right w:val="single" w:sz="4" w:space="0" w:color="auto"/>
            </w:tcBorders>
            <w:vAlign w:val="center"/>
          </w:tcPr>
          <w:p w14:paraId="7CB44CA0"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4"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6.30</w:t>
            </w:r>
          </w:p>
        </w:tc>
        <w:tc>
          <w:tcPr>
            <w:tcW w:w="2409" w:type="dxa"/>
            <w:tcBorders>
              <w:top w:val="single" w:sz="4" w:space="0" w:color="auto"/>
              <w:left w:val="single" w:sz="4" w:space="0" w:color="auto"/>
              <w:bottom w:val="single" w:sz="4" w:space="0" w:color="auto"/>
              <w:right w:val="single" w:sz="4" w:space="0" w:color="auto"/>
            </w:tcBorders>
            <w:vAlign w:val="center"/>
          </w:tcPr>
          <w:p w14:paraId="2BEC9B0D"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5"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0.58</w:t>
            </w:r>
          </w:p>
        </w:tc>
        <w:tc>
          <w:tcPr>
            <w:tcW w:w="935" w:type="dxa"/>
            <w:tcBorders>
              <w:top w:val="single" w:sz="4" w:space="0" w:color="auto"/>
              <w:left w:val="single" w:sz="4" w:space="0" w:color="auto"/>
              <w:bottom w:val="single" w:sz="4" w:space="0" w:color="auto"/>
              <w:right w:val="single" w:sz="4" w:space="0" w:color="auto"/>
            </w:tcBorders>
            <w:vAlign w:val="center"/>
          </w:tcPr>
          <w:p w14:paraId="2F04FE31"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2D200C12"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0ACE5BCD"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397"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color w:val="000000" w:themeColor="text1"/>
                <w:sz w:val="24"/>
                <w:lang w:eastAsia="zh-CN"/>
              </w:rPr>
              <w:t>8</w:t>
            </w:r>
          </w:p>
        </w:tc>
        <w:tc>
          <w:tcPr>
            <w:tcW w:w="975" w:type="dxa"/>
            <w:tcBorders>
              <w:top w:val="single" w:sz="4" w:space="0" w:color="auto"/>
              <w:left w:val="single" w:sz="4" w:space="0" w:color="auto"/>
              <w:bottom w:val="single" w:sz="4" w:space="0" w:color="auto"/>
              <w:right w:val="single" w:sz="4" w:space="0" w:color="auto"/>
            </w:tcBorders>
            <w:vAlign w:val="center"/>
          </w:tcPr>
          <w:p w14:paraId="29A47601"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3.67</w:t>
            </w:r>
          </w:p>
        </w:tc>
        <w:tc>
          <w:tcPr>
            <w:tcW w:w="972" w:type="dxa"/>
            <w:tcBorders>
              <w:top w:val="single" w:sz="4" w:space="0" w:color="auto"/>
              <w:left w:val="single" w:sz="4" w:space="0" w:color="auto"/>
              <w:bottom w:val="single" w:sz="4" w:space="0" w:color="auto"/>
              <w:right w:val="single" w:sz="4" w:space="0" w:color="auto"/>
            </w:tcBorders>
            <w:vAlign w:val="center"/>
          </w:tcPr>
          <w:p w14:paraId="254FD67D"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39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3.60</w:t>
            </w:r>
          </w:p>
        </w:tc>
        <w:tc>
          <w:tcPr>
            <w:tcW w:w="1108" w:type="dxa"/>
            <w:tcBorders>
              <w:top w:val="single" w:sz="4" w:space="0" w:color="auto"/>
              <w:left w:val="single" w:sz="4" w:space="0" w:color="auto"/>
              <w:bottom w:val="single" w:sz="4" w:space="0" w:color="auto"/>
              <w:right w:val="single" w:sz="4" w:space="0" w:color="auto"/>
            </w:tcBorders>
            <w:vAlign w:val="center"/>
          </w:tcPr>
          <w:p w14:paraId="02E42FE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0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7.35</w:t>
            </w:r>
          </w:p>
        </w:tc>
        <w:tc>
          <w:tcPr>
            <w:tcW w:w="890" w:type="dxa"/>
            <w:tcBorders>
              <w:top w:val="single" w:sz="4" w:space="0" w:color="auto"/>
              <w:left w:val="single" w:sz="4" w:space="0" w:color="auto"/>
              <w:bottom w:val="single" w:sz="4" w:space="0" w:color="auto"/>
              <w:right w:val="single" w:sz="4" w:space="0" w:color="auto"/>
            </w:tcBorders>
            <w:vAlign w:val="center"/>
          </w:tcPr>
          <w:p w14:paraId="070DCCF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0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7.20</w:t>
            </w:r>
          </w:p>
        </w:tc>
        <w:tc>
          <w:tcPr>
            <w:tcW w:w="2409" w:type="dxa"/>
            <w:tcBorders>
              <w:top w:val="single" w:sz="4" w:space="0" w:color="auto"/>
              <w:left w:val="single" w:sz="4" w:space="0" w:color="auto"/>
              <w:bottom w:val="single" w:sz="4" w:space="0" w:color="auto"/>
              <w:right w:val="single" w:sz="4" w:space="0" w:color="auto"/>
            </w:tcBorders>
            <w:vAlign w:val="center"/>
          </w:tcPr>
          <w:p w14:paraId="377CEDBC"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0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0.67</w:t>
            </w:r>
          </w:p>
        </w:tc>
        <w:tc>
          <w:tcPr>
            <w:tcW w:w="935" w:type="dxa"/>
            <w:tcBorders>
              <w:top w:val="single" w:sz="4" w:space="0" w:color="auto"/>
              <w:left w:val="single" w:sz="4" w:space="0" w:color="auto"/>
              <w:bottom w:val="single" w:sz="4" w:space="0" w:color="auto"/>
              <w:right w:val="single" w:sz="4" w:space="0" w:color="auto"/>
            </w:tcBorders>
            <w:vAlign w:val="center"/>
          </w:tcPr>
          <w:p w14:paraId="4EB91323"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0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3DC234F8"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417BC6A9"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404"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color w:val="000000" w:themeColor="text1"/>
                <w:sz w:val="24"/>
                <w:lang w:eastAsia="zh-CN"/>
              </w:rPr>
              <w:lastRenderedPageBreak/>
              <w:t>9</w:t>
            </w:r>
          </w:p>
        </w:tc>
        <w:tc>
          <w:tcPr>
            <w:tcW w:w="975" w:type="dxa"/>
            <w:tcBorders>
              <w:top w:val="single" w:sz="4" w:space="0" w:color="auto"/>
              <w:left w:val="single" w:sz="4" w:space="0" w:color="auto"/>
              <w:bottom w:val="single" w:sz="4" w:space="0" w:color="auto"/>
              <w:right w:val="single" w:sz="4" w:space="0" w:color="auto"/>
            </w:tcBorders>
            <w:vAlign w:val="center"/>
          </w:tcPr>
          <w:p w14:paraId="44811D1B"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05"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2.76</w:t>
            </w:r>
          </w:p>
        </w:tc>
        <w:tc>
          <w:tcPr>
            <w:tcW w:w="972" w:type="dxa"/>
            <w:tcBorders>
              <w:top w:val="single" w:sz="4" w:space="0" w:color="auto"/>
              <w:left w:val="single" w:sz="4" w:space="0" w:color="auto"/>
              <w:bottom w:val="single" w:sz="4" w:space="0" w:color="auto"/>
              <w:right w:val="single" w:sz="4" w:space="0" w:color="auto"/>
            </w:tcBorders>
            <w:vAlign w:val="center"/>
          </w:tcPr>
          <w:p w14:paraId="28467B3D"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0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2.70</w:t>
            </w:r>
          </w:p>
        </w:tc>
        <w:tc>
          <w:tcPr>
            <w:tcW w:w="1108" w:type="dxa"/>
            <w:tcBorders>
              <w:top w:val="single" w:sz="4" w:space="0" w:color="auto"/>
              <w:left w:val="single" w:sz="4" w:space="0" w:color="auto"/>
              <w:bottom w:val="single" w:sz="4" w:space="0" w:color="auto"/>
              <w:right w:val="single" w:sz="4" w:space="0" w:color="auto"/>
            </w:tcBorders>
            <w:vAlign w:val="center"/>
          </w:tcPr>
          <w:p w14:paraId="32F29240"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07"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8.27</w:t>
            </w:r>
          </w:p>
        </w:tc>
        <w:tc>
          <w:tcPr>
            <w:tcW w:w="890" w:type="dxa"/>
            <w:tcBorders>
              <w:top w:val="single" w:sz="4" w:space="0" w:color="auto"/>
              <w:left w:val="single" w:sz="4" w:space="0" w:color="auto"/>
              <w:bottom w:val="single" w:sz="4" w:space="0" w:color="auto"/>
              <w:right w:val="single" w:sz="4" w:space="0" w:color="auto"/>
            </w:tcBorders>
            <w:vAlign w:val="center"/>
          </w:tcPr>
          <w:p w14:paraId="1EE178D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08"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8.10</w:t>
            </w:r>
          </w:p>
        </w:tc>
        <w:tc>
          <w:tcPr>
            <w:tcW w:w="2409" w:type="dxa"/>
            <w:tcBorders>
              <w:top w:val="single" w:sz="4" w:space="0" w:color="auto"/>
              <w:left w:val="single" w:sz="4" w:space="0" w:color="auto"/>
              <w:bottom w:val="single" w:sz="4" w:space="0" w:color="auto"/>
              <w:right w:val="single" w:sz="4" w:space="0" w:color="auto"/>
            </w:tcBorders>
            <w:vAlign w:val="center"/>
          </w:tcPr>
          <w:p w14:paraId="4AE5B6E8"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0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0.75</w:t>
            </w:r>
          </w:p>
        </w:tc>
        <w:tc>
          <w:tcPr>
            <w:tcW w:w="935" w:type="dxa"/>
            <w:tcBorders>
              <w:top w:val="single" w:sz="4" w:space="0" w:color="auto"/>
              <w:left w:val="single" w:sz="4" w:space="0" w:color="auto"/>
              <w:bottom w:val="single" w:sz="4" w:space="0" w:color="auto"/>
              <w:right w:val="single" w:sz="4" w:space="0" w:color="auto"/>
            </w:tcBorders>
            <w:vAlign w:val="center"/>
          </w:tcPr>
          <w:p w14:paraId="69A6C436"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7889DB27"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5E76D067"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411" w:author="SYLZ" w:date="2026-03-27T10:39:00Z">
                <w:pPr>
                  <w:pStyle w:val="JCETabletext"/>
                  <w:framePr w:hSpace="180" w:wrap="around" w:vAnchor="text" w:hAnchor="margin" w:y="289"/>
                  <w:spacing w:line="480" w:lineRule="auto"/>
                  <w:jc w:val="both"/>
                </w:pPr>
              </w:pPrChange>
            </w:pPr>
            <w:r w:rsidRPr="00ED2D36">
              <w:rPr>
                <w:rFonts w:ascii="Times New Roman" w:eastAsiaTheme="minorEastAsia" w:hAnsi="Times New Roman"/>
                <w:color w:val="000000" w:themeColor="text1"/>
                <w:sz w:val="24"/>
                <w:lang w:eastAsia="zh-CN"/>
              </w:rPr>
              <w:t>10</w:t>
            </w:r>
          </w:p>
        </w:tc>
        <w:tc>
          <w:tcPr>
            <w:tcW w:w="975" w:type="dxa"/>
            <w:tcBorders>
              <w:top w:val="single" w:sz="4" w:space="0" w:color="auto"/>
              <w:left w:val="single" w:sz="4" w:space="0" w:color="auto"/>
              <w:bottom w:val="single" w:sz="4" w:space="0" w:color="auto"/>
              <w:right w:val="single" w:sz="4" w:space="0" w:color="auto"/>
            </w:tcBorders>
            <w:vAlign w:val="center"/>
          </w:tcPr>
          <w:p w14:paraId="0F25F61C"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1.84</w:t>
            </w:r>
          </w:p>
        </w:tc>
        <w:tc>
          <w:tcPr>
            <w:tcW w:w="972" w:type="dxa"/>
            <w:tcBorders>
              <w:top w:val="single" w:sz="4" w:space="0" w:color="auto"/>
              <w:left w:val="single" w:sz="4" w:space="0" w:color="auto"/>
              <w:bottom w:val="single" w:sz="4" w:space="0" w:color="auto"/>
              <w:right w:val="single" w:sz="4" w:space="0" w:color="auto"/>
            </w:tcBorders>
            <w:vAlign w:val="center"/>
          </w:tcPr>
          <w:p w14:paraId="3E5F38DC"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1.80</w:t>
            </w:r>
          </w:p>
        </w:tc>
        <w:tc>
          <w:tcPr>
            <w:tcW w:w="1108" w:type="dxa"/>
            <w:tcBorders>
              <w:top w:val="single" w:sz="4" w:space="0" w:color="auto"/>
              <w:left w:val="single" w:sz="4" w:space="0" w:color="auto"/>
              <w:bottom w:val="single" w:sz="4" w:space="0" w:color="auto"/>
              <w:right w:val="single" w:sz="4" w:space="0" w:color="auto"/>
            </w:tcBorders>
            <w:vAlign w:val="center"/>
          </w:tcPr>
          <w:p w14:paraId="66151B99"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4"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9.18</w:t>
            </w:r>
          </w:p>
        </w:tc>
        <w:tc>
          <w:tcPr>
            <w:tcW w:w="890" w:type="dxa"/>
            <w:tcBorders>
              <w:top w:val="single" w:sz="4" w:space="0" w:color="auto"/>
              <w:left w:val="single" w:sz="4" w:space="0" w:color="auto"/>
              <w:bottom w:val="single" w:sz="4" w:space="0" w:color="auto"/>
              <w:right w:val="single" w:sz="4" w:space="0" w:color="auto"/>
            </w:tcBorders>
            <w:vAlign w:val="center"/>
          </w:tcPr>
          <w:p w14:paraId="52D0A7F4"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5"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9.00</w:t>
            </w:r>
          </w:p>
        </w:tc>
        <w:tc>
          <w:tcPr>
            <w:tcW w:w="2409" w:type="dxa"/>
            <w:tcBorders>
              <w:top w:val="single" w:sz="4" w:space="0" w:color="auto"/>
              <w:left w:val="single" w:sz="4" w:space="0" w:color="auto"/>
              <w:bottom w:val="single" w:sz="4" w:space="0" w:color="auto"/>
              <w:right w:val="single" w:sz="4" w:space="0" w:color="auto"/>
            </w:tcBorders>
            <w:vAlign w:val="center"/>
          </w:tcPr>
          <w:p w14:paraId="29C820A5"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6"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0.83</w:t>
            </w:r>
          </w:p>
        </w:tc>
        <w:tc>
          <w:tcPr>
            <w:tcW w:w="935" w:type="dxa"/>
            <w:tcBorders>
              <w:top w:val="single" w:sz="4" w:space="0" w:color="auto"/>
              <w:left w:val="single" w:sz="4" w:space="0" w:color="auto"/>
              <w:bottom w:val="single" w:sz="4" w:space="0" w:color="auto"/>
              <w:right w:val="single" w:sz="4" w:space="0" w:color="auto"/>
            </w:tcBorders>
            <w:vAlign w:val="center"/>
          </w:tcPr>
          <w:p w14:paraId="7D992E15"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7"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r w:rsidR="00786B96" w:rsidRPr="00ED2D36" w14:paraId="7C36C333" w14:textId="77777777" w:rsidTr="00A542C5">
        <w:trPr>
          <w:trHeight w:val="198"/>
        </w:trPr>
        <w:tc>
          <w:tcPr>
            <w:tcW w:w="1017" w:type="dxa"/>
            <w:tcBorders>
              <w:top w:val="single" w:sz="4" w:space="0" w:color="auto"/>
              <w:left w:val="single" w:sz="4" w:space="0" w:color="auto"/>
              <w:bottom w:val="single" w:sz="4" w:space="0" w:color="auto"/>
              <w:right w:val="single" w:sz="4" w:space="0" w:color="auto"/>
            </w:tcBorders>
            <w:vAlign w:val="center"/>
          </w:tcPr>
          <w:p w14:paraId="5BA96D5D" w14:textId="77777777" w:rsidR="00786B96" w:rsidRPr="00ED2D36" w:rsidRDefault="00786B96">
            <w:pPr>
              <w:pStyle w:val="JCETabletext"/>
              <w:spacing w:line="360" w:lineRule="auto"/>
              <w:jc w:val="both"/>
              <w:rPr>
                <w:rFonts w:ascii="Times New Roman" w:eastAsiaTheme="minorEastAsia" w:hAnsi="Times New Roman"/>
                <w:sz w:val="24"/>
                <w:lang w:eastAsia="zh-CN"/>
              </w:rPr>
              <w:pPrChange w:id="1418" w:author="SYLZ" w:date="2026-03-27T10:39:00Z">
                <w:pPr>
                  <w:pStyle w:val="JCETabletext"/>
                  <w:framePr w:hSpace="180" w:wrap="around" w:vAnchor="text" w:hAnchor="margin" w:y="289"/>
                  <w:spacing w:line="480" w:lineRule="auto"/>
                  <w:jc w:val="both"/>
                </w:pPr>
              </w:pPrChange>
            </w:pPr>
            <w:r w:rsidRPr="00ED2D36">
              <w:rPr>
                <w:rFonts w:ascii="Times New Roman" w:hAnsi="Times New Roman"/>
                <w:color w:val="000000" w:themeColor="text1"/>
                <w:sz w:val="24"/>
              </w:rPr>
              <w:t>1</w:t>
            </w:r>
            <w:r w:rsidRPr="00ED2D36">
              <w:rPr>
                <w:rFonts w:ascii="Times New Roman" w:eastAsiaTheme="minorEastAsia" w:hAnsi="Times New Roman"/>
                <w:color w:val="000000" w:themeColor="text1"/>
                <w:sz w:val="24"/>
                <w:lang w:eastAsia="zh-CN"/>
              </w:rPr>
              <w:t>1</w:t>
            </w:r>
          </w:p>
        </w:tc>
        <w:tc>
          <w:tcPr>
            <w:tcW w:w="975" w:type="dxa"/>
            <w:tcBorders>
              <w:top w:val="single" w:sz="4" w:space="0" w:color="auto"/>
              <w:left w:val="single" w:sz="4" w:space="0" w:color="auto"/>
              <w:bottom w:val="single" w:sz="4" w:space="0" w:color="auto"/>
              <w:right w:val="single" w:sz="4" w:space="0" w:color="auto"/>
            </w:tcBorders>
            <w:vAlign w:val="center"/>
          </w:tcPr>
          <w:p w14:paraId="0DD56EEA"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19"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0.92</w:t>
            </w:r>
          </w:p>
        </w:tc>
        <w:tc>
          <w:tcPr>
            <w:tcW w:w="972" w:type="dxa"/>
            <w:tcBorders>
              <w:top w:val="single" w:sz="4" w:space="0" w:color="auto"/>
              <w:left w:val="single" w:sz="4" w:space="0" w:color="auto"/>
              <w:bottom w:val="single" w:sz="4" w:space="0" w:color="auto"/>
              <w:right w:val="single" w:sz="4" w:space="0" w:color="auto"/>
            </w:tcBorders>
            <w:vAlign w:val="center"/>
          </w:tcPr>
          <w:p w14:paraId="500CD096"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20"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0.90</w:t>
            </w:r>
          </w:p>
        </w:tc>
        <w:tc>
          <w:tcPr>
            <w:tcW w:w="1108" w:type="dxa"/>
            <w:tcBorders>
              <w:top w:val="single" w:sz="4" w:space="0" w:color="auto"/>
              <w:left w:val="single" w:sz="4" w:space="0" w:color="auto"/>
              <w:bottom w:val="single" w:sz="4" w:space="0" w:color="auto"/>
              <w:right w:val="single" w:sz="4" w:space="0" w:color="auto"/>
            </w:tcBorders>
            <w:vAlign w:val="center"/>
          </w:tcPr>
          <w:p w14:paraId="16AAF292"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21"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10.10</w:t>
            </w:r>
          </w:p>
        </w:tc>
        <w:tc>
          <w:tcPr>
            <w:tcW w:w="890" w:type="dxa"/>
            <w:tcBorders>
              <w:top w:val="single" w:sz="4" w:space="0" w:color="auto"/>
              <w:left w:val="single" w:sz="4" w:space="0" w:color="auto"/>
              <w:bottom w:val="single" w:sz="4" w:space="0" w:color="auto"/>
              <w:right w:val="single" w:sz="4" w:space="0" w:color="auto"/>
            </w:tcBorders>
            <w:vAlign w:val="center"/>
          </w:tcPr>
          <w:p w14:paraId="372889FB"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22"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9.90</w:t>
            </w:r>
          </w:p>
        </w:tc>
        <w:tc>
          <w:tcPr>
            <w:tcW w:w="2409" w:type="dxa"/>
            <w:tcBorders>
              <w:top w:val="single" w:sz="4" w:space="0" w:color="auto"/>
              <w:left w:val="single" w:sz="4" w:space="0" w:color="auto"/>
              <w:bottom w:val="single" w:sz="4" w:space="0" w:color="auto"/>
              <w:right w:val="single" w:sz="4" w:space="0" w:color="auto"/>
            </w:tcBorders>
            <w:vAlign w:val="center"/>
          </w:tcPr>
          <w:p w14:paraId="29422BD7"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23"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color w:val="000000" w:themeColor="text1"/>
                <w:sz w:val="24"/>
              </w:rPr>
              <w:t>0.92</w:t>
            </w:r>
          </w:p>
        </w:tc>
        <w:tc>
          <w:tcPr>
            <w:tcW w:w="935" w:type="dxa"/>
            <w:tcBorders>
              <w:top w:val="single" w:sz="4" w:space="0" w:color="auto"/>
              <w:left w:val="single" w:sz="4" w:space="0" w:color="auto"/>
              <w:bottom w:val="single" w:sz="4" w:space="0" w:color="auto"/>
              <w:right w:val="single" w:sz="4" w:space="0" w:color="auto"/>
            </w:tcBorders>
            <w:vAlign w:val="center"/>
          </w:tcPr>
          <w:p w14:paraId="6A989FC9" w14:textId="77777777" w:rsidR="00786B96" w:rsidRPr="00ED2D36" w:rsidRDefault="00786B96">
            <w:pPr>
              <w:pStyle w:val="JCETabletext"/>
              <w:spacing w:line="360" w:lineRule="auto"/>
              <w:jc w:val="both"/>
              <w:rPr>
                <w:rFonts w:ascii="Times New Roman" w:eastAsiaTheme="minorEastAsia" w:hAnsi="Times New Roman"/>
                <w:color w:val="000000"/>
                <w:sz w:val="24"/>
                <w:lang w:eastAsia="zh-CN"/>
              </w:rPr>
              <w:pPrChange w:id="1424" w:author="SYLZ" w:date="2026-03-27T10:39:00Z">
                <w:pPr>
                  <w:pStyle w:val="JCETabletext"/>
                  <w:framePr w:hSpace="180" w:wrap="around" w:vAnchor="text" w:hAnchor="margin" w:y="289"/>
                  <w:spacing w:line="480" w:lineRule="auto"/>
                  <w:jc w:val="both"/>
                </w:pPr>
              </w:pPrChange>
            </w:pPr>
            <w:r w:rsidRPr="00ED2D36">
              <w:rPr>
                <w:rFonts w:ascii="Times New Roman" w:eastAsia="等线" w:hAnsi="Times New Roman"/>
                <w:sz w:val="24"/>
              </w:rPr>
              <w:t>11.02</w:t>
            </w:r>
          </w:p>
        </w:tc>
      </w:tr>
    </w:tbl>
    <w:p w14:paraId="43C61E64" w14:textId="77777777" w:rsidR="000B220A" w:rsidRPr="00ED2D36" w:rsidRDefault="000B220A">
      <w:pPr>
        <w:spacing w:line="360" w:lineRule="auto"/>
        <w:jc w:val="both"/>
        <w:rPr>
          <w:rFonts w:eastAsiaTheme="minorEastAsia"/>
          <w:sz w:val="24"/>
        </w:rPr>
        <w:pPrChange w:id="1425" w:author="SYLZ" w:date="2026-03-27T10:39:00Z">
          <w:pPr>
            <w:spacing w:line="480" w:lineRule="auto"/>
            <w:jc w:val="both"/>
          </w:pPr>
        </w:pPrChange>
      </w:pPr>
    </w:p>
    <w:p w14:paraId="30E7C99D" w14:textId="77777777" w:rsidR="00786B96" w:rsidRPr="00ED2D36" w:rsidRDefault="00786B96">
      <w:pPr>
        <w:spacing w:line="360" w:lineRule="auto"/>
        <w:jc w:val="both"/>
        <w:rPr>
          <w:rFonts w:eastAsiaTheme="minorEastAsia"/>
          <w:sz w:val="24"/>
        </w:rPr>
        <w:pPrChange w:id="1426" w:author="SYLZ" w:date="2026-03-27T10:39:00Z">
          <w:pPr>
            <w:spacing w:line="480" w:lineRule="auto"/>
            <w:jc w:val="both"/>
          </w:pPr>
        </w:pPrChange>
      </w:pPr>
    </w:p>
    <w:p w14:paraId="06D72E20" w14:textId="10108CE9" w:rsidR="00786B96" w:rsidRPr="00ED2D36" w:rsidRDefault="00786B96">
      <w:pPr>
        <w:widowControl/>
        <w:spacing w:after="0" w:line="360" w:lineRule="auto"/>
        <w:jc w:val="both"/>
        <w:rPr>
          <w:rFonts w:eastAsiaTheme="minorEastAsia"/>
          <w:sz w:val="24"/>
        </w:rPr>
        <w:pPrChange w:id="1427" w:author="SYLZ" w:date="2026-03-27T10:39:00Z">
          <w:pPr>
            <w:widowControl/>
            <w:spacing w:after="0" w:line="240" w:lineRule="auto"/>
            <w:jc w:val="both"/>
          </w:pPr>
        </w:pPrChange>
      </w:pPr>
      <w:r w:rsidRPr="00ED2D36">
        <w:rPr>
          <w:rFonts w:eastAsiaTheme="minorEastAsia"/>
          <w:sz w:val="24"/>
        </w:rPr>
        <w:br w:type="page"/>
      </w:r>
    </w:p>
    <w:p w14:paraId="25F7975D" w14:textId="24CBA7D2" w:rsidR="00786B96" w:rsidRPr="00ED2D36" w:rsidRDefault="00AB371E" w:rsidP="00AB371E">
      <w:pPr>
        <w:pStyle w:val="1"/>
        <w:spacing w:before="249" w:line="360" w:lineRule="auto"/>
        <w:jc w:val="both"/>
        <w:rPr>
          <w:color w:val="000000" w:themeColor="text1"/>
          <w:sz w:val="24"/>
        </w:rPr>
      </w:pPr>
      <w:bookmarkStart w:id="1428" w:name="_Toc225862920"/>
      <w:bookmarkStart w:id="1429" w:name="Xb298e2b770a74a01082a9e17d126cfcb3718089"/>
      <w:ins w:id="1430" w:author="SYLZ" w:date="2026-03-27T15:32:00Z">
        <w:r>
          <w:rPr>
            <w:rFonts w:eastAsiaTheme="minorEastAsia" w:hint="eastAsia"/>
            <w:color w:val="000000" w:themeColor="text1"/>
            <w:sz w:val="24"/>
          </w:rPr>
          <w:lastRenderedPageBreak/>
          <w:t xml:space="preserve">Section 4 </w:t>
        </w:r>
      </w:ins>
      <w:r w:rsidR="00786B96" w:rsidRPr="00ED2D36">
        <w:rPr>
          <w:color w:val="000000" w:themeColor="text1"/>
          <w:sz w:val="24"/>
        </w:rPr>
        <w:t>Bayesian Updating and Reinforcement Learning</w:t>
      </w:r>
      <w:bookmarkEnd w:id="1428"/>
    </w:p>
    <w:p w14:paraId="2676877B" w14:textId="77777777" w:rsidR="00786B96" w:rsidRPr="00AB371E" w:rsidRDefault="00786B96" w:rsidP="00397965">
      <w:pPr>
        <w:pStyle w:val="2"/>
        <w:spacing w:line="360" w:lineRule="auto"/>
        <w:jc w:val="both"/>
        <w:rPr>
          <w:rFonts w:ascii="Times New Roman" w:eastAsia="Times New Roman" w:hAnsi="Times New Roman" w:cs="Times New Roman"/>
          <w:color w:val="auto"/>
          <w:sz w:val="24"/>
          <w:szCs w:val="24"/>
          <w:rPrChange w:id="1431" w:author="SYLZ" w:date="2026-03-27T15:32:00Z">
            <w:rPr>
              <w:rFonts w:ascii="Times New Roman" w:hAnsi="Times New Roman" w:cs="Times New Roman"/>
              <w:b/>
              <w:bCs/>
              <w:color w:val="000000" w:themeColor="text1"/>
              <w:sz w:val="24"/>
              <w:szCs w:val="24"/>
            </w:rPr>
          </w:rPrChange>
        </w:rPr>
      </w:pPr>
      <w:bookmarkStart w:id="1432" w:name="_Toc225862921"/>
      <w:bookmarkStart w:id="1433" w:name="bayesian-parameter-updating"/>
      <w:r w:rsidRPr="00AB371E">
        <w:rPr>
          <w:rFonts w:ascii="Times New Roman" w:eastAsia="Times New Roman" w:hAnsi="Times New Roman" w:cs="Times New Roman"/>
          <w:color w:val="auto"/>
          <w:sz w:val="24"/>
          <w:szCs w:val="24"/>
          <w:rPrChange w:id="1434" w:author="SYLZ" w:date="2026-03-27T15:32:00Z">
            <w:rPr>
              <w:rFonts w:ascii="Times New Roman" w:hAnsi="Times New Roman" w:cs="Times New Roman"/>
              <w:b/>
              <w:bCs/>
              <w:color w:val="000000" w:themeColor="text1"/>
              <w:sz w:val="24"/>
              <w:szCs w:val="24"/>
            </w:rPr>
          </w:rPrChange>
        </w:rPr>
        <w:t>Bayesian Parameter Updating</w:t>
      </w:r>
      <w:bookmarkEnd w:id="1432"/>
    </w:p>
    <w:p w14:paraId="02704CD6" w14:textId="6A3013B9" w:rsidR="00AC4785" w:rsidRPr="00ED2D36" w:rsidRDefault="00AC4785"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To infer the acid-base composition of the solution during </w:t>
      </w:r>
      <w:ins w:id="1435" w:author="Yibin Jiang" w:date="2026-03-31T15:20:00Z">
        <w:r w:rsidR="00531A13" w:rsidRPr="00531A13">
          <w:rPr>
            <w:rFonts w:ascii="Times New Roman" w:hAnsi="Times New Roman" w:cs="Times New Roman"/>
            <w:color w:val="000000" w:themeColor="text1"/>
          </w:rPr>
          <w:t>pH-adjustment</w:t>
        </w:r>
      </w:ins>
      <w:del w:id="1436" w:author="Yibin Jiang" w:date="2026-03-31T15:20:00Z">
        <w:r w:rsidRPr="00ED2D36" w:rsidDel="00531A13">
          <w:rPr>
            <w:rFonts w:ascii="Times New Roman" w:hAnsi="Times New Roman" w:cs="Times New Roman"/>
            <w:color w:val="000000" w:themeColor="text1"/>
          </w:rPr>
          <w:delText>titration</w:delText>
        </w:r>
      </w:del>
      <w:r w:rsidRPr="00ED2D36">
        <w:rPr>
          <w:rFonts w:ascii="Times New Roman" w:hAnsi="Times New Roman" w:cs="Times New Roman"/>
          <w:color w:val="000000" w:themeColor="text1"/>
        </w:rPr>
        <w:t xml:space="preserve">, we use an iterative Bayesian updating procedure based on </w:t>
      </w:r>
      <w:del w:id="1437" w:author="SYLZ" w:date="2026-03-27T14:17:00Z">
        <w:r w:rsidRPr="00ED2D36" w:rsidDel="00390B1A">
          <w:rPr>
            <w:rFonts w:ascii="Times New Roman" w:hAnsi="Times New Roman" w:cs="Times New Roman"/>
            <w:color w:val="000000" w:themeColor="text1"/>
          </w:rPr>
          <w:delText>particle</w:delText>
        </w:r>
      </w:del>
      <w:ins w:id="1438"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filtering. The unknown chemical system is represented as a set of buffer pairs (a set of monoprotic acids). For the </w:t>
      </w:r>
      <w:proofErr w:type="spellStart"/>
      <w:r w:rsidRPr="00ED2D36">
        <w:rPr>
          <w:rFonts w:ascii="Times New Roman" w:hAnsi="Times New Roman" w:cs="Times New Roman"/>
          <w:b/>
          <w:bCs/>
          <w:i/>
          <w:iCs/>
          <w:color w:val="000000" w:themeColor="text1"/>
        </w:rPr>
        <w:t>i</w:t>
      </w:r>
      <w:r w:rsidRPr="00ED2D36">
        <w:rPr>
          <w:rFonts w:ascii="Times New Roman" w:hAnsi="Times New Roman" w:cs="Times New Roman"/>
          <w:color w:val="000000" w:themeColor="text1"/>
        </w:rPr>
        <w:t>-th</w:t>
      </w:r>
      <w:proofErr w:type="spellEnd"/>
      <w:r w:rsidRPr="00ED2D36">
        <w:rPr>
          <w:rFonts w:ascii="Times New Roman" w:hAnsi="Times New Roman" w:cs="Times New Roman"/>
          <w:color w:val="000000" w:themeColor="text1"/>
        </w:rPr>
        <w:t xml:space="preserve"> buffer pair, the parameters to be inferred are:</w:t>
      </w:r>
    </w:p>
    <w:p w14:paraId="343E9401" w14:textId="73D2A20C" w:rsidR="00AC4785" w:rsidRPr="00ED2D36" w:rsidRDefault="00AC4785"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1.</w:t>
      </w:r>
      <w:r w:rsidR="00D312B1" w:rsidRPr="00ED2D36">
        <w:rPr>
          <w:rFonts w:ascii="Times New Roman" w:hAnsi="Times New Roman" w:cs="Times New Roman"/>
          <w:color w:val="000000" w:themeColor="text1"/>
        </w:rPr>
        <w:t xml:space="preserve"> </w:t>
      </w:r>
      <w:del w:id="1439" w:author="Yibin Jiang" w:date="2026-03-21T12:12:00Z">
        <w:r w:rsidRPr="00ED2D36" w:rsidDel="00762A41">
          <w:rPr>
            <w:rFonts w:ascii="Times New Roman" w:hAnsi="Times New Roman" w:cs="Times New Roman"/>
            <w:color w:val="000000" w:themeColor="text1"/>
          </w:rPr>
          <w:delText xml:space="preserve">the </w:delText>
        </w:r>
      </w:del>
      <w:ins w:id="1440" w:author="Yibin Jiang" w:date="2026-03-21T12:12:00Z">
        <w:r w:rsidR="00762A41" w:rsidRPr="00ED2D36">
          <w:rPr>
            <w:rFonts w:ascii="Times New Roman" w:hAnsi="Times New Roman" w:cs="Times New Roman"/>
            <w:color w:val="000000" w:themeColor="text1"/>
          </w:rPr>
          <w:t xml:space="preserve">The </w:t>
        </w:r>
      </w:ins>
      <w:r w:rsidRPr="00ED2D36">
        <w:rPr>
          <w:rFonts w:ascii="Times New Roman" w:hAnsi="Times New Roman" w:cs="Times New Roman"/>
          <w:color w:val="000000" w:themeColor="text1"/>
        </w:rPr>
        <w:t xml:space="preserve">acid dissociation constant of the </w:t>
      </w:r>
      <w:proofErr w:type="spellStart"/>
      <w:r w:rsidRPr="00ED2D36">
        <w:rPr>
          <w:rFonts w:ascii="Times New Roman" w:hAnsi="Times New Roman" w:cs="Times New Roman"/>
          <w:b/>
          <w:bCs/>
          <w:i/>
          <w:iCs/>
          <w:color w:val="000000" w:themeColor="text1"/>
        </w:rPr>
        <w:t>i</w:t>
      </w:r>
      <w:r w:rsidRPr="00ED2D36">
        <w:rPr>
          <w:rFonts w:ascii="Times New Roman" w:hAnsi="Times New Roman" w:cs="Times New Roman"/>
          <w:color w:val="000000" w:themeColor="text1"/>
        </w:rPr>
        <w:t>-th</w:t>
      </w:r>
      <w:proofErr w:type="spellEnd"/>
      <w:r w:rsidRPr="00ED2D36">
        <w:rPr>
          <w:rFonts w:ascii="Times New Roman" w:hAnsi="Times New Roman" w:cs="Times New Roman"/>
          <w:color w:val="000000" w:themeColor="text1"/>
        </w:rPr>
        <w:t xml:space="preserve"> buffer pair</w:t>
      </w:r>
      <m:oMath>
        <m:r>
          <w:ins w:id="1441" w:author="Yibin Jiang" w:date="2026-03-21T12:12:00Z">
            <w:rPr>
              <w:rFonts w:ascii="Cambria Math" w:hAnsi="Cambria Math" w:cs="Times New Roman"/>
              <w:color w:val="000000" w:themeColor="text1"/>
            </w:rPr>
            <m:t xml:space="preserve"> </m:t>
          </w:ins>
        </m:r>
      </m:oMath>
      <w:del w:id="1442" w:author="Yibin Jiang" w:date="2026-03-21T12:12:00Z">
        <w:r w:rsidRPr="00ED2D36" w:rsidDel="00B63D58">
          <w:rPr>
            <w:rFonts w:ascii="Times New Roman" w:hAnsi="Times New Roman" w:cs="Times New Roman"/>
            <w:color w:val="000000" w:themeColor="text1"/>
          </w:rPr>
          <w:delText xml:space="preserve"> </w:delText>
        </w:r>
      </w:del>
      <m:oMath>
        <m:sSub>
          <m:sSubPr>
            <m:ctrlPr>
              <w:ins w:id="1443" w:author="Yibin Jiang" w:date="2026-03-21T12:11:00Z">
                <w:rPr>
                  <w:rFonts w:ascii="Cambria Math" w:eastAsia="Times New Roman" w:hAnsi="Cambria Math" w:cs="Times New Roman"/>
                  <w:b/>
                  <w:i/>
                  <w:color w:val="000000" w:themeColor="text1"/>
                  <w:kern w:val="2"/>
                  <w14:ligatures w14:val="standardContextual"/>
                </w:rPr>
              </w:ins>
            </m:ctrlPr>
          </m:sSubPr>
          <m:e>
            <m:r>
              <w:ins w:id="1444" w:author="Yibin Jiang" w:date="2026-03-21T12:11:00Z">
                <m:rPr>
                  <m:sty m:val="bi"/>
                </m:rPr>
                <w:rPr>
                  <w:rFonts w:ascii="Cambria Math" w:hAnsi="Cambria Math" w:cs="Times New Roman"/>
                  <w:color w:val="000000" w:themeColor="text1"/>
                </w:rPr>
                <m:t>pK</m:t>
              </w:ins>
            </m:r>
          </m:e>
          <m:sub>
            <m:r>
              <w:ins w:id="1445" w:author="Yibin Jiang" w:date="2026-03-21T12:11:00Z">
                <m:rPr>
                  <m:sty m:val="bi"/>
                </m:rPr>
                <w:rPr>
                  <w:rFonts w:ascii="Cambria Math" w:hAnsi="Cambria Math" w:cs="Times New Roman"/>
                  <w:color w:val="000000" w:themeColor="text1"/>
                </w:rPr>
                <m:t>a</m:t>
              </w:ins>
            </m:r>
            <m:r>
              <w:ins w:id="1446" w:author="Yibin Jiang" w:date="2026-03-21T12:11:00Z">
                <m:rPr>
                  <m:sty m:val="b"/>
                </m:rPr>
                <w:rPr>
                  <w:rFonts w:ascii="Cambria Math" w:hAnsi="Cambria Math" w:cs="Times New Roman"/>
                  <w:color w:val="000000" w:themeColor="text1"/>
                </w:rPr>
                <m:t>,</m:t>
              </w:ins>
            </m:r>
            <m:r>
              <w:ins w:id="1447" w:author="Yibin Jiang" w:date="2026-03-21T12:11:00Z">
                <m:rPr>
                  <m:sty m:val="bi"/>
                </m:rPr>
                <w:rPr>
                  <w:rFonts w:ascii="Cambria Math" w:hAnsi="Cambria Math" w:cs="Times New Roman"/>
                  <w:color w:val="000000" w:themeColor="text1"/>
                </w:rPr>
                <m:t>i</m:t>
              </w:ins>
            </m:r>
          </m:sub>
        </m:sSub>
      </m:oMath>
      <w:del w:id="1448" w:author="Yibin Jiang" w:date="2026-03-21T12:11:00Z">
        <w:r w:rsidRPr="00ED2D36" w:rsidDel="00B63D58">
          <w:rPr>
            <w:rFonts w:ascii="Times New Roman" w:hAnsi="Times New Roman" w:cs="Times New Roman"/>
            <w:b/>
            <w:bCs/>
            <w:i/>
            <w:iCs/>
            <w:color w:val="000000" w:themeColor="text1"/>
          </w:rPr>
          <w:delText>pKₐ,ᵢ</w:delText>
        </w:r>
      </w:del>
      <w:r w:rsidRPr="00ED2D36">
        <w:rPr>
          <w:rFonts w:ascii="Times New Roman" w:hAnsi="Times New Roman" w:cs="Times New Roman"/>
          <w:color w:val="000000" w:themeColor="text1"/>
        </w:rPr>
        <w:t xml:space="preserve"> (dimensionless), </w:t>
      </w:r>
    </w:p>
    <w:p w14:paraId="622088BF" w14:textId="034389C7" w:rsidR="00AC4785" w:rsidRPr="00ED2D36" w:rsidRDefault="00AC4785"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2.</w:t>
      </w:r>
      <w:r w:rsidR="00D312B1" w:rsidRPr="00ED2D36">
        <w:rPr>
          <w:rFonts w:ascii="Times New Roman" w:hAnsi="Times New Roman" w:cs="Times New Roman"/>
          <w:color w:val="000000" w:themeColor="text1"/>
        </w:rPr>
        <w:t xml:space="preserve"> </w:t>
      </w:r>
      <w:del w:id="1449" w:author="Yibin Jiang" w:date="2026-03-21T12:12:00Z">
        <w:r w:rsidRPr="00ED2D36" w:rsidDel="00762A41">
          <w:rPr>
            <w:rFonts w:ascii="Times New Roman" w:hAnsi="Times New Roman" w:cs="Times New Roman"/>
            <w:color w:val="000000" w:themeColor="text1"/>
          </w:rPr>
          <w:delText xml:space="preserve">the </w:delText>
        </w:r>
      </w:del>
      <w:ins w:id="1450" w:author="Yibin Jiang" w:date="2026-03-21T12:12:00Z">
        <w:r w:rsidR="00762A41" w:rsidRPr="00ED2D36">
          <w:rPr>
            <w:rFonts w:ascii="Times New Roman" w:hAnsi="Times New Roman" w:cs="Times New Roman"/>
            <w:color w:val="000000" w:themeColor="text1"/>
          </w:rPr>
          <w:t xml:space="preserve">The </w:t>
        </w:r>
      </w:ins>
      <w:r w:rsidRPr="00ED2D36">
        <w:rPr>
          <w:rFonts w:ascii="Times New Roman" w:hAnsi="Times New Roman" w:cs="Times New Roman"/>
          <w:color w:val="000000" w:themeColor="text1"/>
        </w:rPr>
        <w:t xml:space="preserve">total molar amount of the </w:t>
      </w:r>
      <w:proofErr w:type="spellStart"/>
      <w:r w:rsidRPr="00ED2D36">
        <w:rPr>
          <w:rFonts w:ascii="Times New Roman" w:hAnsi="Times New Roman" w:cs="Times New Roman"/>
          <w:b/>
          <w:bCs/>
          <w:i/>
          <w:iCs/>
          <w:color w:val="000000" w:themeColor="text1"/>
        </w:rPr>
        <w:t>i</w:t>
      </w:r>
      <w:r w:rsidRPr="00ED2D36">
        <w:rPr>
          <w:rFonts w:ascii="Times New Roman" w:hAnsi="Times New Roman" w:cs="Times New Roman"/>
          <w:color w:val="000000" w:themeColor="text1"/>
        </w:rPr>
        <w:t>-th</w:t>
      </w:r>
      <w:proofErr w:type="spellEnd"/>
      <w:r w:rsidRPr="00ED2D36">
        <w:rPr>
          <w:rFonts w:ascii="Times New Roman" w:hAnsi="Times New Roman" w:cs="Times New Roman"/>
          <w:color w:val="000000" w:themeColor="text1"/>
        </w:rPr>
        <w:t xml:space="preserve"> buffer pair</w:t>
      </w:r>
      <w:r w:rsidRPr="00ED2D36">
        <w:rPr>
          <w:rFonts w:ascii="Times New Roman" w:hAnsi="Times New Roman" w:cs="Times New Roman"/>
          <w:b/>
          <w:bCs/>
          <w:i/>
          <w:iCs/>
          <w:color w:val="000000" w:themeColor="text1"/>
        </w:rPr>
        <w:t xml:space="preserve"> </w:t>
      </w:r>
      <m:oMath>
        <m:sSub>
          <m:sSubPr>
            <m:ctrlPr>
              <w:ins w:id="1451" w:author="Yibin Jiang" w:date="2026-03-21T12:12:00Z">
                <w:rPr>
                  <w:rFonts w:ascii="Cambria Math" w:eastAsia="Times New Roman" w:hAnsi="Cambria Math" w:cs="Times New Roman"/>
                  <w:b/>
                  <w:i/>
                  <w:color w:val="000000" w:themeColor="text1"/>
                  <w:kern w:val="2"/>
                  <w14:ligatures w14:val="standardContextual"/>
                </w:rPr>
              </w:ins>
            </m:ctrlPr>
          </m:sSubPr>
          <m:e>
            <m:r>
              <w:ins w:id="1452" w:author="Yibin Jiang" w:date="2026-03-21T12:12:00Z">
                <m:rPr>
                  <m:sty m:val="bi"/>
                </m:rPr>
                <w:rPr>
                  <w:rFonts w:ascii="Cambria Math" w:hAnsi="Cambria Math" w:cs="Times New Roman"/>
                  <w:color w:val="000000" w:themeColor="text1"/>
                </w:rPr>
                <m:t>n</m:t>
              </w:ins>
            </m:r>
          </m:e>
          <m:sub>
            <m:r>
              <w:ins w:id="1453" w:author="Yibin Jiang" w:date="2026-03-21T12:12:00Z">
                <m:rPr>
                  <m:sty m:val="bi"/>
                </m:rPr>
                <w:rPr>
                  <w:rFonts w:ascii="Cambria Math" w:hAnsi="Cambria Math" w:cs="Times New Roman"/>
                  <w:color w:val="000000" w:themeColor="text1"/>
                </w:rPr>
                <m:t>total</m:t>
              </w:ins>
            </m:r>
            <m:r>
              <w:ins w:id="1454" w:author="Yibin Jiang" w:date="2026-03-21T12:12:00Z">
                <m:rPr>
                  <m:sty m:val="b"/>
                </m:rPr>
                <w:rPr>
                  <w:rFonts w:ascii="Cambria Math" w:hAnsi="Cambria Math" w:cs="Times New Roman"/>
                  <w:color w:val="000000" w:themeColor="text1"/>
                </w:rPr>
                <m:t>,</m:t>
              </w:ins>
            </m:r>
            <m:r>
              <w:ins w:id="1455" w:author="Yibin Jiang" w:date="2026-03-21T12:12:00Z">
                <m:rPr>
                  <m:sty m:val="bi"/>
                </m:rPr>
                <w:rPr>
                  <w:rFonts w:ascii="Cambria Math" w:hAnsi="Cambria Math" w:cs="Times New Roman"/>
                  <w:color w:val="000000" w:themeColor="text1"/>
                </w:rPr>
                <m:t>i</m:t>
              </w:ins>
            </m:r>
          </m:sub>
        </m:sSub>
      </m:oMath>
      <w:del w:id="1456" w:author="Yibin Jiang" w:date="2026-03-21T12:12:00Z">
        <w:r w:rsidRPr="00ED2D36" w:rsidDel="00B63D58">
          <w:rPr>
            <w:rFonts w:ascii="Times New Roman" w:hAnsi="Times New Roman" w:cs="Times New Roman"/>
            <w:b/>
            <w:bCs/>
            <w:i/>
            <w:iCs/>
            <w:color w:val="000000" w:themeColor="text1"/>
          </w:rPr>
          <w:delText>n</w:delText>
        </w:r>
        <w:r w:rsidRPr="00ED2D36" w:rsidDel="00B63D58">
          <w:rPr>
            <w:rFonts w:ascii="Times New Roman" w:hAnsi="Times New Roman" w:cs="Times New Roman"/>
            <w:b/>
            <w:bCs/>
            <w:i/>
            <w:iCs/>
            <w:color w:val="000000" w:themeColor="text1"/>
            <w:vertAlign w:val="subscript"/>
          </w:rPr>
          <w:delText>total,i</w:delText>
        </w:r>
      </w:del>
      <w:r w:rsidRPr="00ED2D36">
        <w:rPr>
          <w:rFonts w:ascii="Times New Roman" w:hAnsi="Times New Roman" w:cs="Times New Roman"/>
          <w:b/>
          <w:bCs/>
          <w:i/>
          <w:iCs/>
          <w:color w:val="000000" w:themeColor="text1"/>
        </w:rPr>
        <w:t xml:space="preserve"> = </w:t>
      </w:r>
      <m:oMath>
        <m:sSub>
          <m:sSubPr>
            <m:ctrlPr>
              <w:ins w:id="1457" w:author="Yibin Jiang" w:date="2026-03-21T12:12:00Z">
                <w:rPr>
                  <w:rFonts w:ascii="Cambria Math" w:eastAsia="Times New Roman" w:hAnsi="Cambria Math" w:cs="Times New Roman"/>
                  <w:b/>
                  <w:i/>
                  <w:color w:val="000000" w:themeColor="text1"/>
                  <w:kern w:val="2"/>
                  <w14:ligatures w14:val="standardContextual"/>
                </w:rPr>
              </w:ins>
            </m:ctrlPr>
          </m:sSubPr>
          <m:e>
            <m:r>
              <w:ins w:id="1458" w:author="Yibin Jiang" w:date="2026-03-21T12:12:00Z">
                <m:rPr>
                  <m:sty m:val="bi"/>
                </m:rPr>
                <w:rPr>
                  <w:rFonts w:ascii="Cambria Math" w:hAnsi="Cambria Math" w:cs="Times New Roman"/>
                  <w:color w:val="000000" w:themeColor="text1"/>
                </w:rPr>
                <m:t>n</m:t>
              </w:ins>
            </m:r>
          </m:e>
          <m:sub>
            <m:r>
              <w:ins w:id="1459" w:author="Yibin Jiang" w:date="2026-03-21T12:12:00Z">
                <m:rPr>
                  <m:sty m:val="bi"/>
                </m:rPr>
                <w:rPr>
                  <w:rFonts w:ascii="Cambria Math" w:hAnsi="Cambria Math" w:cs="Times New Roman"/>
                  <w:color w:val="000000" w:themeColor="text1"/>
                </w:rPr>
                <m:t>HA</m:t>
              </w:ins>
            </m:r>
            <m:r>
              <w:ins w:id="1460" w:author="Yibin Jiang" w:date="2026-03-21T12:12:00Z">
                <m:rPr>
                  <m:sty m:val="b"/>
                </m:rPr>
                <w:rPr>
                  <w:rFonts w:ascii="Cambria Math" w:hAnsi="Cambria Math" w:cs="Times New Roman"/>
                  <w:color w:val="000000" w:themeColor="text1"/>
                </w:rPr>
                <m:t>,</m:t>
              </w:ins>
            </m:r>
            <m:r>
              <w:ins w:id="1461" w:author="Yibin Jiang" w:date="2026-03-21T12:12:00Z">
                <m:rPr>
                  <m:sty m:val="bi"/>
                </m:rPr>
                <w:rPr>
                  <w:rFonts w:ascii="Cambria Math" w:hAnsi="Cambria Math" w:cs="Times New Roman"/>
                  <w:color w:val="000000" w:themeColor="text1"/>
                </w:rPr>
                <m:t>i</m:t>
              </w:ins>
            </m:r>
          </m:sub>
        </m:sSub>
      </m:oMath>
      <w:del w:id="1462" w:author="Yibin Jiang" w:date="2026-03-21T12:12:00Z">
        <w:r w:rsidRPr="00ED2D36" w:rsidDel="00B63D58">
          <w:rPr>
            <w:rFonts w:ascii="Times New Roman" w:hAnsi="Times New Roman" w:cs="Times New Roman"/>
            <w:b/>
            <w:bCs/>
            <w:i/>
            <w:iCs/>
            <w:color w:val="000000" w:themeColor="text1"/>
          </w:rPr>
          <w:delText>n</w:delText>
        </w:r>
        <w:r w:rsidRPr="00ED2D36" w:rsidDel="00B63D58">
          <w:rPr>
            <w:rFonts w:ascii="Times New Roman" w:hAnsi="Times New Roman" w:cs="Times New Roman"/>
            <w:b/>
            <w:bCs/>
            <w:i/>
            <w:iCs/>
            <w:color w:val="000000" w:themeColor="text1"/>
            <w:vertAlign w:val="subscript"/>
          </w:rPr>
          <w:delText>HA,i</w:delText>
        </w:r>
        <w:r w:rsidRPr="00ED2D36" w:rsidDel="00B63D58">
          <w:rPr>
            <w:rFonts w:ascii="Times New Roman" w:hAnsi="Times New Roman" w:cs="Times New Roman"/>
            <w:b/>
            <w:bCs/>
            <w:i/>
            <w:iCs/>
            <w:color w:val="000000" w:themeColor="text1"/>
          </w:rPr>
          <w:delText xml:space="preserve"> </w:delText>
        </w:r>
      </w:del>
      <w:r w:rsidRPr="00ED2D36">
        <w:rPr>
          <w:rFonts w:ascii="Times New Roman" w:hAnsi="Times New Roman" w:cs="Times New Roman"/>
          <w:b/>
          <w:bCs/>
          <w:i/>
          <w:iCs/>
          <w:color w:val="000000" w:themeColor="text1"/>
        </w:rPr>
        <w:t xml:space="preserve">+ </w:t>
      </w:r>
      <m:oMath>
        <m:sSub>
          <m:sSubPr>
            <m:ctrlPr>
              <w:ins w:id="1463" w:author="Yibin Jiang" w:date="2026-03-21T12:12:00Z">
                <w:rPr>
                  <w:rFonts w:ascii="Cambria Math" w:eastAsia="Times New Roman" w:hAnsi="Cambria Math" w:cs="Times New Roman"/>
                  <w:b/>
                  <w:i/>
                  <w:color w:val="000000" w:themeColor="text1"/>
                  <w:kern w:val="2"/>
                  <w14:ligatures w14:val="standardContextual"/>
                </w:rPr>
              </w:ins>
            </m:ctrlPr>
          </m:sSubPr>
          <m:e>
            <m:r>
              <w:ins w:id="1464" w:author="Yibin Jiang" w:date="2026-03-21T12:12:00Z">
                <m:rPr>
                  <m:sty m:val="bi"/>
                </m:rPr>
                <w:rPr>
                  <w:rFonts w:ascii="Cambria Math" w:hAnsi="Cambria Math" w:cs="Times New Roman"/>
                  <w:color w:val="000000" w:themeColor="text1"/>
                </w:rPr>
                <m:t>n</m:t>
              </w:ins>
            </m:r>
          </m:e>
          <m:sub>
            <m:sSup>
              <m:sSupPr>
                <m:ctrlPr>
                  <w:ins w:id="1465" w:author="Yibin Jiang" w:date="2026-03-21T12:12:00Z">
                    <w:rPr>
                      <w:rFonts w:ascii="Cambria Math" w:hAnsi="Cambria Math" w:cs="Times New Roman"/>
                      <w:b/>
                      <w:i/>
                      <w:color w:val="000000" w:themeColor="text1"/>
                    </w:rPr>
                  </w:ins>
                </m:ctrlPr>
              </m:sSupPr>
              <m:e>
                <m:r>
                  <w:ins w:id="1466" w:author="Yibin Jiang" w:date="2026-03-21T12:12:00Z">
                    <m:rPr>
                      <m:sty m:val="bi"/>
                    </m:rPr>
                    <w:rPr>
                      <w:rFonts w:ascii="Cambria Math" w:hAnsi="Cambria Math" w:cs="Times New Roman"/>
                      <w:color w:val="000000" w:themeColor="text1"/>
                    </w:rPr>
                    <m:t>A</m:t>
                  </w:ins>
                </m:r>
              </m:e>
              <m:sup>
                <m:r>
                  <w:ins w:id="1467" w:author="Yibin Jiang" w:date="2026-03-21T12:12:00Z">
                    <m:rPr>
                      <m:sty m:val="bi"/>
                    </m:rPr>
                    <w:rPr>
                      <w:rFonts w:ascii="Cambria Math" w:hAnsi="Cambria Math" w:cs="Times New Roman"/>
                      <w:color w:val="000000" w:themeColor="text1"/>
                    </w:rPr>
                    <m:t>-</m:t>
                  </w:ins>
                </m:r>
              </m:sup>
            </m:sSup>
            <m:r>
              <w:ins w:id="1468" w:author="Yibin Jiang" w:date="2026-03-21T12:12:00Z">
                <m:rPr>
                  <m:sty m:val="b"/>
                </m:rPr>
                <w:rPr>
                  <w:rFonts w:ascii="Cambria Math" w:hAnsi="Cambria Math" w:cs="Times New Roman"/>
                  <w:color w:val="000000" w:themeColor="text1"/>
                </w:rPr>
                <m:t>,</m:t>
              </w:ins>
            </m:r>
            <m:r>
              <w:ins w:id="1469" w:author="Yibin Jiang" w:date="2026-03-21T12:12:00Z">
                <m:rPr>
                  <m:sty m:val="bi"/>
                </m:rPr>
                <w:rPr>
                  <w:rFonts w:ascii="Cambria Math" w:hAnsi="Cambria Math" w:cs="Times New Roman"/>
                  <w:color w:val="000000" w:themeColor="text1"/>
                </w:rPr>
                <m:t>i</m:t>
              </w:ins>
            </m:r>
          </m:sub>
        </m:sSub>
      </m:oMath>
      <w:ins w:id="1470" w:author="Yibin Jiang" w:date="2026-03-21T12:12:00Z">
        <w:r w:rsidR="00B63D58" w:rsidRPr="00ED2D36">
          <w:rPr>
            <w:rFonts w:ascii="Times New Roman" w:hAnsi="Times New Roman" w:cs="Times New Roman"/>
            <w:b/>
            <w:i/>
            <w:color w:val="000000" w:themeColor="text1"/>
            <w:kern w:val="2"/>
            <w14:ligatures w14:val="standardContextual"/>
          </w:rPr>
          <w:t xml:space="preserve"> </w:t>
        </w:r>
      </w:ins>
      <w:del w:id="1471" w:author="Yibin Jiang" w:date="2026-03-21T12:12:00Z">
        <w:r w:rsidRPr="00ED2D36" w:rsidDel="00B63D58">
          <w:rPr>
            <w:rFonts w:ascii="Times New Roman" w:hAnsi="Times New Roman" w:cs="Times New Roman"/>
            <w:b/>
            <w:bCs/>
            <w:i/>
            <w:iCs/>
            <w:color w:val="000000" w:themeColor="text1"/>
          </w:rPr>
          <w:delText>n</w:delText>
        </w:r>
        <w:r w:rsidRPr="00ED2D36" w:rsidDel="00B63D58">
          <w:rPr>
            <w:rFonts w:ascii="Times New Roman" w:hAnsi="Times New Roman" w:cs="Times New Roman"/>
            <w:b/>
            <w:bCs/>
            <w:i/>
            <w:iCs/>
            <w:color w:val="000000" w:themeColor="text1"/>
            <w:vertAlign w:val="subscript"/>
          </w:rPr>
          <w:delText>A⁻,i</w:delText>
        </w:r>
        <w:r w:rsidRPr="00ED2D36" w:rsidDel="00B63D58">
          <w:rPr>
            <w:rFonts w:ascii="Times New Roman" w:hAnsi="Times New Roman" w:cs="Times New Roman"/>
            <w:color w:val="000000" w:themeColor="text1"/>
            <w:vertAlign w:val="subscript"/>
          </w:rPr>
          <w:delText xml:space="preserve"> </w:delText>
        </w:r>
      </w:del>
      <w:r w:rsidRPr="00ED2D36">
        <w:rPr>
          <w:rFonts w:ascii="Times New Roman" w:hAnsi="Times New Roman" w:cs="Times New Roman"/>
          <w:color w:val="000000" w:themeColor="text1"/>
        </w:rPr>
        <w:t>(in mol).</w:t>
      </w:r>
    </w:p>
    <w:p w14:paraId="02E70709" w14:textId="33C4E9D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Bayesian updating procedure contains five steps: sampling, equilibrium prediction, likelihood calculation, resampling, and posterior updating.</w:t>
      </w:r>
    </w:p>
    <w:p w14:paraId="740593D9" w14:textId="1E6166B3" w:rsidR="00786B96" w:rsidRPr="00ED2D36" w:rsidRDefault="00DA58CB">
      <w:pPr>
        <w:pStyle w:val="3"/>
        <w:spacing w:line="360" w:lineRule="auto"/>
        <w:jc w:val="both"/>
        <w:rPr>
          <w:rFonts w:ascii="Times New Roman" w:hAnsi="Times New Roman" w:cs="Times New Roman"/>
          <w:color w:val="000000" w:themeColor="text1"/>
          <w:sz w:val="24"/>
          <w:szCs w:val="24"/>
        </w:rPr>
        <w:pPrChange w:id="1472" w:author="SYLZ" w:date="2026-03-27T15:33:00Z">
          <w:pPr>
            <w:pStyle w:val="3"/>
            <w:numPr>
              <w:numId w:val="10"/>
            </w:numPr>
            <w:spacing w:line="360" w:lineRule="auto"/>
            <w:ind w:left="360" w:hanging="360"/>
            <w:jc w:val="both"/>
          </w:pPr>
        </w:pPrChange>
      </w:pPr>
      <w:bookmarkStart w:id="1473" w:name="_Toc225862922"/>
      <w:bookmarkStart w:id="1474" w:name="sampling"/>
      <w:ins w:id="1475" w:author="SYLZ" w:date="2026-03-27T15:33:00Z">
        <w:r>
          <w:rPr>
            <w:rFonts w:ascii="Times New Roman" w:hAnsi="Times New Roman" w:cs="Times New Roman" w:hint="eastAsia"/>
            <w:color w:val="000000" w:themeColor="text1"/>
            <w:sz w:val="24"/>
            <w:szCs w:val="24"/>
          </w:rPr>
          <w:t>1.</w:t>
        </w:r>
      </w:ins>
      <w:ins w:id="1476" w:author="Yibin Jiang" w:date="2026-03-31T15:16:00Z">
        <w:r w:rsidR="003B2904">
          <w:rPr>
            <w:rFonts w:ascii="Times New Roman" w:hAnsi="Times New Roman" w:cs="Times New Roman" w:hint="eastAsia"/>
            <w:color w:val="000000" w:themeColor="text1"/>
            <w:sz w:val="24"/>
            <w:szCs w:val="24"/>
          </w:rPr>
          <w:t xml:space="preserve"> </w:t>
        </w:r>
      </w:ins>
      <w:r w:rsidR="00786B96" w:rsidRPr="00ED2D36">
        <w:rPr>
          <w:rFonts w:ascii="Times New Roman" w:hAnsi="Times New Roman" w:cs="Times New Roman"/>
          <w:color w:val="000000" w:themeColor="text1"/>
          <w:sz w:val="24"/>
          <w:szCs w:val="24"/>
        </w:rPr>
        <w:t>Sampling</w:t>
      </w:r>
      <w:bookmarkEnd w:id="1473"/>
    </w:p>
    <w:p w14:paraId="3291EAF9" w14:textId="1BF19CAD" w:rsidR="00AC4785" w:rsidRPr="00ED2D36" w:rsidRDefault="00AC4785" w:rsidP="00397965">
      <w:pPr>
        <w:pStyle w:val="af0"/>
        <w:spacing w:line="360" w:lineRule="auto"/>
        <w:rPr>
          <w:rFonts w:ascii="Times New Roman" w:eastAsiaTheme="minorEastAsia" w:hAnsi="Times New Roman" w:cs="Times New Roman"/>
          <w:color w:val="000000" w:themeColor="text1"/>
        </w:rPr>
      </w:pPr>
      <w:r w:rsidRPr="00ED2D36">
        <w:rPr>
          <w:rFonts w:ascii="Times New Roman" w:eastAsiaTheme="minorEastAsia" w:hAnsi="Times New Roman" w:cs="Times New Roman"/>
          <w:color w:val="000000" w:themeColor="text1"/>
        </w:rPr>
        <w:t xml:space="preserve">At each </w:t>
      </w:r>
      <w:del w:id="1477" w:author="Yibin Jiang" w:date="2026-03-31T15:20:00Z">
        <w:r w:rsidRPr="00ED2D36" w:rsidDel="00BC1696">
          <w:rPr>
            <w:rFonts w:ascii="Times New Roman" w:eastAsiaTheme="minorEastAsia" w:hAnsi="Times New Roman" w:cs="Times New Roman"/>
            <w:color w:val="000000" w:themeColor="text1"/>
          </w:rPr>
          <w:delText xml:space="preserve">titration </w:delText>
        </w:r>
      </w:del>
      <w:r w:rsidRPr="00ED2D36">
        <w:rPr>
          <w:rFonts w:ascii="Times New Roman" w:eastAsiaTheme="minorEastAsia" w:hAnsi="Times New Roman" w:cs="Times New Roman"/>
          <w:color w:val="000000" w:themeColor="text1"/>
        </w:rPr>
        <w:t>step, the current prior distributions are defined for every buffer pair. For buffer pair</w:t>
      </w:r>
      <w:r w:rsidRPr="00ED2D36">
        <w:rPr>
          <w:rFonts w:ascii="Times New Roman" w:eastAsiaTheme="minorEastAsia" w:hAnsi="Times New Roman" w:cs="Times New Roman"/>
          <w:b/>
          <w:bCs/>
          <w:i/>
          <w:iCs/>
          <w:color w:val="000000" w:themeColor="text1"/>
        </w:rPr>
        <w:t xml:space="preserve"> </w:t>
      </w:r>
      <w:proofErr w:type="spellStart"/>
      <w:r w:rsidRPr="00ED2D36">
        <w:rPr>
          <w:rFonts w:ascii="Times New Roman" w:eastAsiaTheme="minorEastAsia" w:hAnsi="Times New Roman" w:cs="Times New Roman"/>
          <w:b/>
          <w:bCs/>
          <w:i/>
          <w:iCs/>
          <w:color w:val="000000" w:themeColor="text1"/>
        </w:rPr>
        <w:t>i</w:t>
      </w:r>
      <w:proofErr w:type="spellEnd"/>
      <w:r w:rsidRPr="00ED2D36">
        <w:rPr>
          <w:rFonts w:ascii="Times New Roman" w:eastAsiaTheme="minorEastAsia" w:hAnsi="Times New Roman" w:cs="Times New Roman"/>
          <w:color w:val="000000" w:themeColor="text1"/>
        </w:rPr>
        <w:t>, independent Gaussian priors are maintained:</w:t>
      </w:r>
    </w:p>
    <w:p w14:paraId="4BC8CE93" w14:textId="1C20E634" w:rsidR="00AC4785" w:rsidRPr="00BB6128" w:rsidRDefault="00E00915">
      <w:pPr>
        <w:spacing w:line="360" w:lineRule="auto"/>
        <w:jc w:val="center"/>
        <w:rPr>
          <w:rFonts w:eastAsiaTheme="minorEastAsia"/>
          <w:b/>
          <w:bCs/>
          <w:i/>
          <w:iCs/>
          <w:color w:val="000000" w:themeColor="text1"/>
          <w:kern w:val="0"/>
          <w:sz w:val="24"/>
          <w:lang w:val="en-GB"/>
          <w14:ligatures w14:val="none"/>
          <w:rPrChange w:id="1478" w:author="Yibin Jiang" w:date="2026-03-31T15:00:00Z">
            <w:rPr>
              <w:rFonts w:eastAsiaTheme="minorEastAsia"/>
              <w:b/>
              <w:bCs/>
              <w:i/>
              <w:iCs/>
              <w:color w:val="000000" w:themeColor="text1"/>
              <w:kern w:val="0"/>
              <w:sz w:val="24"/>
              <w14:ligatures w14:val="none"/>
            </w:rPr>
          </w:rPrChange>
        </w:rPr>
        <w:pPrChange w:id="1479" w:author="SYLZ" w:date="2026-03-27T10:39:00Z">
          <w:pPr>
            <w:jc w:val="center"/>
          </w:pPr>
        </w:pPrChange>
      </w:pPr>
      <m:oMath>
        <m:sSub>
          <m:sSubPr>
            <m:ctrlPr>
              <w:ins w:id="1480" w:author="Yibin Jiang" w:date="2026-03-21T12:11:00Z">
                <w:rPr>
                  <w:rFonts w:ascii="Cambria Math" w:hAnsi="Cambria Math"/>
                  <w:b/>
                  <w:i/>
                  <w:color w:val="000000" w:themeColor="text1"/>
                  <w:sz w:val="24"/>
                </w:rPr>
              </w:ins>
            </m:ctrlPr>
          </m:sSubPr>
          <m:e>
            <m:r>
              <w:ins w:id="1481" w:author="Yibin Jiang" w:date="2026-03-21T12:11:00Z">
                <m:rPr>
                  <m:sty m:val="bi"/>
                </m:rPr>
                <w:rPr>
                  <w:rFonts w:ascii="Cambria Math" w:hAnsi="Cambria Math"/>
                  <w:color w:val="000000" w:themeColor="text1"/>
                  <w:sz w:val="24"/>
                </w:rPr>
                <m:t>pK</m:t>
              </w:ins>
            </m:r>
          </m:e>
          <m:sub>
            <m:r>
              <w:ins w:id="1482" w:author="Yibin Jiang" w:date="2026-03-21T12:11:00Z">
                <m:rPr>
                  <m:sty m:val="bi"/>
                </m:rPr>
                <w:rPr>
                  <w:rFonts w:ascii="Cambria Math" w:hAnsi="Cambria Math"/>
                  <w:color w:val="000000" w:themeColor="text1"/>
                  <w:sz w:val="24"/>
                </w:rPr>
                <m:t>a</m:t>
              </w:ins>
            </m:r>
            <m:r>
              <w:ins w:id="1483" w:author="Yibin Jiang" w:date="2026-03-21T12:11:00Z">
                <m:rPr>
                  <m:sty m:val="b"/>
                </m:rPr>
                <w:rPr>
                  <w:rFonts w:ascii="Cambria Math" w:hAnsi="Cambria Math"/>
                  <w:color w:val="000000" w:themeColor="text1"/>
                  <w:sz w:val="24"/>
                  <w:lang w:val="en-GB"/>
                  <w:rPrChange w:id="1484" w:author="Yibin Jiang" w:date="2026-03-31T15:00:00Z">
                    <w:rPr>
                      <w:rFonts w:ascii="Cambria Math" w:hAnsi="Cambria Math"/>
                      <w:color w:val="000000" w:themeColor="text1"/>
                      <w:sz w:val="24"/>
                    </w:rPr>
                  </w:rPrChange>
                </w:rPr>
                <m:t>,</m:t>
              </w:ins>
            </m:r>
            <m:r>
              <w:ins w:id="1485" w:author="Yibin Jiang" w:date="2026-03-21T12:11:00Z">
                <m:rPr>
                  <m:sty m:val="bi"/>
                </m:rPr>
                <w:rPr>
                  <w:rFonts w:ascii="Cambria Math" w:hAnsi="Cambria Math"/>
                  <w:color w:val="000000" w:themeColor="text1"/>
                  <w:sz w:val="24"/>
                </w:rPr>
                <m:t>i</m:t>
              </w:ins>
            </m:r>
          </m:sub>
        </m:sSub>
      </m:oMath>
      <w:ins w:id="1486" w:author="Yibin Jiang" w:date="2026-03-21T12:10:00Z">
        <w:r w:rsidR="00B63D58" w:rsidRPr="00BB6128">
          <w:rPr>
            <w:rFonts w:eastAsiaTheme="minorEastAsia"/>
            <w:b/>
            <w:bCs/>
            <w:i/>
            <w:color w:val="000000" w:themeColor="text1"/>
            <w:sz w:val="24"/>
            <w:lang w:val="en-GB"/>
            <w:rPrChange w:id="1487" w:author="Yibin Jiang" w:date="2026-03-31T15:00:00Z">
              <w:rPr>
                <w:rFonts w:eastAsiaTheme="minorEastAsia"/>
                <w:b/>
                <w:bCs/>
                <w:i/>
                <w:color w:val="000000" w:themeColor="text1"/>
                <w:sz w:val="24"/>
              </w:rPr>
            </w:rPrChange>
          </w:rPr>
          <w:t xml:space="preserve"> </w:t>
        </w:r>
      </w:ins>
      <w:del w:id="1488" w:author="Yibin Jiang" w:date="2026-03-21T12:10:00Z">
        <w:r w:rsidR="00AC4785" w:rsidRPr="00BB6128" w:rsidDel="00B63D58">
          <w:rPr>
            <w:rFonts w:eastAsiaTheme="minorEastAsia"/>
            <w:b/>
            <w:bCs/>
            <w:i/>
            <w:iCs/>
            <w:color w:val="000000" w:themeColor="text1"/>
            <w:kern w:val="0"/>
            <w:sz w:val="24"/>
            <w:lang w:val="en-GB"/>
            <w14:ligatures w14:val="none"/>
            <w:rPrChange w:id="1489" w:author="Yibin Jiang" w:date="2026-03-31T15:00:00Z">
              <w:rPr>
                <w:rFonts w:eastAsiaTheme="minorEastAsia"/>
                <w:b/>
                <w:bCs/>
                <w:i/>
                <w:iCs/>
                <w:color w:val="000000" w:themeColor="text1"/>
                <w:kern w:val="0"/>
                <w:sz w:val="24"/>
                <w14:ligatures w14:val="none"/>
              </w:rPr>
            </w:rPrChange>
          </w:rPr>
          <w:delText>pKₐ,</w:delText>
        </w:r>
        <w:r w:rsidR="00AC4785" w:rsidRPr="00ED2D36" w:rsidDel="00B63D58">
          <w:rPr>
            <w:rFonts w:eastAsiaTheme="minorEastAsia"/>
            <w:b/>
            <w:bCs/>
            <w:i/>
            <w:iCs/>
            <w:color w:val="000000" w:themeColor="text1"/>
            <w:kern w:val="0"/>
            <w:sz w:val="24"/>
            <w14:ligatures w14:val="none"/>
          </w:rPr>
          <w:delText>ᵢ</w:delText>
        </w:r>
      </w:del>
      <w:r w:rsidR="008B6471" w:rsidRPr="00BB6128">
        <w:rPr>
          <w:rFonts w:eastAsiaTheme="minorEastAsia"/>
          <w:b/>
          <w:bCs/>
          <w:i/>
          <w:iCs/>
          <w:color w:val="000000" w:themeColor="text1"/>
          <w:kern w:val="0"/>
          <w:sz w:val="24"/>
          <w:lang w:val="en-GB"/>
          <w14:ligatures w14:val="none"/>
          <w:rPrChange w:id="1490" w:author="Yibin Jiang" w:date="2026-03-31T15:00:00Z">
            <w:rPr>
              <w:rFonts w:eastAsiaTheme="minorEastAsia"/>
              <w:b/>
              <w:bCs/>
              <w:i/>
              <w:iCs/>
              <w:color w:val="000000" w:themeColor="text1"/>
              <w:kern w:val="0"/>
              <w:sz w:val="24"/>
              <w14:ligatures w14:val="none"/>
            </w:rPr>
          </w:rPrChange>
        </w:rPr>
        <w:t>~</w:t>
      </w:r>
      <w:ins w:id="1491" w:author="Yibin Jiang" w:date="2026-03-21T12:10:00Z">
        <w:r w:rsidR="00B63D58" w:rsidRPr="00BB6128">
          <w:rPr>
            <w:rFonts w:eastAsiaTheme="minorEastAsia"/>
            <w:b/>
            <w:bCs/>
            <w:i/>
            <w:iCs/>
            <w:color w:val="000000" w:themeColor="text1"/>
            <w:kern w:val="0"/>
            <w:sz w:val="24"/>
            <w:lang w:val="en-GB"/>
            <w14:ligatures w14:val="none"/>
            <w:rPrChange w:id="1492" w:author="Yibin Jiang" w:date="2026-03-31T15:00:00Z">
              <w:rPr>
                <w:rFonts w:eastAsiaTheme="minorEastAsia"/>
                <w:b/>
                <w:bCs/>
                <w:i/>
                <w:iCs/>
                <w:color w:val="000000" w:themeColor="text1"/>
                <w:kern w:val="0"/>
                <w:sz w:val="24"/>
                <w14:ligatures w14:val="none"/>
              </w:rPr>
            </w:rPrChange>
          </w:rPr>
          <w:t xml:space="preserve"> </w:t>
        </w:r>
      </w:ins>
      <w:proofErr w:type="gramStart"/>
      <w:r w:rsidR="008B6471" w:rsidRPr="00BB6128">
        <w:rPr>
          <w:rFonts w:eastAsiaTheme="minorEastAsia"/>
          <w:b/>
          <w:bCs/>
          <w:i/>
          <w:iCs/>
          <w:color w:val="000000" w:themeColor="text1"/>
          <w:kern w:val="0"/>
          <w:sz w:val="24"/>
          <w:lang w:val="en-GB"/>
          <w14:ligatures w14:val="none"/>
          <w:rPrChange w:id="1493" w:author="Yibin Jiang" w:date="2026-03-31T15:00:00Z">
            <w:rPr>
              <w:rFonts w:eastAsiaTheme="minorEastAsia"/>
              <w:b/>
              <w:bCs/>
              <w:i/>
              <w:iCs/>
              <w:color w:val="000000" w:themeColor="text1"/>
              <w:kern w:val="0"/>
              <w:sz w:val="24"/>
              <w14:ligatures w14:val="none"/>
            </w:rPr>
          </w:rPrChange>
        </w:rPr>
        <w:t>N(</w:t>
      </w:r>
      <w:proofErr w:type="gramEnd"/>
      <m:oMath>
        <m:sSub>
          <m:sSubPr>
            <m:ctrlPr>
              <w:rPr>
                <w:rFonts w:ascii="Cambria Math" w:eastAsiaTheme="minorEastAsia" w:hAnsi="Cambria Math"/>
                <w:b/>
                <w:bCs/>
                <w:i/>
                <w:iCs/>
                <w:color w:val="000000" w:themeColor="text1"/>
                <w:kern w:val="0"/>
                <w:sz w:val="24"/>
                <w14:ligatures w14:val="none"/>
              </w:rPr>
            </m:ctrlPr>
          </m:sSubPr>
          <m:e>
            <m:r>
              <m:rPr>
                <m:sty m:val="bi"/>
              </m:rPr>
              <w:rPr>
                <w:rFonts w:ascii="Cambria Math" w:eastAsiaTheme="minorEastAsia" w:hAnsi="Cambria Math"/>
                <w:color w:val="000000" w:themeColor="text1"/>
                <w:kern w:val="0"/>
                <w:sz w:val="24"/>
                <w14:ligatures w14:val="none"/>
              </w:rPr>
              <m:t>u</m:t>
            </m:r>
          </m:e>
          <m:sub>
            <m:r>
              <m:rPr>
                <m:sty m:val="bi"/>
              </m:rPr>
              <w:rPr>
                <w:rFonts w:ascii="Cambria Math" w:eastAsiaTheme="minorEastAsia" w:hAnsi="Cambria Math"/>
                <w:color w:val="000000" w:themeColor="text1"/>
                <w:kern w:val="0"/>
                <w:sz w:val="24"/>
                <w14:ligatures w14:val="none"/>
              </w:rPr>
              <m:t>pK</m:t>
            </m:r>
            <m:r>
              <m:rPr>
                <m:sty m:val="bi"/>
              </m:rPr>
              <w:rPr>
                <w:rFonts w:ascii="Cambria Math" w:eastAsiaTheme="minorEastAsia" w:hAnsi="Cambria Math"/>
                <w:color w:val="000000" w:themeColor="text1"/>
                <w:kern w:val="0"/>
                <w:sz w:val="24"/>
                <w:lang w:val="en-GB"/>
                <w14:ligatures w14:val="none"/>
                <w:rPrChange w:id="1494" w:author="Yibin Jiang" w:date="2026-03-31T15:00:00Z">
                  <w:rPr>
                    <w:rFonts w:ascii="Cambria Math" w:eastAsiaTheme="minorEastAsia" w:hAnsi="Cambria Math"/>
                    <w:color w:val="000000" w:themeColor="text1"/>
                    <w:kern w:val="0"/>
                    <w:sz w:val="24"/>
                    <w14:ligatures w14:val="none"/>
                  </w:rPr>
                </w:rPrChange>
              </w:rPr>
              <m:t>ₐ,</m:t>
            </m:r>
            <m:r>
              <m:rPr>
                <m:sty m:val="bi"/>
              </m:rPr>
              <w:rPr>
                <w:rFonts w:ascii="Cambria Math" w:eastAsiaTheme="minorEastAsia" w:hAnsi="Cambria Math"/>
                <w:color w:val="000000" w:themeColor="text1"/>
                <w:kern w:val="0"/>
                <w:sz w:val="24"/>
                <w14:ligatures w14:val="none"/>
              </w:rPr>
              <m:t>ᵢ</m:t>
            </m:r>
          </m:sub>
        </m:sSub>
      </m:oMath>
      <w:r w:rsidR="008B6471" w:rsidRPr="00BB6128">
        <w:rPr>
          <w:rFonts w:eastAsiaTheme="minorEastAsia"/>
          <w:b/>
          <w:bCs/>
          <w:i/>
          <w:iCs/>
          <w:color w:val="000000" w:themeColor="text1"/>
          <w:kern w:val="0"/>
          <w:sz w:val="24"/>
          <w:lang w:val="en-GB"/>
          <w14:ligatures w14:val="none"/>
          <w:rPrChange w:id="1495" w:author="Yibin Jiang" w:date="2026-03-31T15:00:00Z">
            <w:rPr>
              <w:rFonts w:eastAsiaTheme="minorEastAsia"/>
              <w:b/>
              <w:bCs/>
              <w:i/>
              <w:iCs/>
              <w:color w:val="000000" w:themeColor="text1"/>
              <w:kern w:val="0"/>
              <w:sz w:val="24"/>
              <w14:ligatures w14:val="none"/>
            </w:rPr>
          </w:rPrChange>
        </w:rPr>
        <w:t>,</w:t>
      </w:r>
      <m:oMath>
        <m:sSub>
          <m:sSubPr>
            <m:ctrlPr>
              <w:rPr>
                <w:rFonts w:ascii="Cambria Math" w:eastAsiaTheme="minorEastAsia" w:hAnsi="Cambria Math"/>
                <w:b/>
                <w:bCs/>
                <w:i/>
                <w:iCs/>
                <w:color w:val="000000" w:themeColor="text1"/>
                <w:kern w:val="0"/>
                <w:sz w:val="24"/>
                <w14:ligatures w14:val="none"/>
              </w:rPr>
            </m:ctrlPr>
          </m:sSubPr>
          <m:e>
            <m:r>
              <m:rPr>
                <m:sty m:val="bi"/>
              </m:rPr>
              <w:rPr>
                <w:rFonts w:ascii="Cambria Math" w:eastAsiaTheme="minorEastAsia" w:hAnsi="Cambria Math"/>
                <w:color w:val="000000" w:themeColor="text1"/>
                <w:kern w:val="0"/>
                <w:sz w:val="24"/>
                <w14:ligatures w14:val="none"/>
              </w:rPr>
              <m:t>σ</m:t>
            </m:r>
          </m:e>
          <m:sub>
            <m:r>
              <m:rPr>
                <m:sty m:val="bi"/>
              </m:rPr>
              <w:rPr>
                <w:rFonts w:ascii="Cambria Math" w:eastAsiaTheme="minorEastAsia" w:hAnsi="Cambria Math"/>
                <w:color w:val="000000" w:themeColor="text1"/>
                <w:kern w:val="0"/>
                <w:sz w:val="24"/>
                <w14:ligatures w14:val="none"/>
              </w:rPr>
              <m:t>pK</m:t>
            </m:r>
            <m:r>
              <m:rPr>
                <m:sty m:val="bi"/>
              </m:rPr>
              <w:rPr>
                <w:rFonts w:ascii="Cambria Math" w:eastAsiaTheme="minorEastAsia" w:hAnsi="Cambria Math"/>
                <w:color w:val="000000" w:themeColor="text1"/>
                <w:kern w:val="0"/>
                <w:sz w:val="24"/>
                <w:lang w:val="en-GB"/>
                <w14:ligatures w14:val="none"/>
                <w:rPrChange w:id="1496" w:author="Yibin Jiang" w:date="2026-03-31T15:00:00Z">
                  <w:rPr>
                    <w:rFonts w:ascii="Cambria Math" w:eastAsiaTheme="minorEastAsia" w:hAnsi="Cambria Math"/>
                    <w:color w:val="000000" w:themeColor="text1"/>
                    <w:kern w:val="0"/>
                    <w:sz w:val="24"/>
                    <w14:ligatures w14:val="none"/>
                  </w:rPr>
                </w:rPrChange>
              </w:rPr>
              <m:t>ₐ,</m:t>
            </m:r>
            <m:r>
              <m:rPr>
                <m:sty m:val="bi"/>
              </m:rPr>
              <w:rPr>
                <w:rFonts w:ascii="Cambria Math" w:eastAsiaTheme="minorEastAsia" w:hAnsi="Cambria Math"/>
                <w:color w:val="000000" w:themeColor="text1"/>
                <w:kern w:val="0"/>
                <w:sz w:val="24"/>
                <w14:ligatures w14:val="none"/>
              </w:rPr>
              <m:t>ᵢ</m:t>
            </m:r>
          </m:sub>
        </m:sSub>
      </m:oMath>
      <w:r w:rsidR="008B6471" w:rsidRPr="00BB6128">
        <w:rPr>
          <w:rFonts w:eastAsiaTheme="minorEastAsia"/>
          <w:b/>
          <w:bCs/>
          <w:i/>
          <w:iCs/>
          <w:color w:val="000000" w:themeColor="text1"/>
          <w:kern w:val="0"/>
          <w:sz w:val="24"/>
          <w:lang w:val="en-GB"/>
          <w14:ligatures w14:val="none"/>
          <w:rPrChange w:id="1497" w:author="Yibin Jiang" w:date="2026-03-31T15:00:00Z">
            <w:rPr>
              <w:rFonts w:eastAsiaTheme="minorEastAsia"/>
              <w:b/>
              <w:bCs/>
              <w:i/>
              <w:iCs/>
              <w:color w:val="000000" w:themeColor="text1"/>
              <w:kern w:val="0"/>
              <w:sz w:val="24"/>
              <w14:ligatures w14:val="none"/>
            </w:rPr>
          </w:rPrChange>
        </w:rPr>
        <w:t>)</w:t>
      </w:r>
    </w:p>
    <w:p w14:paraId="0F3F41A1" w14:textId="0C96FD3A" w:rsidR="008B6471" w:rsidRPr="00ED2D36" w:rsidRDefault="00E00915">
      <w:pPr>
        <w:spacing w:line="360" w:lineRule="auto"/>
        <w:jc w:val="center"/>
        <w:rPr>
          <w:rFonts w:eastAsiaTheme="minorEastAsia"/>
          <w:b/>
          <w:bCs/>
          <w:i/>
          <w:iCs/>
          <w:color w:val="000000" w:themeColor="text1"/>
          <w:kern w:val="0"/>
          <w:sz w:val="24"/>
          <w:lang w:val="de-DE"/>
          <w14:ligatures w14:val="none"/>
          <w:rPrChange w:id="1498" w:author="Yibin Jiang" w:date="2026-03-27T13:33:00Z">
            <w:rPr>
              <w:rFonts w:eastAsiaTheme="minorEastAsia"/>
              <w:b/>
              <w:bCs/>
              <w:i/>
              <w:iCs/>
              <w:color w:val="000000" w:themeColor="text1"/>
              <w:kern w:val="0"/>
              <w:sz w:val="24"/>
              <w14:ligatures w14:val="none"/>
            </w:rPr>
          </w:rPrChange>
        </w:rPr>
        <w:pPrChange w:id="1499" w:author="SYLZ" w:date="2026-03-27T10:39:00Z">
          <w:pPr>
            <w:jc w:val="center"/>
          </w:pPr>
        </w:pPrChange>
      </w:pPr>
      <m:oMath>
        <m:sSub>
          <m:sSubPr>
            <m:ctrlPr>
              <w:ins w:id="1500" w:author="Yibin Jiang" w:date="2026-03-21T12:11:00Z">
                <w:rPr>
                  <w:rFonts w:ascii="Cambria Math" w:hAnsi="Cambria Math"/>
                  <w:b/>
                  <w:i/>
                  <w:color w:val="000000" w:themeColor="text1"/>
                  <w:sz w:val="24"/>
                </w:rPr>
              </w:ins>
            </m:ctrlPr>
          </m:sSubPr>
          <m:e>
            <m:r>
              <w:ins w:id="1501" w:author="Yibin Jiang" w:date="2026-03-21T12:11:00Z">
                <m:rPr>
                  <m:sty m:val="bi"/>
                </m:rPr>
                <w:rPr>
                  <w:rFonts w:ascii="Cambria Math" w:hAnsi="Cambria Math"/>
                  <w:color w:val="000000" w:themeColor="text1"/>
                  <w:sz w:val="24"/>
                </w:rPr>
                <m:t>n</m:t>
              </w:ins>
            </m:r>
          </m:e>
          <m:sub>
            <m:r>
              <w:ins w:id="1502" w:author="Yibin Jiang" w:date="2026-03-21T12:11:00Z">
                <m:rPr>
                  <m:sty m:val="bi"/>
                </m:rPr>
                <w:rPr>
                  <w:rFonts w:ascii="Cambria Math" w:hAnsi="Cambria Math"/>
                  <w:color w:val="000000" w:themeColor="text1"/>
                  <w:sz w:val="24"/>
                </w:rPr>
                <m:t>t</m:t>
              </w:ins>
            </m:r>
            <m:r>
              <w:ins w:id="1503" w:author="Yibin Jiang" w:date="2026-03-21T12:11:00Z">
                <m:rPr>
                  <m:sty m:val="bi"/>
                </m:rPr>
                <w:rPr>
                  <w:rFonts w:ascii="Cambria Math" w:eastAsiaTheme="minorEastAsia" w:hAnsi="Cambria Math"/>
                  <w:color w:val="000000" w:themeColor="text1"/>
                  <w:sz w:val="24"/>
                </w:rPr>
                <m:t>otal</m:t>
              </w:ins>
            </m:r>
            <m:r>
              <w:ins w:id="1504" w:author="Yibin Jiang" w:date="2026-03-21T12:11:00Z">
                <m:rPr>
                  <m:sty m:val="b"/>
                </m:rPr>
                <w:rPr>
                  <w:rFonts w:ascii="Cambria Math" w:hAnsi="Cambria Math"/>
                  <w:color w:val="000000" w:themeColor="text1"/>
                  <w:sz w:val="24"/>
                  <w:lang w:val="de-DE"/>
                  <w:rPrChange w:id="1505" w:author="Yibin Jiang" w:date="2026-03-27T13:33:00Z">
                    <w:rPr>
                      <w:rFonts w:ascii="Cambria Math" w:hAnsi="Cambria Math"/>
                      <w:color w:val="000000" w:themeColor="text1"/>
                      <w:sz w:val="24"/>
                    </w:rPr>
                  </w:rPrChange>
                </w:rPr>
                <m:t>,</m:t>
              </w:ins>
            </m:r>
            <m:r>
              <w:ins w:id="1506" w:author="Yibin Jiang" w:date="2026-03-21T12:11:00Z">
                <m:rPr>
                  <m:sty m:val="bi"/>
                </m:rPr>
                <w:rPr>
                  <w:rFonts w:ascii="Cambria Math" w:hAnsi="Cambria Math"/>
                  <w:color w:val="000000" w:themeColor="text1"/>
                  <w:sz w:val="24"/>
                </w:rPr>
                <m:t>i</m:t>
              </w:ins>
            </m:r>
          </m:sub>
        </m:sSub>
      </m:oMath>
      <w:del w:id="1507" w:author="Yibin Jiang" w:date="2026-03-21T12:10:00Z">
        <w:r w:rsidR="008B6471" w:rsidRPr="00ED2D36" w:rsidDel="00B63D58">
          <w:rPr>
            <w:b/>
            <w:bCs/>
            <w:i/>
            <w:iCs/>
            <w:color w:val="000000" w:themeColor="text1"/>
            <w:sz w:val="24"/>
            <w:lang w:val="de-DE"/>
            <w:rPrChange w:id="1508" w:author="Yibin Jiang" w:date="2026-03-27T13:33:00Z">
              <w:rPr>
                <w:b/>
                <w:bCs/>
                <w:i/>
                <w:iCs/>
                <w:color w:val="000000" w:themeColor="text1"/>
                <w:sz w:val="24"/>
              </w:rPr>
            </w:rPrChange>
          </w:rPr>
          <w:delText>n</w:delText>
        </w:r>
        <w:r w:rsidR="008B6471" w:rsidRPr="00ED2D36" w:rsidDel="00B63D58">
          <w:rPr>
            <w:b/>
            <w:bCs/>
            <w:i/>
            <w:iCs/>
            <w:color w:val="000000" w:themeColor="text1"/>
            <w:sz w:val="24"/>
            <w:vertAlign w:val="subscript"/>
            <w:lang w:val="de-DE"/>
            <w:rPrChange w:id="1509" w:author="Yibin Jiang" w:date="2026-03-27T13:33:00Z">
              <w:rPr>
                <w:b/>
                <w:bCs/>
                <w:i/>
                <w:iCs/>
                <w:color w:val="000000" w:themeColor="text1"/>
                <w:sz w:val="24"/>
                <w:vertAlign w:val="subscript"/>
              </w:rPr>
            </w:rPrChange>
          </w:rPr>
          <w:delText>total,i</w:delText>
        </w:r>
      </w:del>
      <w:r w:rsidR="008B6471" w:rsidRPr="00ED2D36">
        <w:rPr>
          <w:rFonts w:eastAsiaTheme="minorEastAsia"/>
          <w:b/>
          <w:bCs/>
          <w:i/>
          <w:iCs/>
          <w:color w:val="000000" w:themeColor="text1"/>
          <w:kern w:val="0"/>
          <w:sz w:val="24"/>
          <w:lang w:val="de-DE"/>
          <w14:ligatures w14:val="none"/>
          <w:rPrChange w:id="1510" w:author="Yibin Jiang" w:date="2026-03-27T13:33:00Z">
            <w:rPr>
              <w:rFonts w:eastAsiaTheme="minorEastAsia"/>
              <w:b/>
              <w:bCs/>
              <w:i/>
              <w:iCs/>
              <w:color w:val="000000" w:themeColor="text1"/>
              <w:kern w:val="0"/>
              <w:sz w:val="24"/>
              <w14:ligatures w14:val="none"/>
            </w:rPr>
          </w:rPrChange>
        </w:rPr>
        <w:t xml:space="preserve"> ~</w:t>
      </w:r>
      <w:ins w:id="1511" w:author="Yibin Jiang" w:date="2026-03-21T12:10:00Z">
        <w:r w:rsidR="00B63D58" w:rsidRPr="00ED2D36">
          <w:rPr>
            <w:rFonts w:eastAsiaTheme="minorEastAsia"/>
            <w:b/>
            <w:bCs/>
            <w:i/>
            <w:iCs/>
            <w:color w:val="000000" w:themeColor="text1"/>
            <w:kern w:val="0"/>
            <w:sz w:val="24"/>
            <w:lang w:val="de-DE"/>
            <w14:ligatures w14:val="none"/>
            <w:rPrChange w:id="1512" w:author="Yibin Jiang" w:date="2026-03-27T13:33:00Z">
              <w:rPr>
                <w:rFonts w:eastAsiaTheme="minorEastAsia"/>
                <w:b/>
                <w:bCs/>
                <w:i/>
                <w:iCs/>
                <w:color w:val="000000" w:themeColor="text1"/>
                <w:kern w:val="0"/>
                <w:sz w:val="24"/>
                <w14:ligatures w14:val="none"/>
              </w:rPr>
            </w:rPrChange>
          </w:rPr>
          <w:t xml:space="preserve"> </w:t>
        </w:r>
      </w:ins>
      <w:r w:rsidR="008B6471" w:rsidRPr="00ED2D36">
        <w:rPr>
          <w:rFonts w:eastAsiaTheme="minorEastAsia"/>
          <w:b/>
          <w:bCs/>
          <w:i/>
          <w:iCs/>
          <w:color w:val="000000" w:themeColor="text1"/>
          <w:kern w:val="0"/>
          <w:sz w:val="24"/>
          <w:lang w:val="de-DE"/>
          <w14:ligatures w14:val="none"/>
          <w:rPrChange w:id="1513" w:author="Yibin Jiang" w:date="2026-03-27T13:33:00Z">
            <w:rPr>
              <w:rFonts w:eastAsiaTheme="minorEastAsia"/>
              <w:b/>
              <w:bCs/>
              <w:i/>
              <w:iCs/>
              <w:color w:val="000000" w:themeColor="text1"/>
              <w:kern w:val="0"/>
              <w:sz w:val="24"/>
              <w14:ligatures w14:val="none"/>
            </w:rPr>
          </w:rPrChange>
        </w:rPr>
        <w:t>N(</w:t>
      </w:r>
      <m:oMath>
        <m:sSub>
          <m:sSubPr>
            <m:ctrlPr>
              <w:rPr>
                <w:rFonts w:ascii="Cambria Math" w:eastAsiaTheme="minorEastAsia" w:hAnsi="Cambria Math"/>
                <w:b/>
                <w:bCs/>
                <w:i/>
                <w:iCs/>
                <w:color w:val="000000" w:themeColor="text1"/>
                <w:kern w:val="0"/>
                <w:sz w:val="24"/>
                <w14:ligatures w14:val="none"/>
              </w:rPr>
            </m:ctrlPr>
          </m:sSubPr>
          <m:e>
            <m:r>
              <m:rPr>
                <m:sty m:val="bi"/>
              </m:rPr>
              <w:rPr>
                <w:rFonts w:ascii="Cambria Math" w:eastAsiaTheme="minorEastAsia" w:hAnsi="Cambria Math"/>
                <w:color w:val="000000" w:themeColor="text1"/>
                <w:kern w:val="0"/>
                <w:sz w:val="24"/>
                <w14:ligatures w14:val="none"/>
              </w:rPr>
              <m:t>u</m:t>
            </m:r>
          </m:e>
          <m:sub>
            <m:sSub>
              <m:sSubPr>
                <m:ctrlPr>
                  <w:rPr>
                    <w:rFonts w:ascii="Cambria Math" w:hAnsi="Cambria Math"/>
                    <w:b/>
                    <w:bCs/>
                    <w:i/>
                    <w:iCs/>
                    <w:color w:val="000000" w:themeColor="text1"/>
                    <w:sz w:val="24"/>
                  </w:rPr>
                </m:ctrlPr>
              </m:sSubPr>
              <m:e>
                <m:r>
                  <m:rPr>
                    <m:sty m:val="bi"/>
                  </m:rPr>
                  <w:rPr>
                    <w:rFonts w:ascii="Cambria Math" w:hAnsi="Cambria Math"/>
                    <w:color w:val="000000" w:themeColor="text1"/>
                    <w:sz w:val="24"/>
                  </w:rPr>
                  <m:t>n</m:t>
                </m:r>
              </m:e>
              <m:sub>
                <m:r>
                  <m:rPr>
                    <m:sty m:val="bi"/>
                  </m:rPr>
                  <w:rPr>
                    <w:rFonts w:ascii="Cambria Math" w:hAnsi="Cambria Math"/>
                    <w:color w:val="000000" w:themeColor="text1"/>
                    <w:sz w:val="24"/>
                    <w:vertAlign w:val="subscript"/>
                  </w:rPr>
                  <m:t>total</m:t>
                </m:r>
                <m:r>
                  <m:rPr>
                    <m:sty m:val="bi"/>
                  </m:rPr>
                  <w:rPr>
                    <w:rFonts w:ascii="Cambria Math" w:hAnsi="Cambria Math"/>
                    <w:color w:val="000000" w:themeColor="text1"/>
                    <w:sz w:val="24"/>
                    <w:vertAlign w:val="subscript"/>
                    <w:lang w:val="de-DE"/>
                    <w:rPrChange w:id="1514" w:author="Yibin Jiang" w:date="2026-03-27T13:33:00Z">
                      <w:rPr>
                        <w:rFonts w:ascii="Cambria Math" w:hAnsi="Cambria Math"/>
                        <w:color w:val="000000" w:themeColor="text1"/>
                        <w:sz w:val="24"/>
                        <w:vertAlign w:val="subscript"/>
                      </w:rPr>
                    </w:rPrChange>
                  </w:rPr>
                  <m:t>,</m:t>
                </m:r>
                <m:r>
                  <m:rPr>
                    <m:sty m:val="bi"/>
                  </m:rPr>
                  <w:rPr>
                    <w:rFonts w:ascii="Cambria Math" w:hAnsi="Cambria Math"/>
                    <w:color w:val="000000" w:themeColor="text1"/>
                    <w:sz w:val="24"/>
                    <w:vertAlign w:val="subscript"/>
                  </w:rPr>
                  <m:t>i</m:t>
                </m:r>
              </m:sub>
            </m:sSub>
          </m:sub>
        </m:sSub>
      </m:oMath>
      <w:r w:rsidR="008B6471" w:rsidRPr="00ED2D36">
        <w:rPr>
          <w:rFonts w:eastAsiaTheme="minorEastAsia"/>
          <w:b/>
          <w:bCs/>
          <w:i/>
          <w:iCs/>
          <w:color w:val="000000" w:themeColor="text1"/>
          <w:kern w:val="0"/>
          <w:sz w:val="24"/>
          <w:lang w:val="de-DE"/>
          <w14:ligatures w14:val="none"/>
          <w:rPrChange w:id="1515" w:author="Yibin Jiang" w:date="2026-03-27T13:33:00Z">
            <w:rPr>
              <w:rFonts w:eastAsiaTheme="minorEastAsia"/>
              <w:b/>
              <w:bCs/>
              <w:i/>
              <w:iCs/>
              <w:color w:val="000000" w:themeColor="text1"/>
              <w:kern w:val="0"/>
              <w:sz w:val="24"/>
              <w14:ligatures w14:val="none"/>
            </w:rPr>
          </w:rPrChange>
        </w:rPr>
        <w:t>,</w:t>
      </w:r>
      <m:oMath>
        <m:sSub>
          <m:sSubPr>
            <m:ctrlPr>
              <w:rPr>
                <w:rFonts w:ascii="Cambria Math" w:eastAsiaTheme="minorEastAsia" w:hAnsi="Cambria Math"/>
                <w:b/>
                <w:bCs/>
                <w:i/>
                <w:iCs/>
                <w:color w:val="000000" w:themeColor="text1"/>
                <w:kern w:val="0"/>
                <w:sz w:val="24"/>
                <w14:ligatures w14:val="none"/>
              </w:rPr>
            </m:ctrlPr>
          </m:sSubPr>
          <m:e>
            <m:r>
              <m:rPr>
                <m:sty m:val="bi"/>
              </m:rPr>
              <w:rPr>
                <w:rFonts w:ascii="Cambria Math" w:eastAsiaTheme="minorEastAsia" w:hAnsi="Cambria Math"/>
                <w:color w:val="000000" w:themeColor="text1"/>
                <w:kern w:val="0"/>
                <w:sz w:val="24"/>
                <w14:ligatures w14:val="none"/>
              </w:rPr>
              <m:t>σ</m:t>
            </m:r>
          </m:e>
          <m:sub>
            <m:sSub>
              <m:sSubPr>
                <m:ctrlPr>
                  <w:rPr>
                    <w:rFonts w:ascii="Cambria Math" w:hAnsi="Cambria Math"/>
                    <w:b/>
                    <w:bCs/>
                    <w:i/>
                    <w:iCs/>
                    <w:color w:val="000000" w:themeColor="text1"/>
                    <w:sz w:val="24"/>
                  </w:rPr>
                </m:ctrlPr>
              </m:sSubPr>
              <m:e>
                <m:r>
                  <m:rPr>
                    <m:sty m:val="bi"/>
                  </m:rPr>
                  <w:rPr>
                    <w:rFonts w:ascii="Cambria Math" w:hAnsi="Cambria Math"/>
                    <w:color w:val="000000" w:themeColor="text1"/>
                    <w:sz w:val="24"/>
                  </w:rPr>
                  <m:t>n</m:t>
                </m:r>
              </m:e>
              <m:sub>
                <m:r>
                  <m:rPr>
                    <m:sty m:val="bi"/>
                  </m:rPr>
                  <w:rPr>
                    <w:rFonts w:ascii="Cambria Math" w:hAnsi="Cambria Math"/>
                    <w:color w:val="000000" w:themeColor="text1"/>
                    <w:sz w:val="24"/>
                    <w:vertAlign w:val="subscript"/>
                  </w:rPr>
                  <m:t>total</m:t>
                </m:r>
                <m:r>
                  <m:rPr>
                    <m:sty m:val="bi"/>
                  </m:rPr>
                  <w:rPr>
                    <w:rFonts w:ascii="Cambria Math" w:hAnsi="Cambria Math"/>
                    <w:color w:val="000000" w:themeColor="text1"/>
                    <w:sz w:val="24"/>
                    <w:vertAlign w:val="subscript"/>
                    <w:lang w:val="de-DE"/>
                    <w:rPrChange w:id="1516" w:author="Yibin Jiang" w:date="2026-03-27T13:33:00Z">
                      <w:rPr>
                        <w:rFonts w:ascii="Cambria Math" w:hAnsi="Cambria Math"/>
                        <w:color w:val="000000" w:themeColor="text1"/>
                        <w:sz w:val="24"/>
                        <w:vertAlign w:val="subscript"/>
                      </w:rPr>
                    </w:rPrChange>
                  </w:rPr>
                  <m:t>,</m:t>
                </m:r>
                <m:r>
                  <m:rPr>
                    <m:sty m:val="bi"/>
                  </m:rPr>
                  <w:rPr>
                    <w:rFonts w:ascii="Cambria Math" w:hAnsi="Cambria Math"/>
                    <w:color w:val="000000" w:themeColor="text1"/>
                    <w:sz w:val="24"/>
                    <w:vertAlign w:val="subscript"/>
                  </w:rPr>
                  <m:t>i</m:t>
                </m:r>
              </m:sub>
            </m:sSub>
          </m:sub>
        </m:sSub>
      </m:oMath>
      <w:r w:rsidR="008B6471" w:rsidRPr="00ED2D36">
        <w:rPr>
          <w:rFonts w:eastAsiaTheme="minorEastAsia"/>
          <w:b/>
          <w:bCs/>
          <w:i/>
          <w:iCs/>
          <w:color w:val="000000" w:themeColor="text1"/>
          <w:kern w:val="0"/>
          <w:sz w:val="24"/>
          <w:lang w:val="de-DE"/>
          <w14:ligatures w14:val="none"/>
          <w:rPrChange w:id="1517" w:author="Yibin Jiang" w:date="2026-03-27T13:33:00Z">
            <w:rPr>
              <w:rFonts w:eastAsiaTheme="minorEastAsia"/>
              <w:b/>
              <w:bCs/>
              <w:i/>
              <w:iCs/>
              <w:color w:val="000000" w:themeColor="text1"/>
              <w:kern w:val="0"/>
              <w:sz w:val="24"/>
              <w14:ligatures w14:val="none"/>
            </w:rPr>
          </w:rPrChange>
        </w:rPr>
        <w:t>)</w:t>
      </w:r>
    </w:p>
    <w:p w14:paraId="40D01365" w14:textId="04D29CF8" w:rsidR="00AC4785" w:rsidRPr="00ED2D36" w:rsidRDefault="00AC4785"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 set of </w:t>
      </w:r>
      <w:r w:rsidRPr="00ED2D36">
        <w:rPr>
          <w:rFonts w:ascii="Times New Roman" w:hAnsi="Times New Roman" w:cs="Times New Roman"/>
          <w:b/>
          <w:bCs/>
          <w:i/>
          <w:iCs/>
          <w:color w:val="000000" w:themeColor="text1"/>
        </w:rPr>
        <w:t>M</w:t>
      </w:r>
      <w:r w:rsidRPr="00ED2D36">
        <w:rPr>
          <w:rFonts w:ascii="Times New Roman" w:hAnsi="Times New Roman" w:cs="Times New Roman"/>
          <w:color w:val="000000" w:themeColor="text1"/>
        </w:rPr>
        <w:t xml:space="preserve"> </w:t>
      </w:r>
      <w:ins w:id="1518" w:author="SYLZ" w:date="2026-03-27T14:16:00Z">
        <w:r w:rsidR="00390B1A" w:rsidRPr="00390B1A">
          <w:rPr>
            <w:rFonts w:ascii="Times New Roman" w:hAnsi="Times New Roman" w:cs="Times New Roman"/>
            <w:color w:val="000000" w:themeColor="text1"/>
          </w:rPr>
          <w:t>parameter vector</w:t>
        </w:r>
      </w:ins>
      <w:del w:id="1519" w:author="SYLZ" w:date="2026-03-27T14:16:00Z">
        <w:r w:rsidRPr="00ED2D36" w:rsidDel="00390B1A">
          <w:rPr>
            <w:rFonts w:ascii="Times New Roman" w:hAnsi="Times New Roman" w:cs="Times New Roman"/>
            <w:color w:val="000000" w:themeColor="text1"/>
          </w:rPr>
          <w:delText>particles</w:delText>
        </w:r>
      </w:del>
      <w:r w:rsidR="002C7B4B" w:rsidRPr="00ED2D36">
        <w:rPr>
          <w:rFonts w:ascii="Times New Roman" w:hAnsi="Times New Roman" w:cs="Times New Roman"/>
          <w:color w:val="000000" w:themeColor="text1"/>
        </w:rPr>
        <w:t>, i.e., the complete parameter set to describe the system</w:t>
      </w:r>
      <w:ins w:id="1520" w:author="Yibin Jiang" w:date="2026-03-21T12:13:00Z">
        <w:r w:rsidR="00073E0B" w:rsidRPr="00ED2D36">
          <w:rPr>
            <w:rFonts w:ascii="Times New Roman" w:hAnsi="Times New Roman" w:cs="Times New Roman"/>
            <w:color w:val="000000" w:themeColor="text1"/>
          </w:rPr>
          <w:t xml:space="preserve"> (</w:t>
        </w:r>
      </w:ins>
      <w:ins w:id="1521" w:author="Yibin Jiang" w:date="2026-03-21T12:10:00Z">
        <w:r w:rsidR="00325218" w:rsidRPr="00ED2D36">
          <w:rPr>
            <w:rFonts w:ascii="Times New Roman" w:hAnsi="Times New Roman" w:cs="Times New Roman"/>
            <w:color w:val="000000" w:themeColor="text1"/>
          </w:rPr>
          <w:t xml:space="preserve">indexed by </w:t>
        </w:r>
      </w:ins>
      <m:oMath>
        <m:r>
          <w:ins w:id="1522" w:author="Yibin Jiang" w:date="2026-03-21T12:10:00Z">
            <m:rPr>
              <m:sty m:val="bi"/>
            </m:rPr>
            <w:rPr>
              <w:rFonts w:ascii="Cambria Math" w:hAnsi="Cambria Math" w:cs="Times New Roman"/>
              <w:color w:val="000000" w:themeColor="text1"/>
            </w:rPr>
            <m:t>j</m:t>
          </w:ins>
        </m:r>
      </m:oMath>
      <w:ins w:id="1523" w:author="Yibin Jiang" w:date="2026-03-21T12:13:00Z">
        <w:r w:rsidR="00073E0B" w:rsidRPr="00ED2D36">
          <w:rPr>
            <w:rFonts w:ascii="Times New Roman" w:hAnsi="Times New Roman" w:cs="Times New Roman"/>
            <w:b/>
            <w:color w:val="000000" w:themeColor="text1"/>
          </w:rPr>
          <w:t>)</w:t>
        </w:r>
      </w:ins>
      <w:r w:rsidR="002C7B4B" w:rsidRPr="00ED2D36">
        <w:rPr>
          <w:rFonts w:ascii="Times New Roman" w:hAnsi="Times New Roman" w:cs="Times New Roman"/>
          <w:color w:val="000000" w:themeColor="text1"/>
        </w:rPr>
        <w:t xml:space="preserve">, </w:t>
      </w:r>
      <w:r w:rsidRPr="00ED2D36">
        <w:rPr>
          <w:rFonts w:ascii="Times New Roman" w:hAnsi="Times New Roman" w:cs="Times New Roman"/>
          <w:color w:val="000000" w:themeColor="text1"/>
        </w:rPr>
        <w:t xml:space="preserve">is sampled </w:t>
      </w:r>
      <w:r w:rsidR="002C7B4B" w:rsidRPr="00ED2D36">
        <w:rPr>
          <w:rFonts w:ascii="Times New Roman" w:hAnsi="Times New Roman" w:cs="Times New Roman"/>
          <w:color w:val="000000" w:themeColor="text1"/>
        </w:rPr>
        <w:t xml:space="preserve">1000 times </w:t>
      </w:r>
      <w:r w:rsidRPr="00ED2D36">
        <w:rPr>
          <w:rFonts w:ascii="Times New Roman" w:hAnsi="Times New Roman" w:cs="Times New Roman"/>
          <w:color w:val="000000" w:themeColor="text1"/>
        </w:rPr>
        <w:t xml:space="preserve">from these priors: </w:t>
      </w:r>
    </w:p>
    <w:p w14:paraId="48A99AFE" w14:textId="004E4B0C" w:rsidR="00AC4785" w:rsidRPr="00ED2D36" w:rsidRDefault="00AC4785" w:rsidP="00397965">
      <w:pPr>
        <w:pStyle w:val="a3"/>
        <w:spacing w:line="360" w:lineRule="auto"/>
        <w:jc w:val="both"/>
        <w:rPr>
          <w:rFonts w:ascii="Times New Roman" w:hAnsi="Times New Roman" w:cs="Times New Roman"/>
          <w:b/>
          <w:bCs/>
          <w:color w:val="000000" w:themeColor="text1"/>
        </w:rPr>
      </w:pPr>
      <m:oMathPara>
        <m:oMath>
          <m:r>
            <m:rPr>
              <m:sty m:val="b"/>
            </m:rPr>
            <w:rPr>
              <w:rFonts w:ascii="Cambria Math" w:hAnsi="Cambria Math" w:cs="Times New Roman"/>
              <w:color w:val="000000" w:themeColor="text1"/>
            </w:rPr>
            <m:t>{</m:t>
          </m:r>
          <m:sSup>
            <m:sSupPr>
              <m:ctrlPr>
                <w:rPr>
                  <w:rFonts w:ascii="Cambria Math" w:hAnsi="Cambria Math" w:cs="Times New Roman"/>
                  <w:b/>
                  <w:bCs/>
                  <w:color w:val="000000" w:themeColor="text1"/>
                </w:rPr>
              </m:ctrlPr>
            </m:sSupPr>
            <m:e>
              <m:r>
                <m:rPr>
                  <m:sty m:val="bi"/>
                </m:rPr>
                <w:rPr>
                  <w:rFonts w:ascii="Cambria Math" w:hAnsi="Cambria Math" w:cs="Times New Roman"/>
                  <w:color w:val="000000" w:themeColor="text1"/>
                </w:rPr>
                <m:t>θ</m:t>
              </m:r>
            </m:e>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p>
          <m:sSubSup>
            <m:sSubSupPr>
              <m:ctrlPr>
                <w:rPr>
                  <w:rFonts w:ascii="Cambria Math" w:hAnsi="Cambria Math" w:cs="Times New Roman"/>
                  <w:b/>
                  <w:bCs/>
                  <w:color w:val="000000" w:themeColor="text1"/>
                </w:rPr>
              </m:ctrlPr>
            </m:sSubSupPr>
            <m:e>
              <m:r>
                <m:rPr>
                  <m:sty m:val="b"/>
                </m:rPr>
                <w:rPr>
                  <w:rFonts w:ascii="Cambria Math" w:hAnsi="Cambria Math" w:cs="Times New Roman"/>
                  <w:color w:val="000000" w:themeColor="text1"/>
                </w:rPr>
                <m:t>}</m:t>
              </m:r>
            </m:e>
            <m:sub>
              <m:r>
                <m:rPr>
                  <m:sty m:val="bi"/>
                </m:rPr>
                <w:rPr>
                  <w:rFonts w:ascii="Cambria Math" w:hAnsi="Cambria Math" w:cs="Times New Roman"/>
                  <w:color w:val="000000" w:themeColor="text1"/>
                </w:rPr>
                <m:t>j</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sub>
            <m:sup>
              <m:r>
                <m:rPr>
                  <m:sty m:val="bi"/>
                </m:rPr>
                <w:rPr>
                  <w:rFonts w:ascii="Cambria Math" w:hAnsi="Cambria Math" w:cs="Times New Roman"/>
                  <w:color w:val="000000" w:themeColor="text1"/>
                </w:rPr>
                <m:t>M</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d>
                <m:dPr>
                  <m:begChr m:val="{"/>
                  <m:endChr m:val="}"/>
                  <m:ctrlPr>
                    <w:rPr>
                      <w:rFonts w:ascii="Cambria Math" w:hAnsi="Cambria Math" w:cs="Times New Roman"/>
                      <w:b/>
                      <w:bCs/>
                      <w:color w:val="000000" w:themeColor="text1"/>
                    </w:rPr>
                  </m:ctrlPr>
                </m:dPr>
                <m:e>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p</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sub>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n</m:t>
                      </m:r>
                    </m:e>
                    <m:sub>
                      <m:r>
                        <m:rPr>
                          <m:sty m:val="bi"/>
                        </m:rPr>
                        <w:rPr>
                          <w:rFonts w:ascii="Cambria Math" w:hAnsi="Cambria Math" w:cs="Times New Roman"/>
                          <w:color w:val="000000" w:themeColor="text1"/>
                          <w:vertAlign w:val="subscript"/>
                        </w:rPr>
                        <m:t>total,1</m:t>
                      </m:r>
                    </m:sub>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bSup>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p</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n</m:t>
                      </m:r>
                    </m:e>
                    <m:sub>
                      <m:r>
                        <m:rPr>
                          <m:sty m:val="bi"/>
                        </m:rPr>
                        <w:rPr>
                          <w:rFonts w:ascii="Cambria Math" w:hAnsi="Cambria Math" w:cs="Times New Roman"/>
                          <w:color w:val="000000" w:themeColor="text1"/>
                          <w:vertAlign w:val="subscript"/>
                        </w:rPr>
                        <m:t>total,i</m:t>
                      </m:r>
                    </m:sub>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bSup>
                  <m:r>
                    <m:rPr>
                      <m:sty m:val="b"/>
                    </m:rPr>
                    <w:rPr>
                      <w:rFonts w:ascii="Cambria Math" w:hAnsi="Cambria Math" w:cs="Times New Roman"/>
                      <w:color w:val="000000" w:themeColor="text1"/>
                    </w:rPr>
                    <m:t>)</m:t>
                  </m:r>
                </m:e>
              </m:d>
            </m:e>
            <m:sub>
              <m:r>
                <m:rPr>
                  <m:sty m:val="bi"/>
                </m:rPr>
                <w:rPr>
                  <w:rFonts w:ascii="Cambria Math" w:hAnsi="Cambria Math" w:cs="Times New Roman"/>
                  <w:color w:val="000000" w:themeColor="text1"/>
                </w:rPr>
                <m:t>j</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sub>
            <m:sup>
              <m:r>
                <m:rPr>
                  <m:sty m:val="bi"/>
                </m:rPr>
                <w:rPr>
                  <w:rFonts w:ascii="Cambria Math" w:hAnsi="Cambria Math" w:cs="Times New Roman"/>
                  <w:color w:val="000000" w:themeColor="text1"/>
                </w:rPr>
                <m:t>M</m:t>
              </m:r>
            </m:sup>
          </m:sSubSup>
        </m:oMath>
      </m:oMathPara>
    </w:p>
    <w:p w14:paraId="4DC4EB47" w14:textId="619CCB6A" w:rsidR="0053473B" w:rsidRPr="00ED2D36" w:rsidRDefault="0053473B"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Each </w:t>
      </w:r>
      <w:del w:id="1524" w:author="SYLZ" w:date="2026-03-27T14:17:00Z">
        <w:r w:rsidRPr="00ED2D36" w:rsidDel="00390B1A">
          <w:rPr>
            <w:rFonts w:ascii="Times New Roman" w:hAnsi="Times New Roman" w:cs="Times New Roman"/>
            <w:color w:val="000000" w:themeColor="text1"/>
          </w:rPr>
          <w:delText>particle</w:delText>
        </w:r>
      </w:del>
      <w:ins w:id="1525"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w:t>
      </w:r>
      <m:oMath>
        <m:sSup>
          <m:sSupPr>
            <m:ctrlPr>
              <w:rPr>
                <w:rFonts w:ascii="Cambria Math" w:hAnsi="Cambria Math" w:cs="Times New Roman"/>
                <w:b/>
                <w:bCs/>
                <w:color w:val="000000" w:themeColor="text1"/>
              </w:rPr>
            </m:ctrlPr>
          </m:sSupPr>
          <m:e>
            <m:r>
              <m:rPr>
                <m:sty m:val="bi"/>
              </m:rPr>
              <w:rPr>
                <w:rFonts w:ascii="Cambria Math" w:hAnsi="Cambria Math" w:cs="Times New Roman"/>
                <w:color w:val="000000" w:themeColor="text1"/>
              </w:rPr>
              <m:t>θ</m:t>
            </m:r>
          </m:e>
          <m:sup>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j</m:t>
                </m:r>
              </m:e>
            </m:d>
          </m:sup>
        </m:sSup>
      </m:oMath>
      <w:r w:rsidRPr="00ED2D36">
        <w:rPr>
          <w:rFonts w:ascii="Times New Roman" w:hAnsi="Times New Roman" w:cs="Times New Roman"/>
          <w:color w:val="000000" w:themeColor="text1"/>
        </w:rPr>
        <w:t xml:space="preserve"> represents one complete candidate </w:t>
      </w:r>
      <w:del w:id="1526" w:author="Yibin Jiang" w:date="2026-03-21T12:13:00Z">
        <w:r w:rsidRPr="00ED2D36" w:rsidDel="00E463FB">
          <w:rPr>
            <w:rFonts w:ascii="Times New Roman" w:hAnsi="Times New Roman" w:cs="Times New Roman"/>
            <w:color w:val="000000" w:themeColor="text1"/>
          </w:rPr>
          <w:delText xml:space="preserve">description </w:delText>
        </w:r>
      </w:del>
      <w:ins w:id="1527" w:author="Yibin Jiang" w:date="2026-03-21T12:13:00Z">
        <w:r w:rsidR="00E463FB" w:rsidRPr="00ED2D36">
          <w:rPr>
            <w:rFonts w:ascii="Times New Roman" w:hAnsi="Times New Roman" w:cs="Times New Roman"/>
            <w:color w:val="000000" w:themeColor="text1"/>
          </w:rPr>
          <w:t xml:space="preserve">parameter set </w:t>
        </w:r>
      </w:ins>
      <w:r w:rsidRPr="00ED2D36">
        <w:rPr>
          <w:rFonts w:ascii="Times New Roman" w:hAnsi="Times New Roman" w:cs="Times New Roman"/>
          <w:color w:val="000000" w:themeColor="text1"/>
        </w:rPr>
        <w:t xml:space="preserve">of the </w:t>
      </w:r>
      <w:ins w:id="1528" w:author="Yibin Jiang" w:date="2026-03-21T12:13:00Z">
        <w:r w:rsidR="00E463FB" w:rsidRPr="00ED2D36">
          <w:rPr>
            <w:rFonts w:ascii="Times New Roman" w:hAnsi="Times New Roman" w:cs="Times New Roman"/>
            <w:color w:val="000000" w:themeColor="text1"/>
          </w:rPr>
          <w:t>system</w:t>
        </w:r>
      </w:ins>
      <w:del w:id="1529" w:author="Yibin Jiang" w:date="2026-03-21T12:13:00Z">
        <w:r w:rsidRPr="00ED2D36" w:rsidDel="00E463FB">
          <w:rPr>
            <w:rFonts w:ascii="Times New Roman" w:hAnsi="Times New Roman" w:cs="Times New Roman"/>
            <w:color w:val="000000" w:themeColor="text1"/>
          </w:rPr>
          <w:delText>chemical state</w:delText>
        </w:r>
      </w:del>
      <w:ins w:id="1530" w:author="Yibin Jiang" w:date="2026-03-21T12:13:00Z">
        <w:r w:rsidR="00745A17" w:rsidRPr="00ED2D36">
          <w:rPr>
            <w:rFonts w:ascii="Times New Roman" w:hAnsi="Times New Roman" w:cs="Times New Roman"/>
            <w:color w:val="000000" w:themeColor="text1"/>
          </w:rPr>
          <w:t>, defining</w:t>
        </w:r>
      </w:ins>
      <w:ins w:id="1531" w:author="Yibin Jiang" w:date="2026-03-31T15:17:00Z">
        <w:r w:rsidR="004766A5">
          <w:rPr>
            <w:rFonts w:ascii="Times New Roman" w:hAnsi="Times New Roman" w:cs="Times New Roman" w:hint="eastAsia"/>
            <w:color w:val="000000" w:themeColor="text1"/>
          </w:rPr>
          <w:t xml:space="preserve"> the </w:t>
        </w:r>
        <w:r w:rsidR="008A3234">
          <w:rPr>
            <w:rFonts w:ascii="Times New Roman" w:hAnsi="Times New Roman" w:cs="Times New Roman" w:hint="eastAsia"/>
            <w:color w:val="000000" w:themeColor="text1"/>
          </w:rPr>
          <w:t>corresponding</w:t>
        </w:r>
      </w:ins>
      <w:ins w:id="1532" w:author="Yibin Jiang" w:date="2026-03-21T12:13:00Z">
        <w:r w:rsidR="00745A17" w:rsidRPr="00ED2D36">
          <w:rPr>
            <w:rFonts w:ascii="Times New Roman" w:hAnsi="Times New Roman" w:cs="Times New Roman"/>
            <w:color w:val="000000" w:themeColor="text1"/>
          </w:rPr>
          <w:t xml:space="preserve"> </w:t>
        </w:r>
      </w:ins>
      <w:del w:id="1533" w:author="Yibin Jiang" w:date="2026-03-21T12:13:00Z">
        <w:r w:rsidRPr="00ED2D36" w:rsidDel="00E463FB">
          <w:rPr>
            <w:rFonts w:ascii="Times New Roman" w:hAnsi="Times New Roman" w:cs="Times New Roman"/>
            <w:color w:val="000000" w:themeColor="text1"/>
          </w:rPr>
          <w:delText xml:space="preserve"> </w:delText>
        </w:r>
        <w:r w:rsidRPr="00ED2D36" w:rsidDel="00745A17">
          <w:rPr>
            <w:rFonts w:ascii="Times New Roman" w:hAnsi="Times New Roman" w:cs="Times New Roman"/>
            <w:color w:val="000000" w:themeColor="text1"/>
          </w:rPr>
          <w:delText>(</w:delText>
        </w:r>
        <w:r w:rsidRPr="00ED2D36" w:rsidDel="000246EB">
          <w:rPr>
            <w:rFonts w:ascii="Times New Roman" w:hAnsi="Times New Roman" w:cs="Times New Roman"/>
            <w:color w:val="000000" w:themeColor="text1"/>
          </w:rPr>
          <w:delText xml:space="preserve">one </w:delText>
        </w:r>
      </w:del>
      <w:proofErr w:type="spellStart"/>
      <w:r w:rsidRPr="00ED2D36">
        <w:rPr>
          <w:rFonts w:ascii="Times New Roman" w:hAnsi="Times New Roman" w:cs="Times New Roman"/>
          <w:b/>
          <w:bCs/>
          <w:i/>
          <w:iCs/>
          <w:color w:val="000000" w:themeColor="text1"/>
        </w:rPr>
        <w:t>pK</w:t>
      </w:r>
      <w:proofErr w:type="spellEnd"/>
      <w:r w:rsidRPr="00ED2D36">
        <w:rPr>
          <w:rFonts w:ascii="Times New Roman" w:hAnsi="Times New Roman" w:cs="Times New Roman"/>
          <w:b/>
          <w:bCs/>
          <w:i/>
          <w:iCs/>
          <w:color w:val="000000" w:themeColor="text1"/>
        </w:rPr>
        <w:t>ₐ</w:t>
      </w:r>
      <w:r w:rsidRPr="00ED2D36">
        <w:rPr>
          <w:rFonts w:ascii="Times New Roman" w:hAnsi="Times New Roman" w:cs="Times New Roman"/>
          <w:color w:val="000000" w:themeColor="text1"/>
        </w:rPr>
        <w:t xml:space="preserve"> and </w:t>
      </w:r>
      <w:del w:id="1534" w:author="Yibin Jiang" w:date="2026-03-21T12:13:00Z">
        <w:r w:rsidRPr="00ED2D36" w:rsidDel="000246EB">
          <w:rPr>
            <w:rFonts w:ascii="Times New Roman" w:hAnsi="Times New Roman" w:cs="Times New Roman"/>
            <w:color w:val="000000" w:themeColor="text1"/>
          </w:rPr>
          <w:delText xml:space="preserve">one </w:delText>
        </w:r>
      </w:del>
      <w:r w:rsidRPr="00ED2D36">
        <w:rPr>
          <w:rFonts w:ascii="Times New Roman" w:hAnsi="Times New Roman" w:cs="Times New Roman"/>
          <w:color w:val="000000" w:themeColor="text1"/>
        </w:rPr>
        <w:t xml:space="preserve">total buffer amount </w:t>
      </w:r>
      <w:del w:id="1535" w:author="Yibin Jiang" w:date="2026-03-21T12:13:00Z">
        <w:r w:rsidRPr="00ED2D36" w:rsidDel="00745A17">
          <w:rPr>
            <w:rFonts w:ascii="Times New Roman" w:hAnsi="Times New Roman" w:cs="Times New Roman"/>
            <w:color w:val="000000" w:themeColor="text1"/>
          </w:rPr>
          <w:delText xml:space="preserve">per </w:delText>
        </w:r>
      </w:del>
      <w:ins w:id="1536" w:author="Yibin Jiang" w:date="2026-03-21T12:13:00Z">
        <w:r w:rsidR="00745A17" w:rsidRPr="00ED2D36">
          <w:rPr>
            <w:rFonts w:ascii="Times New Roman" w:hAnsi="Times New Roman" w:cs="Times New Roman"/>
            <w:color w:val="000000" w:themeColor="text1"/>
          </w:rPr>
          <w:t xml:space="preserve">for </w:t>
        </w:r>
        <w:r w:rsidR="000246EB" w:rsidRPr="00ED2D36">
          <w:rPr>
            <w:rFonts w:ascii="Times New Roman" w:hAnsi="Times New Roman" w:cs="Times New Roman"/>
            <w:color w:val="000000" w:themeColor="text1"/>
          </w:rPr>
          <w:t>all</w:t>
        </w:r>
      </w:ins>
      <w:ins w:id="1537" w:author="Yibin Jiang" w:date="2026-03-21T12:14:00Z">
        <w:r w:rsidR="000246EB"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buffer pair</w:t>
      </w:r>
      <w:ins w:id="1538" w:author="Yibin Jiang" w:date="2026-03-21T12:14:00Z">
        <w:r w:rsidR="000246EB" w:rsidRPr="00ED2D36">
          <w:rPr>
            <w:rFonts w:ascii="Times New Roman" w:hAnsi="Times New Roman" w:cs="Times New Roman"/>
            <w:color w:val="000000" w:themeColor="text1"/>
          </w:rPr>
          <w:t>s</w:t>
        </w:r>
      </w:ins>
      <w:del w:id="1539" w:author="Yibin Jiang" w:date="2026-03-21T12:13:00Z">
        <w:r w:rsidRPr="00ED2D36" w:rsidDel="00745A17">
          <w:rPr>
            <w:rFonts w:ascii="Times New Roman" w:hAnsi="Times New Roman" w:cs="Times New Roman"/>
            <w:color w:val="000000" w:themeColor="text1"/>
          </w:rPr>
          <w:delText>)</w:delText>
        </w:r>
      </w:del>
      <w:r w:rsidRPr="00ED2D36">
        <w:rPr>
          <w:rFonts w:ascii="Times New Roman" w:hAnsi="Times New Roman" w:cs="Times New Roman"/>
          <w:color w:val="000000" w:themeColor="text1"/>
        </w:rPr>
        <w:t xml:space="preserve">. The ensemble of </w:t>
      </w:r>
      <w:ins w:id="1540" w:author="SYLZ" w:date="2026-03-27T14:16:00Z">
        <w:r w:rsidR="00390B1A" w:rsidRPr="00390B1A">
          <w:rPr>
            <w:rFonts w:ascii="Times New Roman" w:hAnsi="Times New Roman" w:cs="Times New Roman"/>
            <w:color w:val="000000" w:themeColor="text1"/>
          </w:rPr>
          <w:t>parameter vector</w:t>
        </w:r>
      </w:ins>
      <w:del w:id="1541" w:author="SYLZ" w:date="2026-03-27T14:16:00Z">
        <w:r w:rsidRPr="00ED2D36" w:rsidDel="00390B1A">
          <w:rPr>
            <w:rFonts w:ascii="Times New Roman" w:hAnsi="Times New Roman" w:cs="Times New Roman"/>
            <w:color w:val="000000" w:themeColor="text1"/>
          </w:rPr>
          <w:delText>particles</w:delText>
        </w:r>
      </w:del>
      <w:r w:rsidRPr="00ED2D36">
        <w:rPr>
          <w:rFonts w:ascii="Times New Roman" w:hAnsi="Times New Roman" w:cs="Times New Roman"/>
          <w:color w:val="000000" w:themeColor="text1"/>
        </w:rPr>
        <w:t xml:space="preserve"> collectively represents the current </w:t>
      </w:r>
      <w:ins w:id="1542" w:author="Yibin Jiang" w:date="2026-03-21T12:14:00Z">
        <w:r w:rsidR="0038527C" w:rsidRPr="00ED2D36">
          <w:rPr>
            <w:rFonts w:ascii="Times New Roman" w:hAnsi="Times New Roman" w:cs="Times New Roman"/>
            <w:color w:val="000000" w:themeColor="text1"/>
          </w:rPr>
          <w:t xml:space="preserve">parameter </w:t>
        </w:r>
      </w:ins>
      <w:del w:id="1543" w:author="Yibin Jiang" w:date="2026-03-21T12:14:00Z">
        <w:r w:rsidRPr="00ED2D36" w:rsidDel="00052E53">
          <w:rPr>
            <w:rFonts w:ascii="Times New Roman" w:hAnsi="Times New Roman" w:cs="Times New Roman"/>
            <w:color w:val="000000" w:themeColor="text1"/>
          </w:rPr>
          <w:delText>uncertai</w:delText>
        </w:r>
      </w:del>
      <w:ins w:id="1544" w:author="Yibin Jiang" w:date="2026-03-21T12:14:00Z">
        <w:r w:rsidR="00052E53" w:rsidRPr="00ED2D36">
          <w:rPr>
            <w:rFonts w:ascii="Times New Roman" w:hAnsi="Times New Roman" w:cs="Times New Roman"/>
            <w:color w:val="000000" w:themeColor="text1"/>
          </w:rPr>
          <w:t>distribution</w:t>
        </w:r>
      </w:ins>
      <w:del w:id="1545" w:author="Yibin Jiang" w:date="2026-03-21T12:14:00Z">
        <w:r w:rsidRPr="00ED2D36" w:rsidDel="00052E53">
          <w:rPr>
            <w:rFonts w:ascii="Times New Roman" w:hAnsi="Times New Roman" w:cs="Times New Roman"/>
            <w:color w:val="000000" w:themeColor="text1"/>
          </w:rPr>
          <w:delText xml:space="preserve">nty </w:delText>
        </w:r>
      </w:del>
      <w:ins w:id="1546" w:author="Yibin Jiang" w:date="2026-03-21T12:14:00Z">
        <w:r w:rsidR="00052E53" w:rsidRPr="00ED2D36">
          <w:rPr>
            <w:rFonts w:ascii="Times New Roman" w:hAnsi="Times New Roman" w:cs="Times New Roman"/>
            <w:color w:val="000000" w:themeColor="text1"/>
          </w:rPr>
          <w:t xml:space="preserve"> </w:t>
        </w:r>
      </w:ins>
      <w:del w:id="1547" w:author="Yibin Jiang" w:date="2026-03-21T12:14:00Z">
        <w:r w:rsidRPr="00ED2D36" w:rsidDel="0051013F">
          <w:rPr>
            <w:rFonts w:ascii="Times New Roman" w:hAnsi="Times New Roman" w:cs="Times New Roman"/>
            <w:color w:val="000000" w:themeColor="text1"/>
          </w:rPr>
          <w:delText xml:space="preserve">about </w:delText>
        </w:r>
      </w:del>
      <w:ins w:id="1548" w:author="Yibin Jiang" w:date="2026-03-21T12:14:00Z">
        <w:r w:rsidR="0051013F" w:rsidRPr="00ED2D36">
          <w:rPr>
            <w:rFonts w:ascii="Times New Roman" w:hAnsi="Times New Roman" w:cs="Times New Roman"/>
            <w:color w:val="000000" w:themeColor="text1"/>
          </w:rPr>
          <w:t xml:space="preserve">of </w:t>
        </w:r>
      </w:ins>
      <w:r w:rsidRPr="00ED2D36">
        <w:rPr>
          <w:rFonts w:ascii="Times New Roman" w:hAnsi="Times New Roman" w:cs="Times New Roman"/>
          <w:color w:val="000000" w:themeColor="text1"/>
        </w:rPr>
        <w:t>the unknown solution chemistry.</w:t>
      </w:r>
    </w:p>
    <w:p w14:paraId="47D69C25" w14:textId="34AA6181"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549" w:name="_Toc225862923"/>
      <w:bookmarkStart w:id="1550" w:name="equilibrium-prediction"/>
      <w:bookmarkEnd w:id="1474"/>
      <w:r w:rsidRPr="00ED2D36">
        <w:rPr>
          <w:rFonts w:ascii="Times New Roman" w:hAnsi="Times New Roman" w:cs="Times New Roman"/>
          <w:color w:val="000000" w:themeColor="text1"/>
          <w:sz w:val="24"/>
          <w:szCs w:val="24"/>
        </w:rPr>
        <w:lastRenderedPageBreak/>
        <w:t>2. Equilibrium prediction</w:t>
      </w:r>
      <w:bookmarkEnd w:id="1549"/>
    </w:p>
    <w:p w14:paraId="0F311F85" w14:textId="1DA15615"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Each </w:t>
      </w:r>
      <w:del w:id="1551" w:author="SYLZ" w:date="2026-03-27T14:17:00Z">
        <w:r w:rsidRPr="00ED2D36" w:rsidDel="00390B1A">
          <w:rPr>
            <w:rFonts w:ascii="Times New Roman" w:hAnsi="Times New Roman" w:cs="Times New Roman"/>
            <w:color w:val="000000" w:themeColor="text1"/>
          </w:rPr>
          <w:delText>particle</w:delText>
        </w:r>
      </w:del>
      <w:ins w:id="1552"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is then propagated through the equilibrium model to predict the pH after the current </w:t>
      </w:r>
      <w:del w:id="1553" w:author="Yibin Jiang" w:date="2026-03-31T15:20:00Z">
        <w:r w:rsidRPr="00ED2D36" w:rsidDel="008C73D9">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operation. For </w:t>
      </w:r>
      <w:commentRangeStart w:id="1554"/>
      <w:commentRangeStart w:id="1555"/>
      <w:commentRangeStart w:id="1556"/>
      <w:del w:id="1557" w:author="SYLZ" w:date="2026-03-27T14:17:00Z">
        <w:r w:rsidRPr="00ED2D36" w:rsidDel="00390B1A">
          <w:rPr>
            <w:rFonts w:ascii="Times New Roman" w:hAnsi="Times New Roman" w:cs="Times New Roman"/>
            <w:color w:val="000000" w:themeColor="text1"/>
          </w:rPr>
          <w:delText>particle</w:delText>
        </w:r>
      </w:del>
      <w:ins w:id="1558"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w:t>
      </w:r>
      <w:commentRangeEnd w:id="1554"/>
      <w:r w:rsidR="007E6C6F" w:rsidRPr="00ED2D36">
        <w:rPr>
          <w:rStyle w:val="a5"/>
          <w:rFonts w:ascii="Times New Roman" w:eastAsia="Times New Roman" w:hAnsi="Times New Roman" w:cs="Times New Roman"/>
          <w:kern w:val="2"/>
          <w:sz w:val="24"/>
          <w:szCs w:val="24"/>
          <w14:ligatures w14:val="standardContextual"/>
        </w:rPr>
        <w:commentReference w:id="1554"/>
      </w:r>
      <w:commentRangeEnd w:id="1555"/>
      <w:r w:rsidR="00390B1A">
        <w:rPr>
          <w:rStyle w:val="a5"/>
          <w:rFonts w:ascii="Times New Roman" w:eastAsia="Times New Roman" w:hAnsi="Times New Roman" w:cs="Times New Roman"/>
          <w:kern w:val="2"/>
          <w14:ligatures w14:val="standardContextual"/>
        </w:rPr>
        <w:commentReference w:id="1555"/>
      </w:r>
      <w:commentRangeEnd w:id="1556"/>
      <w:r w:rsidR="00390B1A">
        <w:rPr>
          <w:rStyle w:val="a5"/>
          <w:rFonts w:ascii="Times New Roman" w:eastAsia="Times New Roman" w:hAnsi="Times New Roman" w:cs="Times New Roman"/>
          <w:kern w:val="2"/>
          <w14:ligatures w14:val="standardContextual"/>
        </w:rPr>
        <w:commentReference w:id="1556"/>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θ</m:t>
            </m:r>
          </m:e>
          <m:sup>
            <m:d>
              <m:dPr>
                <m:ctrlPr>
                  <w:rPr>
                    <w:rFonts w:ascii="Cambria Math" w:hAnsi="Cambria Math" w:cs="Times New Roman"/>
                    <w:b/>
                    <w:bCs/>
                    <w:i/>
                    <w:color w:val="000000" w:themeColor="text1"/>
                  </w:rPr>
                </m:ctrlPr>
              </m:dPr>
              <m:e>
                <m:r>
                  <m:rPr>
                    <m:sty m:val="bi"/>
                  </m:rPr>
                  <w:rPr>
                    <w:rFonts w:ascii="Cambria Math" w:hAnsi="Cambria Math" w:cs="Times New Roman"/>
                    <w:color w:val="000000" w:themeColor="text1"/>
                  </w:rPr>
                  <m:t>j</m:t>
                </m:r>
              </m:e>
            </m:d>
          </m:sup>
        </m:sSup>
      </m:oMath>
      <w:r w:rsidRPr="00ED2D36">
        <w:rPr>
          <w:rFonts w:ascii="Times New Roman" w:hAnsi="Times New Roman" w:cs="Times New Roman"/>
          <w:color w:val="000000" w:themeColor="text1"/>
        </w:rPr>
        <w:t>, the prediction is based on chemical equilibrium and charge balance.</w:t>
      </w:r>
    </w:p>
    <w:p w14:paraId="6A92F041"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For the </w:t>
      </w:r>
      <w:proofErr w:type="spellStart"/>
      <w:r w:rsidRPr="00ED2D36">
        <w:rPr>
          <w:rFonts w:ascii="Times New Roman" w:hAnsi="Times New Roman" w:cs="Times New Roman"/>
          <w:b/>
          <w:bCs/>
          <w:i/>
          <w:iCs/>
          <w:color w:val="000000" w:themeColor="text1"/>
        </w:rPr>
        <w:t>i</w:t>
      </w:r>
      <w:r w:rsidRPr="00ED2D36">
        <w:rPr>
          <w:rFonts w:ascii="Times New Roman" w:hAnsi="Times New Roman" w:cs="Times New Roman"/>
          <w:color w:val="000000" w:themeColor="text1"/>
        </w:rPr>
        <w:t>-th</w:t>
      </w:r>
      <w:proofErr w:type="spellEnd"/>
      <w:r w:rsidRPr="00ED2D36">
        <w:rPr>
          <w:rFonts w:ascii="Times New Roman" w:hAnsi="Times New Roman" w:cs="Times New Roman"/>
          <w:color w:val="000000" w:themeColor="text1"/>
        </w:rPr>
        <w:t xml:space="preserve"> buffer pair, an effective acidity constant </w:t>
      </w:r>
      <m:oMath>
        <m:r>
          <m:rPr>
            <m:sty m:val="bi"/>
          </m:rPr>
          <w:rPr>
            <w:rFonts w:ascii="Cambria Math" w:hAnsi="Cambria Math" w:cs="Times New Roman"/>
            <w:color w:val="000000" w:themeColor="text1"/>
          </w:rPr>
          <m:t>p</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up>
            <m:r>
              <m:rPr>
                <m:sty m:val="b"/>
              </m:rPr>
              <w:rPr>
                <w:rFonts w:ascii="Cambria Math" w:hAnsi="Cambria Math" w:cs="Times New Roman"/>
                <w:color w:val="000000" w:themeColor="text1"/>
              </w:rPr>
              <m:t>eff</m:t>
            </m:r>
          </m:sup>
        </m:sSubSup>
      </m:oMath>
      <w:r w:rsidRPr="00ED2D36">
        <w:rPr>
          <w:rFonts w:ascii="Times New Roman" w:hAnsi="Times New Roman" w:cs="Times New Roman"/>
          <w:color w:val="000000" w:themeColor="text1"/>
        </w:rPr>
        <w:t xml:space="preserve"> is first computed using Eq. S1. This quantity is obtained by combining the current inferred value</w:t>
      </w:r>
      <w:r w:rsidRPr="00ED2D36">
        <w:rPr>
          <w:rFonts w:ascii="Times New Roman" w:hAnsi="Times New Roman" w:cs="Times New Roman"/>
          <w:i/>
          <w:color w:val="000000" w:themeColor="text1"/>
        </w:rPr>
        <w:t xml:space="preserve"> </w:t>
      </w:r>
      <m:oMath>
        <m:r>
          <m:rPr>
            <m:sty m:val="bi"/>
          </m:rPr>
          <w:rPr>
            <w:rFonts w:ascii="Cambria Math" w:hAnsi="Cambria Math" w:cs="Times New Roman"/>
            <w:color w:val="000000" w:themeColor="text1"/>
          </w:rPr>
          <m:t>p</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Sub>
      </m:oMath>
      <w:r w:rsidRPr="00ED2D36">
        <w:rPr>
          <w:rFonts w:ascii="Times New Roman" w:hAnsi="Times New Roman" w:cs="Times New Roman"/>
          <w:color w:val="000000" w:themeColor="text1"/>
        </w:rPr>
        <w:t xml:space="preserve"> with a reference value</w:t>
      </w:r>
      <w:r w:rsidRPr="00ED2D36">
        <w:rPr>
          <w:rFonts w:ascii="Times New Roman" w:hAnsi="Times New Roman" w:cs="Times New Roman"/>
          <w:b/>
          <w:bCs/>
          <w:i/>
          <w:iCs/>
          <w:color w:val="000000" w:themeColor="text1"/>
        </w:rPr>
        <w:t xml:space="preserve"> </w:t>
      </w:r>
      <m:oMath>
        <m:r>
          <m:rPr>
            <m:sty m:val="bi"/>
          </m:rPr>
          <w:rPr>
            <w:rFonts w:ascii="Cambria Math" w:hAnsi="Cambria Math" w:cs="Times New Roman"/>
            <w:color w:val="000000" w:themeColor="text1"/>
          </w:rPr>
          <m:t>p</m:t>
        </m:r>
        <m:sSubSup>
          <m:sSubSupPr>
            <m:ctrlPr>
              <w:rPr>
                <w:rFonts w:ascii="Cambria Math" w:hAnsi="Cambria Math" w:cs="Times New Roman"/>
                <w:b/>
                <w:bCs/>
                <w:i/>
                <w:i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up>
            <m:r>
              <m:rPr>
                <m:sty m:val="bi"/>
              </m:rPr>
              <w:rPr>
                <w:rFonts w:ascii="Cambria Math" w:hAnsi="Cambria Math" w:cs="Times New Roman"/>
                <w:color w:val="000000" w:themeColor="text1"/>
              </w:rPr>
              <m:t>ref</m:t>
            </m:r>
          </m:sup>
        </m:sSubSup>
      </m:oMath>
      <w:r w:rsidRPr="00BD667F">
        <w:rPr>
          <w:rFonts w:ascii="Times New Roman" w:hAnsi="Times New Roman" w:cs="Times New Roman"/>
          <w:color w:val="000000" w:themeColor="text1"/>
        </w:rPr>
        <w:t>.</w:t>
      </w:r>
    </w:p>
    <w:p w14:paraId="2217DDA2" w14:textId="5F524019" w:rsidR="00786B96" w:rsidRPr="00ED2D36" w:rsidRDefault="00786B96" w:rsidP="00397965">
      <w:pPr>
        <w:pStyle w:val="RSCB03MathematicsGreeketc"/>
        <w:spacing w:line="360" w:lineRule="auto"/>
        <w:jc w:val="center"/>
        <w:rPr>
          <w:rFonts w:eastAsiaTheme="minorEastAsia"/>
          <w:sz w:val="24"/>
          <w:szCs w:val="24"/>
          <w:lang w:eastAsia="zh-CN"/>
        </w:rPr>
      </w:pPr>
      <m:oMath>
        <m:r>
          <m:rPr>
            <m:sty m:val="bi"/>
          </m:rPr>
          <w:rPr>
            <w:rFonts w:ascii="Cambria Math" w:eastAsiaTheme="minorEastAsia" w:hAnsi="Cambria Math"/>
            <w:color w:val="000000" w:themeColor="text1"/>
            <w:sz w:val="24"/>
            <w:szCs w:val="24"/>
            <w:lang w:val="en-US"/>
          </w:rPr>
          <m:t>p</m:t>
        </m:r>
        <m:sSubSup>
          <m:sSubSupPr>
            <m:ctrlPr>
              <w:rPr>
                <w:rFonts w:ascii="Cambria Math" w:eastAsiaTheme="minorEastAsia" w:hAnsi="Cambria Math"/>
                <w:b/>
                <w:bCs/>
                <w:i/>
                <w:iCs/>
                <w:color w:val="000000" w:themeColor="text1"/>
                <w:sz w:val="24"/>
                <w:szCs w:val="24"/>
                <w:lang w:val="en-US"/>
              </w:rPr>
            </m:ctrlPr>
          </m:sSubSupPr>
          <m:e>
            <m:r>
              <m:rPr>
                <m:sty m:val="bi"/>
              </m:rPr>
              <w:rPr>
                <w:rFonts w:ascii="Cambria Math" w:eastAsiaTheme="minorEastAsia" w:hAnsi="Cambria Math"/>
                <w:color w:val="000000" w:themeColor="text1"/>
                <w:sz w:val="24"/>
                <w:szCs w:val="24"/>
                <w:lang w:val="en-US"/>
              </w:rPr>
              <m:t>K</m:t>
            </m:r>
          </m:e>
          <m:sub>
            <m:r>
              <m:rPr>
                <m:sty m:val="bi"/>
              </m:rPr>
              <w:rPr>
                <w:rFonts w:ascii="Cambria Math" w:eastAsiaTheme="minorEastAsia" w:hAnsi="Cambria Math"/>
                <w:color w:val="000000" w:themeColor="text1"/>
                <w:sz w:val="24"/>
                <w:szCs w:val="24"/>
                <w:lang w:val="en-US"/>
              </w:rPr>
              <m:t>a,i</m:t>
            </m:r>
          </m:sub>
          <m:sup>
            <m:r>
              <m:rPr>
                <m:sty m:val="bi"/>
              </m:rPr>
              <w:rPr>
                <w:rFonts w:ascii="Cambria Math" w:eastAsiaTheme="minorEastAsia" w:hAnsi="Cambria Math"/>
                <w:color w:val="000000" w:themeColor="text1"/>
                <w:sz w:val="24"/>
                <w:szCs w:val="24"/>
                <w:lang w:val="en-US"/>
              </w:rPr>
              <m:t>eff</m:t>
            </m:r>
          </m:sup>
        </m:sSubSup>
        <w:commentRangeStart w:id="1559"/>
        <m:r>
          <m:rPr>
            <m:nor/>
          </m:rPr>
          <w:rPr>
            <w:rFonts w:eastAsiaTheme="minorEastAsia"/>
            <w:b/>
            <w:bCs/>
            <w:i/>
            <w:iCs/>
            <w:color w:val="000000" w:themeColor="text1"/>
            <w:sz w:val="24"/>
            <w:szCs w:val="24"/>
            <w:lang w:val="en-US"/>
          </w:rPr>
          <m:t>=</m:t>
        </m:r>
        <m:r>
          <m:rPr>
            <m:sty m:val="bi"/>
          </m:rPr>
          <w:rPr>
            <w:rFonts w:ascii="Cambria Math" w:eastAsiaTheme="minorEastAsia" w:hAnsi="Cambria Math"/>
            <w:color w:val="000000" w:themeColor="text1"/>
            <w:sz w:val="24"/>
            <w:szCs w:val="24"/>
            <w:lang w:val="en-US"/>
          </w:rPr>
          <m:t>p</m:t>
        </m:r>
        <m:sSubSup>
          <m:sSubSupPr>
            <m:ctrlPr>
              <w:rPr>
                <w:rFonts w:ascii="Cambria Math" w:eastAsiaTheme="minorEastAsia" w:hAnsi="Cambria Math"/>
                <w:b/>
                <w:bCs/>
                <w:i/>
                <w:iCs/>
                <w:color w:val="000000" w:themeColor="text1"/>
                <w:sz w:val="24"/>
                <w:szCs w:val="24"/>
                <w:lang w:val="en-US"/>
              </w:rPr>
            </m:ctrlPr>
          </m:sSubSupPr>
          <m:e>
            <m:r>
              <m:rPr>
                <m:sty m:val="bi"/>
              </m:rPr>
              <w:rPr>
                <w:rFonts w:ascii="Cambria Math" w:eastAsiaTheme="minorEastAsia" w:hAnsi="Cambria Math"/>
                <w:color w:val="000000" w:themeColor="text1"/>
                <w:sz w:val="24"/>
                <w:szCs w:val="24"/>
                <w:lang w:val="en-US"/>
              </w:rPr>
              <m:t>K</m:t>
            </m:r>
          </m:e>
          <m:sub>
            <m:r>
              <m:rPr>
                <m:sty m:val="bi"/>
              </m:rPr>
              <w:rPr>
                <w:rFonts w:ascii="Cambria Math" w:eastAsiaTheme="minorEastAsia" w:hAnsi="Cambria Math"/>
                <w:color w:val="000000" w:themeColor="text1"/>
                <w:sz w:val="24"/>
                <w:szCs w:val="24"/>
                <w:lang w:val="en-US"/>
              </w:rPr>
              <m:t>a,i</m:t>
            </m:r>
          </m:sub>
          <m:sup>
            <m:r>
              <m:rPr>
                <m:sty m:val="bi"/>
              </m:rPr>
              <w:rPr>
                <w:rFonts w:ascii="Cambria Math" w:eastAsiaTheme="minorEastAsia" w:hAnsi="Cambria Math"/>
                <w:color w:val="000000" w:themeColor="text1"/>
                <w:sz w:val="24"/>
                <w:szCs w:val="24"/>
                <w:lang w:val="en-US"/>
              </w:rPr>
              <m:t>ref</m:t>
            </m:r>
          </m:sup>
        </m:sSubSup>
        <m:r>
          <m:rPr>
            <m:nor/>
          </m:rPr>
          <w:rPr>
            <w:rFonts w:eastAsiaTheme="minorEastAsia"/>
            <w:b/>
            <w:bCs/>
            <w:i/>
            <w:iCs/>
            <w:color w:val="000000" w:themeColor="text1"/>
            <w:sz w:val="24"/>
            <w:szCs w:val="24"/>
            <w:lang w:val="en-US"/>
          </w:rPr>
          <m:t>+</m:t>
        </m:r>
        <m:r>
          <m:rPr>
            <m:nor/>
          </m:rPr>
          <w:rPr>
            <w:rFonts w:eastAsiaTheme="minorEastAsia"/>
            <w:b/>
            <w:bCs/>
            <w:i/>
            <w:iCs/>
            <w:color w:val="000000" w:themeColor="text1"/>
            <w:sz w:val="24"/>
            <w:szCs w:val="24"/>
            <w:lang w:val="en-US" w:eastAsia="zh-CN"/>
          </w:rPr>
          <m:t xml:space="preserve"> </m:t>
        </m:r>
        <m:sSub>
          <m:sSubPr>
            <m:ctrlPr>
              <w:rPr>
                <w:rFonts w:ascii="Cambria Math" w:eastAsiaTheme="minorEastAsia" w:hAnsi="Cambria Math"/>
                <w:b/>
                <w:bCs/>
                <w:i/>
                <w:iCs/>
                <w:color w:val="000000" w:themeColor="text1"/>
                <w:sz w:val="24"/>
                <w:szCs w:val="24"/>
                <w:lang w:val="en-US"/>
              </w:rPr>
            </m:ctrlPr>
          </m:sSubPr>
          <m:e>
            <m:r>
              <m:rPr>
                <m:sty m:val="bi"/>
              </m:rPr>
              <w:rPr>
                <w:rFonts w:ascii="Cambria Math" w:eastAsiaTheme="minorEastAsia" w:hAnsi="Cambria Math"/>
                <w:color w:val="000000" w:themeColor="text1"/>
                <w:sz w:val="24"/>
                <w:szCs w:val="24"/>
                <w:lang w:val="en-US"/>
              </w:rPr>
              <m:t>w</m:t>
            </m:r>
          </m:e>
          <m:sub>
            <m:r>
              <m:rPr>
                <m:sty m:val="bi"/>
              </m:rPr>
              <w:rPr>
                <w:rFonts w:ascii="Cambria Math" w:eastAsiaTheme="minorEastAsia" w:hAnsi="Cambria Math"/>
                <w:color w:val="000000" w:themeColor="text1"/>
                <w:sz w:val="24"/>
                <w:szCs w:val="24"/>
                <w:lang w:val="en-US"/>
              </w:rPr>
              <m:t>i</m:t>
            </m:r>
          </m:sub>
        </m:sSub>
        <m:d>
          <m:dPr>
            <m:ctrlPr>
              <w:rPr>
                <w:rFonts w:ascii="Cambria Math" w:eastAsiaTheme="minorEastAsia" w:hAnsi="Cambria Math"/>
                <w:b/>
                <w:bCs/>
                <w:i/>
                <w:iCs/>
                <w:color w:val="000000" w:themeColor="text1"/>
                <w:sz w:val="24"/>
                <w:szCs w:val="24"/>
                <w:lang w:val="en-US"/>
              </w:rPr>
            </m:ctrlPr>
          </m:dPr>
          <m:e>
            <m:r>
              <m:rPr>
                <m:sty m:val="bi"/>
              </m:rPr>
              <w:rPr>
                <w:rFonts w:ascii="Cambria Math" w:eastAsiaTheme="minorEastAsia" w:hAnsi="Cambria Math"/>
                <w:color w:val="000000" w:themeColor="text1"/>
                <w:sz w:val="24"/>
                <w:szCs w:val="24"/>
                <w:lang w:val="en-US"/>
              </w:rPr>
              <m:t>p</m:t>
            </m:r>
            <m:sSub>
              <m:sSubPr>
                <m:ctrlPr>
                  <w:rPr>
                    <w:rFonts w:ascii="Cambria Math" w:eastAsiaTheme="minorEastAsia" w:hAnsi="Cambria Math"/>
                    <w:b/>
                    <w:bCs/>
                    <w:i/>
                    <w:iCs/>
                    <w:color w:val="000000" w:themeColor="text1"/>
                    <w:sz w:val="24"/>
                    <w:szCs w:val="24"/>
                    <w:lang w:val="en-US"/>
                  </w:rPr>
                </m:ctrlPr>
              </m:sSubPr>
              <m:e>
                <m:r>
                  <m:rPr>
                    <m:sty m:val="bi"/>
                  </m:rPr>
                  <w:rPr>
                    <w:rFonts w:ascii="Cambria Math" w:eastAsiaTheme="minorEastAsia" w:hAnsi="Cambria Math"/>
                    <w:color w:val="000000" w:themeColor="text1"/>
                    <w:sz w:val="24"/>
                    <w:szCs w:val="24"/>
                    <w:lang w:val="en-US"/>
                  </w:rPr>
                  <m:t>K</m:t>
                </m:r>
              </m:e>
              <m:sub>
                <m:r>
                  <m:rPr>
                    <m:sty m:val="bi"/>
                  </m:rPr>
                  <w:rPr>
                    <w:rFonts w:ascii="Cambria Math" w:eastAsiaTheme="minorEastAsia" w:hAnsi="Cambria Math"/>
                    <w:color w:val="000000" w:themeColor="text1"/>
                    <w:sz w:val="24"/>
                    <w:szCs w:val="24"/>
                    <w:lang w:val="en-US"/>
                  </w:rPr>
                  <m:t>a,i</m:t>
                </m:r>
              </m:sub>
            </m:sSub>
            <m:r>
              <m:rPr>
                <m:nor/>
              </m:rPr>
              <w:rPr>
                <w:rFonts w:eastAsiaTheme="minorEastAsia"/>
                <w:b/>
                <w:bCs/>
                <w:i/>
                <w:iCs/>
                <w:color w:val="000000" w:themeColor="text1"/>
                <w:sz w:val="24"/>
                <w:szCs w:val="24"/>
                <w:lang w:val="en-US"/>
              </w:rPr>
              <m:t>-</m:t>
            </m:r>
            <m:r>
              <m:rPr>
                <m:nor/>
              </m:rPr>
              <w:rPr>
                <w:rFonts w:eastAsiaTheme="minorEastAsia"/>
                <w:b/>
                <w:bCs/>
                <w:i/>
                <w:iCs/>
                <w:color w:val="000000" w:themeColor="text1"/>
                <w:sz w:val="24"/>
                <w:szCs w:val="24"/>
                <w:lang w:val="en-US" w:eastAsia="zh-CN"/>
              </w:rPr>
              <m:t xml:space="preserve"> </m:t>
            </m:r>
            <m:r>
              <m:rPr>
                <m:sty m:val="bi"/>
              </m:rPr>
              <w:rPr>
                <w:rFonts w:ascii="Cambria Math" w:eastAsiaTheme="minorEastAsia" w:hAnsi="Cambria Math"/>
                <w:color w:val="000000" w:themeColor="text1"/>
                <w:sz w:val="24"/>
                <w:szCs w:val="24"/>
                <w:lang w:val="en-US"/>
              </w:rPr>
              <m:t>p</m:t>
            </m:r>
            <m:sSubSup>
              <m:sSubSupPr>
                <m:ctrlPr>
                  <w:rPr>
                    <w:rFonts w:ascii="Cambria Math" w:eastAsiaTheme="minorEastAsia" w:hAnsi="Cambria Math"/>
                    <w:b/>
                    <w:bCs/>
                    <w:i/>
                    <w:iCs/>
                    <w:color w:val="000000" w:themeColor="text1"/>
                    <w:sz w:val="24"/>
                    <w:szCs w:val="24"/>
                    <w:lang w:val="en-US"/>
                  </w:rPr>
                </m:ctrlPr>
              </m:sSubSupPr>
              <m:e>
                <m:r>
                  <m:rPr>
                    <m:sty m:val="bi"/>
                  </m:rPr>
                  <w:rPr>
                    <w:rFonts w:ascii="Cambria Math" w:eastAsiaTheme="minorEastAsia" w:hAnsi="Cambria Math"/>
                    <w:color w:val="000000" w:themeColor="text1"/>
                    <w:sz w:val="24"/>
                    <w:szCs w:val="24"/>
                    <w:lang w:val="en-US"/>
                  </w:rPr>
                  <m:t>K</m:t>
                </m:r>
              </m:e>
              <m:sub>
                <m:r>
                  <m:rPr>
                    <m:sty m:val="bi"/>
                  </m:rPr>
                  <w:rPr>
                    <w:rFonts w:ascii="Cambria Math" w:eastAsiaTheme="minorEastAsia" w:hAnsi="Cambria Math"/>
                    <w:color w:val="000000" w:themeColor="text1"/>
                    <w:sz w:val="24"/>
                    <w:szCs w:val="24"/>
                    <w:lang w:val="en-US"/>
                  </w:rPr>
                  <m:t>a,i</m:t>
                </m:r>
              </m:sub>
              <m:sup>
                <m:r>
                  <m:rPr>
                    <m:sty m:val="bi"/>
                  </m:rPr>
                  <w:rPr>
                    <w:rFonts w:ascii="Cambria Math" w:eastAsiaTheme="minorEastAsia" w:hAnsi="Cambria Math"/>
                    <w:color w:val="000000" w:themeColor="text1"/>
                    <w:sz w:val="24"/>
                    <w:szCs w:val="24"/>
                    <w:lang w:val="en-US"/>
                  </w:rPr>
                  <m:t>ref</m:t>
                </m:r>
              </m:sup>
            </m:sSubSup>
          </m:e>
        </m:d>
        <m:r>
          <m:rPr>
            <m:nor/>
          </m:rPr>
          <w:rPr>
            <w:rFonts w:eastAsiaTheme="minorEastAsia"/>
            <w:b/>
            <w:bCs/>
            <w:i/>
            <w:iCs/>
            <w:color w:val="000000" w:themeColor="text1"/>
            <w:sz w:val="24"/>
            <w:szCs w:val="24"/>
            <w:lang w:val="en-US"/>
          </w:rPr>
          <m:t xml:space="preserve">   where </m:t>
        </m:r>
        <m:sSub>
          <m:sSubPr>
            <m:ctrlPr>
              <w:rPr>
                <w:rFonts w:ascii="Cambria Math" w:eastAsiaTheme="minorEastAsia" w:hAnsi="Cambria Math"/>
                <w:b/>
                <w:bCs/>
                <w:i/>
                <w:iCs/>
                <w:color w:val="000000" w:themeColor="text1"/>
                <w:sz w:val="24"/>
                <w:szCs w:val="24"/>
                <w:lang w:val="en-US"/>
              </w:rPr>
            </m:ctrlPr>
          </m:sSubPr>
          <m:e>
            <m:r>
              <m:rPr>
                <m:sty m:val="bi"/>
              </m:rPr>
              <w:rPr>
                <w:rFonts w:ascii="Cambria Math" w:eastAsiaTheme="minorEastAsia" w:hAnsi="Cambria Math"/>
                <w:color w:val="000000" w:themeColor="text1"/>
                <w:sz w:val="24"/>
                <w:szCs w:val="24"/>
                <w:lang w:val="en-US"/>
              </w:rPr>
              <m:t>w</m:t>
            </m:r>
          </m:e>
          <m:sub>
            <m:r>
              <m:rPr>
                <m:sty m:val="bi"/>
              </m:rPr>
              <w:rPr>
                <w:rFonts w:ascii="Cambria Math" w:eastAsiaTheme="minorEastAsia" w:hAnsi="Cambria Math"/>
                <w:color w:val="000000" w:themeColor="text1"/>
                <w:sz w:val="24"/>
                <w:szCs w:val="24"/>
                <w:lang w:val="en-US"/>
              </w:rPr>
              <m:t>i</m:t>
            </m:r>
          </m:sub>
        </m:sSub>
        <m:r>
          <m:rPr>
            <m:nor/>
          </m:rPr>
          <w:rPr>
            <w:rFonts w:eastAsiaTheme="minorEastAsia"/>
            <w:b/>
            <w:bCs/>
            <w:i/>
            <w:iCs/>
            <w:color w:val="000000" w:themeColor="text1"/>
            <w:sz w:val="24"/>
            <w:szCs w:val="24"/>
            <w:lang w:val="en-US"/>
          </w:rPr>
          <m:t>=</m:t>
        </m:r>
        <m:r>
          <m:rPr>
            <m:nor/>
          </m:rPr>
          <w:rPr>
            <w:rFonts w:eastAsiaTheme="minorEastAsia"/>
            <w:b/>
            <w:bCs/>
            <w:i/>
            <w:iCs/>
            <w:color w:val="000000" w:themeColor="text1"/>
            <w:sz w:val="24"/>
            <w:szCs w:val="24"/>
            <w:lang w:val="en-US" w:eastAsia="zh-CN"/>
          </w:rPr>
          <m:t xml:space="preserve"> </m:t>
        </m:r>
        <m:sSub>
          <m:sSubPr>
            <m:ctrlPr>
              <w:rPr>
                <w:rFonts w:ascii="Cambria Math" w:eastAsiaTheme="minorEastAsia" w:hAnsi="Cambria Math"/>
                <w:b/>
                <w:bCs/>
                <w:i/>
                <w:iCs/>
                <w:color w:val="000000" w:themeColor="text1"/>
                <w:sz w:val="24"/>
                <w:szCs w:val="24"/>
                <w:lang w:val="en-US"/>
              </w:rPr>
            </m:ctrlPr>
          </m:sSubPr>
          <m:e>
            <m:sSub>
              <m:sSubPr>
                <m:ctrlPr>
                  <w:rPr>
                    <w:rFonts w:ascii="Cambria Math" w:hAnsi="Cambria Math"/>
                    <w:b/>
                    <w:bCs/>
                    <w:i/>
                    <w:iCs/>
                    <w:color w:val="000000" w:themeColor="text1"/>
                    <w:sz w:val="24"/>
                    <w:szCs w:val="24"/>
                  </w:rPr>
                </m:ctrlPr>
              </m:sSubPr>
              <m:e>
                <m:r>
                  <m:rPr>
                    <m:sty m:val="bi"/>
                  </m:rPr>
                  <w:rPr>
                    <w:rFonts w:ascii="Cambria Math" w:hAnsi="Cambria Math"/>
                    <w:color w:val="000000" w:themeColor="text1"/>
                    <w:sz w:val="24"/>
                    <w:szCs w:val="24"/>
                  </w:rPr>
                  <m:t>w</m:t>
                </m:r>
              </m:e>
              <m:sub>
                <m:r>
                  <m:rPr>
                    <m:sty m:val="bi"/>
                  </m:rPr>
                  <w:rPr>
                    <w:rFonts w:ascii="Cambria Math" w:hAnsi="Cambria Math"/>
                    <w:color w:val="000000" w:themeColor="text1"/>
                    <w:sz w:val="24"/>
                    <w:szCs w:val="24"/>
                  </w:rPr>
                  <m:t>max</m:t>
                </m:r>
              </m:sub>
            </m:sSub>
            <m:r>
              <m:rPr>
                <m:nor/>
              </m:rPr>
              <w:rPr>
                <w:rFonts w:eastAsiaTheme="minorEastAsia"/>
                <w:b/>
                <w:bCs/>
                <w:i/>
                <w:iCs/>
                <w:color w:val="000000" w:themeColor="text1"/>
                <w:sz w:val="24"/>
                <w:szCs w:val="24"/>
                <w:lang w:val="en-US" w:eastAsia="zh-CN"/>
              </w:rPr>
              <m:t xml:space="preserve">(1- </m:t>
            </m:r>
            <m:r>
              <m:rPr>
                <m:nor/>
              </m:rPr>
              <w:rPr>
                <w:rFonts w:eastAsiaTheme="minorEastAsia"/>
                <w:b/>
                <w:bCs/>
                <w:i/>
                <w:iCs/>
                <w:color w:val="000000" w:themeColor="text1"/>
                <w:sz w:val="24"/>
                <w:szCs w:val="24"/>
                <w:lang w:val="en-US"/>
              </w:rPr>
              <m:t>tanh(</m:t>
            </m:r>
            <m:r>
              <w:del w:id="1560" w:author="Yibin Jiang" w:date="2026-03-21T12:15:00Z">
                <m:rPr>
                  <m:nor/>
                </m:rPr>
                <w:rPr>
                  <w:rFonts w:eastAsiaTheme="minorEastAsia"/>
                  <w:b/>
                  <w:bCs/>
                  <w:i/>
                  <w:iCs/>
                  <w:color w:val="000000" w:themeColor="text1"/>
                  <w:sz w:val="24"/>
                  <w:szCs w:val="24"/>
                  <w:lang w:val="en-US" w:eastAsia="zh-CN"/>
                </w:rPr>
                <m:t>k</m:t>
              </w:del>
            </m:r>
            <m:sSub>
              <m:sSubPr>
                <m:ctrlPr>
                  <w:rPr>
                    <w:rFonts w:ascii="Cambria Math" w:eastAsiaTheme="minorEastAsia" w:hAnsi="Cambria Math"/>
                    <w:b/>
                    <w:bCs/>
                    <w:i/>
                    <w:iCs/>
                    <w:color w:val="000000" w:themeColor="text1"/>
                    <w:sz w:val="24"/>
                    <w:szCs w:val="24"/>
                    <w:lang w:val="en-US"/>
                  </w:rPr>
                </m:ctrlPr>
              </m:sSubPr>
              <m:e>
                <m:r>
                  <w:del w:id="1561" w:author="Yibin Jiang" w:date="2026-03-21T12:15:00Z">
                    <m:rPr>
                      <m:sty m:val="bi"/>
                    </m:rPr>
                    <w:rPr>
                      <w:rFonts w:ascii="Cambria Math" w:eastAsiaTheme="minorEastAsia" w:hAnsi="Cambria Math"/>
                      <w:color w:val="000000" w:themeColor="text1"/>
                      <w:sz w:val="24"/>
                      <w:szCs w:val="24"/>
                      <w:lang w:val="en-US"/>
                    </w:rPr>
                    <m:t>*</m:t>
                  </w:del>
                </m:r>
                <m:r>
                  <m:rPr>
                    <m:sty m:val="bi"/>
                  </m:rPr>
                  <w:rPr>
                    <w:rFonts w:ascii="Cambria Math" w:eastAsiaTheme="minorEastAsia" w:hAnsi="Cambria Math"/>
                    <w:color w:val="000000" w:themeColor="text1"/>
                    <w:sz w:val="24"/>
                    <w:szCs w:val="24"/>
                    <w:lang w:val="en-US"/>
                  </w:rPr>
                  <m:t>σ</m:t>
                </m:r>
              </m:e>
              <m:sub>
                <m:r>
                  <m:rPr>
                    <m:sty m:val="bi"/>
                  </m:rPr>
                  <w:rPr>
                    <w:rFonts w:ascii="Cambria Math" w:eastAsiaTheme="minorEastAsia" w:hAnsi="Cambria Math"/>
                    <w:color w:val="000000" w:themeColor="text1"/>
                    <w:sz w:val="24"/>
                    <w:szCs w:val="24"/>
                    <w:lang w:val="en-US"/>
                  </w:rPr>
                  <m:t>i</m:t>
                </m:r>
              </m:sub>
            </m:sSub>
            <m:r>
              <m:rPr>
                <m:sty m:val="bi"/>
              </m:rPr>
              <w:rPr>
                <w:rFonts w:ascii="Cambria Math" w:eastAsiaTheme="minorEastAsia" w:hAnsi="Cambria Math"/>
                <w:color w:val="000000" w:themeColor="text1"/>
                <w:sz w:val="24"/>
                <w:szCs w:val="24"/>
                <w:lang w:val="en-US"/>
              </w:rPr>
              <m:t>))</m:t>
            </m:r>
          </m:e>
          <m:sub>
            <m:r>
              <m:rPr>
                <m:sty m:val="bi"/>
              </m:rPr>
              <w:rPr>
                <w:rFonts w:ascii="Cambria Math" w:eastAsiaTheme="minorEastAsia" w:hAnsi="Cambria Math"/>
                <w:color w:val="000000" w:themeColor="text1"/>
                <w:sz w:val="24"/>
                <w:szCs w:val="24"/>
                <w:lang w:val="en-US"/>
              </w:rPr>
              <m:t xml:space="preserve"> </m:t>
            </m:r>
          </m:sub>
        </m:sSub>
      </m:oMath>
      <w:r w:rsidRPr="00ED2D36">
        <w:rPr>
          <w:rFonts w:eastAsiaTheme="minorEastAsia"/>
          <w:i/>
          <w:sz w:val="24"/>
          <w:szCs w:val="24"/>
          <w:lang w:eastAsia="zh-CN"/>
        </w:rPr>
        <w:t xml:space="preserve"> </w:t>
      </w:r>
      <w:r w:rsidRPr="00ED2D36">
        <w:rPr>
          <w:rFonts w:eastAsiaTheme="minorEastAsia"/>
          <w:iCs/>
          <w:sz w:val="24"/>
          <w:szCs w:val="24"/>
          <w:lang w:eastAsia="zh-CN"/>
        </w:rPr>
        <w:t xml:space="preserve"> </w:t>
      </w:r>
      <w:r w:rsidRPr="00ED2D36">
        <w:rPr>
          <w:sz w:val="24"/>
          <w:szCs w:val="24"/>
          <w:lang w:eastAsia="zh-CN"/>
        </w:rPr>
        <w:t>(</w:t>
      </w:r>
      <w:r w:rsidRPr="00ED2D36">
        <w:rPr>
          <w:rFonts w:eastAsiaTheme="minorEastAsia"/>
          <w:sz w:val="24"/>
          <w:szCs w:val="24"/>
          <w:lang w:eastAsia="zh-CN"/>
        </w:rPr>
        <w:t>S</w:t>
      </w:r>
      <w:r w:rsidRPr="00ED2D36">
        <w:rPr>
          <w:rFonts w:eastAsia="宋体"/>
          <w:sz w:val="24"/>
          <w:szCs w:val="24"/>
          <w:lang w:eastAsia="zh-CN"/>
        </w:rPr>
        <w:t>1</w:t>
      </w:r>
      <w:r w:rsidRPr="00ED2D36">
        <w:rPr>
          <w:sz w:val="24"/>
          <w:szCs w:val="24"/>
          <w:lang w:eastAsia="zh-CN"/>
        </w:rPr>
        <w:t>)</w:t>
      </w:r>
      <w:commentRangeEnd w:id="1559"/>
      <w:r w:rsidRPr="00ED2D36">
        <w:rPr>
          <w:rStyle w:val="a5"/>
          <w:kern w:val="2"/>
          <w:sz w:val="24"/>
          <w:szCs w:val="24"/>
          <w:lang w:val="en-US" w:eastAsia="zh-CN"/>
        </w:rPr>
        <w:commentReference w:id="1559"/>
      </w:r>
    </w:p>
    <w:p w14:paraId="3DB73A97" w14:textId="544C5B1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Where </w:t>
      </w:r>
      <w:r w:rsidRPr="00ED2D36">
        <w:rPr>
          <w:rFonts w:ascii="Times New Roman" w:hAnsi="Times New Roman" w:cs="Times New Roman"/>
          <w:b/>
          <w:bCs/>
          <w:i/>
          <w:iCs/>
          <w:color w:val="000000" w:themeColor="text1"/>
        </w:rPr>
        <w:t>tanh</w:t>
      </w:r>
      <w:r w:rsidRPr="00ED2D36">
        <w:rPr>
          <w:rFonts w:ascii="Times New Roman" w:hAnsi="Times New Roman" w:cs="Times New Roman"/>
          <w:color w:val="000000" w:themeColor="text1"/>
        </w:rPr>
        <w:t xml:space="preserve"> is the hyperbolic tangent function, and the quantity </w:t>
      </w:r>
      <m:oMath>
        <m:r>
          <m:rPr>
            <m:sty m:val="bi"/>
          </m:rPr>
          <w:rPr>
            <w:rFonts w:ascii="Cambria Math" w:hAnsi="Cambria Math" w:cs="Times New Roman"/>
            <w:color w:val="000000" w:themeColor="text1"/>
          </w:rPr>
          <m:t>p</m:t>
        </m:r>
        <m:sSubSup>
          <m:sSubSupPr>
            <m:ctrlPr>
              <w:rPr>
                <w:rFonts w:ascii="Cambria Math" w:hAnsi="Cambria Math" w:cs="Times New Roman"/>
                <w:b/>
                <w:bCs/>
                <w:i/>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up>
            <m:r>
              <m:rPr>
                <m:sty m:val="bi"/>
              </m:rPr>
              <w:rPr>
                <w:rFonts w:ascii="Cambria Math" w:hAnsi="Cambria Math" w:cs="Times New Roman"/>
                <w:color w:val="000000" w:themeColor="text1"/>
              </w:rPr>
              <m:t>ref</m:t>
            </m:r>
          </m:sup>
        </m:sSubSup>
      </m:oMath>
      <w:r w:rsidRPr="00ED2D36">
        <w:rPr>
          <w:rFonts w:ascii="Times New Roman" w:hAnsi="Times New Roman" w:cs="Times New Roman"/>
          <w:i/>
          <w:color w:val="000000" w:themeColor="text1"/>
        </w:rPr>
        <w:t xml:space="preserve"> </w:t>
      </w:r>
      <w:r w:rsidRPr="00ED2D36">
        <w:rPr>
          <w:rFonts w:ascii="Times New Roman" w:hAnsi="Times New Roman" w:cs="Times New Roman"/>
          <w:color w:val="000000" w:themeColor="text1"/>
        </w:rPr>
        <w:t xml:space="preserve">is the reference acidity constant assigned to buffer pair </w:t>
      </w:r>
      <w:proofErr w:type="spellStart"/>
      <w:r w:rsidRPr="00ED2D36">
        <w:rPr>
          <w:rFonts w:ascii="Times New Roman" w:hAnsi="Times New Roman" w:cs="Times New Roman"/>
          <w:b/>
          <w:bCs/>
          <w:i/>
          <w:iCs/>
          <w:color w:val="000000" w:themeColor="text1"/>
        </w:rPr>
        <w:t>i</w:t>
      </w:r>
      <w:proofErr w:type="spellEnd"/>
      <w:r w:rsidRPr="00ED2D36">
        <w:rPr>
          <w:rFonts w:ascii="Times New Roman" w:hAnsi="Times New Roman" w:cs="Times New Roman"/>
          <w:color w:val="000000" w:themeColor="text1"/>
        </w:rPr>
        <w:t xml:space="preserve"> before online updating. </w:t>
      </w:r>
      <m:oMath>
        <m:r>
          <m:rPr>
            <m:sty m:val="bi"/>
          </m:rPr>
          <w:rPr>
            <w:rFonts w:ascii="Cambria Math" w:hAnsi="Cambria Math" w:cs="Times New Roman"/>
            <w:color w:val="000000" w:themeColor="text1"/>
          </w:rPr>
          <m:t>p</m:t>
        </m:r>
        <m:sSubSup>
          <m:sSubSupPr>
            <m:ctrlPr>
              <w:rPr>
                <w:rFonts w:ascii="Cambria Math" w:hAnsi="Cambria Math" w:cs="Times New Roman"/>
                <w:b/>
                <w:bCs/>
                <w:i/>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up>
            <m:r>
              <m:rPr>
                <m:sty m:val="bi"/>
              </m:rPr>
              <w:rPr>
                <w:rFonts w:ascii="Cambria Math" w:hAnsi="Cambria Math" w:cs="Times New Roman"/>
                <w:color w:val="000000" w:themeColor="text1"/>
              </w:rPr>
              <m:t>ref</m:t>
            </m:r>
          </m:sup>
        </m:sSubSup>
      </m:oMath>
      <w:ins w:id="1562" w:author="Yibin Jiang" w:date="2026-03-21T12:14:00Z">
        <w:r w:rsidR="0091062D" w:rsidRPr="00ED2D36">
          <w:rPr>
            <w:rFonts w:ascii="Times New Roman" w:hAnsi="Times New Roman" w:cs="Times New Roman"/>
            <w:i/>
            <w:color w:val="000000" w:themeColor="text1"/>
          </w:rPr>
          <w:t xml:space="preserve"> </w:t>
        </w:r>
      </w:ins>
      <w:del w:id="1563" w:author="Yibin Jiang" w:date="2026-03-21T12:14:00Z">
        <w:r w:rsidRPr="00ED2D36" w:rsidDel="0091062D">
          <w:rPr>
            <w:rFonts w:ascii="Times New Roman" w:hAnsi="Times New Roman" w:cs="Times New Roman"/>
            <w:i/>
            <w:color w:val="000000" w:themeColor="text1"/>
          </w:rPr>
          <w:delText xml:space="preserve"> </w:delText>
        </w:r>
        <w:r w:rsidRPr="00ED2D36" w:rsidDel="0091062D">
          <w:rPr>
            <w:rFonts w:ascii="Times New Roman" w:hAnsi="Times New Roman" w:cs="Times New Roman"/>
            <w:color w:val="000000" w:themeColor="text1"/>
          </w:rPr>
          <w:delText xml:space="preserve"> </w:delText>
        </w:r>
      </w:del>
      <w:r w:rsidRPr="00ED2D36">
        <w:rPr>
          <w:rFonts w:ascii="Times New Roman" w:hAnsi="Times New Roman" w:cs="Times New Roman"/>
          <w:color w:val="000000" w:themeColor="text1"/>
        </w:rPr>
        <w:t xml:space="preserve">is set by </w:t>
      </w:r>
      <w:r w:rsidR="00D96557" w:rsidRPr="00ED2D36">
        <w:rPr>
          <w:rFonts w:ascii="Times New Roman" w:hAnsi="Times New Roman" w:cs="Times New Roman"/>
          <w:color w:val="000000" w:themeColor="text1"/>
        </w:rPr>
        <w:t xml:space="preserve">the </w:t>
      </w:r>
      <w:r w:rsidRPr="00ED2D36">
        <w:rPr>
          <w:rFonts w:ascii="Times New Roman" w:hAnsi="Times New Roman" w:cs="Times New Roman"/>
          <w:color w:val="000000" w:themeColor="text1"/>
        </w:rPr>
        <w:t>user and serves as the chemically reasonable anchor for that buffer pair</w:t>
      </w:r>
      <w:del w:id="1564" w:author="Yibin Jiang" w:date="2026-03-21T12:16:00Z">
        <w:r w:rsidR="00246895" w:rsidRPr="00ED2D36" w:rsidDel="00A35644">
          <w:rPr>
            <w:rFonts w:ascii="Times New Roman" w:hAnsi="Times New Roman" w:cs="Times New Roman"/>
            <w:color w:val="000000" w:themeColor="text1"/>
          </w:rPr>
          <w:delText>,</w:delText>
        </w:r>
        <w:r w:rsidR="00F66EAD" w:rsidRPr="00ED2D36" w:rsidDel="00A35644">
          <w:rPr>
            <w:rFonts w:ascii="Times New Roman" w:hAnsi="Times New Roman" w:cs="Times New Roman"/>
            <w:color w:val="000000" w:themeColor="text1"/>
          </w:rPr>
          <w:delText xml:space="preserve"> </w:delText>
        </w:r>
        <w:r w:rsidR="00246895" w:rsidRPr="00ED2D36" w:rsidDel="00A35644">
          <w:rPr>
            <w:rFonts w:ascii="Times New Roman" w:hAnsi="Times New Roman" w:cs="Times New Roman"/>
            <w:b/>
            <w:bCs/>
            <w:i/>
            <w:iCs/>
            <w:color w:val="000000" w:themeColor="text1"/>
          </w:rPr>
          <w:delText>k</w:delText>
        </w:r>
        <w:r w:rsidR="00246895" w:rsidRPr="00ED2D36" w:rsidDel="00A35644">
          <w:rPr>
            <w:rFonts w:ascii="Times New Roman" w:hAnsi="Times New Roman" w:cs="Times New Roman"/>
            <w:color w:val="000000" w:themeColor="text1"/>
          </w:rPr>
          <w:delText xml:space="preserve"> is</w:delText>
        </w:r>
        <w:r w:rsidR="00F66EAD" w:rsidRPr="00ED2D36" w:rsidDel="00A35644">
          <w:rPr>
            <w:rFonts w:ascii="Times New Roman" w:hAnsi="Times New Roman" w:cs="Times New Roman"/>
            <w:color w:val="000000" w:themeColor="text1"/>
          </w:rPr>
          <w:delText xml:space="preserve"> a</w:delText>
        </w:r>
        <w:r w:rsidR="006A0634" w:rsidRPr="00ED2D36" w:rsidDel="00A35644">
          <w:rPr>
            <w:rFonts w:ascii="Times New Roman" w:hAnsi="Times New Roman" w:cs="Times New Roman"/>
            <w:color w:val="000000" w:themeColor="text1"/>
          </w:rPr>
          <w:delText xml:space="preserve"> </w:delText>
        </w:r>
      </w:del>
      <w:del w:id="1565" w:author="Yibin Jiang" w:date="2026-03-21T12:15:00Z">
        <w:r w:rsidR="006A0634" w:rsidRPr="00ED2D36" w:rsidDel="00BB426E">
          <w:rPr>
            <w:rFonts w:ascii="Times New Roman" w:hAnsi="Times New Roman" w:cs="Times New Roman"/>
            <w:color w:val="000000" w:themeColor="text1"/>
          </w:rPr>
          <w:delText xml:space="preserve">Proportional </w:delText>
        </w:r>
      </w:del>
      <w:del w:id="1566" w:author="Yibin Jiang" w:date="2026-03-21T12:16:00Z">
        <w:r w:rsidR="006A0634" w:rsidRPr="00ED2D36" w:rsidDel="00A35644">
          <w:rPr>
            <w:rFonts w:ascii="Times New Roman" w:hAnsi="Times New Roman" w:cs="Times New Roman"/>
            <w:color w:val="000000" w:themeColor="text1"/>
          </w:rPr>
          <w:delText>coefficient and</w:delText>
        </w:r>
        <w:r w:rsidR="00246895" w:rsidRPr="00ED2D36" w:rsidDel="00A35644">
          <w:rPr>
            <w:rFonts w:ascii="Times New Roman" w:hAnsi="Times New Roman" w:cs="Times New Roman"/>
            <w:color w:val="000000" w:themeColor="text1"/>
          </w:rPr>
          <w:delText xml:space="preserve"> set to 1.0 in this work</w:delText>
        </w:r>
      </w:del>
      <w:r w:rsidRPr="00ED2D36">
        <w:rPr>
          <w:rFonts w:ascii="Times New Roman" w:hAnsi="Times New Roman" w:cs="Times New Roman"/>
          <w:color w:val="000000" w:themeColor="text1"/>
        </w:rPr>
        <w:t xml:space="preserve">. In practice, </w:t>
      </w:r>
      <m:oMath>
        <m:r>
          <m:rPr>
            <m:sty m:val="bi"/>
          </m:rPr>
          <w:rPr>
            <w:rFonts w:ascii="Cambria Math" w:hAnsi="Cambria Math" w:cs="Times New Roman"/>
            <w:color w:val="000000" w:themeColor="text1"/>
          </w:rPr>
          <m:t>p</m:t>
        </m:r>
        <m:sSubSup>
          <m:sSubSupPr>
            <m:ctrlPr>
              <w:rPr>
                <w:rFonts w:ascii="Cambria Math" w:hAnsi="Cambria Math" w:cs="Times New Roman"/>
                <w:b/>
                <w:bCs/>
                <w:i/>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up>
            <m:r>
              <m:rPr>
                <m:sty m:val="bi"/>
              </m:rPr>
              <w:rPr>
                <w:rFonts w:ascii="Cambria Math" w:hAnsi="Cambria Math" w:cs="Times New Roman"/>
                <w:color w:val="000000" w:themeColor="text1"/>
              </w:rPr>
              <m:t>ref</m:t>
            </m:r>
          </m:sup>
        </m:sSubSup>
      </m:oMath>
      <w:r w:rsidRPr="00ED2D36">
        <w:rPr>
          <w:rFonts w:ascii="Times New Roman" w:hAnsi="Times New Roman" w:cs="Times New Roman"/>
          <w:color w:val="000000" w:themeColor="text1"/>
        </w:rPr>
        <w:t xml:space="preserve"> is taken from the prior chemical model used to initialize the </w:t>
      </w:r>
      <w:ins w:id="1567" w:author="Yibin Jiang" w:date="2026-03-31T15:21:00Z">
        <w:r w:rsidR="003D6FE6" w:rsidRPr="003D6FE6">
          <w:rPr>
            <w:rFonts w:ascii="Times New Roman" w:hAnsi="Times New Roman" w:cs="Times New Roman"/>
            <w:color w:val="000000" w:themeColor="text1"/>
          </w:rPr>
          <w:t>pH-adjustment</w:t>
        </w:r>
        <w:r w:rsidR="003D6FE6">
          <w:rPr>
            <w:rFonts w:ascii="Times New Roman" w:hAnsi="Times New Roman" w:cs="Times New Roman" w:hint="eastAsia"/>
            <w:color w:val="000000" w:themeColor="text1"/>
          </w:rPr>
          <w:t xml:space="preserve"> </w:t>
        </w:r>
      </w:ins>
      <w:del w:id="1568" w:author="Yibin Jiang" w:date="2026-03-31T15:20:00Z">
        <w:r w:rsidRPr="00ED2D36" w:rsidDel="003D6FE6">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problem, for example</w:t>
      </w:r>
      <w:r w:rsidR="00D96557"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xml:space="preserve"> from known or assumed acid-base chemistry of the solution, from literature values, or from the prior mean used at the beginning of the inference procedure. Its role is not to replace the inferred value, but to stabilize the prediction when the posterior for that buffer pair remains broad.</w:t>
      </w:r>
      <w:ins w:id="1569" w:author="Yibin Jiang" w:date="2026-03-21T12:16:00Z">
        <w:r w:rsidR="00F33412" w:rsidRPr="00ED2D36">
          <w:rPr>
            <w:rFonts w:ascii="Times New Roman" w:hAnsi="Times New Roman" w:cs="Times New Roman"/>
            <w:color w:val="000000" w:themeColor="text1"/>
          </w:rPr>
          <w:t xml:space="preserve"> </w:t>
        </w:r>
      </w:ins>
      <m:oMath>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w</m:t>
            </m:r>
          </m:e>
          <m:sub>
            <m:r>
              <m:rPr>
                <m:sty m:val="bi"/>
              </m:rPr>
              <w:rPr>
                <w:rFonts w:ascii="Cambria Math" w:hAnsi="Cambria Math" w:cs="Times New Roman"/>
                <w:color w:val="000000" w:themeColor="text1"/>
              </w:rPr>
              <m:t>i</m:t>
            </m:r>
          </m:sub>
        </m:sSub>
        <m:r>
          <m:rPr>
            <m:sty m:val="bi"/>
          </m:rPr>
          <w:rPr>
            <w:rFonts w:ascii="Cambria Math" w:hAnsi="Cambria Math" w:cs="Times New Roman"/>
            <w:color w:val="000000" w:themeColor="text1"/>
          </w:rPr>
          <m:t>∈</m:t>
        </m:r>
        <m:d>
          <m:dPr>
            <m:begChr m:val="["/>
            <m:endChr m:val="]"/>
            <m:ctrlPr>
              <w:rPr>
                <w:rFonts w:ascii="Cambria Math" w:hAnsi="Cambria Math" w:cs="Times New Roman"/>
                <w:b/>
                <w:bCs/>
                <w:i/>
                <w:color w:val="000000" w:themeColor="text1"/>
              </w:rPr>
            </m:ctrlPr>
          </m:dPr>
          <m:e>
            <m:r>
              <m:rPr>
                <m:sty m:val="bi"/>
              </m:rPr>
              <w:rPr>
                <w:rFonts w:ascii="Cambria Math" w:hAnsi="Cambria Math" w:cs="Times New Roman"/>
                <w:color w:val="000000" w:themeColor="text1"/>
              </w:rPr>
              <m:t>0,</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w</m:t>
                </m:r>
              </m:e>
              <m:sub>
                <m:r>
                  <m:rPr>
                    <m:sty m:val="bi"/>
                  </m:rPr>
                  <w:rPr>
                    <w:rFonts w:ascii="Cambria Math" w:hAnsi="Cambria Math" w:cs="Times New Roman"/>
                    <w:color w:val="000000" w:themeColor="text1"/>
                  </w:rPr>
                  <m:t>max</m:t>
                </m:r>
              </m:sub>
            </m:sSub>
          </m:e>
        </m:d>
      </m:oMath>
      <w:r w:rsidRPr="00ED2D36">
        <w:rPr>
          <w:rFonts w:ascii="Times New Roman" w:hAnsi="Times New Roman" w:cs="Times New Roman"/>
          <w:color w:val="000000" w:themeColor="text1"/>
        </w:rPr>
        <w:t xml:space="preserve"> is the trust weight for buffer pair </w:t>
      </w:r>
      <w:proofErr w:type="spellStart"/>
      <w:r w:rsidRPr="00ED2D36">
        <w:rPr>
          <w:rFonts w:ascii="Times New Roman" w:hAnsi="Times New Roman" w:cs="Times New Roman"/>
          <w:b/>
          <w:bCs/>
          <w:i/>
          <w:iCs/>
          <w:color w:val="000000" w:themeColor="text1"/>
        </w:rPr>
        <w:t>i</w:t>
      </w:r>
      <w:proofErr w:type="spellEnd"/>
      <w:ins w:id="1570" w:author="Yibin Jiang" w:date="2026-03-27T13:21:00Z">
        <w:r w:rsidR="002E77D5" w:rsidRPr="00ED2D36">
          <w:rPr>
            <w:rFonts w:ascii="Times New Roman" w:hAnsi="Times New Roman" w:cs="Times New Roman"/>
            <w:i/>
            <w:iCs/>
            <w:color w:val="000000" w:themeColor="text1"/>
            <w:rPrChange w:id="1571" w:author="Yibin Jiang" w:date="2026-03-27T13:33:00Z">
              <w:rPr>
                <w:rFonts w:ascii="Times New Roman" w:hAnsi="Times New Roman" w:cs="Times New Roman"/>
                <w:b/>
                <w:bCs/>
                <w:i/>
                <w:iCs/>
                <w:color w:val="000000" w:themeColor="text1"/>
              </w:rPr>
            </w:rPrChange>
          </w:rPr>
          <w:t>.</w:t>
        </w:r>
      </w:ins>
      <m:oMath>
        <m:r>
          <w:ins w:id="1572" w:author="Yibin Jiang" w:date="2026-03-21T12:16:00Z">
            <w:rPr>
              <w:rFonts w:ascii="Cambria Math" w:hAnsi="Cambria Math" w:cs="Times New Roman"/>
              <w:color w:val="000000" w:themeColor="text1"/>
            </w:rPr>
            <m:t xml:space="preserve"> </m:t>
          </w:ins>
        </m:r>
      </m:oMath>
      <w:del w:id="1573" w:author="Yibin Jiang" w:date="2026-03-21T12:16:00Z">
        <w:r w:rsidRPr="00ED2D36" w:rsidDel="00D82959">
          <w:rPr>
            <w:rFonts w:ascii="Times New Roman" w:hAnsi="Times New Roman" w:cs="Times New Roman"/>
            <w:color w:val="000000" w:themeColor="text1"/>
          </w:rPr>
          <w:delText xml:space="preserve">, </w:delText>
        </w:r>
      </w:del>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w</m:t>
            </m:r>
          </m:e>
          <m:sub>
            <m:r>
              <m:rPr>
                <m:sty m:val="b"/>
              </m:rPr>
              <w:rPr>
                <w:rFonts w:ascii="Cambria Math" w:hAnsi="Cambria Math" w:cs="Times New Roman"/>
                <w:color w:val="000000" w:themeColor="text1"/>
              </w:rPr>
              <m:t>max</m:t>
            </m:r>
          </m:sub>
        </m:sSub>
      </m:oMath>
      <w:r w:rsidRPr="00ED2D36">
        <w:rPr>
          <w:rFonts w:ascii="Times New Roman" w:hAnsi="Times New Roman" w:cs="Times New Roman"/>
          <w:color w:val="000000" w:themeColor="text1"/>
        </w:rPr>
        <w:t xml:space="preserve"> is the maximum allowable weight set to a constant depending on the reliability of the prior </w:t>
      </w:r>
      <w:proofErr w:type="gramStart"/>
      <w:r w:rsidRPr="00ED2D36">
        <w:rPr>
          <w:rFonts w:ascii="Times New Roman" w:hAnsi="Times New Roman" w:cs="Times New Roman"/>
          <w:color w:val="000000" w:themeColor="text1"/>
        </w:rPr>
        <w:t>information(</w:t>
      </w:r>
      <w:proofErr w:type="gramEnd"/>
      <w:r w:rsidRPr="00ED2D36">
        <w:rPr>
          <w:rFonts w:ascii="Times New Roman" w:hAnsi="Times New Roman" w:cs="Times New Roman"/>
          <w:color w:val="000000" w:themeColor="text1"/>
        </w:rPr>
        <w:t>here set to 0.</w:t>
      </w:r>
      <w:r w:rsidR="00AC4785" w:rsidRPr="00ED2D36">
        <w:rPr>
          <w:rFonts w:ascii="Times New Roman" w:hAnsi="Times New Roman" w:cs="Times New Roman"/>
          <w:color w:val="000000" w:themeColor="text1"/>
        </w:rPr>
        <w:t>2</w:t>
      </w:r>
      <w:r w:rsidRPr="00ED2D36">
        <w:rPr>
          <w:rFonts w:ascii="Times New Roman" w:hAnsi="Times New Roman" w:cs="Times New Roman"/>
          <w:color w:val="000000" w:themeColor="text1"/>
        </w:rPr>
        <w:t xml:space="preserve">), and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is the current posterior standard deviation of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Because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oMath>
      <w:r w:rsidRPr="00ED2D36">
        <w:rPr>
          <w:rFonts w:ascii="Times New Roman" w:hAnsi="Times New Roman" w:cs="Times New Roman"/>
          <w:color w:val="000000" w:themeColor="text1"/>
        </w:rPr>
        <w:t xml:space="preserve"> is dimensionless,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is also dimensionless. When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is small, the inferred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is trusted more</w:t>
      </w:r>
      <w:del w:id="1574" w:author="Yibin Jiang" w:date="2026-03-21T12:17:00Z">
        <w:r w:rsidRPr="00ED2D36" w:rsidDel="00CD0DBA">
          <w:rPr>
            <w:rFonts w:ascii="Times New Roman" w:hAnsi="Times New Roman" w:cs="Times New Roman"/>
            <w:color w:val="000000" w:themeColor="text1"/>
          </w:rPr>
          <w:delText xml:space="preserve"> strongly</w:delText>
        </w:r>
      </w:del>
      <w:r w:rsidRPr="00ED2D36">
        <w:rPr>
          <w:rFonts w:ascii="Times New Roman" w:hAnsi="Times New Roman" w:cs="Times New Roman"/>
          <w:color w:val="000000" w:themeColor="text1"/>
        </w:rPr>
        <w:t xml:space="preserve">. When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is large, the calculation is pulled closer to </w:t>
      </w:r>
      <m:oMath>
        <m:r>
          <m:rPr>
            <m:sty m:val="bi"/>
          </m:rPr>
          <w:rPr>
            <w:rFonts w:ascii="Cambria Math" w:hAnsi="Cambria Math" w:cs="Times New Roman"/>
            <w:color w:val="000000" w:themeColor="text1"/>
          </w:rPr>
          <m:t>p</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up>
            <m:r>
              <m:rPr>
                <m:sty m:val="b"/>
              </m:rPr>
              <w:rPr>
                <w:rFonts w:ascii="Cambria Math" w:hAnsi="Cambria Math" w:cs="Times New Roman"/>
                <w:color w:val="000000" w:themeColor="text1"/>
              </w:rPr>
              <m:t>ref</m:t>
            </m:r>
          </m:sup>
        </m:sSubSup>
      </m:oMath>
      <w:r w:rsidRPr="00ED2D36">
        <w:rPr>
          <w:rFonts w:ascii="Times New Roman" w:hAnsi="Times New Roman" w:cs="Times New Roman"/>
          <w:color w:val="000000" w:themeColor="text1"/>
        </w:rPr>
        <w:t>. This makes the equilibrium prediction more conservative when the inferred chemistry is still uncertain.</w:t>
      </w:r>
    </w:p>
    <w:p w14:paraId="394F7CE3" w14:textId="7BC1B8DE"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Using the resulting </w:t>
      </w:r>
      <m:oMath>
        <m:r>
          <m:rPr>
            <m:sty m:val="bi"/>
          </m:rPr>
          <w:rPr>
            <w:rFonts w:ascii="Cambria Math" w:hAnsi="Cambria Math" w:cs="Times New Roman"/>
            <w:color w:val="000000" w:themeColor="text1"/>
          </w:rPr>
          <m:t>p</m:t>
        </m:r>
        <m:sSubSup>
          <m:sSubSupPr>
            <m:ctrlPr>
              <w:rPr>
                <w:rFonts w:ascii="Cambria Math" w:hAnsi="Cambria Math" w:cs="Times New Roman"/>
                <w:b/>
                <w:bCs/>
                <w:i/>
                <w:iCs/>
                <w:color w:val="000000" w:themeColor="text1"/>
              </w:rPr>
            </m:ctrlPr>
          </m:sSubSup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a,i</m:t>
            </m:r>
          </m:sub>
          <m:sup>
            <m:r>
              <m:rPr>
                <m:sty m:val="bi"/>
              </m:rPr>
              <w:rPr>
                <w:rFonts w:ascii="Cambria Math" w:hAnsi="Cambria Math" w:cs="Times New Roman"/>
                <w:color w:val="000000" w:themeColor="text1"/>
              </w:rPr>
              <m:t>eff</m:t>
            </m:r>
          </m:sup>
        </m:sSubSup>
      </m:oMath>
      <w:r w:rsidRPr="00ED2D36">
        <w:rPr>
          <w:rFonts w:ascii="Times New Roman" w:hAnsi="Times New Roman" w:cs="Times New Roman"/>
          <w:color w:val="000000" w:themeColor="text1"/>
        </w:rPr>
        <w:t xml:space="preserve"> together with the </w:t>
      </w:r>
      <w:del w:id="1575" w:author="SYLZ" w:date="2026-03-27T14:17:00Z">
        <w:r w:rsidRPr="00ED2D36" w:rsidDel="00390B1A">
          <w:rPr>
            <w:rFonts w:ascii="Times New Roman" w:hAnsi="Times New Roman" w:cs="Times New Roman"/>
            <w:color w:val="000000" w:themeColor="text1"/>
          </w:rPr>
          <w:delText>particle</w:delText>
        </w:r>
      </w:del>
      <w:ins w:id="1576"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composition, the hydrogen-ion concentration </w:t>
      </w:r>
      <m:oMath>
        <m:d>
          <m:dPr>
            <m:begChr m:val="["/>
            <m:endChr m:val="]"/>
            <m:ctrlPr>
              <w:rPr>
                <w:rFonts w:ascii="Cambria Math" w:hAnsi="Cambria Math" w:cs="Times New Roman"/>
                <w:b/>
                <w:bCs/>
                <w:i/>
                <w:iCs/>
                <w:color w:val="000000" w:themeColor="text1"/>
              </w:rPr>
            </m:ctrlPr>
          </m:dPr>
          <m:e>
            <m:sSup>
              <m:sSupPr>
                <m:ctrlPr>
                  <w:rPr>
                    <w:rFonts w:ascii="Cambria Math" w:hAnsi="Cambria Math" w:cs="Times New Roman"/>
                    <w:b/>
                    <w:bCs/>
                    <w:i/>
                    <w:iCs/>
                    <w:color w:val="000000" w:themeColor="text1"/>
                  </w:rPr>
                </m:ctrlPr>
              </m:sSupPr>
              <m:e>
                <m:r>
                  <m:rPr>
                    <m:sty m:val="bi"/>
                  </m:rPr>
                  <w:rPr>
                    <w:rFonts w:ascii="Cambria Math" w:hAnsi="Cambria Math" w:cs="Times New Roman"/>
                    <w:color w:val="000000" w:themeColor="text1"/>
                  </w:rPr>
                  <m:t>H</m:t>
                </m:r>
              </m:e>
              <m:sup>
                <m:r>
                  <m:rPr>
                    <m:sty m:val="bi"/>
                  </m:rPr>
                  <w:rPr>
                    <w:rFonts w:ascii="Cambria Math" w:hAnsi="Cambria Math" w:cs="Times New Roman"/>
                    <w:color w:val="000000" w:themeColor="text1"/>
                  </w:rPr>
                  <m:t>+</m:t>
                </m:r>
              </m:sup>
            </m:sSup>
          </m:e>
        </m:d>
      </m:oMath>
      <w:r w:rsidRPr="00ED2D36">
        <w:rPr>
          <w:rFonts w:ascii="Times New Roman" w:hAnsi="Times New Roman" w:cs="Times New Roman"/>
          <w:color w:val="000000" w:themeColor="text1"/>
        </w:rPr>
        <w:t xml:space="preserve"> is obtained by numerically solving the charge-balance equation in Eq. S2:</w:t>
      </w:r>
    </w:p>
    <w:p w14:paraId="3976D5A0" w14:textId="13757FCF" w:rsidR="00786B96" w:rsidRPr="00ED2D36" w:rsidRDefault="00786B96" w:rsidP="00397965">
      <w:pPr>
        <w:pStyle w:val="JCEbodytext"/>
        <w:spacing w:line="360" w:lineRule="auto"/>
        <w:ind w:firstLineChars="200" w:firstLine="480"/>
        <w:jc w:val="center"/>
        <w:rPr>
          <w:rFonts w:ascii="Times New Roman" w:eastAsiaTheme="minorEastAsia" w:hAnsi="Times New Roman"/>
          <w:w w:val="108"/>
          <w:sz w:val="24"/>
          <w:szCs w:val="24"/>
          <w:lang w:val="en-GB"/>
        </w:rPr>
      </w:pPr>
      <m:oMath>
        <m:r>
          <m:rPr>
            <m:sty m:val="bi"/>
          </m:rPr>
          <w:rPr>
            <w:rFonts w:ascii="Cambria Math" w:eastAsiaTheme="minorEastAsia" w:hAnsi="Cambria Math"/>
            <w:color w:val="000000" w:themeColor="text1"/>
            <w:sz w:val="24"/>
            <w:szCs w:val="24"/>
          </w:rPr>
          <w:lastRenderedPageBreak/>
          <m:t>f</m:t>
        </m:r>
        <m:d>
          <m:dPr>
            <m:ctrlPr>
              <w:rPr>
                <w:rFonts w:ascii="Cambria Math" w:eastAsiaTheme="minorEastAsia" w:hAnsi="Cambria Math"/>
                <w:b/>
                <w:bCs/>
                <w:i/>
                <w:iCs/>
                <w:color w:val="000000" w:themeColor="text1"/>
                <w:sz w:val="24"/>
                <w:szCs w:val="24"/>
              </w:rPr>
            </m:ctrlPr>
          </m:dPr>
          <m:e>
            <m:r>
              <m:rPr>
                <m:sty m:val="bi"/>
              </m:rPr>
              <w:rPr>
                <w:rFonts w:ascii="Cambria Math" w:eastAsiaTheme="minorEastAsia" w:hAnsi="Cambria Math"/>
                <w:color w:val="000000" w:themeColor="text1"/>
                <w:sz w:val="24"/>
                <w:szCs w:val="24"/>
              </w:rPr>
              <m:t>pH</m:t>
            </m:r>
          </m:e>
        </m:d>
        <m:r>
          <m:rPr>
            <m:sty m:val="bi"/>
          </m:rPr>
          <w:rPr>
            <w:rFonts w:ascii="Cambria Math" w:eastAsiaTheme="minorEastAsia" w:hAnsi="Cambria Math"/>
            <w:color w:val="000000" w:themeColor="text1"/>
            <w:sz w:val="24"/>
            <w:szCs w:val="24"/>
          </w:rPr>
          <m:t>=</m:t>
        </m:r>
        <m:d>
          <m:dPr>
            <m:begChr m:val="["/>
            <m:endChr m:val="]"/>
            <m:ctrlPr>
              <w:ins w:id="1577" w:author="SYLZ" w:date="2026-03-27T09:59:00Z">
                <w:rPr>
                  <w:rFonts w:ascii="Cambria Math" w:eastAsiaTheme="minorEastAsia" w:hAnsi="Cambria Math"/>
                  <w:b/>
                  <w:i/>
                  <w:color w:val="000000" w:themeColor="text1"/>
                  <w:sz w:val="24"/>
                  <w:szCs w:val="24"/>
                  <w:lang w:eastAsia="zh-CN"/>
                </w:rPr>
              </w:ins>
            </m:ctrlPr>
          </m:dPr>
          <m:e>
            <m:sSup>
              <m:sSupPr>
                <m:ctrlPr>
                  <w:ins w:id="1578" w:author="SYLZ" w:date="2026-03-27T09:59:00Z">
                    <w:rPr>
                      <w:rFonts w:ascii="Cambria Math" w:eastAsiaTheme="minorEastAsia" w:hAnsi="Cambria Math"/>
                      <w:b/>
                      <w:i/>
                      <w:color w:val="000000" w:themeColor="text1"/>
                      <w:sz w:val="24"/>
                      <w:szCs w:val="24"/>
                      <w:lang w:eastAsia="zh-CN"/>
                    </w:rPr>
                  </w:ins>
                </m:ctrlPr>
              </m:sSupPr>
              <m:e>
                <m:r>
                  <w:ins w:id="1579" w:author="SYLZ" w:date="2026-03-27T09:59:00Z">
                    <m:rPr>
                      <m:sty m:val="bi"/>
                    </m:rPr>
                    <w:rPr>
                      <w:rFonts w:ascii="Cambria Math" w:eastAsiaTheme="minorEastAsia" w:hAnsi="Cambria Math"/>
                      <w:color w:val="000000" w:themeColor="text1"/>
                      <w:sz w:val="24"/>
                      <w:szCs w:val="24"/>
                      <w:lang w:eastAsia="zh-CN"/>
                    </w:rPr>
                    <m:t>H</m:t>
                  </w:ins>
                </m:r>
              </m:e>
              <m:sup>
                <m:r>
                  <w:ins w:id="1580" w:author="SYLZ" w:date="2026-03-27T09:59:00Z">
                    <m:rPr>
                      <m:sty m:val="bi"/>
                    </m:rPr>
                    <w:rPr>
                      <w:rFonts w:ascii="Cambria Math" w:eastAsiaTheme="minorEastAsia" w:hAnsi="Cambria Math"/>
                      <w:color w:val="000000" w:themeColor="text1"/>
                      <w:sz w:val="24"/>
                      <w:szCs w:val="24"/>
                      <w:lang w:eastAsia="zh-CN"/>
                    </w:rPr>
                    <m:t>+</m:t>
                  </w:ins>
                </m:r>
              </m:sup>
            </m:sSup>
          </m:e>
        </m:d>
        <m:r>
          <w:ins w:id="1581" w:author="SYLZ" w:date="2026-03-27T09:59:00Z">
            <m:rPr>
              <m:sty m:val="bi"/>
            </m:rPr>
            <w:rPr>
              <w:rFonts w:ascii="Cambria Math" w:eastAsiaTheme="minorEastAsia" w:hAnsi="Cambria Math"/>
              <w:color w:val="000000" w:themeColor="text1"/>
              <w:sz w:val="24"/>
              <w:szCs w:val="24"/>
              <w:lang w:eastAsia="zh-CN"/>
              <w:rPrChange w:id="1582" w:author="SYLZ" w:date="2026-03-27T15:56:00Z">
                <w:rPr>
                  <w:rFonts w:ascii="Cambria Math" w:eastAsiaTheme="minorEastAsia" w:hAnsi="Cambria Math"/>
                  <w:color w:val="000000" w:themeColor="text1"/>
                  <w:sz w:val="24"/>
                  <w:szCs w:val="24"/>
                  <w:highlight w:val="yellow"/>
                  <w:lang w:eastAsia="zh-CN"/>
                </w:rPr>
              </w:rPrChange>
            </w:rPr>
            <m:t>+</m:t>
          </w:ins>
        </m:r>
        <m:sSub>
          <m:sSubPr>
            <m:ctrlPr>
              <w:ins w:id="1583" w:author="SYLZ" w:date="2026-03-27T09:59:00Z">
                <w:rPr>
                  <w:rFonts w:ascii="Cambria Math" w:eastAsiaTheme="minorEastAsia" w:hAnsi="Cambria Math"/>
                  <w:b/>
                  <w:i/>
                  <w:color w:val="000000" w:themeColor="text1"/>
                  <w:sz w:val="24"/>
                  <w:szCs w:val="24"/>
                  <w:lang w:eastAsia="zh-CN"/>
                </w:rPr>
              </w:ins>
            </m:ctrlPr>
          </m:sSubPr>
          <m:e>
            <m:r>
              <w:ins w:id="1584" w:author="SYLZ" w:date="2026-03-27T09:59:00Z">
                <m:rPr>
                  <m:sty m:val="bi"/>
                </m:rPr>
                <w:rPr>
                  <w:rFonts w:ascii="Cambria Math" w:eastAsiaTheme="minorEastAsia" w:hAnsi="Cambria Math"/>
                  <w:color w:val="000000" w:themeColor="text1"/>
                  <w:sz w:val="24"/>
                  <w:szCs w:val="24"/>
                  <w:lang w:eastAsia="zh-CN"/>
                </w:rPr>
                <m:t>c</m:t>
              </w:ins>
            </m:r>
          </m:e>
          <m:sub>
            <m:sSup>
              <m:sSupPr>
                <m:ctrlPr>
                  <w:ins w:id="1585" w:author="Yibin Jiang" w:date="2026-03-27T13:23:00Z">
                    <w:rPr>
                      <w:rFonts w:ascii="Cambria Math" w:eastAsiaTheme="minorEastAsia" w:hAnsi="Cambria Math"/>
                      <w:b/>
                      <w:i/>
                      <w:color w:val="000000" w:themeColor="text1"/>
                      <w:sz w:val="24"/>
                      <w:szCs w:val="24"/>
                      <w:lang w:eastAsia="zh-CN"/>
                    </w:rPr>
                  </w:ins>
                </m:ctrlPr>
              </m:sSupPr>
              <m:e>
                <m:r>
                  <w:ins w:id="1586" w:author="Yibin Jiang" w:date="2026-03-27T13:23:00Z">
                    <m:rPr>
                      <m:sty m:val="bi"/>
                    </m:rPr>
                    <w:rPr>
                      <w:rFonts w:ascii="Cambria Math" w:eastAsiaTheme="minorEastAsia" w:hAnsi="Cambria Math"/>
                      <w:color w:val="000000" w:themeColor="text1"/>
                      <w:sz w:val="24"/>
                      <w:szCs w:val="24"/>
                      <w:lang w:eastAsia="zh-CN"/>
                    </w:rPr>
                    <m:t>Na</m:t>
                  </w:ins>
                </m:r>
              </m:e>
              <m:sup>
                <m:r>
                  <w:ins w:id="1587" w:author="Yibin Jiang" w:date="2026-03-27T13:24:00Z">
                    <m:rPr>
                      <m:sty m:val="bi"/>
                    </m:rPr>
                    <w:rPr>
                      <w:rFonts w:ascii="Cambria Math" w:eastAsiaTheme="minorEastAsia" w:hAnsi="Cambria Math"/>
                      <w:color w:val="000000" w:themeColor="text1"/>
                      <w:sz w:val="24"/>
                      <w:szCs w:val="24"/>
                      <w:lang w:eastAsia="zh-CN"/>
                    </w:rPr>
                    <m:t>+</m:t>
                  </w:ins>
                </m:r>
              </m:sup>
            </m:sSup>
            <m:r>
              <w:ins w:id="1588" w:author="SYLZ" w:date="2026-03-27T09:59:00Z">
                <w:del w:id="1589" w:author="Yibin Jiang" w:date="2026-03-27T13:23:00Z">
                  <m:rPr>
                    <m:sty m:val="bi"/>
                  </m:rPr>
                  <w:rPr>
                    <w:rFonts w:ascii="Cambria Math" w:eastAsiaTheme="minorEastAsia" w:hAnsi="Cambria Math"/>
                    <w:color w:val="000000" w:themeColor="text1"/>
                    <w:sz w:val="24"/>
                    <w:szCs w:val="24"/>
                    <w:lang w:eastAsia="zh-CN"/>
                  </w:rPr>
                  <m:t>Na</m:t>
                </w:del>
              </w:ins>
            </m:r>
          </m:sub>
        </m:sSub>
        <m:r>
          <w:ins w:id="1590" w:author="SYLZ" w:date="2026-03-27T09:59:00Z">
            <m:rPr>
              <m:sty m:val="bi"/>
            </m:rPr>
            <w:rPr>
              <w:rFonts w:ascii="Cambria Math" w:eastAsiaTheme="minorEastAsia" w:hAnsi="Cambria Math"/>
              <w:color w:val="000000" w:themeColor="text1"/>
              <w:sz w:val="24"/>
              <w:szCs w:val="24"/>
              <w:lang w:eastAsia="zh-CN"/>
              <w:rPrChange w:id="1591" w:author="SYLZ" w:date="2026-03-27T15:56:00Z">
                <w:rPr>
                  <w:rFonts w:ascii="Cambria Math" w:eastAsiaTheme="minorEastAsia" w:hAnsi="Cambria Math"/>
                  <w:color w:val="000000" w:themeColor="text1"/>
                  <w:sz w:val="24"/>
                  <w:szCs w:val="24"/>
                  <w:highlight w:val="yellow"/>
                  <w:lang w:eastAsia="zh-CN"/>
                </w:rPr>
              </w:rPrChange>
            </w:rPr>
            <m:t>-</m:t>
          </w:ins>
        </m:r>
        <m:f>
          <m:fPr>
            <m:ctrlPr>
              <w:ins w:id="1592" w:author="SYLZ" w:date="2026-03-27T09:59:00Z">
                <w:rPr>
                  <w:rFonts w:ascii="Cambria Math" w:eastAsiaTheme="minorEastAsia" w:hAnsi="Cambria Math"/>
                  <w:b/>
                  <w:i/>
                  <w:color w:val="000000" w:themeColor="text1"/>
                  <w:sz w:val="24"/>
                  <w:szCs w:val="24"/>
                  <w:lang w:eastAsia="zh-CN"/>
                </w:rPr>
              </w:ins>
            </m:ctrlPr>
          </m:fPr>
          <m:num>
            <m:sSub>
              <m:sSubPr>
                <m:ctrlPr>
                  <w:ins w:id="1593" w:author="SYLZ" w:date="2026-03-27T09:59:00Z">
                    <w:rPr>
                      <w:rFonts w:ascii="Cambria Math" w:eastAsiaTheme="minorEastAsia" w:hAnsi="Cambria Math"/>
                      <w:b/>
                      <w:i/>
                      <w:color w:val="000000" w:themeColor="text1"/>
                      <w:sz w:val="24"/>
                      <w:szCs w:val="24"/>
                      <w:lang w:eastAsia="zh-CN"/>
                    </w:rPr>
                  </w:ins>
                </m:ctrlPr>
              </m:sSubPr>
              <m:e>
                <m:r>
                  <w:ins w:id="1594" w:author="SYLZ" w:date="2026-03-27T09:59:00Z">
                    <m:rPr>
                      <m:sty m:val="bi"/>
                    </m:rPr>
                    <w:rPr>
                      <w:rFonts w:ascii="Cambria Math" w:eastAsiaTheme="minorEastAsia" w:hAnsi="Cambria Math"/>
                      <w:color w:val="000000" w:themeColor="text1"/>
                      <w:sz w:val="24"/>
                      <w:szCs w:val="24"/>
                      <w:lang w:eastAsia="zh-CN"/>
                    </w:rPr>
                    <m:t>K</m:t>
                  </w:ins>
                </m:r>
              </m:e>
              <m:sub>
                <m:r>
                  <w:ins w:id="1595" w:author="SYLZ" w:date="2026-03-27T09:59:00Z">
                    <m:rPr>
                      <m:sty m:val="bi"/>
                    </m:rPr>
                    <w:rPr>
                      <w:rFonts w:ascii="Cambria Math" w:eastAsiaTheme="minorEastAsia" w:hAnsi="Cambria Math"/>
                      <w:color w:val="000000" w:themeColor="text1"/>
                      <w:sz w:val="24"/>
                      <w:szCs w:val="24"/>
                      <w:lang w:eastAsia="zh-CN"/>
                    </w:rPr>
                    <m:t>w</m:t>
                  </w:ins>
                </m:r>
              </m:sub>
            </m:sSub>
          </m:num>
          <m:den>
            <m:d>
              <m:dPr>
                <m:begChr m:val="["/>
                <m:endChr m:val="]"/>
                <m:ctrlPr>
                  <w:ins w:id="1596" w:author="SYLZ" w:date="2026-03-27T10:00:00Z">
                    <w:rPr>
                      <w:rFonts w:ascii="Cambria Math" w:eastAsiaTheme="minorEastAsia" w:hAnsi="Cambria Math"/>
                      <w:b/>
                      <w:i/>
                      <w:color w:val="000000" w:themeColor="text1"/>
                      <w:sz w:val="24"/>
                      <w:szCs w:val="24"/>
                      <w:lang w:eastAsia="zh-CN"/>
                    </w:rPr>
                  </w:ins>
                </m:ctrlPr>
              </m:dPr>
              <m:e>
                <m:sSup>
                  <m:sSupPr>
                    <m:ctrlPr>
                      <w:ins w:id="1597" w:author="SYLZ" w:date="2026-03-27T10:00:00Z">
                        <w:rPr>
                          <w:rFonts w:ascii="Cambria Math" w:eastAsiaTheme="minorEastAsia" w:hAnsi="Cambria Math"/>
                          <w:b/>
                          <w:i/>
                          <w:color w:val="000000" w:themeColor="text1"/>
                          <w:sz w:val="24"/>
                          <w:szCs w:val="24"/>
                          <w:lang w:eastAsia="zh-CN"/>
                        </w:rPr>
                      </w:ins>
                    </m:ctrlPr>
                  </m:sSupPr>
                  <m:e>
                    <m:r>
                      <w:ins w:id="1598" w:author="SYLZ" w:date="2026-03-27T10:00:00Z">
                        <m:rPr>
                          <m:sty m:val="bi"/>
                        </m:rPr>
                        <w:rPr>
                          <w:rFonts w:ascii="Cambria Math" w:eastAsiaTheme="minorEastAsia" w:hAnsi="Cambria Math"/>
                          <w:color w:val="000000" w:themeColor="text1"/>
                          <w:sz w:val="24"/>
                          <w:szCs w:val="24"/>
                          <w:lang w:eastAsia="zh-CN"/>
                        </w:rPr>
                        <m:t>H</m:t>
                      </w:ins>
                    </m:r>
                  </m:e>
                  <m:sup>
                    <m:r>
                      <w:ins w:id="1599" w:author="SYLZ" w:date="2026-03-27T10:00:00Z">
                        <m:rPr>
                          <m:sty m:val="bi"/>
                        </m:rPr>
                        <w:rPr>
                          <w:rFonts w:ascii="Cambria Math" w:eastAsiaTheme="minorEastAsia" w:hAnsi="Cambria Math"/>
                          <w:color w:val="000000" w:themeColor="text1"/>
                          <w:sz w:val="24"/>
                          <w:szCs w:val="24"/>
                          <w:lang w:eastAsia="zh-CN"/>
                        </w:rPr>
                        <m:t>+</m:t>
                      </w:ins>
                    </m:r>
                  </m:sup>
                </m:sSup>
              </m:e>
            </m:d>
          </m:den>
        </m:f>
        <m:r>
          <w:ins w:id="1600" w:author="SYLZ" w:date="2026-03-27T10:00:00Z">
            <m:rPr>
              <m:sty m:val="bi"/>
            </m:rPr>
            <w:rPr>
              <w:rFonts w:ascii="Cambria Math" w:eastAsiaTheme="minorEastAsia" w:hAnsi="Cambria Math"/>
              <w:color w:val="000000" w:themeColor="text1"/>
              <w:sz w:val="24"/>
              <w:szCs w:val="24"/>
              <w:rPrChange w:id="1601" w:author="SYLZ" w:date="2026-03-27T15:56:00Z">
                <w:rPr>
                  <w:rFonts w:ascii="Cambria Math" w:eastAsiaTheme="minorEastAsia" w:hAnsi="Cambria Math"/>
                  <w:color w:val="000000" w:themeColor="text1"/>
                  <w:sz w:val="24"/>
                  <w:szCs w:val="24"/>
                  <w:highlight w:val="yellow"/>
                </w:rPr>
              </w:rPrChange>
            </w:rPr>
            <m:t>-</m:t>
          </w:ins>
        </m:r>
        <m:nary>
          <m:naryPr>
            <m:chr m:val="∑"/>
            <m:limLoc m:val="undOvr"/>
            <m:supHide m:val="1"/>
            <m:ctrlPr>
              <w:ins w:id="1602" w:author="Yibin Jiang" w:date="2026-03-27T13:26:00Z">
                <w:rPr>
                  <w:rFonts w:ascii="Cambria Math" w:eastAsiaTheme="minorEastAsia" w:hAnsi="Cambria Math"/>
                  <w:b/>
                  <w:i/>
                  <w:color w:val="000000" w:themeColor="text1"/>
                  <w:sz w:val="24"/>
                  <w:szCs w:val="24"/>
                </w:rPr>
              </w:ins>
            </m:ctrlPr>
          </m:naryPr>
          <m:sub>
            <m:r>
              <w:ins w:id="1603" w:author="Yibin Jiang" w:date="2026-03-27T13:26:00Z">
                <m:rPr>
                  <m:sty m:val="bi"/>
                </m:rPr>
                <w:rPr>
                  <w:rFonts w:ascii="Cambria Math" w:eastAsiaTheme="minorEastAsia" w:hAnsi="Cambria Math"/>
                  <w:color w:val="000000" w:themeColor="text1"/>
                  <w:sz w:val="24"/>
                  <w:szCs w:val="24"/>
                </w:rPr>
                <m:t>i</m:t>
              </w:ins>
            </m:r>
          </m:sub>
          <m:sup/>
          <m:e>
            <m:sSub>
              <m:sSubPr>
                <m:ctrlPr>
                  <w:ins w:id="1604" w:author="Yibin Jiang" w:date="2026-03-27T13:26:00Z">
                    <w:rPr>
                      <w:rFonts w:ascii="Cambria Math" w:hAnsi="Cambria Math"/>
                      <w:b/>
                      <w:i/>
                      <w:color w:val="000000" w:themeColor="text1"/>
                      <w:kern w:val="2"/>
                      <w14:ligatures w14:val="standardContextual"/>
                    </w:rPr>
                  </w:ins>
                </m:ctrlPr>
              </m:sSubPr>
              <m:e>
                <m:r>
                  <w:ins w:id="1605" w:author="Yibin Jiang" w:date="2026-03-27T13:26:00Z">
                    <m:rPr>
                      <m:sty m:val="bi"/>
                    </m:rPr>
                    <w:rPr>
                      <w:rFonts w:ascii="Cambria Math" w:hAnsi="Cambria Math"/>
                      <w:color w:val="000000" w:themeColor="text1"/>
                    </w:rPr>
                    <m:t>c</m:t>
                  </w:ins>
                </m:r>
              </m:e>
              <m:sub>
                <m:sSup>
                  <m:sSupPr>
                    <m:ctrlPr>
                      <w:ins w:id="1606" w:author="Yibin Jiang" w:date="2026-03-27T13:26:00Z">
                        <w:rPr>
                          <w:rFonts w:ascii="Cambria Math" w:hAnsi="Cambria Math"/>
                          <w:b/>
                          <w:i/>
                          <w:color w:val="000000" w:themeColor="text1"/>
                        </w:rPr>
                      </w:ins>
                    </m:ctrlPr>
                  </m:sSupPr>
                  <m:e>
                    <m:r>
                      <w:ins w:id="1607" w:author="Yibin Jiang" w:date="2026-03-27T13:26:00Z">
                        <m:rPr>
                          <m:sty m:val="bi"/>
                        </m:rPr>
                        <w:rPr>
                          <w:rFonts w:ascii="Cambria Math" w:hAnsi="Cambria Math"/>
                          <w:color w:val="000000" w:themeColor="text1"/>
                        </w:rPr>
                        <m:t>A</m:t>
                      </w:ins>
                    </m:r>
                  </m:e>
                  <m:sup>
                    <m:r>
                      <w:ins w:id="1608" w:author="Yibin Jiang" w:date="2026-03-27T13:26:00Z">
                        <m:rPr>
                          <m:sty m:val="bi"/>
                        </m:rPr>
                        <w:rPr>
                          <w:rFonts w:ascii="Cambria Math" w:hAnsi="Cambria Math"/>
                          <w:color w:val="000000" w:themeColor="text1"/>
                        </w:rPr>
                        <m:t>-</m:t>
                      </w:ins>
                    </m:r>
                  </m:sup>
                </m:sSup>
                <m:r>
                  <w:ins w:id="1609" w:author="Yibin Jiang" w:date="2026-03-27T13:26:00Z">
                    <m:rPr>
                      <m:sty m:val="b"/>
                    </m:rPr>
                    <w:rPr>
                      <w:rFonts w:ascii="Cambria Math" w:hAnsi="Cambria Math"/>
                      <w:color w:val="000000" w:themeColor="text1"/>
                    </w:rPr>
                    <m:t>,</m:t>
                  </w:ins>
                </m:r>
                <m:r>
                  <w:ins w:id="1610" w:author="Yibin Jiang" w:date="2026-03-27T13:26:00Z">
                    <m:rPr>
                      <m:sty m:val="bi"/>
                    </m:rPr>
                    <w:rPr>
                      <w:rFonts w:ascii="Cambria Math" w:hAnsi="Cambria Math"/>
                      <w:color w:val="000000" w:themeColor="text1"/>
                    </w:rPr>
                    <m:t>i</m:t>
                  </w:ins>
                </m:r>
              </m:sub>
            </m:sSub>
          </m:e>
        </m:nary>
        <m:r>
          <w:ins w:id="1611" w:author="Yibin Jiang" w:date="2026-03-27T13:25:00Z">
            <m:rPr>
              <m:sty m:val="bi"/>
            </m:rPr>
            <w:rPr>
              <w:rFonts w:ascii="Cambria Math" w:eastAsiaTheme="minorEastAsia" w:hAnsi="Cambria Math"/>
              <w:color w:val="000000" w:themeColor="text1"/>
              <w:sz w:val="24"/>
              <w:szCs w:val="24"/>
            </w:rPr>
            <m:t>-</m:t>
          </w:ins>
        </m:r>
        <m:sSub>
          <m:sSubPr>
            <m:ctrlPr>
              <w:ins w:id="1612" w:author="Yibin Jiang" w:date="2026-03-27T13:25:00Z">
                <w:rPr>
                  <w:rFonts w:ascii="Cambria Math" w:eastAsiaTheme="minorEastAsia" w:hAnsi="Cambria Math"/>
                  <w:b/>
                  <w:i/>
                  <w:color w:val="000000" w:themeColor="text1"/>
                  <w:sz w:val="24"/>
                  <w:szCs w:val="24"/>
                </w:rPr>
              </w:ins>
            </m:ctrlPr>
          </m:sSubPr>
          <m:e>
            <m:r>
              <w:ins w:id="1613" w:author="Yibin Jiang" w:date="2026-03-27T13:25:00Z">
                <m:rPr>
                  <m:sty m:val="bi"/>
                </m:rPr>
                <w:rPr>
                  <w:rFonts w:ascii="Cambria Math" w:eastAsiaTheme="minorEastAsia" w:hAnsi="Cambria Math"/>
                  <w:color w:val="000000" w:themeColor="text1"/>
                  <w:sz w:val="24"/>
                  <w:szCs w:val="24"/>
                </w:rPr>
                <m:t>c</m:t>
              </w:ins>
            </m:r>
          </m:e>
          <m:sub>
            <m:sSup>
              <m:sSupPr>
                <m:ctrlPr>
                  <w:ins w:id="1614" w:author="Yibin Jiang" w:date="2026-03-27T13:25:00Z">
                    <w:rPr>
                      <w:rFonts w:ascii="Cambria Math" w:eastAsiaTheme="minorEastAsia" w:hAnsi="Cambria Math"/>
                      <w:b/>
                      <w:i/>
                      <w:color w:val="000000" w:themeColor="text1"/>
                      <w:sz w:val="24"/>
                      <w:szCs w:val="24"/>
                      <w:lang w:eastAsia="zh-CN"/>
                    </w:rPr>
                  </w:ins>
                </m:ctrlPr>
              </m:sSupPr>
              <m:e>
                <m:r>
                  <w:ins w:id="1615" w:author="Yibin Jiang" w:date="2026-03-27T13:25:00Z">
                    <m:rPr>
                      <m:sty m:val="bi"/>
                    </m:rPr>
                    <w:rPr>
                      <w:rFonts w:ascii="Cambria Math" w:eastAsiaTheme="minorEastAsia" w:hAnsi="Cambria Math"/>
                      <w:color w:val="000000" w:themeColor="text1"/>
                      <w:sz w:val="24"/>
                      <w:szCs w:val="24"/>
                      <w:lang w:eastAsia="zh-CN"/>
                    </w:rPr>
                    <m:t>Cl</m:t>
                  </w:ins>
                </m:r>
              </m:e>
              <m:sup>
                <m:r>
                  <w:ins w:id="1616" w:author="Yibin Jiang" w:date="2026-03-27T13:25:00Z">
                    <m:rPr>
                      <m:sty m:val="bi"/>
                    </m:rPr>
                    <w:rPr>
                      <w:rFonts w:ascii="Cambria Math" w:eastAsiaTheme="minorEastAsia" w:hAnsi="Cambria Math"/>
                      <w:color w:val="000000" w:themeColor="text1"/>
                      <w:sz w:val="24"/>
                      <w:szCs w:val="24"/>
                      <w:lang w:eastAsia="zh-CN"/>
                    </w:rPr>
                    <m:t>-</m:t>
                  </w:ins>
                </m:r>
              </m:sup>
            </m:sSup>
          </m:sub>
        </m:sSub>
        <m:r>
          <w:ins w:id="1617" w:author="Yibin Jiang" w:date="2026-03-27T13:25:00Z">
            <m:rPr>
              <m:sty m:val="bi"/>
            </m:rPr>
            <w:rPr>
              <w:rFonts w:ascii="Cambria Math" w:eastAsiaTheme="minorEastAsia" w:hAnsi="Cambria Math"/>
              <w:color w:val="000000" w:themeColor="text1"/>
              <w:sz w:val="24"/>
              <w:szCs w:val="24"/>
            </w:rPr>
            <m:t>=</m:t>
          </w:ins>
        </m:r>
        <m:sSub>
          <m:sSubPr>
            <m:ctrlPr>
              <w:ins w:id="1618" w:author="SYLZ" w:date="2026-03-27T10:00:00Z">
                <w:del w:id="1619" w:author="Yibin Jiang" w:date="2026-03-27T13:24:00Z">
                  <w:rPr>
                    <w:rFonts w:ascii="Cambria Math" w:eastAsiaTheme="minorEastAsia" w:hAnsi="Cambria Math"/>
                    <w:b/>
                    <w:i/>
                    <w:color w:val="000000" w:themeColor="text1"/>
                    <w:sz w:val="24"/>
                    <w:szCs w:val="24"/>
                  </w:rPr>
                </w:del>
              </w:ins>
            </m:ctrlPr>
          </m:sSubPr>
          <m:e>
            <m:r>
              <w:ins w:id="1620" w:author="SYLZ" w:date="2026-03-27T10:00:00Z">
                <w:del w:id="1621" w:author="Yibin Jiang" w:date="2026-03-27T13:24:00Z">
                  <m:rPr>
                    <m:sty m:val="bi"/>
                  </m:rPr>
                  <w:rPr>
                    <w:rFonts w:ascii="Cambria Math" w:eastAsiaTheme="minorEastAsia" w:hAnsi="Cambria Math"/>
                    <w:color w:val="000000" w:themeColor="text1"/>
                    <w:sz w:val="24"/>
                    <w:szCs w:val="24"/>
                  </w:rPr>
                  <m:t>c</m:t>
                </w:del>
              </w:ins>
            </m:r>
          </m:e>
          <m:sub>
            <m:r>
              <w:ins w:id="1622" w:author="SYLZ" w:date="2026-03-27T10:00:00Z">
                <w:del w:id="1623" w:author="Yibin Jiang" w:date="2026-03-27T13:24:00Z">
                  <m:rPr>
                    <m:sty m:val="bi"/>
                  </m:rPr>
                  <w:rPr>
                    <w:rFonts w:ascii="Cambria Math" w:eastAsiaTheme="minorEastAsia" w:hAnsi="Cambria Math"/>
                    <w:color w:val="000000" w:themeColor="text1"/>
                    <w:sz w:val="24"/>
                    <w:szCs w:val="24"/>
                  </w:rPr>
                  <m:t>A</m:t>
                </w:del>
              </w:ins>
            </m:r>
          </m:sub>
        </m:sSub>
        <m:nary>
          <m:naryPr>
            <m:chr m:val="∑"/>
            <m:limLoc m:val="undOvr"/>
            <m:ctrlPr>
              <w:ins w:id="1624" w:author="SYLZ" w:date="2026-03-27T10:00:00Z">
                <w:del w:id="1625" w:author="Yibin Jiang" w:date="2026-03-27T13:25:00Z">
                  <w:rPr>
                    <w:rFonts w:ascii="Cambria Math" w:eastAsiaTheme="minorEastAsia" w:hAnsi="Cambria Math"/>
                    <w:b/>
                    <w:i/>
                    <w:color w:val="000000" w:themeColor="text1"/>
                    <w:sz w:val="24"/>
                    <w:szCs w:val="24"/>
                  </w:rPr>
                </w:del>
              </w:ins>
            </m:ctrlPr>
          </m:naryPr>
          <m:sub>
            <m:r>
              <w:ins w:id="1626" w:author="SYLZ" w:date="2026-03-27T10:01:00Z">
                <w:del w:id="1627" w:author="Yibin Jiang" w:date="2026-03-27T13:25:00Z">
                  <m:rPr>
                    <m:sty m:val="bi"/>
                  </m:rPr>
                  <w:rPr>
                    <w:rFonts w:ascii="Cambria Math" w:eastAsiaTheme="minorEastAsia" w:hAnsi="Cambria Math"/>
                    <w:color w:val="000000" w:themeColor="text1"/>
                    <w:sz w:val="24"/>
                    <w:szCs w:val="24"/>
                  </w:rPr>
                  <m:t>k=1</m:t>
                </w:del>
              </w:ins>
            </m:r>
          </m:sub>
          <m:sup>
            <m:r>
              <w:ins w:id="1628" w:author="SYLZ" w:date="2026-03-27T10:01:00Z">
                <w:del w:id="1629" w:author="Yibin Jiang" w:date="2026-03-27T13:25:00Z">
                  <m:rPr>
                    <m:sty m:val="bi"/>
                  </m:rPr>
                  <w:rPr>
                    <w:rFonts w:ascii="Cambria Math" w:eastAsiaTheme="minorEastAsia" w:hAnsi="Cambria Math"/>
                    <w:color w:val="000000" w:themeColor="text1"/>
                    <w:sz w:val="24"/>
                    <w:szCs w:val="24"/>
                  </w:rPr>
                  <m:t>n</m:t>
                </w:del>
              </w:ins>
            </m:r>
          </m:sup>
          <m:e>
            <m:f>
              <m:fPr>
                <m:ctrlPr>
                  <w:ins w:id="1630" w:author="SYLZ" w:date="2026-03-27T10:01:00Z">
                    <w:del w:id="1631" w:author="Yibin Jiang" w:date="2026-03-27T13:24:00Z">
                      <w:rPr>
                        <w:rFonts w:ascii="Cambria Math" w:eastAsiaTheme="minorEastAsia" w:hAnsi="Cambria Math"/>
                        <w:b/>
                        <w:i/>
                        <w:color w:val="000000" w:themeColor="text1"/>
                        <w:sz w:val="24"/>
                        <w:szCs w:val="24"/>
                      </w:rPr>
                    </w:del>
                  </w:ins>
                </m:ctrlPr>
              </m:fPr>
              <m:num>
                <m:r>
                  <w:ins w:id="1632" w:author="SYLZ" w:date="2026-03-27T10:01:00Z">
                    <w:del w:id="1633" w:author="Yibin Jiang" w:date="2026-03-27T13:24:00Z">
                      <m:rPr>
                        <m:sty m:val="bi"/>
                      </m:rPr>
                      <w:rPr>
                        <w:rFonts w:ascii="Cambria Math" w:eastAsiaTheme="minorEastAsia" w:hAnsi="Cambria Math"/>
                        <w:color w:val="000000" w:themeColor="text1"/>
                        <w:sz w:val="24"/>
                        <w:szCs w:val="24"/>
                      </w:rPr>
                      <m:t>k*</m:t>
                    </w:del>
                  </w:ins>
                </m:r>
                <m:nary>
                  <m:naryPr>
                    <m:chr m:val="∏"/>
                    <m:limLoc m:val="undOvr"/>
                    <m:ctrlPr>
                      <w:ins w:id="1634" w:author="SYLZ" w:date="2026-03-27T10:01:00Z">
                        <w:del w:id="1635" w:author="Yibin Jiang" w:date="2026-03-27T13:24:00Z">
                          <w:rPr>
                            <w:rFonts w:ascii="Cambria Math" w:eastAsiaTheme="minorEastAsia" w:hAnsi="Cambria Math"/>
                            <w:b/>
                            <w:i/>
                            <w:color w:val="000000" w:themeColor="text1"/>
                            <w:sz w:val="24"/>
                            <w:szCs w:val="24"/>
                          </w:rPr>
                        </w:del>
                      </w:ins>
                    </m:ctrlPr>
                  </m:naryPr>
                  <m:sub>
                    <m:r>
                      <w:ins w:id="1636" w:author="SYLZ" w:date="2026-03-27T10:01:00Z">
                        <w:del w:id="1637" w:author="Yibin Jiang" w:date="2026-03-27T13:24:00Z">
                          <m:rPr>
                            <m:sty m:val="bi"/>
                          </m:rPr>
                          <w:rPr>
                            <w:rFonts w:ascii="Cambria Math" w:eastAsiaTheme="minorEastAsia" w:hAnsi="Cambria Math"/>
                            <w:color w:val="000000" w:themeColor="text1"/>
                            <w:sz w:val="24"/>
                            <w:szCs w:val="24"/>
                          </w:rPr>
                          <m:t>j=1</m:t>
                        </w:del>
                      </w:ins>
                    </m:r>
                  </m:sub>
                  <m:sup>
                    <m:r>
                      <w:ins w:id="1638" w:author="SYLZ" w:date="2026-03-27T10:01:00Z">
                        <w:del w:id="1639" w:author="Yibin Jiang" w:date="2026-03-27T13:24:00Z">
                          <m:rPr>
                            <m:sty m:val="bi"/>
                          </m:rPr>
                          <w:rPr>
                            <w:rFonts w:ascii="Cambria Math" w:eastAsiaTheme="minorEastAsia" w:hAnsi="Cambria Math"/>
                            <w:color w:val="000000" w:themeColor="text1"/>
                            <w:sz w:val="24"/>
                            <w:szCs w:val="24"/>
                          </w:rPr>
                          <m:t>k</m:t>
                        </w:del>
                      </w:ins>
                    </m:r>
                  </m:sup>
                  <m:e>
                    <m:sSub>
                      <m:sSubPr>
                        <m:ctrlPr>
                          <w:ins w:id="1640" w:author="SYLZ" w:date="2026-03-27T10:01:00Z">
                            <w:del w:id="1641" w:author="Yibin Jiang" w:date="2026-03-27T13:24:00Z">
                              <w:rPr>
                                <w:rFonts w:ascii="Cambria Math" w:eastAsiaTheme="minorEastAsia" w:hAnsi="Cambria Math"/>
                                <w:b/>
                                <w:i/>
                                <w:color w:val="000000" w:themeColor="text1"/>
                                <w:sz w:val="24"/>
                                <w:szCs w:val="24"/>
                              </w:rPr>
                            </w:del>
                          </w:ins>
                        </m:ctrlPr>
                      </m:sSubPr>
                      <m:e>
                        <m:r>
                          <w:ins w:id="1642" w:author="SYLZ" w:date="2026-03-27T10:01:00Z">
                            <w:del w:id="1643" w:author="Yibin Jiang" w:date="2026-03-27T13:24:00Z">
                              <m:rPr>
                                <m:sty m:val="bi"/>
                              </m:rPr>
                              <w:rPr>
                                <w:rFonts w:ascii="Cambria Math" w:eastAsiaTheme="minorEastAsia" w:hAnsi="Cambria Math"/>
                                <w:color w:val="000000" w:themeColor="text1"/>
                                <w:sz w:val="24"/>
                                <w:szCs w:val="24"/>
                              </w:rPr>
                              <m:t>K</m:t>
                            </w:del>
                          </w:ins>
                        </m:r>
                      </m:e>
                      <m:sub>
                        <m:sSub>
                          <m:sSubPr>
                            <m:ctrlPr>
                              <w:ins w:id="1644" w:author="SYLZ" w:date="2026-03-27T10:01:00Z">
                                <w:del w:id="1645" w:author="Yibin Jiang" w:date="2026-03-27T13:24:00Z">
                                  <w:rPr>
                                    <w:rFonts w:ascii="Cambria Math" w:eastAsiaTheme="minorEastAsia" w:hAnsi="Cambria Math"/>
                                    <w:b/>
                                    <w:i/>
                                    <w:color w:val="000000" w:themeColor="text1"/>
                                    <w:sz w:val="24"/>
                                    <w:szCs w:val="24"/>
                                  </w:rPr>
                                </w:del>
                              </w:ins>
                            </m:ctrlPr>
                          </m:sSubPr>
                          <m:e>
                            <m:r>
                              <w:ins w:id="1646" w:author="SYLZ" w:date="2026-03-27T10:01:00Z">
                                <w:del w:id="1647" w:author="Yibin Jiang" w:date="2026-03-27T13:24:00Z">
                                  <m:rPr>
                                    <m:sty m:val="bi"/>
                                  </m:rPr>
                                  <w:rPr>
                                    <w:rFonts w:ascii="Cambria Math" w:eastAsiaTheme="minorEastAsia" w:hAnsi="Cambria Math"/>
                                    <w:color w:val="000000" w:themeColor="text1"/>
                                    <w:sz w:val="24"/>
                                    <w:szCs w:val="24"/>
                                  </w:rPr>
                                  <m:t>a</m:t>
                                </w:del>
                              </w:ins>
                            </m:r>
                          </m:e>
                          <m:sub>
                            <m:r>
                              <w:ins w:id="1648" w:author="SYLZ" w:date="2026-03-27T10:01:00Z">
                                <w:del w:id="1649" w:author="Yibin Jiang" w:date="2026-03-27T13:24:00Z">
                                  <m:rPr>
                                    <m:sty m:val="bi"/>
                                  </m:rPr>
                                  <w:rPr>
                                    <w:rFonts w:ascii="Cambria Math" w:eastAsiaTheme="minorEastAsia" w:hAnsi="Cambria Math"/>
                                    <w:color w:val="000000" w:themeColor="text1"/>
                                    <w:sz w:val="24"/>
                                    <w:szCs w:val="24"/>
                                  </w:rPr>
                                  <m:t>j</m:t>
                                </w:del>
                              </w:ins>
                            </m:r>
                          </m:sub>
                        </m:sSub>
                      </m:sub>
                    </m:sSub>
                  </m:e>
                </m:nary>
              </m:num>
              <m:den>
                <m:sSup>
                  <m:sSupPr>
                    <m:ctrlPr>
                      <w:ins w:id="1650" w:author="SYLZ" w:date="2026-03-27T10:01:00Z">
                        <w:del w:id="1651" w:author="Yibin Jiang" w:date="2026-03-27T13:24:00Z">
                          <w:rPr>
                            <w:rFonts w:ascii="Cambria Math" w:eastAsiaTheme="minorEastAsia" w:hAnsi="Cambria Math"/>
                            <w:b/>
                            <w:i/>
                            <w:color w:val="000000" w:themeColor="text1"/>
                            <w:sz w:val="24"/>
                            <w:szCs w:val="24"/>
                          </w:rPr>
                        </w:del>
                      </w:ins>
                    </m:ctrlPr>
                  </m:sSupPr>
                  <m:e>
                    <m:d>
                      <m:dPr>
                        <m:begChr m:val="["/>
                        <m:endChr m:val="]"/>
                        <m:ctrlPr>
                          <w:ins w:id="1652" w:author="SYLZ" w:date="2026-03-27T10:01:00Z">
                            <w:del w:id="1653" w:author="Yibin Jiang" w:date="2026-03-27T13:24:00Z">
                              <w:rPr>
                                <w:rFonts w:ascii="Cambria Math" w:eastAsiaTheme="minorEastAsia" w:hAnsi="Cambria Math"/>
                                <w:b/>
                                <w:i/>
                                <w:color w:val="000000" w:themeColor="text1"/>
                                <w:sz w:val="24"/>
                                <w:szCs w:val="24"/>
                                <w:lang w:eastAsia="zh-CN"/>
                              </w:rPr>
                            </w:del>
                          </w:ins>
                        </m:ctrlPr>
                      </m:dPr>
                      <m:e>
                        <m:sSup>
                          <m:sSupPr>
                            <m:ctrlPr>
                              <w:ins w:id="1654" w:author="SYLZ" w:date="2026-03-27T10:01:00Z">
                                <w:del w:id="1655" w:author="Yibin Jiang" w:date="2026-03-27T13:24:00Z">
                                  <w:rPr>
                                    <w:rFonts w:ascii="Cambria Math" w:eastAsiaTheme="minorEastAsia" w:hAnsi="Cambria Math"/>
                                    <w:b/>
                                    <w:i/>
                                    <w:color w:val="000000" w:themeColor="text1"/>
                                    <w:sz w:val="24"/>
                                    <w:szCs w:val="24"/>
                                    <w:lang w:eastAsia="zh-CN"/>
                                  </w:rPr>
                                </w:del>
                              </w:ins>
                            </m:ctrlPr>
                          </m:sSupPr>
                          <m:e>
                            <m:r>
                              <w:ins w:id="1656" w:author="SYLZ" w:date="2026-03-27T10:01:00Z">
                                <w:del w:id="1657" w:author="Yibin Jiang" w:date="2026-03-27T13:24:00Z">
                                  <m:rPr>
                                    <m:sty m:val="bi"/>
                                  </m:rPr>
                                  <w:rPr>
                                    <w:rFonts w:ascii="Cambria Math" w:eastAsiaTheme="minorEastAsia" w:hAnsi="Cambria Math"/>
                                    <w:color w:val="000000" w:themeColor="text1"/>
                                    <w:sz w:val="24"/>
                                    <w:szCs w:val="24"/>
                                    <w:lang w:eastAsia="zh-CN"/>
                                  </w:rPr>
                                  <m:t>H</m:t>
                                </w:del>
                              </w:ins>
                            </m:r>
                          </m:e>
                          <m:sup>
                            <m:r>
                              <w:ins w:id="1658" w:author="SYLZ" w:date="2026-03-27T10:01:00Z">
                                <w:del w:id="1659" w:author="Yibin Jiang" w:date="2026-03-27T13:24:00Z">
                                  <m:rPr>
                                    <m:sty m:val="bi"/>
                                  </m:rPr>
                                  <w:rPr>
                                    <w:rFonts w:ascii="Cambria Math" w:eastAsiaTheme="minorEastAsia" w:hAnsi="Cambria Math"/>
                                    <w:color w:val="000000" w:themeColor="text1"/>
                                    <w:sz w:val="24"/>
                                    <w:szCs w:val="24"/>
                                    <w:lang w:eastAsia="zh-CN"/>
                                  </w:rPr>
                                  <m:t>+</m:t>
                                </w:del>
                              </w:ins>
                            </m:r>
                          </m:sup>
                        </m:sSup>
                      </m:e>
                    </m:d>
                  </m:e>
                  <m:sup>
                    <m:r>
                      <w:ins w:id="1660" w:author="SYLZ" w:date="2026-03-27T10:01:00Z">
                        <w:del w:id="1661" w:author="Yibin Jiang" w:date="2026-03-27T13:24:00Z">
                          <m:rPr>
                            <m:sty m:val="bi"/>
                          </m:rPr>
                          <w:rPr>
                            <w:rFonts w:ascii="Cambria Math" w:eastAsiaTheme="minorEastAsia" w:hAnsi="Cambria Math"/>
                            <w:color w:val="000000" w:themeColor="text1"/>
                            <w:sz w:val="24"/>
                            <w:szCs w:val="24"/>
                          </w:rPr>
                          <m:t>k</m:t>
                        </w:del>
                      </w:ins>
                    </m:r>
                  </m:sup>
                </m:sSup>
                <m:r>
                  <w:ins w:id="1662" w:author="SYLZ" w:date="2026-03-27T10:01:00Z">
                    <w:del w:id="1663" w:author="Yibin Jiang" w:date="2026-03-27T13:24:00Z">
                      <m:rPr>
                        <m:sty m:val="bi"/>
                      </m:rPr>
                      <w:rPr>
                        <w:rFonts w:ascii="Cambria Math" w:eastAsiaTheme="minorEastAsia" w:hAnsi="Cambria Math"/>
                        <w:color w:val="000000" w:themeColor="text1"/>
                        <w:sz w:val="24"/>
                        <w:szCs w:val="24"/>
                      </w:rPr>
                      <m:t>*</m:t>
                    </w:del>
                  </w:ins>
                </m:r>
                <m:r>
                  <w:ins w:id="1664" w:author="SYLZ" w:date="2026-03-27T10:02:00Z">
                    <w:del w:id="1665" w:author="Yibin Jiang" w:date="2026-03-27T13:24:00Z">
                      <m:rPr>
                        <m:sty m:val="bi"/>
                      </m:rPr>
                      <w:rPr>
                        <w:rFonts w:ascii="Cambria Math" w:eastAsiaTheme="minorEastAsia" w:hAnsi="Cambria Math"/>
                        <w:color w:val="000000" w:themeColor="text1"/>
                        <w:sz w:val="24"/>
                        <w:szCs w:val="24"/>
                      </w:rPr>
                      <m:t>D</m:t>
                    </w:del>
                  </w:ins>
                </m:r>
              </m:den>
            </m:f>
          </m:e>
        </m:nary>
        <m:r>
          <w:ins w:id="1666" w:author="SYLZ" w:date="2026-03-27T10:02:00Z">
            <w:del w:id="1667" w:author="Yibin Jiang" w:date="2026-03-27T13:25:00Z">
              <m:rPr>
                <m:sty m:val="bi"/>
              </m:rPr>
              <w:rPr>
                <w:rFonts w:ascii="Cambria Math" w:eastAsiaTheme="minorEastAsia" w:hAnsi="Cambria Math"/>
                <w:color w:val="000000" w:themeColor="text1"/>
                <w:sz w:val="24"/>
                <w:szCs w:val="24"/>
                <w:rPrChange w:id="1668" w:author="SYLZ" w:date="2026-03-27T15:56:00Z">
                  <w:rPr>
                    <w:rFonts w:ascii="Cambria Math" w:eastAsiaTheme="minorEastAsia" w:hAnsi="Cambria Math"/>
                    <w:color w:val="000000" w:themeColor="text1"/>
                    <w:sz w:val="24"/>
                    <w:szCs w:val="24"/>
                    <w:highlight w:val="yellow"/>
                  </w:rPr>
                </w:rPrChange>
              </w:rPr>
              <m:t>-</m:t>
            </w:del>
          </w:ins>
        </m:r>
        <m:sSub>
          <m:sSubPr>
            <m:ctrlPr>
              <w:ins w:id="1669" w:author="SYLZ" w:date="2026-03-27T10:02:00Z">
                <w:del w:id="1670" w:author="Yibin Jiang" w:date="2026-03-27T13:25:00Z">
                  <w:rPr>
                    <w:rFonts w:ascii="Cambria Math" w:eastAsiaTheme="minorEastAsia" w:hAnsi="Cambria Math"/>
                    <w:b/>
                    <w:i/>
                    <w:color w:val="000000" w:themeColor="text1"/>
                    <w:sz w:val="24"/>
                    <w:szCs w:val="24"/>
                  </w:rPr>
                </w:del>
              </w:ins>
            </m:ctrlPr>
          </m:sSubPr>
          <m:e>
            <m:r>
              <w:ins w:id="1671" w:author="SYLZ" w:date="2026-03-27T10:02:00Z">
                <w:del w:id="1672" w:author="Yibin Jiang" w:date="2026-03-27T13:25:00Z">
                  <m:rPr>
                    <m:sty m:val="bi"/>
                  </m:rPr>
                  <w:rPr>
                    <w:rFonts w:ascii="Cambria Math" w:eastAsiaTheme="minorEastAsia" w:hAnsi="Cambria Math"/>
                    <w:color w:val="000000" w:themeColor="text1"/>
                    <w:sz w:val="24"/>
                    <w:szCs w:val="24"/>
                  </w:rPr>
                  <m:t>c</m:t>
                </w:del>
              </w:ins>
            </m:r>
          </m:e>
          <m:sub>
            <m:r>
              <w:ins w:id="1673" w:author="SYLZ" w:date="2026-03-27T10:02:00Z">
                <w:del w:id="1674" w:author="Yibin Jiang" w:date="2026-03-27T13:24:00Z">
                  <m:rPr>
                    <m:sty m:val="bi"/>
                  </m:rPr>
                  <w:rPr>
                    <w:rFonts w:ascii="Cambria Math" w:eastAsiaTheme="minorEastAsia" w:hAnsi="Cambria Math"/>
                    <w:color w:val="000000" w:themeColor="text1"/>
                    <w:sz w:val="24"/>
                    <w:szCs w:val="24"/>
                  </w:rPr>
                  <m:t>HCl</m:t>
                </w:del>
              </w:ins>
            </m:r>
          </m:sub>
        </m:sSub>
        <m:r>
          <w:ins w:id="1675" w:author="SYLZ" w:date="2026-03-27T10:02:00Z">
            <w:del w:id="1676" w:author="Yibin Jiang" w:date="2026-03-27T13:25:00Z">
              <m:rPr>
                <m:sty m:val="bi"/>
              </m:rPr>
              <w:rPr>
                <w:rFonts w:ascii="Cambria Math" w:eastAsiaTheme="minorEastAsia" w:hAnsi="Cambria Math"/>
                <w:color w:val="000000" w:themeColor="text1"/>
                <w:sz w:val="24"/>
                <w:szCs w:val="24"/>
                <w:rPrChange w:id="1677" w:author="SYLZ" w:date="2026-03-27T15:56:00Z">
                  <w:rPr>
                    <w:rFonts w:ascii="Cambria Math" w:eastAsiaTheme="minorEastAsia" w:hAnsi="Cambria Math"/>
                    <w:color w:val="000000" w:themeColor="text1"/>
                    <w:sz w:val="24"/>
                    <w:szCs w:val="24"/>
                    <w:highlight w:val="yellow"/>
                  </w:rPr>
                </w:rPrChange>
              </w:rPr>
              <m:t>=</m:t>
            </w:del>
          </w:ins>
        </m:r>
        <m:r>
          <w:ins w:id="1678" w:author="SYLZ" w:date="2026-03-27T10:02:00Z">
            <m:rPr>
              <m:sty m:val="bi"/>
            </m:rPr>
            <w:rPr>
              <w:rFonts w:ascii="Cambria Math" w:eastAsiaTheme="minorEastAsia" w:hAnsi="Cambria Math"/>
              <w:color w:val="000000" w:themeColor="text1"/>
              <w:sz w:val="24"/>
              <w:szCs w:val="24"/>
              <w:rPrChange w:id="1679" w:author="SYLZ" w:date="2026-03-27T15:56:00Z">
                <w:rPr>
                  <w:rFonts w:ascii="Cambria Math" w:eastAsiaTheme="minorEastAsia" w:hAnsi="Cambria Math"/>
                  <w:color w:val="000000" w:themeColor="text1"/>
                  <w:sz w:val="24"/>
                  <w:szCs w:val="24"/>
                  <w:highlight w:val="yellow"/>
                </w:rPr>
              </w:rPrChange>
            </w:rPr>
            <m:t>0</m:t>
          </w:ins>
        </m:r>
        <m:r>
          <w:del w:id="1680" w:author="SYLZ" w:date="2026-03-27T09:59:00Z">
            <m:rPr>
              <m:sty m:val="bi"/>
            </m:rPr>
            <w:rPr>
              <w:rFonts w:ascii="Cambria Math" w:eastAsiaTheme="minorEastAsia" w:hAnsi="Cambria Math"/>
              <w:color w:val="000000" w:themeColor="text1"/>
              <w:sz w:val="24"/>
              <w:szCs w:val="24"/>
            </w:rPr>
            <m:t>1</m:t>
          </w:del>
        </m:r>
        <m:sSup>
          <m:sSupPr>
            <m:ctrlPr>
              <w:del w:id="1681" w:author="SYLZ" w:date="2026-03-27T09:59:00Z">
                <w:rPr>
                  <w:rFonts w:ascii="Cambria Math" w:eastAsiaTheme="minorEastAsia" w:hAnsi="Cambria Math"/>
                  <w:b/>
                  <w:bCs/>
                  <w:i/>
                  <w:iCs/>
                  <w:color w:val="000000" w:themeColor="text1"/>
                  <w:sz w:val="24"/>
                  <w:szCs w:val="24"/>
                </w:rPr>
              </w:del>
            </m:ctrlPr>
          </m:sSupPr>
          <m:e>
            <m:r>
              <w:del w:id="1682" w:author="SYLZ" w:date="2026-03-27T09:59:00Z">
                <m:rPr>
                  <m:sty m:val="bi"/>
                </m:rPr>
                <w:rPr>
                  <w:rFonts w:ascii="Cambria Math" w:eastAsiaTheme="minorEastAsia" w:hAnsi="Cambria Math"/>
                  <w:color w:val="000000" w:themeColor="text1"/>
                  <w:sz w:val="24"/>
                  <w:szCs w:val="24"/>
                </w:rPr>
                <m:t>0</m:t>
              </w:del>
            </m:r>
          </m:e>
          <m:sup>
            <m:r>
              <w:del w:id="1683" w:author="SYLZ" w:date="2026-03-27T09:59:00Z">
                <m:rPr>
                  <m:sty m:val="bi"/>
                </m:rPr>
                <w:rPr>
                  <w:rFonts w:ascii="Cambria Math" w:eastAsiaTheme="minorEastAsia" w:hAnsi="Cambria Math"/>
                  <w:color w:val="000000" w:themeColor="text1"/>
                  <w:sz w:val="24"/>
                  <w:szCs w:val="24"/>
                </w:rPr>
                <m:t>-pH</m:t>
              </w:del>
            </m:r>
          </m:sup>
        </m:sSup>
        <m:r>
          <w:del w:id="1684" w:author="SYLZ" w:date="2026-03-27T09:59:00Z">
            <m:rPr>
              <m:sty m:val="bi"/>
            </m:rPr>
            <w:rPr>
              <w:rFonts w:ascii="Cambria Math" w:eastAsiaTheme="minorEastAsia" w:hAnsi="Cambria Math"/>
              <w:color w:val="000000" w:themeColor="text1"/>
              <w:sz w:val="24"/>
              <w:szCs w:val="24"/>
            </w:rPr>
            <m:t>+</m:t>
          </w:del>
        </m:r>
        <m:sSub>
          <m:sSubPr>
            <m:ctrlPr>
              <w:del w:id="1685" w:author="SYLZ" w:date="2026-03-27T09:59:00Z">
                <w:rPr>
                  <w:rFonts w:ascii="Cambria Math" w:eastAsiaTheme="minorEastAsia" w:hAnsi="Cambria Math"/>
                  <w:b/>
                  <w:bCs/>
                  <w:i/>
                  <w:iCs/>
                  <w:color w:val="000000" w:themeColor="text1"/>
                  <w:sz w:val="24"/>
                  <w:szCs w:val="24"/>
                </w:rPr>
              </w:del>
            </m:ctrlPr>
          </m:sSubPr>
          <m:e>
            <m:r>
              <w:del w:id="1686" w:author="SYLZ" w:date="2026-03-27T09:59:00Z">
                <m:rPr>
                  <m:sty m:val="bi"/>
                </m:rPr>
                <w:rPr>
                  <w:rFonts w:ascii="Cambria Math" w:eastAsiaTheme="minorEastAsia" w:hAnsi="Cambria Math"/>
                  <w:color w:val="000000" w:themeColor="text1"/>
                  <w:sz w:val="24"/>
                  <w:szCs w:val="24"/>
                </w:rPr>
                <m:t>c</m:t>
              </w:del>
            </m:r>
          </m:e>
          <m:sub>
            <m:r>
              <w:del w:id="1687" w:author="SYLZ" w:date="2026-03-27T09:59:00Z">
                <m:rPr>
                  <m:sty m:val="bi"/>
                </m:rPr>
                <w:rPr>
                  <w:rFonts w:ascii="Cambria Math" w:eastAsiaTheme="minorEastAsia" w:hAnsi="Cambria Math"/>
                  <w:color w:val="000000" w:themeColor="text1"/>
                  <w:sz w:val="24"/>
                  <w:szCs w:val="24"/>
                </w:rPr>
                <m:t>Na</m:t>
              </w:del>
            </m:r>
          </m:sub>
        </m:sSub>
        <m:r>
          <w:del w:id="1688" w:author="SYLZ" w:date="2026-03-27T09:59:00Z">
            <m:rPr>
              <m:sty m:val="bi"/>
            </m:rPr>
            <w:rPr>
              <w:rFonts w:ascii="Cambria Math" w:eastAsiaTheme="minorEastAsia" w:hAnsi="Cambria Math"/>
              <w:color w:val="000000" w:themeColor="text1"/>
              <w:sz w:val="24"/>
              <w:szCs w:val="24"/>
            </w:rPr>
            <m:t>-</m:t>
          </w:del>
        </m:r>
        <m:f>
          <m:fPr>
            <m:ctrlPr>
              <w:del w:id="1689" w:author="SYLZ" w:date="2026-03-27T09:59:00Z">
                <w:rPr>
                  <w:rFonts w:ascii="Cambria Math" w:eastAsiaTheme="minorEastAsia" w:hAnsi="Cambria Math"/>
                  <w:b/>
                  <w:bCs/>
                  <w:i/>
                  <w:iCs/>
                  <w:color w:val="000000" w:themeColor="text1"/>
                  <w:sz w:val="24"/>
                  <w:szCs w:val="24"/>
                </w:rPr>
              </w:del>
            </m:ctrlPr>
          </m:fPr>
          <m:num>
            <m:sSub>
              <m:sSubPr>
                <m:ctrlPr>
                  <w:del w:id="1690" w:author="SYLZ" w:date="2026-03-27T09:59:00Z">
                    <w:rPr>
                      <w:rFonts w:ascii="Cambria Math" w:eastAsiaTheme="minorEastAsia" w:hAnsi="Cambria Math"/>
                      <w:b/>
                      <w:bCs/>
                      <w:i/>
                      <w:iCs/>
                      <w:color w:val="000000" w:themeColor="text1"/>
                      <w:sz w:val="24"/>
                      <w:szCs w:val="24"/>
                    </w:rPr>
                  </w:del>
                </m:ctrlPr>
              </m:sSubPr>
              <m:e>
                <m:r>
                  <w:del w:id="1691" w:author="SYLZ" w:date="2026-03-27T09:59:00Z">
                    <m:rPr>
                      <m:sty m:val="bi"/>
                    </m:rPr>
                    <w:rPr>
                      <w:rFonts w:ascii="Cambria Math" w:eastAsiaTheme="minorEastAsia" w:hAnsi="Cambria Math"/>
                      <w:color w:val="000000" w:themeColor="text1"/>
                      <w:sz w:val="24"/>
                      <w:szCs w:val="24"/>
                    </w:rPr>
                    <m:t>K</m:t>
                  </w:del>
                </m:r>
              </m:e>
              <m:sub>
                <m:r>
                  <w:del w:id="1692" w:author="SYLZ" w:date="2026-03-27T09:59:00Z">
                    <m:rPr>
                      <m:sty m:val="bi"/>
                    </m:rPr>
                    <w:rPr>
                      <w:rFonts w:ascii="Cambria Math" w:eastAsiaTheme="minorEastAsia" w:hAnsi="Cambria Math"/>
                      <w:color w:val="000000" w:themeColor="text1"/>
                      <w:sz w:val="24"/>
                      <w:szCs w:val="24"/>
                    </w:rPr>
                    <m:t>w</m:t>
                  </w:del>
                </m:r>
              </m:sub>
            </m:sSub>
          </m:num>
          <m:den>
            <m:r>
              <w:del w:id="1693" w:author="SYLZ" w:date="2026-03-27T09:59:00Z">
                <m:rPr>
                  <m:sty m:val="bi"/>
                </m:rPr>
                <w:rPr>
                  <w:rFonts w:ascii="Cambria Math" w:eastAsiaTheme="minorEastAsia" w:hAnsi="Cambria Math"/>
                  <w:color w:val="000000" w:themeColor="text1"/>
                  <w:sz w:val="24"/>
                  <w:szCs w:val="24"/>
                </w:rPr>
                <m:t>1</m:t>
              </w:del>
            </m:r>
            <m:sSup>
              <m:sSupPr>
                <m:ctrlPr>
                  <w:del w:id="1694" w:author="SYLZ" w:date="2026-03-27T09:59:00Z">
                    <w:rPr>
                      <w:rFonts w:ascii="Cambria Math" w:eastAsiaTheme="minorEastAsia" w:hAnsi="Cambria Math"/>
                      <w:b/>
                      <w:bCs/>
                      <w:i/>
                      <w:iCs/>
                      <w:color w:val="000000" w:themeColor="text1"/>
                      <w:sz w:val="24"/>
                      <w:szCs w:val="24"/>
                    </w:rPr>
                  </w:del>
                </m:ctrlPr>
              </m:sSupPr>
              <m:e>
                <m:r>
                  <w:del w:id="1695" w:author="SYLZ" w:date="2026-03-27T09:59:00Z">
                    <m:rPr>
                      <m:sty m:val="bi"/>
                    </m:rPr>
                    <w:rPr>
                      <w:rFonts w:ascii="Cambria Math" w:eastAsiaTheme="minorEastAsia" w:hAnsi="Cambria Math"/>
                      <w:color w:val="000000" w:themeColor="text1"/>
                      <w:sz w:val="24"/>
                      <w:szCs w:val="24"/>
                    </w:rPr>
                    <m:t>0</m:t>
                  </w:del>
                </m:r>
              </m:e>
              <m:sup>
                <m:r>
                  <w:del w:id="1696" w:author="SYLZ" w:date="2026-03-27T09:59:00Z">
                    <m:rPr>
                      <m:sty m:val="bi"/>
                    </m:rPr>
                    <w:rPr>
                      <w:rFonts w:ascii="Cambria Math" w:eastAsiaTheme="minorEastAsia" w:hAnsi="Cambria Math"/>
                      <w:color w:val="000000" w:themeColor="text1"/>
                      <w:sz w:val="24"/>
                      <w:szCs w:val="24"/>
                    </w:rPr>
                    <m:t>-pH</m:t>
                  </w:del>
                </m:r>
              </m:sup>
            </m:sSup>
          </m:den>
        </m:f>
        <m:r>
          <w:del w:id="1697" w:author="SYLZ" w:date="2026-03-27T09:59:00Z">
            <m:rPr>
              <m:sty m:val="bi"/>
            </m:rPr>
            <w:rPr>
              <w:rFonts w:ascii="Cambria Math" w:eastAsiaTheme="minorEastAsia" w:hAnsi="Cambria Math"/>
              <w:color w:val="000000" w:themeColor="text1"/>
              <w:sz w:val="24"/>
              <w:szCs w:val="24"/>
            </w:rPr>
            <m:t>-</m:t>
          </w:del>
        </m:r>
        <m:sSub>
          <m:sSubPr>
            <m:ctrlPr>
              <w:del w:id="1698" w:author="SYLZ" w:date="2026-03-27T09:59:00Z">
                <w:rPr>
                  <w:rFonts w:ascii="Cambria Math" w:eastAsiaTheme="minorEastAsia" w:hAnsi="Cambria Math"/>
                  <w:b/>
                  <w:bCs/>
                  <w:i/>
                  <w:iCs/>
                  <w:color w:val="000000" w:themeColor="text1"/>
                  <w:sz w:val="24"/>
                  <w:szCs w:val="24"/>
                </w:rPr>
              </w:del>
            </m:ctrlPr>
          </m:sSubPr>
          <m:e>
            <m:r>
              <w:del w:id="1699" w:author="SYLZ" w:date="2026-03-27T09:59:00Z">
                <m:rPr>
                  <m:sty m:val="bi"/>
                </m:rPr>
                <w:rPr>
                  <w:rFonts w:ascii="Cambria Math" w:eastAsiaTheme="minorEastAsia" w:hAnsi="Cambria Math"/>
                  <w:color w:val="000000" w:themeColor="text1"/>
                  <w:sz w:val="24"/>
                  <w:szCs w:val="24"/>
                </w:rPr>
                <m:t>c</m:t>
              </w:del>
            </m:r>
          </m:e>
          <m:sub>
            <m:r>
              <w:del w:id="1700" w:author="SYLZ" w:date="2026-03-27T09:59:00Z">
                <m:rPr>
                  <m:sty m:val="bi"/>
                </m:rPr>
                <w:rPr>
                  <w:rFonts w:ascii="Cambria Math" w:eastAsiaTheme="minorEastAsia" w:hAnsi="Cambria Math"/>
                  <w:color w:val="000000" w:themeColor="text1"/>
                  <w:sz w:val="24"/>
                  <w:szCs w:val="24"/>
                </w:rPr>
                <m:t>A</m:t>
              </w:del>
            </m:r>
          </m:sub>
        </m:sSub>
        <m:nary>
          <m:naryPr>
            <m:chr m:val="∑"/>
            <m:limLoc m:val="subSup"/>
            <m:ctrlPr>
              <w:del w:id="1701" w:author="SYLZ" w:date="2026-03-27T09:59:00Z">
                <w:rPr>
                  <w:rFonts w:ascii="Cambria Math" w:eastAsiaTheme="minorEastAsia" w:hAnsi="Cambria Math"/>
                  <w:b/>
                  <w:bCs/>
                  <w:i/>
                  <w:iCs/>
                  <w:color w:val="000000" w:themeColor="text1"/>
                  <w:sz w:val="24"/>
                  <w:szCs w:val="24"/>
                </w:rPr>
              </w:del>
            </m:ctrlPr>
          </m:naryPr>
          <m:sub>
            <m:r>
              <w:del w:id="1702" w:author="SYLZ" w:date="2026-03-27T09:59:00Z">
                <m:rPr>
                  <m:sty m:val="bi"/>
                </m:rPr>
                <w:rPr>
                  <w:rFonts w:ascii="Cambria Math" w:eastAsiaTheme="minorEastAsia" w:hAnsi="Cambria Math"/>
                  <w:color w:val="000000" w:themeColor="text1"/>
                  <w:sz w:val="24"/>
                  <w:szCs w:val="24"/>
                </w:rPr>
                <m:t>i=1</m:t>
              </w:del>
            </m:r>
          </m:sub>
          <m:sup>
            <m:r>
              <w:del w:id="1703" w:author="SYLZ" w:date="2026-03-27T09:59:00Z">
                <m:rPr>
                  <m:sty m:val="bi"/>
                </m:rPr>
                <w:rPr>
                  <w:rFonts w:ascii="Cambria Math" w:eastAsiaTheme="minorEastAsia" w:hAnsi="Cambria Math"/>
                  <w:color w:val="000000" w:themeColor="text1"/>
                  <w:sz w:val="24"/>
                  <w:szCs w:val="24"/>
                </w:rPr>
                <m:t>n</m:t>
              </w:del>
            </m:r>
          </m:sup>
          <m:e>
            <m:r>
              <w:del w:id="1704" w:author="SYLZ" w:date="2026-03-27T09:59:00Z">
                <m:rPr>
                  <m:sty m:val="bi"/>
                </m:rPr>
                <w:rPr>
                  <w:rFonts w:ascii="Cambria Math" w:eastAsiaTheme="minorEastAsia" w:hAnsi="Cambria Math"/>
                  <w:color w:val="000000" w:themeColor="text1"/>
                  <w:sz w:val="24"/>
                  <w:szCs w:val="24"/>
                </w:rPr>
                <m:t>i*</m:t>
              </w:del>
            </m:r>
            <m:d>
              <m:dPr>
                <m:begChr m:val="["/>
                <m:endChr m:val="]"/>
                <m:ctrlPr>
                  <w:del w:id="1705" w:author="SYLZ" w:date="2026-03-27T09:59:00Z">
                    <w:rPr>
                      <w:rFonts w:ascii="Cambria Math" w:eastAsiaTheme="minorEastAsia" w:hAnsi="Cambria Math"/>
                      <w:b/>
                      <w:bCs/>
                      <w:i/>
                      <w:iCs/>
                      <w:color w:val="000000" w:themeColor="text1"/>
                      <w:sz w:val="24"/>
                      <w:szCs w:val="24"/>
                    </w:rPr>
                  </w:del>
                </m:ctrlPr>
              </m:dPr>
              <m:e>
                <m:sSub>
                  <m:sSubPr>
                    <m:ctrlPr>
                      <w:del w:id="1706" w:author="SYLZ" w:date="2026-03-27T09:59:00Z">
                        <w:rPr>
                          <w:rFonts w:ascii="Cambria Math" w:eastAsiaTheme="minorEastAsia" w:hAnsi="Cambria Math"/>
                          <w:b/>
                          <w:bCs/>
                          <w:i/>
                          <w:iCs/>
                          <w:color w:val="000000" w:themeColor="text1"/>
                          <w:sz w:val="24"/>
                          <w:szCs w:val="24"/>
                        </w:rPr>
                      </w:del>
                    </m:ctrlPr>
                  </m:sSubPr>
                  <m:e>
                    <m:r>
                      <w:del w:id="1707" w:author="SYLZ" w:date="2026-03-27T09:59:00Z">
                        <m:rPr>
                          <m:sty m:val="bi"/>
                        </m:rPr>
                        <w:rPr>
                          <w:rFonts w:ascii="Cambria Math" w:eastAsiaTheme="minorEastAsia" w:hAnsi="Cambria Math"/>
                          <w:color w:val="000000" w:themeColor="text1"/>
                          <w:sz w:val="24"/>
                          <w:szCs w:val="24"/>
                        </w:rPr>
                        <m:t>H</m:t>
                      </w:del>
                    </m:r>
                  </m:e>
                  <m:sub>
                    <m:r>
                      <w:del w:id="1708" w:author="SYLZ" w:date="2026-03-27T09:59:00Z">
                        <m:rPr>
                          <m:sty m:val="bi"/>
                        </m:rPr>
                        <w:rPr>
                          <w:rFonts w:ascii="Cambria Math" w:eastAsiaTheme="minorEastAsia" w:hAnsi="Cambria Math"/>
                          <w:color w:val="000000" w:themeColor="text1"/>
                          <w:sz w:val="24"/>
                          <w:szCs w:val="24"/>
                        </w:rPr>
                        <m:t>n-i</m:t>
                      </w:del>
                    </m:r>
                  </m:sub>
                </m:sSub>
                <m:sSup>
                  <m:sSupPr>
                    <m:ctrlPr>
                      <w:del w:id="1709" w:author="SYLZ" w:date="2026-03-27T09:59:00Z">
                        <w:rPr>
                          <w:rFonts w:ascii="Cambria Math" w:eastAsiaTheme="minorEastAsia" w:hAnsi="Cambria Math"/>
                          <w:b/>
                          <w:bCs/>
                          <w:i/>
                          <w:iCs/>
                          <w:color w:val="000000" w:themeColor="text1"/>
                          <w:sz w:val="24"/>
                          <w:szCs w:val="24"/>
                        </w:rPr>
                      </w:del>
                    </m:ctrlPr>
                  </m:sSupPr>
                  <m:e>
                    <m:r>
                      <w:del w:id="1710" w:author="SYLZ" w:date="2026-03-27T09:59:00Z">
                        <m:rPr>
                          <m:sty m:val="bi"/>
                        </m:rPr>
                        <w:rPr>
                          <w:rFonts w:ascii="Cambria Math" w:eastAsiaTheme="minorEastAsia" w:hAnsi="Cambria Math"/>
                          <w:color w:val="000000" w:themeColor="text1"/>
                          <w:sz w:val="24"/>
                          <w:szCs w:val="24"/>
                        </w:rPr>
                        <m:t>A</m:t>
                      </w:del>
                    </m:r>
                  </m:e>
                  <m:sup>
                    <m:r>
                      <w:del w:id="1711" w:author="SYLZ" w:date="2026-03-27T09:59:00Z">
                        <m:rPr>
                          <m:sty m:val="bi"/>
                        </m:rPr>
                        <w:rPr>
                          <w:rFonts w:ascii="Cambria Math" w:eastAsiaTheme="minorEastAsia" w:hAnsi="Cambria Math"/>
                          <w:color w:val="000000" w:themeColor="text1"/>
                          <w:sz w:val="24"/>
                          <w:szCs w:val="24"/>
                        </w:rPr>
                        <m:t>i-</m:t>
                      </w:del>
                    </m:r>
                  </m:sup>
                </m:sSup>
              </m:e>
            </m:d>
          </m:e>
        </m:nary>
        <m:r>
          <w:del w:id="1712" w:author="SYLZ" w:date="2026-03-27T09:59:00Z">
            <m:rPr>
              <m:sty m:val="bi"/>
            </m:rPr>
            <w:rPr>
              <w:rFonts w:ascii="Cambria Math" w:eastAsiaTheme="minorEastAsia" w:hAnsi="Cambria Math"/>
              <w:color w:val="000000" w:themeColor="text1"/>
              <w:sz w:val="24"/>
              <w:szCs w:val="24"/>
            </w:rPr>
            <m:t>-</m:t>
          </w:del>
        </m:r>
        <m:sSub>
          <m:sSubPr>
            <m:ctrlPr>
              <w:del w:id="1713" w:author="SYLZ" w:date="2026-03-27T09:59:00Z">
                <w:rPr>
                  <w:rFonts w:ascii="Cambria Math" w:eastAsiaTheme="minorEastAsia" w:hAnsi="Cambria Math"/>
                  <w:b/>
                  <w:bCs/>
                  <w:i/>
                  <w:iCs/>
                  <w:color w:val="000000" w:themeColor="text1"/>
                  <w:sz w:val="24"/>
                  <w:szCs w:val="24"/>
                </w:rPr>
              </w:del>
            </m:ctrlPr>
          </m:sSubPr>
          <m:e>
            <m:r>
              <w:del w:id="1714" w:author="SYLZ" w:date="2026-03-27T09:59:00Z">
                <m:rPr>
                  <m:sty m:val="bi"/>
                </m:rPr>
                <w:rPr>
                  <w:rFonts w:ascii="Cambria Math" w:eastAsiaTheme="minorEastAsia" w:hAnsi="Cambria Math"/>
                  <w:color w:val="000000" w:themeColor="text1"/>
                  <w:sz w:val="24"/>
                  <w:szCs w:val="24"/>
                </w:rPr>
                <m:t>c</m:t>
              </w:del>
            </m:r>
          </m:e>
          <m:sub>
            <m:r>
              <w:del w:id="1715" w:author="SYLZ" w:date="2026-03-27T09:59:00Z">
                <m:rPr>
                  <m:sty m:val="bi"/>
                </m:rPr>
                <w:rPr>
                  <w:rFonts w:ascii="Cambria Math" w:eastAsiaTheme="minorEastAsia" w:hAnsi="Cambria Math"/>
                  <w:color w:val="000000" w:themeColor="text1"/>
                  <w:sz w:val="24"/>
                  <w:szCs w:val="24"/>
                </w:rPr>
                <m:t>HCl</m:t>
              </w:del>
            </m:r>
          </m:sub>
        </m:sSub>
        <m:r>
          <w:del w:id="1716" w:author="SYLZ" w:date="2026-03-27T09:59:00Z">
            <m:rPr>
              <m:sty m:val="bi"/>
            </m:rPr>
            <w:rPr>
              <w:rFonts w:ascii="Cambria Math" w:eastAsiaTheme="minorEastAsia" w:hAnsi="Cambria Math"/>
              <w:color w:val="000000" w:themeColor="text1"/>
              <w:sz w:val="24"/>
              <w:szCs w:val="24"/>
            </w:rPr>
            <m:t>=</m:t>
          </w:del>
        </m:r>
        <w:commentRangeStart w:id="1717"/>
        <w:commentRangeEnd w:id="1717"/>
        <m:r>
          <w:del w:id="1718" w:author="SYLZ" w:date="2026-03-27T09:59:00Z">
            <m:rPr>
              <m:sty m:val="p"/>
            </m:rPr>
            <w:rPr>
              <w:rStyle w:val="a5"/>
              <w:rFonts w:ascii="Cambria Math" w:hAnsi="Cambria Math"/>
              <w:kern w:val="2"/>
              <w:lang w:eastAsia="zh-CN"/>
              <w14:ligatures w14:val="standardContextual"/>
              <w:rPrChange w:id="1719" w:author="SYLZ" w:date="2026-03-27T15:56:00Z">
                <w:rPr>
                  <w:rStyle w:val="a5"/>
                  <w:rFonts w:ascii="Times New Roman" w:hAnsi="Times New Roman"/>
                  <w:kern w:val="2"/>
                  <w:lang w:eastAsia="zh-CN"/>
                  <w14:ligatures w14:val="standardContextual"/>
                </w:rPr>
              </w:rPrChange>
            </w:rPr>
            <w:commentReference w:id="1717"/>
          </w:del>
        </m:r>
      </m:oMath>
      <w:r w:rsidRPr="009B10D1">
        <w:rPr>
          <w:rFonts w:ascii="Times New Roman" w:eastAsiaTheme="minorEastAsia" w:hAnsi="Times New Roman"/>
          <w:sz w:val="24"/>
          <w:szCs w:val="24"/>
          <w:lang w:eastAsia="zh-CN"/>
        </w:rPr>
        <w:t xml:space="preserve">    </w:t>
      </w:r>
      <w:r w:rsidRPr="009B10D1">
        <w:rPr>
          <w:rFonts w:ascii="Times New Roman" w:eastAsiaTheme="minorEastAsia" w:hAnsi="Times New Roman"/>
          <w:w w:val="108"/>
          <w:sz w:val="24"/>
          <w:szCs w:val="24"/>
          <w:lang w:val="en-GB"/>
        </w:rPr>
        <w:t>(</w:t>
      </w:r>
      <w:r w:rsidRPr="009B10D1">
        <w:rPr>
          <w:rFonts w:ascii="Times New Roman" w:eastAsiaTheme="minorEastAsia" w:hAnsi="Times New Roman"/>
          <w:w w:val="108"/>
          <w:sz w:val="24"/>
          <w:szCs w:val="24"/>
          <w:lang w:val="en-GB" w:eastAsia="zh-CN"/>
        </w:rPr>
        <w:t>S</w:t>
      </w:r>
      <w:r w:rsidRPr="009B10D1">
        <w:rPr>
          <w:rFonts w:ascii="Times New Roman" w:eastAsiaTheme="minorEastAsia" w:hAnsi="Times New Roman"/>
          <w:w w:val="108"/>
          <w:sz w:val="24"/>
          <w:szCs w:val="24"/>
          <w:lang w:val="en-GB"/>
        </w:rPr>
        <w:t>2)</w:t>
      </w:r>
    </w:p>
    <w:p w14:paraId="1EEE27B4" w14:textId="51DE13A2"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Here, </w:t>
      </w:r>
      <m:oMath>
        <m:d>
          <m:dPr>
            <m:begChr m:val="["/>
            <m:endChr m:val="]"/>
            <m:ctrlPr>
              <w:rPr>
                <w:rFonts w:ascii="Cambria Math" w:hAnsi="Cambria Math" w:cs="Times New Roman"/>
                <w:b/>
                <w:bCs/>
                <w:i/>
                <w:iCs/>
                <w:color w:val="000000" w:themeColor="text1"/>
              </w:rPr>
            </m:ctrlPr>
          </m:dPr>
          <m:e>
            <m:sSup>
              <m:sSupPr>
                <m:ctrlPr>
                  <w:rPr>
                    <w:rFonts w:ascii="Cambria Math" w:hAnsi="Cambria Math" w:cs="Times New Roman"/>
                    <w:b/>
                    <w:bCs/>
                    <w:i/>
                    <w:iCs/>
                    <w:color w:val="000000" w:themeColor="text1"/>
                  </w:rPr>
                </m:ctrlPr>
              </m:sSupPr>
              <m:e>
                <m:r>
                  <m:rPr>
                    <m:sty m:val="bi"/>
                  </m:rPr>
                  <w:rPr>
                    <w:rFonts w:ascii="Cambria Math" w:hAnsi="Cambria Math" w:cs="Times New Roman"/>
                    <w:color w:val="000000" w:themeColor="text1"/>
                  </w:rPr>
                  <m:t>H</m:t>
                </m:r>
              </m:e>
              <m:sup>
                <m:r>
                  <m:rPr>
                    <m:sty m:val="bi"/>
                  </m:rPr>
                  <w:rPr>
                    <w:rFonts w:ascii="Cambria Math" w:hAnsi="Cambria Math" w:cs="Times New Roman"/>
                    <w:color w:val="000000" w:themeColor="text1"/>
                  </w:rPr>
                  <m:t>+</m:t>
                </m:r>
              </m:sup>
            </m:sSup>
          </m:e>
        </m:d>
      </m:oMath>
      <w:r w:rsidRPr="00ED2D36">
        <w:rPr>
          <w:rFonts w:ascii="Times New Roman" w:hAnsi="Times New Roman" w:cs="Times New Roman"/>
          <w:color w:val="000000" w:themeColor="text1"/>
        </w:rPr>
        <w:t xml:space="preserve"> </w:t>
      </w:r>
      <w:del w:id="1720" w:author="SYLZ" w:date="2026-03-27T10:00:00Z">
        <w:r w:rsidRPr="00ED2D36" w:rsidDel="004468E0">
          <w:rPr>
            <w:rFonts w:ascii="Times New Roman" w:hAnsi="Times New Roman" w:cs="Times New Roman"/>
            <w:color w:val="000000" w:themeColor="text1"/>
          </w:rPr>
          <w:delText xml:space="preserve">and </w:delText>
        </w:r>
      </w:del>
      <m:oMath>
        <m:d>
          <m:dPr>
            <m:begChr m:val="["/>
            <m:endChr m:val="]"/>
            <m:ctrlPr>
              <w:del w:id="1721" w:author="SYLZ" w:date="2026-03-27T10:00:00Z">
                <w:rPr>
                  <w:rFonts w:ascii="Cambria Math" w:hAnsi="Cambria Math" w:cs="Times New Roman"/>
                  <w:b/>
                  <w:bCs/>
                  <w:i/>
                  <w:iCs/>
                  <w:color w:val="000000" w:themeColor="text1"/>
                </w:rPr>
              </w:del>
            </m:ctrlPr>
          </m:dPr>
          <m:e>
            <m:sSup>
              <m:sSupPr>
                <m:ctrlPr>
                  <w:del w:id="1722" w:author="SYLZ" w:date="2026-03-27T10:00:00Z">
                    <w:rPr>
                      <w:rFonts w:ascii="Cambria Math" w:hAnsi="Cambria Math" w:cs="Times New Roman"/>
                      <w:b/>
                      <w:bCs/>
                      <w:i/>
                      <w:iCs/>
                      <w:color w:val="000000" w:themeColor="text1"/>
                    </w:rPr>
                  </w:del>
                </m:ctrlPr>
              </m:sSupPr>
              <m:e>
                <m:r>
                  <w:del w:id="1723" w:author="SYLZ" w:date="2026-03-27T10:00:00Z">
                    <m:rPr>
                      <m:sty m:val="bi"/>
                    </m:rPr>
                    <w:rPr>
                      <w:rFonts w:ascii="Cambria Math" w:hAnsi="Cambria Math" w:cs="Times New Roman"/>
                      <w:color w:val="000000" w:themeColor="text1"/>
                    </w:rPr>
                    <m:t>OH</m:t>
                  </w:del>
                </m:r>
              </m:e>
              <m:sup>
                <m:r>
                  <w:del w:id="1724" w:author="SYLZ" w:date="2026-03-27T10:00:00Z">
                    <m:rPr>
                      <m:sty m:val="bi"/>
                    </m:rPr>
                    <w:rPr>
                      <w:rFonts w:ascii="Cambria Math" w:hAnsi="Cambria Math" w:cs="Times New Roman"/>
                      <w:color w:val="000000" w:themeColor="text1"/>
                    </w:rPr>
                    <m:t>-</m:t>
                  </w:del>
                </m:r>
              </m:sup>
            </m:sSup>
          </m:e>
        </m:d>
      </m:oMath>
      <w:del w:id="1725" w:author="SYLZ" w:date="2026-03-27T10:00:00Z">
        <w:r w:rsidRPr="00ED2D36" w:rsidDel="004468E0">
          <w:rPr>
            <w:rFonts w:ascii="Times New Roman" w:hAnsi="Times New Roman" w:cs="Times New Roman"/>
            <w:b/>
            <w:bCs/>
            <w:i/>
            <w:iCs/>
            <w:color w:val="000000" w:themeColor="text1"/>
          </w:rPr>
          <w:delText xml:space="preserve"> </w:delText>
        </w:r>
        <w:r w:rsidRPr="00ED2D36" w:rsidDel="004468E0">
          <w:rPr>
            <w:rFonts w:ascii="Times New Roman" w:hAnsi="Times New Roman" w:cs="Times New Roman"/>
            <w:color w:val="000000" w:themeColor="text1"/>
          </w:rPr>
          <w:delText>are</w:delText>
        </w:r>
      </w:del>
      <w:ins w:id="1726" w:author="SYLZ" w:date="2026-03-27T10:00:00Z">
        <w:r w:rsidR="004468E0" w:rsidRPr="00ED2D36">
          <w:rPr>
            <w:rFonts w:ascii="Times New Roman" w:hAnsi="Times New Roman" w:cs="Times New Roman"/>
            <w:color w:val="000000" w:themeColor="text1"/>
          </w:rPr>
          <w:t>is</w:t>
        </w:r>
      </w:ins>
      <w:r w:rsidRPr="00ED2D36">
        <w:rPr>
          <w:rFonts w:ascii="Times New Roman" w:hAnsi="Times New Roman" w:cs="Times New Roman"/>
          <w:color w:val="000000" w:themeColor="text1"/>
        </w:rPr>
        <w:t xml:space="preserve"> expressed in mol/L, with</w:t>
      </w:r>
      <w:r w:rsidRPr="00ED2D36">
        <w:rPr>
          <w:rFonts w:ascii="Times New Roman" w:hAnsi="Times New Roman" w:cs="Times New Roman"/>
          <w:b/>
          <w:bCs/>
          <w:i/>
          <w:iCs/>
          <w:color w:val="000000" w:themeColor="text1"/>
        </w:rPr>
        <w:t xml:space="preserve"> </w:t>
      </w:r>
      <m:oMath>
        <m:d>
          <m:dPr>
            <m:begChr m:val="["/>
            <m:endChr m:val="]"/>
            <m:ctrlPr>
              <w:rPr>
                <w:rFonts w:ascii="Cambria Math" w:hAnsi="Cambria Math" w:cs="Times New Roman"/>
                <w:b/>
                <w:bCs/>
                <w:i/>
                <w:iCs/>
                <w:color w:val="000000" w:themeColor="text1"/>
              </w:rPr>
            </m:ctrlPr>
          </m:dPr>
          <m:e>
            <m:sSup>
              <m:sSupPr>
                <m:ctrlPr>
                  <w:rPr>
                    <w:rFonts w:ascii="Cambria Math" w:hAnsi="Cambria Math" w:cs="Times New Roman"/>
                    <w:b/>
                    <w:bCs/>
                    <w:i/>
                    <w:iCs/>
                    <w:color w:val="000000" w:themeColor="text1"/>
                  </w:rPr>
                </m:ctrlPr>
              </m:sSupPr>
              <m:e>
                <m:r>
                  <m:rPr>
                    <m:sty m:val="bi"/>
                  </m:rPr>
                  <w:rPr>
                    <w:rFonts w:ascii="Cambria Math" w:hAnsi="Cambria Math" w:cs="Times New Roman"/>
                    <w:color w:val="000000" w:themeColor="text1"/>
                  </w:rPr>
                  <m:t>OH</m:t>
                </m:r>
              </m:e>
              <m:sup>
                <m:r>
                  <m:rPr>
                    <m:sty m:val="bi"/>
                  </m:rPr>
                  <w:rPr>
                    <w:rFonts w:ascii="Cambria Math" w:hAnsi="Cambria Math" w:cs="Times New Roman"/>
                    <w:color w:val="000000" w:themeColor="text1"/>
                  </w:rPr>
                  <m:t>-</m:t>
                </m:r>
              </m:sup>
            </m:sSup>
          </m:e>
        </m:d>
        <m:r>
          <m:rPr>
            <m:sty m:val="bi"/>
          </m:rPr>
          <w:rPr>
            <w:rFonts w:ascii="Cambria Math" w:hAnsi="Cambria Math" w:cs="Times New Roman"/>
            <w:color w:val="000000" w:themeColor="text1"/>
          </w:rPr>
          <m:t>=</m:t>
        </m:r>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w</m:t>
            </m:r>
          </m:sub>
        </m:sSub>
        <m:r>
          <m:rPr>
            <m:sty m:val="bi"/>
          </m:rPr>
          <w:rPr>
            <w:rFonts w:ascii="Cambria Math" w:hAnsi="Cambria Math" w:cs="Times New Roman"/>
            <w:color w:val="000000" w:themeColor="text1"/>
          </w:rPr>
          <m:t>/</m:t>
        </m:r>
        <m:d>
          <m:dPr>
            <m:begChr m:val="["/>
            <m:endChr m:val="]"/>
            <m:ctrlPr>
              <w:rPr>
                <w:rFonts w:ascii="Cambria Math" w:hAnsi="Cambria Math" w:cs="Times New Roman"/>
                <w:b/>
                <w:bCs/>
                <w:i/>
                <w:iCs/>
                <w:color w:val="000000" w:themeColor="text1"/>
              </w:rPr>
            </m:ctrlPr>
          </m:dPr>
          <m:e>
            <m:sSup>
              <m:sSupPr>
                <m:ctrlPr>
                  <w:rPr>
                    <w:rFonts w:ascii="Cambria Math" w:hAnsi="Cambria Math" w:cs="Times New Roman"/>
                    <w:b/>
                    <w:bCs/>
                    <w:i/>
                    <w:iCs/>
                    <w:color w:val="000000" w:themeColor="text1"/>
                  </w:rPr>
                </m:ctrlPr>
              </m:sSupPr>
              <m:e>
                <m:r>
                  <m:rPr>
                    <m:sty m:val="bi"/>
                  </m:rPr>
                  <w:rPr>
                    <w:rFonts w:ascii="Cambria Math" w:hAnsi="Cambria Math" w:cs="Times New Roman"/>
                    <w:color w:val="000000" w:themeColor="text1"/>
                  </w:rPr>
                  <m:t>H</m:t>
                </m:r>
              </m:e>
              <m:sup>
                <m:r>
                  <m:rPr>
                    <m:sty m:val="bi"/>
                  </m:rPr>
                  <w:rPr>
                    <w:rFonts w:ascii="Cambria Math" w:hAnsi="Cambria Math" w:cs="Times New Roman"/>
                    <w:color w:val="000000" w:themeColor="text1"/>
                  </w:rPr>
                  <m:t>+</m:t>
                </m:r>
              </m:sup>
            </m:sSup>
          </m:e>
        </m:d>
      </m:oMath>
      <w:r w:rsidRPr="00ED2D36">
        <w:rPr>
          <w:rFonts w:ascii="Times New Roman" w:hAnsi="Times New Roman" w:cs="Times New Roman"/>
          <w:color w:val="000000" w:themeColor="text1"/>
        </w:rPr>
        <w:t xml:space="preserve">, and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w</m:t>
            </m:r>
          </m:sub>
        </m:sSub>
        <m:r>
          <m:rPr>
            <m:sty m:val="bi"/>
          </m:rPr>
          <w:rPr>
            <w:rFonts w:ascii="Cambria Math" w:hAnsi="Cambria Math" w:cs="Times New Roman"/>
            <w:color w:val="000000" w:themeColor="text1"/>
          </w:rPr>
          <m:t>=</m:t>
        </m:r>
        <m:sSup>
          <m:sSupPr>
            <m:ctrlPr>
              <w:rPr>
                <w:rFonts w:ascii="Cambria Math" w:hAnsi="Cambria Math" w:cs="Times New Roman"/>
                <w:b/>
                <w:bCs/>
                <w:i/>
                <w:iCs/>
                <w:color w:val="000000" w:themeColor="text1"/>
              </w:rPr>
            </m:ctrlPr>
          </m:sSupPr>
          <m:e>
            <m:r>
              <m:rPr>
                <m:sty m:val="bi"/>
              </m:rPr>
              <w:rPr>
                <w:rFonts w:ascii="Cambria Math" w:hAnsi="Cambria Math" w:cs="Times New Roman"/>
                <w:color w:val="000000" w:themeColor="text1"/>
              </w:rPr>
              <m:t>10</m:t>
            </m:r>
          </m:e>
          <m:sup>
            <m:r>
              <m:rPr>
                <m:sty m:val="bi"/>
              </m:rPr>
              <w:rPr>
                <w:rFonts w:ascii="Cambria Math" w:hAnsi="Cambria Math" w:cs="Times New Roman"/>
                <w:color w:val="000000" w:themeColor="text1"/>
              </w:rPr>
              <m:t>-14</m:t>
            </m:r>
          </m:sup>
        </m:sSup>
      </m:oMath>
      <w:r w:rsidRPr="00ED2D36">
        <w:rPr>
          <w:rFonts w:ascii="Times New Roman" w:hAnsi="Times New Roman" w:cs="Times New Roman"/>
          <w:color w:val="000000" w:themeColor="text1"/>
        </w:rPr>
        <w:t xml:space="preserve"> at room temperature. The predicted pH for </w:t>
      </w:r>
      <w:r w:rsidR="00983C91" w:rsidRPr="00ED2D36">
        <w:rPr>
          <w:rFonts w:ascii="Times New Roman" w:hAnsi="Times New Roman" w:cs="Times New Roman"/>
          <w:color w:val="000000" w:themeColor="text1"/>
        </w:rPr>
        <w:t xml:space="preserve">the </w:t>
      </w:r>
      <w:del w:id="1727" w:author="SYLZ" w:date="2026-03-27T14:17:00Z">
        <w:r w:rsidRPr="00ED2D36" w:rsidDel="00390B1A">
          <w:rPr>
            <w:rFonts w:ascii="Times New Roman" w:hAnsi="Times New Roman" w:cs="Times New Roman"/>
            <w:color w:val="000000" w:themeColor="text1"/>
          </w:rPr>
          <w:delText>particle</w:delText>
        </w:r>
      </w:del>
      <w:ins w:id="1728"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θ</m:t>
            </m:r>
          </m:e>
          <m:sup>
            <m:d>
              <m:dPr>
                <m:ctrlPr>
                  <w:rPr>
                    <w:rFonts w:ascii="Cambria Math" w:hAnsi="Cambria Math" w:cs="Times New Roman"/>
                    <w:b/>
                    <w:bCs/>
                    <w:i/>
                    <w:color w:val="000000" w:themeColor="text1"/>
                  </w:rPr>
                </m:ctrlPr>
              </m:dPr>
              <m:e>
                <m:r>
                  <m:rPr>
                    <m:sty m:val="bi"/>
                  </m:rPr>
                  <w:rPr>
                    <w:rFonts w:ascii="Cambria Math" w:hAnsi="Cambria Math" w:cs="Times New Roman"/>
                    <w:color w:val="000000" w:themeColor="text1"/>
                  </w:rPr>
                  <m:t>j</m:t>
                </m:r>
              </m:e>
            </m:d>
          </m:sup>
        </m:sSup>
      </m:oMath>
      <w:r w:rsidRPr="00ED2D36">
        <w:rPr>
          <w:rFonts w:ascii="Times New Roman" w:hAnsi="Times New Roman" w:cs="Times New Roman"/>
          <w:color w:val="000000" w:themeColor="text1"/>
        </w:rPr>
        <w:t xml:space="preserve"> is then calculated as </w:t>
      </w:r>
      <m:oMath>
        <m:sSubSup>
          <m:sSubSupPr>
            <m:ctrlPr>
              <w:rPr>
                <w:rFonts w:ascii="Cambria Math" w:hAnsi="Cambria Math" w:cs="Times New Roman"/>
                <w:b/>
                <w:bCs/>
                <w:i/>
                <w:color w:val="000000" w:themeColor="text1"/>
              </w:rPr>
            </m:ctrlPr>
          </m:sSubSup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pred</m:t>
            </m:r>
          </m:sub>
          <m:sup>
            <m:d>
              <m:dPr>
                <m:ctrlPr>
                  <w:rPr>
                    <w:rFonts w:ascii="Cambria Math" w:hAnsi="Cambria Math" w:cs="Times New Roman"/>
                    <w:b/>
                    <w:bCs/>
                    <w:i/>
                    <w:color w:val="000000" w:themeColor="text1"/>
                  </w:rPr>
                </m:ctrlPr>
              </m:dPr>
              <m:e>
                <m:r>
                  <m:rPr>
                    <m:sty m:val="bi"/>
                  </m:rPr>
                  <w:rPr>
                    <w:rFonts w:ascii="Cambria Math" w:hAnsi="Cambria Math" w:cs="Times New Roman"/>
                    <w:color w:val="000000" w:themeColor="text1"/>
                  </w:rPr>
                  <m:t>j</m:t>
                </m:r>
              </m:e>
            </m:d>
          </m:sup>
        </m:sSubSup>
        <m:r>
          <m:rPr>
            <m:sty m:val="bi"/>
          </m:rPr>
          <w:rPr>
            <w:rFonts w:ascii="Cambria Math" w:hAnsi="Cambria Math" w:cs="Times New Roman"/>
            <w:color w:val="000000" w:themeColor="text1"/>
          </w:rPr>
          <m:t>=-</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log</m:t>
            </m:r>
          </m:e>
          <m:sub>
            <m:r>
              <m:rPr>
                <m:sty m:val="bi"/>
              </m:rPr>
              <w:rPr>
                <w:rFonts w:ascii="Cambria Math" w:hAnsi="Cambria Math" w:cs="Times New Roman"/>
                <w:color w:val="000000" w:themeColor="text1"/>
              </w:rPr>
              <m:t>10</m:t>
            </m:r>
          </m:sub>
        </m:sSub>
        <m:d>
          <m:dPr>
            <m:begChr m:val="["/>
            <m:endChr m:val="]"/>
            <m:ctrlPr>
              <w:rPr>
                <w:rFonts w:ascii="Cambria Math" w:hAnsi="Cambria Math" w:cs="Times New Roman"/>
                <w:b/>
                <w:bCs/>
                <w:i/>
                <w:color w:val="000000" w:themeColor="text1"/>
              </w:rPr>
            </m:ctrlPr>
          </m:dPr>
          <m:e>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H</m:t>
                </m:r>
              </m:e>
              <m:sup>
                <m:r>
                  <m:rPr>
                    <m:sty m:val="bi"/>
                  </m:rPr>
                  <w:rPr>
                    <w:rFonts w:ascii="Cambria Math" w:hAnsi="Cambria Math" w:cs="Times New Roman"/>
                    <w:color w:val="000000" w:themeColor="text1"/>
                  </w:rPr>
                  <m:t>+</m:t>
                </m:r>
              </m:sup>
            </m:sSup>
          </m:e>
        </m:d>
        <m:r>
          <m:rPr>
            <m:sty m:val="p"/>
          </m:rPr>
          <w:rPr>
            <w:rFonts w:ascii="Cambria Math" w:hAnsi="Cambria Math" w:cs="Times New Roman"/>
            <w:color w:val="000000" w:themeColor="text1"/>
          </w:rPr>
          <m:t>.</m:t>
        </m:r>
      </m:oMath>
    </w:p>
    <w:p w14:paraId="3175F04B"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729" w:name="_Toc225862924"/>
      <w:bookmarkStart w:id="1730" w:name="likelihood-calculation"/>
      <w:bookmarkEnd w:id="1550"/>
      <w:r w:rsidRPr="00ED2D36">
        <w:rPr>
          <w:rFonts w:ascii="Times New Roman" w:hAnsi="Times New Roman" w:cs="Times New Roman"/>
          <w:color w:val="000000" w:themeColor="text1"/>
          <w:sz w:val="24"/>
          <w:szCs w:val="24"/>
        </w:rPr>
        <w:t>3. Likelihood calculation</w:t>
      </w:r>
      <w:bookmarkEnd w:id="1729"/>
    </w:p>
    <w:p w14:paraId="1490472A" w14:textId="4FA418C6"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After the experimental pH value </w:t>
      </w:r>
      <m:oMath>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obs</m:t>
            </m:r>
          </m:sub>
        </m:sSub>
      </m:oMath>
      <w:r w:rsidRPr="00ED2D36">
        <w:rPr>
          <w:rFonts w:ascii="Times New Roman" w:hAnsi="Times New Roman" w:cs="Times New Roman"/>
          <w:color w:val="000000" w:themeColor="text1"/>
        </w:rPr>
        <w:t xml:space="preserve"> is measured, each </w:t>
      </w:r>
      <w:del w:id="1731" w:author="SYLZ" w:date="2026-03-27T14:17:00Z">
        <w:r w:rsidRPr="00ED2D36" w:rsidDel="00390B1A">
          <w:rPr>
            <w:rFonts w:ascii="Times New Roman" w:hAnsi="Times New Roman" w:cs="Times New Roman"/>
            <w:color w:val="000000" w:themeColor="text1"/>
          </w:rPr>
          <w:delText>particle</w:delText>
        </w:r>
      </w:del>
      <w:ins w:id="1732"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is assigned a likelihood according to how well its predicted pH matches the observation. Assuming normally distributed measurement noise with </w:t>
      </w:r>
      <w:r w:rsidR="00931F53" w:rsidRPr="00ED2D36">
        <w:rPr>
          <w:rFonts w:ascii="Times New Roman" w:hAnsi="Times New Roman" w:cs="Times New Roman"/>
          <w:color w:val="000000" w:themeColor="text1"/>
        </w:rPr>
        <w:t xml:space="preserve">a </w:t>
      </w:r>
      <w:r w:rsidRPr="00ED2D36">
        <w:rPr>
          <w:rFonts w:ascii="Times New Roman" w:hAnsi="Times New Roman" w:cs="Times New Roman"/>
          <w:color w:val="000000" w:themeColor="text1"/>
        </w:rPr>
        <w:t xml:space="preserve">standard deviation </w:t>
      </w:r>
      <m:oMath>
        <m:r>
          <m:rPr>
            <m:sty m:val="bi"/>
          </m:rPr>
          <w:rPr>
            <w:rFonts w:ascii="Cambria Math" w:hAnsi="Cambria Math" w:cs="Times New Roman"/>
          </w:rPr>
          <m:t>σ</m:t>
        </m:r>
        <m:r>
          <m:rPr>
            <m:sty m:val="bi"/>
          </m:rPr>
          <w:rPr>
            <w:rFonts w:ascii="Cambria Math" w:hAnsi="Cambria Math" w:cs="Times New Roman"/>
            <w:color w:val="000000" w:themeColor="text1"/>
          </w:rPr>
          <m:t>=0.01</m:t>
        </m:r>
      </m:oMath>
      <w:r w:rsidRPr="00ED2D36">
        <w:rPr>
          <w:rFonts w:ascii="Times New Roman" w:hAnsi="Times New Roman" w:cs="Times New Roman"/>
          <w:color w:val="000000" w:themeColor="text1"/>
        </w:rPr>
        <w:t xml:space="preserve"> pH units, the likelihood is computed using Eq. S3:</w:t>
      </w:r>
    </w:p>
    <w:p w14:paraId="7E06C888" w14:textId="77777777" w:rsidR="00786B96" w:rsidRPr="00ED2D36" w:rsidRDefault="00786B96" w:rsidP="00397965">
      <w:pPr>
        <w:pStyle w:val="JCEbodytext"/>
        <w:spacing w:line="360" w:lineRule="auto"/>
        <w:ind w:firstLineChars="200" w:firstLine="480"/>
        <w:jc w:val="center"/>
        <w:rPr>
          <w:rFonts w:ascii="Times New Roman" w:eastAsiaTheme="minorEastAsia" w:hAnsi="Times New Roman"/>
          <w:iCs/>
          <w:sz w:val="24"/>
          <w:szCs w:val="24"/>
          <w:lang w:eastAsia="zh-CN"/>
        </w:rPr>
      </w:pPr>
      <m:oMath>
        <m:r>
          <m:rPr>
            <m:sty m:val="bi"/>
          </m:rPr>
          <w:rPr>
            <w:rFonts w:ascii="Cambria Math" w:eastAsiaTheme="minorEastAsia" w:hAnsi="Cambria Math"/>
            <w:sz w:val="24"/>
            <w:szCs w:val="24"/>
            <w:lang w:eastAsia="zh-CN"/>
          </w:rPr>
          <m:t>L(</m:t>
        </m:r>
        <m:sSub>
          <m:sSubPr>
            <m:ctrlPr>
              <w:rPr>
                <w:rFonts w:ascii="Cambria Math" w:eastAsiaTheme="minorEastAsia" w:hAnsi="Cambria Math"/>
                <w:b/>
                <w:bCs/>
                <w:i/>
                <w:iCs/>
                <w:sz w:val="24"/>
                <w:szCs w:val="24"/>
                <w:lang w:eastAsia="zh-CN"/>
              </w:rPr>
            </m:ctrlPr>
          </m:sSubPr>
          <m:e>
            <m:r>
              <m:rPr>
                <m:sty m:val="bi"/>
              </m:rPr>
              <w:rPr>
                <w:rFonts w:ascii="Cambria Math" w:eastAsiaTheme="minorEastAsia" w:hAnsi="Cambria Math"/>
                <w:sz w:val="24"/>
                <w:szCs w:val="24"/>
                <w:lang w:eastAsia="zh-CN"/>
              </w:rPr>
              <m:t>θ</m:t>
            </m:r>
          </m:e>
          <m:sub>
            <m:r>
              <m:rPr>
                <m:sty m:val="bi"/>
              </m:rPr>
              <w:rPr>
                <w:rFonts w:ascii="Cambria Math" w:eastAsiaTheme="minorEastAsia" w:hAnsi="Cambria Math"/>
                <w:sz w:val="24"/>
                <w:szCs w:val="24"/>
                <w:lang w:eastAsia="zh-CN"/>
              </w:rPr>
              <m:t>i</m:t>
            </m:r>
          </m:sub>
        </m:sSub>
        <m:r>
          <m:rPr>
            <m:sty m:val="bi"/>
          </m:rPr>
          <w:rPr>
            <w:rFonts w:ascii="Cambria Math" w:eastAsiaTheme="minorEastAsia" w:hAnsi="Cambria Math"/>
            <w:sz w:val="24"/>
            <w:szCs w:val="24"/>
            <w:lang w:eastAsia="zh-CN"/>
          </w:rPr>
          <m:t>)=N</m:t>
        </m:r>
        <m:d>
          <m:dPr>
            <m:ctrlPr>
              <w:rPr>
                <w:rFonts w:ascii="Cambria Math" w:eastAsiaTheme="minorEastAsia" w:hAnsi="Cambria Math"/>
                <w:b/>
                <w:bCs/>
                <w:i/>
                <w:iCs/>
                <w:sz w:val="24"/>
                <w:szCs w:val="24"/>
                <w:lang w:eastAsia="zh-CN"/>
              </w:rPr>
            </m:ctrlPr>
          </m:dPr>
          <m:e>
            <m:sSub>
              <m:sSubPr>
                <m:ctrlPr>
                  <w:rPr>
                    <w:rFonts w:ascii="Cambria Math" w:eastAsiaTheme="minorEastAsia" w:hAnsi="Cambria Math"/>
                    <w:b/>
                    <w:bCs/>
                    <w:i/>
                    <w:iCs/>
                    <w:sz w:val="24"/>
                    <w:szCs w:val="24"/>
                    <w:lang w:eastAsia="zh-CN"/>
                  </w:rPr>
                </m:ctrlPr>
              </m:sSubPr>
              <m:e>
                <m:r>
                  <m:rPr>
                    <m:sty m:val="bi"/>
                  </m:rPr>
                  <w:rPr>
                    <w:rFonts w:ascii="Cambria Math" w:eastAsiaTheme="minorEastAsia" w:hAnsi="Cambria Math"/>
                    <w:sz w:val="24"/>
                    <w:szCs w:val="24"/>
                    <w:lang w:eastAsia="zh-CN"/>
                  </w:rPr>
                  <m:t>pH</m:t>
                </m:r>
              </m:e>
              <m:sub>
                <m:r>
                  <m:rPr>
                    <m:sty m:val="bi"/>
                  </m:rPr>
                  <w:rPr>
                    <w:rFonts w:ascii="Cambria Math" w:eastAsiaTheme="minorEastAsia" w:hAnsi="Cambria Math"/>
                    <w:sz w:val="24"/>
                    <w:szCs w:val="24"/>
                    <w:lang w:eastAsia="zh-CN"/>
                  </w:rPr>
                  <m:t>obs</m:t>
                </m:r>
              </m:sub>
            </m:sSub>
            <m:r>
              <m:rPr>
                <m:sty m:val="bi"/>
              </m:rPr>
              <w:rPr>
                <w:rFonts w:ascii="Cambria Math" w:eastAsiaTheme="minorEastAsia" w:hAnsi="Cambria Math"/>
                <w:sz w:val="24"/>
                <w:szCs w:val="24"/>
                <w:lang w:eastAsia="zh-CN"/>
              </w:rPr>
              <m:t>丨</m:t>
            </m:r>
            <m:sSub>
              <m:sSubPr>
                <m:ctrlPr>
                  <w:rPr>
                    <w:rFonts w:ascii="Cambria Math" w:eastAsiaTheme="minorEastAsia" w:hAnsi="Cambria Math"/>
                    <w:b/>
                    <w:bCs/>
                    <w:i/>
                    <w:iCs/>
                    <w:sz w:val="24"/>
                    <w:szCs w:val="24"/>
                    <w:lang w:eastAsia="zh-CN"/>
                  </w:rPr>
                </m:ctrlPr>
              </m:sSubPr>
              <m:e>
                <m:r>
                  <m:rPr>
                    <m:sty m:val="bi"/>
                  </m:rPr>
                  <w:rPr>
                    <w:rFonts w:ascii="Cambria Math" w:eastAsiaTheme="minorEastAsia" w:hAnsi="Cambria Math"/>
                    <w:sz w:val="24"/>
                    <w:szCs w:val="24"/>
                    <w:lang w:eastAsia="zh-CN"/>
                  </w:rPr>
                  <m:t>pH</m:t>
                </m:r>
              </m:e>
              <m:sub>
                <m:r>
                  <m:rPr>
                    <m:sty m:val="bi"/>
                  </m:rPr>
                  <w:rPr>
                    <w:rFonts w:ascii="Cambria Math" w:eastAsiaTheme="minorEastAsia" w:hAnsi="Cambria Math"/>
                    <w:sz w:val="24"/>
                    <w:szCs w:val="24"/>
                    <w:lang w:eastAsia="zh-CN"/>
                  </w:rPr>
                  <m:t>i</m:t>
                </m:r>
              </m:sub>
            </m:sSub>
            <m:r>
              <m:rPr>
                <m:sty m:val="bi"/>
              </m:rPr>
              <w:rPr>
                <w:rFonts w:ascii="Cambria Math" w:eastAsiaTheme="minorEastAsia" w:hAnsi="Cambria Math"/>
                <w:sz w:val="24"/>
                <w:szCs w:val="24"/>
                <w:lang w:eastAsia="zh-CN"/>
              </w:rPr>
              <m:t>,</m:t>
            </m:r>
            <m:sSup>
              <m:sSupPr>
                <m:ctrlPr>
                  <w:rPr>
                    <w:rFonts w:ascii="Cambria Math" w:eastAsiaTheme="minorEastAsia" w:hAnsi="Cambria Math"/>
                    <w:b/>
                    <w:bCs/>
                    <w:i/>
                    <w:iCs/>
                    <w:sz w:val="24"/>
                    <w:szCs w:val="24"/>
                    <w:lang w:eastAsia="zh-CN"/>
                  </w:rPr>
                </m:ctrlPr>
              </m:sSupPr>
              <m:e>
                <m:r>
                  <m:rPr>
                    <m:sty m:val="bi"/>
                  </m:rPr>
                  <w:rPr>
                    <w:rFonts w:ascii="Cambria Math" w:eastAsiaTheme="minorEastAsia" w:hAnsi="Cambria Math"/>
                    <w:sz w:val="24"/>
                    <w:szCs w:val="24"/>
                    <w:lang w:eastAsia="zh-CN"/>
                  </w:rPr>
                  <m:t xml:space="preserve"> σ</m:t>
                </m:r>
              </m:e>
              <m:sup>
                <m:r>
                  <m:rPr>
                    <m:sty m:val="bi"/>
                  </m:rPr>
                  <w:rPr>
                    <w:rFonts w:ascii="Cambria Math" w:eastAsiaTheme="minorEastAsia" w:hAnsi="Cambria Math"/>
                    <w:sz w:val="24"/>
                    <w:szCs w:val="24"/>
                    <w:lang w:eastAsia="zh-CN"/>
                  </w:rPr>
                  <m:t>2</m:t>
                </m:r>
              </m:sup>
            </m:sSup>
          </m:e>
        </m:d>
        <m:r>
          <m:rPr>
            <m:sty m:val="bi"/>
          </m:rPr>
          <w:rPr>
            <w:rFonts w:ascii="Cambria Math" w:eastAsiaTheme="minorEastAsia" w:hAnsi="Cambria Math"/>
            <w:sz w:val="24"/>
            <w:szCs w:val="24"/>
            <w:lang w:eastAsia="zh-CN"/>
          </w:rPr>
          <m:t>=</m:t>
        </m:r>
        <m:f>
          <m:fPr>
            <m:ctrlPr>
              <w:rPr>
                <w:rFonts w:ascii="Cambria Math" w:eastAsiaTheme="minorEastAsia" w:hAnsi="Cambria Math"/>
                <w:b/>
                <w:bCs/>
                <w:i/>
                <w:iCs/>
                <w:sz w:val="24"/>
                <w:szCs w:val="24"/>
                <w:lang w:eastAsia="zh-CN"/>
              </w:rPr>
            </m:ctrlPr>
          </m:fPr>
          <m:num>
            <m:r>
              <m:rPr>
                <m:sty m:val="bi"/>
              </m:rPr>
              <w:rPr>
                <w:rFonts w:ascii="Cambria Math" w:eastAsiaTheme="minorEastAsia" w:hAnsi="Cambria Math"/>
                <w:sz w:val="24"/>
                <w:szCs w:val="24"/>
                <w:lang w:eastAsia="zh-CN"/>
              </w:rPr>
              <m:t>1</m:t>
            </m:r>
          </m:num>
          <m:den>
            <m:rad>
              <m:radPr>
                <m:degHide m:val="1"/>
                <m:ctrlPr>
                  <w:rPr>
                    <w:rFonts w:ascii="Cambria Math" w:eastAsiaTheme="minorEastAsia" w:hAnsi="Cambria Math"/>
                    <w:b/>
                    <w:bCs/>
                    <w:i/>
                    <w:iCs/>
                    <w:sz w:val="24"/>
                    <w:szCs w:val="24"/>
                    <w:lang w:eastAsia="zh-CN"/>
                  </w:rPr>
                </m:ctrlPr>
              </m:radPr>
              <m:deg/>
              <m:e>
                <m:r>
                  <m:rPr>
                    <m:sty m:val="bi"/>
                  </m:rPr>
                  <w:rPr>
                    <w:rFonts w:ascii="Cambria Math" w:eastAsiaTheme="minorEastAsia" w:hAnsi="Cambria Math"/>
                    <w:sz w:val="24"/>
                    <w:szCs w:val="24"/>
                    <w:lang w:eastAsia="zh-CN"/>
                  </w:rPr>
                  <m:t>2</m:t>
                </m:r>
                <m:r>
                  <m:rPr>
                    <m:sty m:val="bi"/>
                  </m:rPr>
                  <w:rPr>
                    <w:rFonts w:ascii="Cambria Math" w:eastAsiaTheme="minorEastAsia" w:hAnsi="Cambria Math"/>
                    <w:sz w:val="24"/>
                    <w:szCs w:val="24"/>
                    <w:lang w:eastAsia="zh-CN"/>
                  </w:rPr>
                  <m:t>π</m:t>
                </m:r>
              </m:e>
            </m:rad>
            <m:r>
              <m:rPr>
                <m:sty m:val="bi"/>
              </m:rPr>
              <w:rPr>
                <w:rFonts w:ascii="Cambria Math" w:eastAsiaTheme="minorEastAsia" w:hAnsi="Cambria Math"/>
                <w:sz w:val="24"/>
                <w:szCs w:val="24"/>
                <w:lang w:eastAsia="zh-CN"/>
              </w:rPr>
              <m:t>σ</m:t>
            </m:r>
          </m:den>
        </m:f>
        <m:func>
          <m:funcPr>
            <m:ctrlPr>
              <w:rPr>
                <w:rFonts w:ascii="Cambria Math" w:eastAsiaTheme="minorEastAsia" w:hAnsi="Cambria Math"/>
                <w:b/>
                <w:bCs/>
                <w:i/>
                <w:iCs/>
                <w:sz w:val="24"/>
                <w:szCs w:val="24"/>
                <w:lang w:eastAsia="zh-CN"/>
              </w:rPr>
            </m:ctrlPr>
          </m:funcPr>
          <m:fName>
            <m:r>
              <m:rPr>
                <m:sty m:val="bi"/>
              </m:rPr>
              <w:rPr>
                <w:rFonts w:ascii="Cambria Math" w:eastAsiaTheme="minorEastAsia" w:hAnsi="Cambria Math"/>
                <w:sz w:val="24"/>
                <w:szCs w:val="24"/>
                <w:lang w:eastAsia="zh-CN"/>
              </w:rPr>
              <m:t>exp</m:t>
            </m:r>
          </m:fName>
          <m:e>
            <m:d>
              <m:dPr>
                <m:ctrlPr>
                  <w:rPr>
                    <w:rFonts w:ascii="Cambria Math" w:eastAsiaTheme="minorEastAsia" w:hAnsi="Cambria Math"/>
                    <w:b/>
                    <w:bCs/>
                    <w:i/>
                    <w:iCs/>
                    <w:sz w:val="24"/>
                    <w:szCs w:val="24"/>
                    <w:lang w:eastAsia="zh-CN"/>
                  </w:rPr>
                </m:ctrlPr>
              </m:dPr>
              <m:e>
                <m:r>
                  <m:rPr>
                    <m:sty m:val="bi"/>
                  </m:rPr>
                  <w:rPr>
                    <w:rFonts w:ascii="Cambria Math" w:eastAsiaTheme="minorEastAsia" w:hAnsi="Cambria Math"/>
                    <w:sz w:val="24"/>
                    <w:szCs w:val="24"/>
                    <w:lang w:eastAsia="zh-CN"/>
                  </w:rPr>
                  <m:t>-</m:t>
                </m:r>
                <m:f>
                  <m:fPr>
                    <m:ctrlPr>
                      <w:rPr>
                        <w:rFonts w:ascii="Cambria Math" w:eastAsiaTheme="minorEastAsia" w:hAnsi="Cambria Math"/>
                        <w:b/>
                        <w:bCs/>
                        <w:i/>
                        <w:iCs/>
                        <w:sz w:val="24"/>
                        <w:szCs w:val="24"/>
                        <w:lang w:eastAsia="zh-CN"/>
                      </w:rPr>
                    </m:ctrlPr>
                  </m:fPr>
                  <m:num>
                    <m:sSup>
                      <m:sSupPr>
                        <m:ctrlPr>
                          <w:rPr>
                            <w:rFonts w:ascii="Cambria Math" w:eastAsiaTheme="minorEastAsia" w:hAnsi="Cambria Math"/>
                            <w:b/>
                            <w:bCs/>
                            <w:i/>
                            <w:iCs/>
                            <w:sz w:val="24"/>
                            <w:szCs w:val="24"/>
                            <w:lang w:eastAsia="zh-CN"/>
                          </w:rPr>
                        </m:ctrlPr>
                      </m:sSupPr>
                      <m:e>
                        <m:d>
                          <m:dPr>
                            <m:ctrlPr>
                              <w:rPr>
                                <w:rFonts w:ascii="Cambria Math" w:eastAsiaTheme="minorEastAsia" w:hAnsi="Cambria Math"/>
                                <w:b/>
                                <w:bCs/>
                                <w:i/>
                                <w:iCs/>
                                <w:sz w:val="24"/>
                                <w:szCs w:val="24"/>
                                <w:lang w:eastAsia="zh-CN"/>
                              </w:rPr>
                            </m:ctrlPr>
                          </m:dPr>
                          <m:e>
                            <m:sSub>
                              <m:sSubPr>
                                <m:ctrlPr>
                                  <w:rPr>
                                    <w:rFonts w:ascii="Cambria Math" w:eastAsiaTheme="minorEastAsia" w:hAnsi="Cambria Math"/>
                                    <w:b/>
                                    <w:bCs/>
                                    <w:i/>
                                    <w:iCs/>
                                    <w:sz w:val="24"/>
                                    <w:szCs w:val="24"/>
                                    <w:lang w:eastAsia="zh-CN"/>
                                  </w:rPr>
                                </m:ctrlPr>
                              </m:sSubPr>
                              <m:e>
                                <m:r>
                                  <m:rPr>
                                    <m:sty m:val="bi"/>
                                  </m:rPr>
                                  <w:rPr>
                                    <w:rFonts w:ascii="Cambria Math" w:eastAsiaTheme="minorEastAsia" w:hAnsi="Cambria Math"/>
                                    <w:sz w:val="24"/>
                                    <w:szCs w:val="24"/>
                                    <w:lang w:eastAsia="zh-CN"/>
                                  </w:rPr>
                                  <m:t>pH</m:t>
                                </m:r>
                              </m:e>
                              <m:sub>
                                <m:r>
                                  <m:rPr>
                                    <m:sty m:val="bi"/>
                                  </m:rPr>
                                  <w:rPr>
                                    <w:rFonts w:ascii="Cambria Math" w:eastAsiaTheme="minorEastAsia" w:hAnsi="Cambria Math"/>
                                    <w:sz w:val="24"/>
                                    <w:szCs w:val="24"/>
                                    <w:lang w:eastAsia="zh-CN"/>
                                  </w:rPr>
                                  <m:t>obs</m:t>
                                </m:r>
                              </m:sub>
                            </m:sSub>
                            <m:r>
                              <m:rPr>
                                <m:sty m:val="bi"/>
                              </m:rPr>
                              <w:rPr>
                                <w:rFonts w:ascii="Cambria Math" w:eastAsiaTheme="minorEastAsia" w:hAnsi="Cambria Math"/>
                                <w:sz w:val="24"/>
                                <w:szCs w:val="24"/>
                                <w:lang w:eastAsia="zh-CN"/>
                              </w:rPr>
                              <m:t>-</m:t>
                            </m:r>
                            <m:sSub>
                              <m:sSubPr>
                                <m:ctrlPr>
                                  <w:rPr>
                                    <w:rFonts w:ascii="Cambria Math" w:eastAsiaTheme="minorEastAsia" w:hAnsi="Cambria Math"/>
                                    <w:b/>
                                    <w:bCs/>
                                    <w:i/>
                                    <w:iCs/>
                                    <w:sz w:val="24"/>
                                    <w:szCs w:val="24"/>
                                    <w:lang w:eastAsia="zh-CN"/>
                                  </w:rPr>
                                </m:ctrlPr>
                              </m:sSubPr>
                              <m:e>
                                <m:r>
                                  <m:rPr>
                                    <m:sty m:val="bi"/>
                                  </m:rPr>
                                  <w:rPr>
                                    <w:rFonts w:ascii="Cambria Math" w:eastAsiaTheme="minorEastAsia" w:hAnsi="Cambria Math"/>
                                    <w:sz w:val="24"/>
                                    <w:szCs w:val="24"/>
                                    <w:lang w:eastAsia="zh-CN"/>
                                  </w:rPr>
                                  <m:t>pH</m:t>
                                </m:r>
                              </m:e>
                              <m:sub>
                                <m:r>
                                  <m:rPr>
                                    <m:sty m:val="bi"/>
                                  </m:rPr>
                                  <w:rPr>
                                    <w:rFonts w:ascii="Cambria Math" w:eastAsiaTheme="minorEastAsia" w:hAnsi="Cambria Math"/>
                                    <w:sz w:val="24"/>
                                    <w:szCs w:val="24"/>
                                    <w:lang w:eastAsia="zh-CN"/>
                                  </w:rPr>
                                  <m:t>i</m:t>
                                </m:r>
                              </m:sub>
                            </m:sSub>
                          </m:e>
                        </m:d>
                      </m:e>
                      <m:sup>
                        <m:r>
                          <m:rPr>
                            <m:sty m:val="bi"/>
                          </m:rPr>
                          <w:rPr>
                            <w:rFonts w:ascii="Cambria Math" w:eastAsiaTheme="minorEastAsia" w:hAnsi="Cambria Math"/>
                            <w:sz w:val="24"/>
                            <w:szCs w:val="24"/>
                            <w:lang w:eastAsia="zh-CN"/>
                          </w:rPr>
                          <m:t>2</m:t>
                        </m:r>
                      </m:sup>
                    </m:sSup>
                  </m:num>
                  <m:den>
                    <m:r>
                      <m:rPr>
                        <m:sty m:val="bi"/>
                      </m:rPr>
                      <w:rPr>
                        <w:rFonts w:ascii="Cambria Math" w:eastAsiaTheme="minorEastAsia" w:hAnsi="Cambria Math"/>
                        <w:sz w:val="24"/>
                        <w:szCs w:val="24"/>
                        <w:lang w:eastAsia="zh-CN"/>
                      </w:rPr>
                      <m:t>2</m:t>
                    </m:r>
                    <m:sSup>
                      <m:sSupPr>
                        <m:ctrlPr>
                          <w:rPr>
                            <w:rFonts w:ascii="Cambria Math" w:eastAsiaTheme="minorEastAsia" w:hAnsi="Cambria Math"/>
                            <w:b/>
                            <w:bCs/>
                            <w:i/>
                            <w:iCs/>
                            <w:sz w:val="24"/>
                            <w:szCs w:val="24"/>
                            <w:lang w:eastAsia="zh-CN"/>
                          </w:rPr>
                        </m:ctrlPr>
                      </m:sSupPr>
                      <m:e>
                        <m:r>
                          <m:rPr>
                            <m:sty m:val="bi"/>
                          </m:rPr>
                          <w:rPr>
                            <w:rFonts w:ascii="Cambria Math" w:eastAsiaTheme="minorEastAsia" w:hAnsi="Cambria Math"/>
                            <w:sz w:val="24"/>
                            <w:szCs w:val="24"/>
                            <w:lang w:eastAsia="zh-CN"/>
                          </w:rPr>
                          <m:t>σ</m:t>
                        </m:r>
                      </m:e>
                      <m:sup>
                        <m:r>
                          <m:rPr>
                            <m:sty m:val="bi"/>
                          </m:rPr>
                          <w:rPr>
                            <w:rFonts w:ascii="Cambria Math" w:eastAsiaTheme="minorEastAsia" w:hAnsi="Cambria Math"/>
                            <w:sz w:val="24"/>
                            <w:szCs w:val="24"/>
                            <w:lang w:eastAsia="zh-CN"/>
                          </w:rPr>
                          <m:t>2</m:t>
                        </m:r>
                      </m:sup>
                    </m:sSup>
                  </m:den>
                </m:f>
              </m:e>
            </m:d>
          </m:e>
        </m:func>
      </m:oMath>
      <w:r w:rsidRPr="00ED2D36">
        <w:rPr>
          <w:rFonts w:ascii="Times New Roman" w:eastAsiaTheme="minorEastAsia" w:hAnsi="Times New Roman"/>
          <w:sz w:val="24"/>
          <w:szCs w:val="24"/>
          <w:lang w:eastAsia="zh-CN"/>
        </w:rPr>
        <w:t xml:space="preserve">       (S3)</w:t>
      </w:r>
    </w:p>
    <w:p w14:paraId="65480509" w14:textId="4272EC50" w:rsidR="00786B96" w:rsidRPr="00ED2D36" w:rsidRDefault="00390B1A" w:rsidP="00397965">
      <w:pPr>
        <w:pStyle w:val="a3"/>
        <w:spacing w:line="360" w:lineRule="auto"/>
        <w:jc w:val="both"/>
        <w:rPr>
          <w:rFonts w:ascii="Times New Roman" w:hAnsi="Times New Roman" w:cs="Times New Roman"/>
          <w:color w:val="000000" w:themeColor="text1"/>
        </w:rPr>
      </w:pPr>
      <w:ins w:id="1733" w:author="SYLZ" w:date="2026-03-27T14:16:00Z">
        <w:r>
          <w:rPr>
            <w:rFonts w:ascii="Times New Roman" w:hAnsi="Times New Roman" w:cs="Times New Roman" w:hint="eastAsia"/>
            <w:color w:val="000000" w:themeColor="text1"/>
          </w:rPr>
          <w:t>P</w:t>
        </w:r>
        <w:r w:rsidRPr="00390B1A">
          <w:rPr>
            <w:rFonts w:ascii="Times New Roman" w:hAnsi="Times New Roman" w:cs="Times New Roman"/>
            <w:color w:val="000000" w:themeColor="text1"/>
          </w:rPr>
          <w:t>arameter vector</w:t>
        </w:r>
      </w:ins>
      <w:del w:id="1734" w:author="SYLZ" w:date="2026-03-27T14:16:00Z">
        <w:r w:rsidR="00786B96" w:rsidRPr="00ED2D36" w:rsidDel="00390B1A">
          <w:rPr>
            <w:rFonts w:ascii="Times New Roman" w:hAnsi="Times New Roman" w:cs="Times New Roman"/>
            <w:color w:val="000000" w:themeColor="text1"/>
          </w:rPr>
          <w:delText>Particles</w:delText>
        </w:r>
      </w:del>
      <w:r w:rsidR="00786B96" w:rsidRPr="00ED2D36">
        <w:rPr>
          <w:rFonts w:ascii="Times New Roman" w:hAnsi="Times New Roman" w:cs="Times New Roman"/>
          <w:color w:val="000000" w:themeColor="text1"/>
        </w:rPr>
        <w:t xml:space="preserve"> whose predicted pH values are closer to the measured pH receive larger likelihood weights.</w:t>
      </w:r>
    </w:p>
    <w:p w14:paraId="16F61F63"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735" w:name="_Toc225862925"/>
      <w:bookmarkStart w:id="1736" w:name="resampling"/>
      <w:bookmarkEnd w:id="1730"/>
      <w:r w:rsidRPr="00ED2D36">
        <w:rPr>
          <w:rFonts w:ascii="Times New Roman" w:hAnsi="Times New Roman" w:cs="Times New Roman"/>
          <w:color w:val="000000" w:themeColor="text1"/>
          <w:sz w:val="24"/>
          <w:szCs w:val="24"/>
        </w:rPr>
        <w:t>4. Resampling</w:t>
      </w:r>
      <w:bookmarkEnd w:id="1735"/>
    </w:p>
    <w:p w14:paraId="7B1EC8C4" w14:textId="601192EB"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likelihood weights</w:t>
      </w:r>
      <w:r w:rsidRPr="00ED2D36">
        <w:rPr>
          <w:rFonts w:ascii="Times New Roman" w:hAnsi="Times New Roman" w:cs="Times New Roman"/>
          <w:b/>
          <w:bCs/>
          <w:i/>
          <w:iCs/>
        </w:rPr>
        <w:t xml:space="preserve"> </w:t>
      </w:r>
      <m:oMath>
        <m:r>
          <m:rPr>
            <m:sty m:val="bi"/>
          </m:rPr>
          <w:rPr>
            <w:rFonts w:ascii="Cambria Math" w:hAnsi="Cambria Math" w:cs="Times New Roman"/>
          </w:rPr>
          <m:t>L(</m:t>
        </m:r>
        <m:sSub>
          <m:sSubPr>
            <m:ctrlPr>
              <w:rPr>
                <w:rFonts w:ascii="Cambria Math" w:hAnsi="Cambria Math" w:cs="Times New Roman"/>
                <w:b/>
                <w:bCs/>
                <w:i/>
                <w:iCs/>
              </w:rPr>
            </m:ctrlPr>
          </m:sSubPr>
          <m:e>
            <m:r>
              <m:rPr>
                <m:sty m:val="bi"/>
              </m:rPr>
              <w:rPr>
                <w:rFonts w:ascii="Cambria Math" w:hAnsi="Cambria Math" w:cs="Times New Roman"/>
              </w:rPr>
              <m:t>θ</m:t>
            </m:r>
          </m:e>
          <m:sub>
            <m:r>
              <m:rPr>
                <m:sty m:val="bi"/>
              </m:rPr>
              <w:rPr>
                <w:rFonts w:ascii="Cambria Math" w:hAnsi="Cambria Math" w:cs="Times New Roman"/>
              </w:rPr>
              <m:t>i</m:t>
            </m:r>
          </m:sub>
        </m:sSub>
        <m:r>
          <m:rPr>
            <m:sty m:val="bi"/>
          </m:rPr>
          <w:rPr>
            <w:rFonts w:ascii="Cambria Math" w:hAnsi="Cambria Math" w:cs="Times New Roman"/>
          </w:rPr>
          <m:t>)</m:t>
        </m:r>
      </m:oMath>
      <w:r w:rsidRPr="00ED2D36">
        <w:rPr>
          <w:rFonts w:ascii="Times New Roman" w:hAnsi="Times New Roman" w:cs="Times New Roman"/>
          <w:color w:val="000000" w:themeColor="text1"/>
        </w:rPr>
        <w:t xml:space="preserve"> are normalized </w:t>
      </w:r>
      <w:ins w:id="1737" w:author="Yibin Jiang" w:date="2026-03-21T12:20:00Z">
        <w:r w:rsidR="00ED5E1A" w:rsidRPr="00ED2D36">
          <w:rPr>
            <w:rFonts w:ascii="Times New Roman" w:hAnsi="Times New Roman" w:cs="Times New Roman"/>
            <w:color w:val="000000" w:themeColor="text1"/>
          </w:rPr>
          <w:t xml:space="preserve">among the </w:t>
        </w:r>
      </w:ins>
      <w:ins w:id="1738" w:author="SYLZ" w:date="2026-03-27T14:16:00Z">
        <w:r w:rsidR="00390B1A" w:rsidRPr="00390B1A">
          <w:rPr>
            <w:rFonts w:ascii="Times New Roman" w:hAnsi="Times New Roman" w:cs="Times New Roman"/>
            <w:color w:val="000000" w:themeColor="text1"/>
          </w:rPr>
          <w:t>parameter vector</w:t>
        </w:r>
        <w:r w:rsidR="00390B1A">
          <w:rPr>
            <w:rFonts w:ascii="Times New Roman" w:hAnsi="Times New Roman" w:cs="Times New Roman" w:hint="eastAsia"/>
            <w:color w:val="000000" w:themeColor="text1"/>
          </w:rPr>
          <w:t>s</w:t>
        </w:r>
      </w:ins>
      <w:ins w:id="1739" w:author="Yibin Jiang" w:date="2026-03-21T12:20:00Z">
        <w:del w:id="1740" w:author="SYLZ" w:date="2026-03-27T14:16:00Z">
          <w:r w:rsidR="00ED5E1A" w:rsidRPr="00ED2D36" w:rsidDel="00390B1A">
            <w:rPr>
              <w:rFonts w:ascii="Times New Roman" w:hAnsi="Times New Roman" w:cs="Times New Roman"/>
              <w:color w:val="000000" w:themeColor="text1"/>
            </w:rPr>
            <w:delText>particles</w:delText>
          </w:r>
        </w:del>
        <w:r w:rsidR="00ED5E1A"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and used for multinomial resampling. Specifically, new </w:t>
      </w:r>
      <w:ins w:id="1741" w:author="SYLZ" w:date="2026-03-27T14:16:00Z">
        <w:r w:rsidR="00390B1A" w:rsidRPr="00390B1A">
          <w:rPr>
            <w:rFonts w:ascii="Times New Roman" w:hAnsi="Times New Roman" w:cs="Times New Roman"/>
            <w:color w:val="000000" w:themeColor="text1"/>
          </w:rPr>
          <w:t>parameter vector</w:t>
        </w:r>
        <w:r w:rsidR="00390B1A">
          <w:rPr>
            <w:rFonts w:ascii="Times New Roman" w:hAnsi="Times New Roman" w:cs="Times New Roman" w:hint="eastAsia"/>
            <w:color w:val="000000" w:themeColor="text1"/>
          </w:rPr>
          <w:t>s</w:t>
        </w:r>
      </w:ins>
      <w:del w:id="1742" w:author="SYLZ" w:date="2026-03-27T14:16:00Z">
        <w:r w:rsidRPr="00ED2D36" w:rsidDel="00390B1A">
          <w:rPr>
            <w:rFonts w:ascii="Times New Roman" w:hAnsi="Times New Roman" w:cs="Times New Roman"/>
            <w:color w:val="000000" w:themeColor="text1"/>
          </w:rPr>
          <w:delText>particles</w:delText>
        </w:r>
      </w:del>
      <w:r w:rsidRPr="00ED2D36">
        <w:rPr>
          <w:rFonts w:ascii="Times New Roman" w:hAnsi="Times New Roman" w:cs="Times New Roman"/>
          <w:color w:val="000000" w:themeColor="text1"/>
        </w:rPr>
        <w:t xml:space="preserve"> are drawn with replacement from the original </w:t>
      </w:r>
      <w:del w:id="1743" w:author="SYLZ" w:date="2026-03-27T14:17:00Z">
        <w:r w:rsidRPr="00ED2D36" w:rsidDel="00390B1A">
          <w:rPr>
            <w:rFonts w:ascii="Times New Roman" w:hAnsi="Times New Roman" w:cs="Times New Roman"/>
            <w:color w:val="000000" w:themeColor="text1"/>
          </w:rPr>
          <w:delText>particle</w:delText>
        </w:r>
      </w:del>
      <w:ins w:id="1744"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set, and the sampling probability of each </w:t>
      </w:r>
      <w:del w:id="1745" w:author="SYLZ" w:date="2026-03-27T14:17:00Z">
        <w:r w:rsidRPr="00ED2D36" w:rsidDel="00390B1A">
          <w:rPr>
            <w:rFonts w:ascii="Times New Roman" w:hAnsi="Times New Roman" w:cs="Times New Roman"/>
            <w:color w:val="000000" w:themeColor="text1"/>
          </w:rPr>
          <w:delText>particle</w:delText>
        </w:r>
      </w:del>
      <w:ins w:id="1746"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is proportional to its normalized likelihood weight. In this way, </w:t>
      </w:r>
      <w:ins w:id="1747" w:author="SYLZ" w:date="2026-03-27T14:16:00Z">
        <w:r w:rsidR="00390B1A" w:rsidRPr="00390B1A">
          <w:rPr>
            <w:rFonts w:ascii="Times New Roman" w:hAnsi="Times New Roman" w:cs="Times New Roman"/>
            <w:color w:val="000000" w:themeColor="text1"/>
          </w:rPr>
          <w:t>parameter vector</w:t>
        </w:r>
      </w:ins>
      <w:del w:id="1748" w:author="SYLZ" w:date="2026-03-27T14:16:00Z">
        <w:r w:rsidRPr="00ED2D36" w:rsidDel="00390B1A">
          <w:rPr>
            <w:rFonts w:ascii="Times New Roman" w:hAnsi="Times New Roman" w:cs="Times New Roman"/>
            <w:color w:val="000000" w:themeColor="text1"/>
          </w:rPr>
          <w:delText>particle</w:delText>
        </w:r>
      </w:del>
      <w:r w:rsidRPr="00ED2D36">
        <w:rPr>
          <w:rFonts w:ascii="Times New Roman" w:hAnsi="Times New Roman" w:cs="Times New Roman"/>
          <w:color w:val="000000" w:themeColor="text1"/>
        </w:rPr>
        <w:t xml:space="preserve">s that are more consistent with the measured pH are preferentially retained, whereas </w:t>
      </w:r>
      <w:ins w:id="1749" w:author="SYLZ" w:date="2026-03-27T14:17:00Z">
        <w:r w:rsidR="00390B1A" w:rsidRPr="00390B1A">
          <w:rPr>
            <w:rFonts w:ascii="Times New Roman" w:hAnsi="Times New Roman" w:cs="Times New Roman"/>
            <w:color w:val="000000" w:themeColor="text1"/>
          </w:rPr>
          <w:t>parameter vector</w:t>
        </w:r>
      </w:ins>
      <w:del w:id="1750" w:author="SYLZ" w:date="2026-03-27T14:17:00Z">
        <w:r w:rsidRPr="00ED2D36" w:rsidDel="00390B1A">
          <w:rPr>
            <w:rFonts w:ascii="Times New Roman" w:hAnsi="Times New Roman" w:cs="Times New Roman"/>
            <w:color w:val="000000" w:themeColor="text1"/>
          </w:rPr>
          <w:delText>particle</w:delText>
        </w:r>
      </w:del>
      <w:r w:rsidRPr="00ED2D36">
        <w:rPr>
          <w:rFonts w:ascii="Times New Roman" w:hAnsi="Times New Roman" w:cs="Times New Roman"/>
          <w:color w:val="000000" w:themeColor="text1"/>
        </w:rPr>
        <w:t>s that are inconsistent with the measured pH gradually disappear from the ensemble.</w:t>
      </w:r>
    </w:p>
    <w:p w14:paraId="6709030F" w14:textId="72369D54"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result of this step is an empirical approximation to the posterior distribution</w:t>
      </w:r>
      <w:r w:rsidRPr="00ED2D36">
        <w:rPr>
          <w:rFonts w:ascii="Times New Roman" w:hAnsi="Times New Roman" w:cs="Times New Roman"/>
          <w:b/>
          <w:bCs/>
          <w:i/>
          <w:iCs/>
          <w:color w:val="000000" w:themeColor="text1"/>
        </w:rPr>
        <w:t xml:space="preserve"> </w:t>
      </w:r>
      <m:oMath>
        <m:r>
          <m:rPr>
            <m:sty m:val="bi"/>
          </m:rPr>
          <w:rPr>
            <w:rFonts w:ascii="Cambria Math" w:hAnsi="Cambria Math" w:cs="Times New Roman"/>
            <w:color w:val="000000" w:themeColor="text1"/>
          </w:rPr>
          <m:t>p</m:t>
        </m:r>
        <m:d>
          <m:dPr>
            <m:ctrlPr>
              <w:rPr>
                <w:rFonts w:ascii="Cambria Math" w:hAnsi="Cambria Math" w:cs="Times New Roman"/>
                <w:b/>
                <w:bCs/>
                <w:i/>
                <w:iCs/>
                <w:color w:val="000000" w:themeColor="text1"/>
              </w:rPr>
            </m:ctrlPr>
          </m:dPr>
          <m:e>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θ</m:t>
                </m:r>
              </m:e>
              <m:sub>
                <m:r>
                  <m:rPr>
                    <m:sty m:val="bi"/>
                  </m:rPr>
                  <w:rPr>
                    <w:rFonts w:ascii="Cambria Math" w:hAnsi="Cambria Math" w:cs="Times New Roman"/>
                    <w:color w:val="000000" w:themeColor="text1"/>
                  </w:rPr>
                  <m:t>i</m:t>
                </m:r>
              </m:sub>
            </m:sSub>
            <m:r>
              <m:rPr>
                <m:sty m:val="bi"/>
              </m:rPr>
              <w:rPr>
                <w:rFonts w:ascii="Cambria Math" w:hAnsi="Cambria Math" w:cs="Times New Roman"/>
                <w:color w:val="000000" w:themeColor="text1"/>
              </w:rPr>
              <m:t>∣</m:t>
            </m:r>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obs</m:t>
                </m:r>
              </m:sub>
            </m:sSub>
          </m:e>
        </m:d>
      </m:oMath>
      <w:r w:rsidRPr="00ED2D36">
        <w:rPr>
          <w:rFonts w:ascii="Times New Roman" w:hAnsi="Times New Roman" w:cs="Times New Roman"/>
          <w:color w:val="000000" w:themeColor="text1"/>
        </w:rPr>
        <w:t xml:space="preserve">. Importantly, the algorithm does not update parameters by moving one best-fit parameter vector directly. Instead, it updates the whole </w:t>
      </w:r>
      <w:del w:id="1751" w:author="SYLZ" w:date="2026-03-27T14:17:00Z">
        <w:r w:rsidRPr="00ED2D36" w:rsidDel="00390B1A">
          <w:rPr>
            <w:rFonts w:ascii="Times New Roman" w:hAnsi="Times New Roman" w:cs="Times New Roman"/>
            <w:color w:val="000000" w:themeColor="text1"/>
          </w:rPr>
          <w:delText>particle</w:delText>
        </w:r>
      </w:del>
      <w:ins w:id="1752"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population so that the </w:t>
      </w:r>
      <w:del w:id="1753" w:author="SYLZ" w:date="2026-03-27T14:17:00Z">
        <w:r w:rsidRPr="00ED2D36" w:rsidDel="00390B1A">
          <w:rPr>
            <w:rFonts w:ascii="Times New Roman" w:hAnsi="Times New Roman" w:cs="Times New Roman"/>
            <w:color w:val="000000" w:themeColor="text1"/>
          </w:rPr>
          <w:delText>particle</w:delText>
        </w:r>
      </w:del>
      <w:ins w:id="1754"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ensemble itself becomes a numerical representation of the posterior distribution.</w:t>
      </w:r>
    </w:p>
    <w:p w14:paraId="5FC73A07"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755" w:name="_Toc225862926"/>
      <w:bookmarkStart w:id="1756" w:name="posterior-updating"/>
      <w:bookmarkEnd w:id="1736"/>
      <w:r w:rsidRPr="00ED2D36">
        <w:rPr>
          <w:rFonts w:ascii="Times New Roman" w:hAnsi="Times New Roman" w:cs="Times New Roman"/>
          <w:color w:val="000000" w:themeColor="text1"/>
          <w:sz w:val="24"/>
          <w:szCs w:val="24"/>
        </w:rPr>
        <w:lastRenderedPageBreak/>
        <w:t>5. Posterior updating</w:t>
      </w:r>
      <w:bookmarkEnd w:id="1755"/>
    </w:p>
    <w:p w14:paraId="790A07BD" w14:textId="1795ADCC"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After resampling, the posterior statistics of each parameter are computed from the resampled </w:t>
      </w:r>
      <w:del w:id="1757" w:author="SYLZ" w:date="2026-03-27T14:17:00Z">
        <w:r w:rsidRPr="00ED2D36" w:rsidDel="00390B1A">
          <w:rPr>
            <w:rFonts w:ascii="Times New Roman" w:hAnsi="Times New Roman" w:cs="Times New Roman"/>
            <w:color w:val="000000" w:themeColor="text1"/>
          </w:rPr>
          <w:delText>particle</w:delText>
        </w:r>
      </w:del>
      <w:ins w:id="1758" w:author="SYLZ" w:date="2026-03-27T14:17:00Z">
        <w:r w:rsidR="00390B1A">
          <w:rPr>
            <w:rFonts w:ascii="Times New Roman" w:hAnsi="Times New Roman" w:cs="Times New Roman"/>
            <w:color w:val="000000" w:themeColor="text1"/>
          </w:rPr>
          <w:t>parameter vector</w:t>
        </w:r>
      </w:ins>
      <w:r w:rsidRPr="00ED2D36">
        <w:rPr>
          <w:rFonts w:ascii="Times New Roman" w:hAnsi="Times New Roman" w:cs="Times New Roman"/>
          <w:color w:val="000000" w:themeColor="text1"/>
        </w:rPr>
        <w:t xml:space="preserve"> ensemble. For example, for buffer pair </w:t>
      </w:r>
      <w:proofErr w:type="spellStart"/>
      <w:r w:rsidRPr="00ED2D36">
        <w:rPr>
          <w:rFonts w:ascii="Times New Roman" w:hAnsi="Times New Roman" w:cs="Times New Roman"/>
          <w:b/>
          <w:bCs/>
          <w:i/>
          <w:iCs/>
          <w:color w:val="000000" w:themeColor="text1"/>
        </w:rPr>
        <w:t>i</w:t>
      </w:r>
      <w:proofErr w:type="spellEnd"/>
      <w:r w:rsidRPr="00ED2D36">
        <w:rPr>
          <w:rFonts w:ascii="Times New Roman" w:hAnsi="Times New Roman" w:cs="Times New Roman"/>
          <w:color w:val="000000" w:themeColor="text1"/>
        </w:rPr>
        <w:t xml:space="preserve">, </w:t>
      </w:r>
      <m:oMath>
        <m:sSub>
          <m:sSubPr>
            <m:ctrlPr>
              <w:rPr>
                <w:rFonts w:ascii="Cambria Math" w:hAnsi="Cambria Math" w:cs="Times New Roman"/>
                <w:b/>
                <w:bCs/>
                <w:i/>
                <w:w w:val="108"/>
                <w:lang w:val="en-GB"/>
              </w:rPr>
            </m:ctrlPr>
          </m:sSubPr>
          <m:e>
            <m:sSubSup>
              <m:sSubSupPr>
                <m:ctrlPr>
                  <w:rPr>
                    <w:rFonts w:ascii="Cambria Math" w:hAnsi="Cambria Math" w:cs="Times New Roman"/>
                    <w:b/>
                    <w:bCs/>
                    <w:i/>
                    <w:w w:val="108"/>
                    <w:lang w:val="en-GB"/>
                  </w:rPr>
                </m:ctrlPr>
              </m:sSubSupPr>
              <m:e>
                <m:r>
                  <m:rPr>
                    <m:sty m:val="bi"/>
                  </m:rPr>
                  <w:rPr>
                    <w:rFonts w:ascii="Cambria Math" w:hAnsi="Cambria Math" w:cs="Times New Roman"/>
                    <w:w w:val="108"/>
                    <w:lang w:val="en-GB"/>
                  </w:rPr>
                  <m:t>μ</m:t>
                </m:r>
              </m:e>
              <m:sub>
                <m:r>
                  <m:rPr>
                    <m:sty m:val="bi"/>
                  </m:rPr>
                  <w:rPr>
                    <w:rFonts w:ascii="Cambria Math" w:hAnsi="Cambria Math" w:cs="Times New Roman"/>
                    <w:w w:val="108"/>
                    <w:lang w:val="en-GB"/>
                  </w:rPr>
                  <m:t>pKa</m:t>
                </m:r>
              </m:sub>
              <m:sup>
                <m:r>
                  <m:rPr>
                    <m:sty m:val="bi"/>
                  </m:rPr>
                  <w:rPr>
                    <w:rFonts w:ascii="Cambria Math" w:hAnsi="Cambria Math" w:cs="Times New Roman"/>
                    <w:w w:val="108"/>
                    <w:lang w:val="en-GB"/>
                  </w:rPr>
                  <m:t>post</m:t>
                </m:r>
              </m:sup>
            </m:sSubSup>
          </m:e>
          <m:sub>
            <m:r>
              <m:rPr>
                <m:sty m:val="bi"/>
              </m:rPr>
              <w:rPr>
                <w:rFonts w:ascii="Cambria Math" w:hAnsi="Cambria Math" w:cs="Times New Roman"/>
                <w:w w:val="108"/>
                <w:lang w:val="en-GB"/>
              </w:rPr>
              <m:t>i</m:t>
            </m:r>
          </m:sub>
        </m:sSub>
      </m:oMath>
      <w:r w:rsidRPr="00ED2D36">
        <w:rPr>
          <w:rFonts w:ascii="Times New Roman" w:hAnsi="Times New Roman" w:cs="Times New Roman"/>
          <w:w w:val="108"/>
          <w:lang w:val="en-GB"/>
        </w:rPr>
        <w:t>(</w:t>
      </w:r>
      <w:r w:rsidRPr="00ED2D36">
        <w:rPr>
          <w:rFonts w:ascii="Times New Roman" w:hAnsi="Times New Roman" w:cs="Times New Roman"/>
          <w:color w:val="000000" w:themeColor="text1"/>
        </w:rPr>
        <w:t xml:space="preserve">the posterior mean of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Sub>
      </m:oMath>
      <w:r w:rsidRPr="00ED2D36">
        <w:rPr>
          <w:rFonts w:ascii="Times New Roman" w:hAnsi="Times New Roman" w:cs="Times New Roman"/>
          <w:w w:val="108"/>
          <w:lang w:val="en-GB"/>
        </w:rPr>
        <w:t xml:space="preserve">) </w:t>
      </w:r>
      <w:r w:rsidRPr="00ED2D36">
        <w:rPr>
          <w:rFonts w:ascii="Times New Roman" w:hAnsi="Times New Roman" w:cs="Times New Roman"/>
          <w:color w:val="000000" w:themeColor="text1"/>
        </w:rPr>
        <w:t xml:space="preserve">and </w:t>
      </w:r>
      <m:oMath>
        <m:sSub>
          <m:sSubPr>
            <m:ctrlPr>
              <w:rPr>
                <w:rFonts w:ascii="Cambria Math" w:hAnsi="Cambria Math" w:cs="Times New Roman"/>
                <w:b/>
                <w:bCs/>
                <w:i/>
                <w:w w:val="108"/>
                <w:lang w:val="en-GB"/>
              </w:rPr>
            </m:ctrlPr>
          </m:sSubPr>
          <m:e>
            <m:sSubSup>
              <m:sSubSupPr>
                <m:ctrlPr>
                  <w:rPr>
                    <w:rFonts w:ascii="Cambria Math" w:hAnsi="Cambria Math" w:cs="Times New Roman"/>
                    <w:b/>
                    <w:bCs/>
                    <w:i/>
                    <w:w w:val="108"/>
                    <w:lang w:val="en-GB"/>
                  </w:rPr>
                </m:ctrlPr>
              </m:sSubSupPr>
              <m:e>
                <m:r>
                  <m:rPr>
                    <m:sty m:val="bi"/>
                  </m:rPr>
                  <w:rPr>
                    <w:rFonts w:ascii="Cambria Math" w:hAnsi="Cambria Math" w:cs="Times New Roman"/>
                    <w:w w:val="108"/>
                    <w:lang w:val="en-GB"/>
                  </w:rPr>
                  <m:t>σ</m:t>
                </m:r>
              </m:e>
              <m:sub>
                <m:r>
                  <m:rPr>
                    <m:sty m:val="bi"/>
                  </m:rPr>
                  <w:rPr>
                    <w:rFonts w:ascii="Cambria Math" w:hAnsi="Cambria Math" w:cs="Times New Roman"/>
                    <w:w w:val="108"/>
                    <w:lang w:val="en-GB"/>
                  </w:rPr>
                  <m:t>pKa</m:t>
                </m:r>
              </m:sub>
              <m:sup>
                <m:r>
                  <m:rPr>
                    <m:sty m:val="bi"/>
                  </m:rPr>
                  <w:rPr>
                    <w:rFonts w:ascii="Cambria Math" w:hAnsi="Cambria Math" w:cs="Times New Roman"/>
                    <w:w w:val="108"/>
                    <w:lang w:val="en-GB"/>
                  </w:rPr>
                  <m:t>post</m:t>
                </m:r>
              </m:sup>
            </m:sSubSup>
          </m:e>
          <m:sub>
            <m:r>
              <m:rPr>
                <m:sty m:val="bi"/>
              </m:rPr>
              <w:rPr>
                <w:rFonts w:ascii="Cambria Math" w:hAnsi="Cambria Math" w:cs="Times New Roman"/>
                <w:w w:val="108"/>
                <w:lang w:val="en-GB"/>
              </w:rPr>
              <m:t>i</m:t>
            </m:r>
          </m:sub>
        </m:sSub>
      </m:oMath>
      <w:r w:rsidRPr="00ED2D36">
        <w:rPr>
          <w:rFonts w:ascii="Times New Roman" w:hAnsi="Times New Roman" w:cs="Times New Roman"/>
          <w:b/>
          <w:bCs/>
          <w:w w:val="108"/>
          <w:lang w:val="en-GB"/>
        </w:rPr>
        <w:t xml:space="preserve"> </w:t>
      </w:r>
      <w:r w:rsidRPr="00ED2D36">
        <w:rPr>
          <w:rFonts w:ascii="Times New Roman" w:hAnsi="Times New Roman" w:cs="Times New Roman"/>
          <w:w w:val="108"/>
          <w:lang w:val="en-GB"/>
        </w:rPr>
        <w:t>(</w:t>
      </w:r>
      <w:r w:rsidRPr="00ED2D36">
        <w:rPr>
          <w:rFonts w:ascii="Times New Roman" w:hAnsi="Times New Roman" w:cs="Times New Roman"/>
          <w:color w:val="000000" w:themeColor="text1"/>
        </w:rPr>
        <w:t xml:space="preserve">posterior standard deviation of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Sub>
      </m:oMath>
      <w:r w:rsidRPr="00ED2D36">
        <w:rPr>
          <w:rFonts w:ascii="Times New Roman" w:hAnsi="Times New Roman" w:cs="Times New Roman"/>
          <w:w w:val="108"/>
          <w:lang w:val="en-GB"/>
        </w:rPr>
        <w:t xml:space="preserve">) </w:t>
      </w:r>
      <w:r w:rsidRPr="00ED2D36">
        <w:rPr>
          <w:rFonts w:ascii="Times New Roman" w:hAnsi="Times New Roman" w:cs="Times New Roman"/>
          <w:color w:val="000000" w:themeColor="text1"/>
        </w:rPr>
        <w:t xml:space="preserve">are estimated using Eq. S4. </w:t>
      </w:r>
    </w:p>
    <w:p w14:paraId="10D7DEC4" w14:textId="2D979C79" w:rsidR="00786B96" w:rsidRPr="00ED2D36" w:rsidRDefault="00E00915" w:rsidP="00397965">
      <w:pPr>
        <w:pStyle w:val="a3"/>
        <w:spacing w:line="360" w:lineRule="auto"/>
        <w:jc w:val="center"/>
        <w:rPr>
          <w:rFonts w:ascii="Times New Roman" w:hAnsi="Times New Roman" w:cs="Times New Roman"/>
          <w:w w:val="108"/>
          <w:lang w:val="en-GB"/>
        </w:rPr>
      </w:pPr>
      <m:oMath>
        <m:sSub>
          <m:sSubPr>
            <m:ctrlPr>
              <w:rPr>
                <w:rFonts w:ascii="Cambria Math" w:hAnsi="Cambria Math" w:cs="Times New Roman"/>
                <w:b/>
                <w:bCs/>
                <w:i/>
                <w:w w:val="108"/>
                <w:lang w:val="en-GB"/>
              </w:rPr>
            </m:ctrlPr>
          </m:sSubPr>
          <m:e>
            <m:sSubSup>
              <m:sSubSupPr>
                <m:ctrlPr>
                  <w:rPr>
                    <w:rFonts w:ascii="Cambria Math" w:hAnsi="Cambria Math" w:cs="Times New Roman"/>
                    <w:b/>
                    <w:bCs/>
                    <w:i/>
                    <w:w w:val="108"/>
                    <w:lang w:val="en-GB"/>
                  </w:rPr>
                </m:ctrlPr>
              </m:sSubSupPr>
              <m:e>
                <m:r>
                  <m:rPr>
                    <m:sty m:val="bi"/>
                  </m:rPr>
                  <w:rPr>
                    <w:rFonts w:ascii="Cambria Math" w:hAnsi="Cambria Math" w:cs="Times New Roman"/>
                    <w:w w:val="108"/>
                    <w:lang w:val="en-GB"/>
                  </w:rPr>
                  <m:t>μ</m:t>
                </m:r>
              </m:e>
              <m:sub>
                <m:r>
                  <m:rPr>
                    <m:sty m:val="bi"/>
                  </m:rPr>
                  <w:rPr>
                    <w:rFonts w:ascii="Cambria Math" w:hAnsi="Cambria Math" w:cs="Times New Roman"/>
                    <w:w w:val="108"/>
                    <w:lang w:val="en-GB"/>
                  </w:rPr>
                  <m:t>pKa</m:t>
                </m:r>
              </m:sub>
              <m:sup>
                <m:r>
                  <m:rPr>
                    <m:sty m:val="bi"/>
                  </m:rPr>
                  <w:rPr>
                    <w:rFonts w:ascii="Cambria Math" w:hAnsi="Cambria Math" w:cs="Times New Roman"/>
                    <w:w w:val="108"/>
                    <w:lang w:val="en-GB"/>
                  </w:rPr>
                  <m:t>post</m:t>
                </m:r>
              </m:sup>
            </m:sSubSup>
          </m:e>
          <m:sub>
            <m:r>
              <m:rPr>
                <m:sty m:val="bi"/>
              </m:rPr>
              <w:rPr>
                <w:rFonts w:ascii="Cambria Math" w:hAnsi="Cambria Math" w:cs="Times New Roman"/>
                <w:w w:val="108"/>
                <w:lang w:val="en-GB"/>
              </w:rPr>
              <m:t>i</m:t>
            </m:r>
          </m:sub>
        </m:sSub>
        <m:r>
          <m:rPr>
            <m:sty m:val="bi"/>
          </m:rPr>
          <w:rPr>
            <w:rFonts w:ascii="Cambria Math" w:hAnsi="Cambria Math" w:cs="Times New Roman"/>
            <w:w w:val="108"/>
            <w:lang w:val="en-GB"/>
          </w:rPr>
          <m:t>=</m:t>
        </m:r>
        <m:f>
          <m:fPr>
            <m:ctrlPr>
              <w:rPr>
                <w:rFonts w:ascii="Cambria Math" w:hAnsi="Cambria Math" w:cs="Times New Roman"/>
                <w:b/>
                <w:bCs/>
                <w:i/>
                <w:w w:val="108"/>
                <w:lang w:val="en-GB"/>
              </w:rPr>
            </m:ctrlPr>
          </m:fPr>
          <m:num>
            <m:r>
              <m:rPr>
                <m:sty m:val="bi"/>
              </m:rPr>
              <w:rPr>
                <w:rFonts w:ascii="Cambria Math" w:hAnsi="Cambria Math" w:cs="Times New Roman"/>
                <w:w w:val="108"/>
                <w:lang w:val="en-GB"/>
              </w:rPr>
              <m:t>1</m:t>
            </m:r>
          </m:num>
          <m:den>
            <m:r>
              <m:rPr>
                <m:sty m:val="bi"/>
              </m:rPr>
              <w:rPr>
                <w:rFonts w:ascii="Cambria Math" w:hAnsi="Cambria Math" w:cs="Times New Roman"/>
                <w:w w:val="108"/>
                <w:lang w:val="en-GB"/>
              </w:rPr>
              <m:t>M</m:t>
            </m:r>
          </m:den>
        </m:f>
        <m:nary>
          <m:naryPr>
            <m:chr m:val="∑"/>
            <m:limLoc m:val="undOvr"/>
            <m:ctrlPr>
              <w:rPr>
                <w:rFonts w:ascii="Cambria Math" w:hAnsi="Cambria Math" w:cs="Times New Roman"/>
                <w:b/>
                <w:bCs/>
                <w:i/>
                <w:w w:val="108"/>
                <w:lang w:val="en-GB"/>
              </w:rPr>
            </m:ctrlPr>
          </m:naryPr>
          <m:sub>
            <m:r>
              <m:rPr>
                <m:sty m:val="bi"/>
              </m:rPr>
              <w:rPr>
                <w:rFonts w:ascii="Cambria Math" w:hAnsi="Cambria Math" w:cs="Times New Roman"/>
                <w:w w:val="108"/>
                <w:lang w:val="en-GB"/>
              </w:rPr>
              <m:t>j=1</m:t>
            </m:r>
          </m:sub>
          <m:sup>
            <m:r>
              <m:rPr>
                <m:sty m:val="bi"/>
              </m:rPr>
              <w:rPr>
                <w:rFonts w:ascii="Cambria Math" w:hAnsi="Cambria Math" w:cs="Times New Roman"/>
                <w:w w:val="108"/>
                <w:lang w:val="en-GB"/>
              </w:rPr>
              <m:t>M</m:t>
            </m:r>
          </m:sup>
          <m:e>
            <m:sSup>
              <m:sSupPr>
                <m:ctrlPr>
                  <w:rPr>
                    <w:rFonts w:ascii="Cambria Math" w:hAnsi="Cambria Math" w:cs="Times New Roman"/>
                    <w:b/>
                    <w:bCs/>
                    <w:i/>
                    <w:w w:val="108"/>
                    <w:lang w:val="en-GB"/>
                  </w:rPr>
                </m:ctrlPr>
              </m:sSupPr>
              <m:e>
                <m:sSub>
                  <m:sSubPr>
                    <m:ctrlPr>
                      <w:rPr>
                        <w:rFonts w:ascii="Cambria Math" w:hAnsi="Cambria Math" w:cs="Times New Roman"/>
                        <w:b/>
                        <w:bCs/>
                        <w:i/>
                        <w:w w:val="108"/>
                        <w:lang w:val="en-GB"/>
                      </w:rPr>
                    </m:ctrlPr>
                  </m:sSubPr>
                  <m:e>
                    <m:r>
                      <m:rPr>
                        <m:sty m:val="bi"/>
                      </m:rPr>
                      <w:rPr>
                        <w:rFonts w:ascii="Cambria Math" w:hAnsi="Cambria Math" w:cs="Times New Roman"/>
                        <w:w w:val="108"/>
                        <w:lang w:val="en-GB"/>
                      </w:rPr>
                      <m:t>pKa</m:t>
                    </m:r>
                  </m:e>
                  <m:sub>
                    <m:r>
                      <m:rPr>
                        <m:sty m:val="bi"/>
                      </m:rPr>
                      <w:rPr>
                        <w:rFonts w:ascii="Cambria Math" w:hAnsi="Cambria Math" w:cs="Times New Roman"/>
                        <w:w w:val="108"/>
                        <w:lang w:val="en-GB"/>
                      </w:rPr>
                      <m:t>i</m:t>
                    </m:r>
                  </m:sub>
                </m:sSub>
              </m:e>
              <m:sup>
                <m:r>
                  <m:rPr>
                    <m:sty m:val="bi"/>
                  </m:rPr>
                  <w:rPr>
                    <w:rFonts w:ascii="Cambria Math" w:hAnsi="Cambria Math" w:cs="Times New Roman"/>
                    <w:w w:val="108"/>
                    <w:lang w:val="en-GB"/>
                  </w:rPr>
                  <m:t>j'</m:t>
                </m:r>
              </m:sup>
            </m:sSup>
          </m:e>
        </m:nary>
        <m:r>
          <m:rPr>
            <m:sty m:val="bi"/>
          </m:rPr>
          <w:rPr>
            <w:rFonts w:ascii="Cambria Math" w:hAnsi="Cambria Math" w:cs="Times New Roman"/>
            <w:w w:val="108"/>
            <w:lang w:val="en-GB"/>
          </w:rPr>
          <m:t xml:space="preserve">; </m:t>
        </m:r>
        <m:sSub>
          <m:sSubPr>
            <m:ctrlPr>
              <w:rPr>
                <w:rFonts w:ascii="Cambria Math" w:hAnsi="Cambria Math" w:cs="Times New Roman"/>
                <w:b/>
                <w:bCs/>
                <w:i/>
                <w:w w:val="108"/>
                <w:lang w:val="en-GB"/>
              </w:rPr>
            </m:ctrlPr>
          </m:sSubPr>
          <m:e>
            <m:sSubSup>
              <m:sSubSupPr>
                <m:ctrlPr>
                  <w:rPr>
                    <w:rFonts w:ascii="Cambria Math" w:hAnsi="Cambria Math" w:cs="Times New Roman"/>
                    <w:b/>
                    <w:bCs/>
                    <w:i/>
                    <w:w w:val="108"/>
                    <w:lang w:val="en-GB"/>
                  </w:rPr>
                </m:ctrlPr>
              </m:sSubSupPr>
              <m:e>
                <m:r>
                  <m:rPr>
                    <m:sty m:val="bi"/>
                  </m:rPr>
                  <w:rPr>
                    <w:rFonts w:ascii="Cambria Math" w:hAnsi="Cambria Math" w:cs="Times New Roman"/>
                    <w:w w:val="108"/>
                    <w:lang w:val="en-GB"/>
                  </w:rPr>
                  <m:t>σ</m:t>
                </m:r>
              </m:e>
              <m:sub>
                <m:r>
                  <m:rPr>
                    <m:sty m:val="bi"/>
                  </m:rPr>
                  <w:rPr>
                    <w:rFonts w:ascii="Cambria Math" w:hAnsi="Cambria Math" w:cs="Times New Roman"/>
                    <w:w w:val="108"/>
                    <w:lang w:val="en-GB"/>
                  </w:rPr>
                  <m:t>pKa</m:t>
                </m:r>
              </m:sub>
              <m:sup>
                <m:r>
                  <m:rPr>
                    <m:sty m:val="bi"/>
                  </m:rPr>
                  <w:rPr>
                    <w:rFonts w:ascii="Cambria Math" w:hAnsi="Cambria Math" w:cs="Times New Roman"/>
                    <w:w w:val="108"/>
                    <w:lang w:val="en-GB"/>
                  </w:rPr>
                  <m:t>post</m:t>
                </m:r>
              </m:sup>
            </m:sSubSup>
          </m:e>
          <m:sub>
            <m:r>
              <m:rPr>
                <m:sty m:val="bi"/>
              </m:rPr>
              <w:rPr>
                <w:rFonts w:ascii="Cambria Math" w:hAnsi="Cambria Math" w:cs="Times New Roman"/>
                <w:w w:val="108"/>
                <w:lang w:val="en-GB"/>
              </w:rPr>
              <m:t>i</m:t>
            </m:r>
          </m:sub>
        </m:sSub>
        <m:r>
          <m:rPr>
            <m:sty m:val="bi"/>
          </m:rPr>
          <w:rPr>
            <w:rFonts w:ascii="Cambria Math" w:hAnsi="Cambria Math" w:cs="Times New Roman"/>
            <w:w w:val="108"/>
            <w:lang w:val="en-GB"/>
          </w:rPr>
          <m:t>=</m:t>
        </m:r>
        <m:rad>
          <m:radPr>
            <m:degHide m:val="1"/>
            <m:ctrlPr>
              <w:rPr>
                <w:rFonts w:ascii="Cambria Math" w:hAnsi="Cambria Math" w:cs="Times New Roman"/>
                <w:b/>
                <w:bCs/>
                <w:i/>
                <w:w w:val="108"/>
                <w:lang w:val="en-GB"/>
              </w:rPr>
            </m:ctrlPr>
          </m:radPr>
          <m:deg/>
          <m:e>
            <m:f>
              <m:fPr>
                <m:ctrlPr>
                  <w:rPr>
                    <w:rFonts w:ascii="Cambria Math" w:hAnsi="Cambria Math" w:cs="Times New Roman"/>
                    <w:b/>
                    <w:bCs/>
                    <w:i/>
                    <w:w w:val="108"/>
                    <w:lang w:val="en-GB"/>
                  </w:rPr>
                </m:ctrlPr>
              </m:fPr>
              <m:num>
                <m:r>
                  <m:rPr>
                    <m:sty m:val="bi"/>
                  </m:rPr>
                  <w:rPr>
                    <w:rFonts w:ascii="Cambria Math" w:hAnsi="Cambria Math" w:cs="Times New Roman"/>
                    <w:w w:val="108"/>
                    <w:lang w:val="en-GB"/>
                  </w:rPr>
                  <m:t>1</m:t>
                </m:r>
              </m:num>
              <m:den>
                <m:r>
                  <m:rPr>
                    <m:sty m:val="bi"/>
                  </m:rPr>
                  <w:rPr>
                    <w:rFonts w:ascii="Cambria Math" w:hAnsi="Cambria Math" w:cs="Times New Roman"/>
                    <w:w w:val="108"/>
                    <w:lang w:val="en-GB"/>
                  </w:rPr>
                  <m:t>M</m:t>
                </m:r>
              </m:den>
            </m:f>
            <m:nary>
              <m:naryPr>
                <m:chr m:val="∑"/>
                <m:limLoc m:val="undOvr"/>
                <m:ctrlPr>
                  <w:rPr>
                    <w:rFonts w:ascii="Cambria Math" w:hAnsi="Cambria Math" w:cs="Times New Roman"/>
                    <w:b/>
                    <w:bCs/>
                    <w:i/>
                    <w:w w:val="108"/>
                    <w:lang w:val="en-GB"/>
                  </w:rPr>
                </m:ctrlPr>
              </m:naryPr>
              <m:sub>
                <m:r>
                  <m:rPr>
                    <m:sty m:val="bi"/>
                  </m:rPr>
                  <w:rPr>
                    <w:rFonts w:ascii="Cambria Math" w:hAnsi="Cambria Math" w:cs="Times New Roman"/>
                    <w:w w:val="108"/>
                    <w:lang w:val="en-GB"/>
                  </w:rPr>
                  <m:t>j=1</m:t>
                </m:r>
              </m:sub>
              <m:sup>
                <m:r>
                  <m:rPr>
                    <m:sty m:val="bi"/>
                  </m:rPr>
                  <w:rPr>
                    <w:rFonts w:ascii="Cambria Math" w:hAnsi="Cambria Math" w:cs="Times New Roman"/>
                    <w:w w:val="108"/>
                    <w:lang w:val="en-GB"/>
                  </w:rPr>
                  <m:t>M</m:t>
                </m:r>
              </m:sup>
              <m:e>
                <m:sSup>
                  <m:sSupPr>
                    <m:ctrlPr>
                      <w:rPr>
                        <w:rFonts w:ascii="Cambria Math" w:hAnsi="Cambria Math" w:cs="Times New Roman"/>
                        <w:b/>
                        <w:bCs/>
                        <w:i/>
                        <w:w w:val="108"/>
                        <w:lang w:val="en-GB"/>
                      </w:rPr>
                    </m:ctrlPr>
                  </m:sSupPr>
                  <m:e>
                    <m:r>
                      <m:rPr>
                        <m:sty m:val="bi"/>
                      </m:rPr>
                      <w:rPr>
                        <w:rFonts w:ascii="Cambria Math" w:hAnsi="Cambria Math" w:cs="Times New Roman"/>
                        <w:w w:val="108"/>
                        <w:lang w:val="en-GB"/>
                      </w:rPr>
                      <m:t>(</m:t>
                    </m:r>
                    <m:sSup>
                      <m:sSupPr>
                        <m:ctrlPr>
                          <w:rPr>
                            <w:rFonts w:ascii="Cambria Math" w:hAnsi="Cambria Math" w:cs="Times New Roman"/>
                            <w:b/>
                            <w:bCs/>
                            <w:i/>
                            <w:w w:val="108"/>
                            <w:lang w:val="en-GB"/>
                          </w:rPr>
                        </m:ctrlPr>
                      </m:sSupPr>
                      <m:e>
                        <m:sSub>
                          <m:sSubPr>
                            <m:ctrlPr>
                              <w:rPr>
                                <w:rFonts w:ascii="Cambria Math" w:hAnsi="Cambria Math" w:cs="Times New Roman"/>
                                <w:b/>
                                <w:bCs/>
                                <w:i/>
                                <w:w w:val="108"/>
                                <w:lang w:val="en-GB"/>
                              </w:rPr>
                            </m:ctrlPr>
                          </m:sSubPr>
                          <m:e>
                            <m:r>
                              <m:rPr>
                                <m:sty m:val="bi"/>
                              </m:rPr>
                              <w:rPr>
                                <w:rFonts w:ascii="Cambria Math" w:hAnsi="Cambria Math" w:cs="Times New Roman"/>
                                <w:w w:val="108"/>
                                <w:lang w:val="en-GB"/>
                              </w:rPr>
                              <m:t>pK</m:t>
                            </m:r>
                          </m:e>
                          <m:sub>
                            <m:r>
                              <m:rPr>
                                <m:sty m:val="bi"/>
                              </m:rPr>
                              <w:rPr>
                                <w:rFonts w:ascii="Cambria Math" w:hAnsi="Cambria Math" w:cs="Times New Roman"/>
                                <w:w w:val="108"/>
                                <w:lang w:val="en-GB"/>
                              </w:rPr>
                              <m:t>a,i</m:t>
                            </m:r>
                          </m:sub>
                        </m:sSub>
                      </m:e>
                      <m:sup>
                        <m:sSup>
                          <m:sSupPr>
                            <m:ctrlPr>
                              <w:rPr>
                                <w:rFonts w:ascii="Cambria Math" w:hAnsi="Cambria Math" w:cs="Times New Roman"/>
                                <w:b/>
                                <w:bCs/>
                                <w:i/>
                                <w:w w:val="108"/>
                                <w:lang w:val="en-GB"/>
                              </w:rPr>
                            </m:ctrlPr>
                          </m:sSupPr>
                          <m:e>
                            <m:r>
                              <m:rPr>
                                <m:sty m:val="bi"/>
                              </m:rPr>
                              <w:rPr>
                                <w:rFonts w:ascii="Cambria Math" w:hAnsi="Cambria Math" w:cs="Times New Roman"/>
                                <w:w w:val="108"/>
                                <w:lang w:val="en-GB"/>
                              </w:rPr>
                              <m:t>j</m:t>
                            </m:r>
                          </m:e>
                          <m:sup>
                            <m:r>
                              <m:rPr>
                                <m:sty m:val="bi"/>
                              </m:rPr>
                              <w:rPr>
                                <w:rFonts w:ascii="Cambria Math" w:hAnsi="Cambria Math" w:cs="Times New Roman"/>
                                <w:w w:val="108"/>
                                <w:lang w:val="en-GB"/>
                              </w:rPr>
                              <m:t>'</m:t>
                            </m:r>
                          </m:sup>
                        </m:sSup>
                      </m:sup>
                    </m:sSup>
                    <m:r>
                      <m:rPr>
                        <m:sty m:val="bi"/>
                      </m:rPr>
                      <w:rPr>
                        <w:rFonts w:ascii="Cambria Math" w:hAnsi="Cambria Math" w:cs="Times New Roman"/>
                        <w:w w:val="108"/>
                        <w:lang w:val="en-GB"/>
                      </w:rPr>
                      <m:t>-</m:t>
                    </m:r>
                    <m:sSub>
                      <m:sSubPr>
                        <m:ctrlPr>
                          <w:rPr>
                            <w:rFonts w:ascii="Cambria Math" w:hAnsi="Cambria Math" w:cs="Times New Roman"/>
                            <w:b/>
                            <w:bCs/>
                            <w:i/>
                            <w:w w:val="108"/>
                            <w:lang w:val="en-GB"/>
                          </w:rPr>
                        </m:ctrlPr>
                      </m:sSubPr>
                      <m:e>
                        <m:sSubSup>
                          <m:sSubSupPr>
                            <m:ctrlPr>
                              <w:rPr>
                                <w:rFonts w:ascii="Cambria Math" w:hAnsi="Cambria Math" w:cs="Times New Roman"/>
                                <w:b/>
                                <w:bCs/>
                                <w:i/>
                                <w:w w:val="108"/>
                                <w:lang w:val="en-GB"/>
                              </w:rPr>
                            </m:ctrlPr>
                          </m:sSubSupPr>
                          <m:e>
                            <m:r>
                              <m:rPr>
                                <m:sty m:val="bi"/>
                              </m:rPr>
                              <w:rPr>
                                <w:rFonts w:ascii="Cambria Math" w:hAnsi="Cambria Math" w:cs="Times New Roman"/>
                                <w:w w:val="108"/>
                                <w:lang w:val="en-GB"/>
                              </w:rPr>
                              <m:t>μ</m:t>
                            </m:r>
                          </m:e>
                          <m:sub>
                            <m:r>
                              <m:rPr>
                                <m:sty m:val="bi"/>
                              </m:rPr>
                              <w:rPr>
                                <w:rFonts w:ascii="Cambria Math" w:hAnsi="Cambria Math" w:cs="Times New Roman"/>
                                <w:w w:val="108"/>
                                <w:lang w:val="en-GB"/>
                              </w:rPr>
                              <m:t>pKa</m:t>
                            </m:r>
                          </m:sub>
                          <m:sup>
                            <m:r>
                              <m:rPr>
                                <m:sty m:val="bi"/>
                              </m:rPr>
                              <w:rPr>
                                <w:rFonts w:ascii="Cambria Math" w:hAnsi="Cambria Math" w:cs="Times New Roman"/>
                                <w:w w:val="108"/>
                                <w:lang w:val="en-GB"/>
                              </w:rPr>
                              <m:t>post</m:t>
                            </m:r>
                          </m:sup>
                        </m:sSubSup>
                      </m:e>
                      <m:sub>
                        <m:r>
                          <m:rPr>
                            <m:sty m:val="bi"/>
                          </m:rPr>
                          <w:rPr>
                            <w:rFonts w:ascii="Cambria Math" w:hAnsi="Cambria Math" w:cs="Times New Roman"/>
                            <w:w w:val="108"/>
                            <w:lang w:val="en-GB"/>
                          </w:rPr>
                          <m:t>i</m:t>
                        </m:r>
                      </m:sub>
                    </m:sSub>
                    <m:r>
                      <m:rPr>
                        <m:sty m:val="bi"/>
                      </m:rPr>
                      <w:rPr>
                        <w:rFonts w:ascii="Cambria Math" w:hAnsi="Cambria Math" w:cs="Times New Roman"/>
                        <w:w w:val="108"/>
                        <w:lang w:val="en-GB"/>
                      </w:rPr>
                      <m:t>)</m:t>
                    </m:r>
                  </m:e>
                  <m:sup>
                    <m:r>
                      <m:rPr>
                        <m:sty m:val="bi"/>
                      </m:rPr>
                      <w:rPr>
                        <w:rFonts w:ascii="Cambria Math" w:hAnsi="Cambria Math" w:cs="Times New Roman"/>
                        <w:w w:val="108"/>
                        <w:lang w:val="en-GB"/>
                      </w:rPr>
                      <m:t>2</m:t>
                    </m:r>
                  </m:sup>
                </m:sSup>
              </m:e>
            </m:nary>
          </m:e>
        </m:rad>
      </m:oMath>
      <w:r w:rsidR="00786B96" w:rsidRPr="00ED2D36">
        <w:rPr>
          <w:rFonts w:ascii="Times New Roman" w:hAnsi="Times New Roman" w:cs="Times New Roman"/>
          <w:b/>
          <w:bCs/>
          <w:w w:val="108"/>
          <w:lang w:val="en-GB"/>
        </w:rPr>
        <w:t xml:space="preserve">  </w:t>
      </w:r>
      <w:r w:rsidR="00786B96" w:rsidRPr="00ED2D36">
        <w:rPr>
          <w:rFonts w:ascii="Times New Roman" w:hAnsi="Times New Roman" w:cs="Times New Roman"/>
          <w:w w:val="108"/>
          <w:lang w:val="en-GB"/>
        </w:rPr>
        <w:t>(S4)</w:t>
      </w:r>
    </w:p>
    <w:p w14:paraId="4489B77B" w14:textId="4AA8654C"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same calculation is performed for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n</m:t>
            </m:r>
          </m:e>
          <m:sub>
            <m:r>
              <m:rPr>
                <m:sty m:val="bi"/>
              </m:rPr>
              <w:rPr>
                <w:rFonts w:ascii="Cambria Math" w:hAnsi="Cambria Math" w:cs="Times New Roman"/>
                <w:color w:val="000000" w:themeColor="text1"/>
                <w:vertAlign w:val="subscript"/>
              </w:rPr>
              <m:t>total</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i</m:t>
            </m:r>
          </m:sub>
        </m:sSub>
      </m:oMath>
      <w:r w:rsidRPr="00ED2D36">
        <w:rPr>
          <w:rFonts w:ascii="Times New Roman" w:hAnsi="Times New Roman" w:cs="Times New Roman"/>
          <w:color w:val="000000" w:themeColor="text1"/>
        </w:rPr>
        <w:t xml:space="preserve">. These posterior means and posterior standard deviations are then used as the prior means and prior standard deviations for the next </w:t>
      </w:r>
      <w:del w:id="1759" w:author="Yibin Jiang" w:date="2026-03-31T15:21:00Z">
        <w:r w:rsidRPr="00ED2D36" w:rsidDel="00802F0C">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step. Thus, parameter updating proceeds recursively from one </w:t>
      </w:r>
      <w:del w:id="1760" w:author="Yibin Jiang" w:date="2026-03-31T15:21:00Z">
        <w:r w:rsidRPr="00ED2D36" w:rsidDel="00802F0C">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step to the next.</w:t>
      </w:r>
    </w:p>
    <w:p w14:paraId="7250BEF3" w14:textId="41B56E8C" w:rsidR="00786B96" w:rsidRPr="00ED2D36" w:rsidRDefault="00786B96" w:rsidP="00397965">
      <w:pPr>
        <w:pStyle w:val="a3"/>
        <w:spacing w:line="360" w:lineRule="auto"/>
        <w:jc w:val="both"/>
        <w:rPr>
          <w:rFonts w:ascii="Times New Roman" w:hAnsi="Times New Roman" w:cs="Times New Roman"/>
          <w:color w:val="000000" w:themeColor="text1"/>
        </w:rPr>
      </w:pPr>
      <w:del w:id="1761" w:author="Yibin Jiang" w:date="2026-03-21T12:21:00Z">
        <w:r w:rsidRPr="00ED2D36" w:rsidDel="00FE1B30">
          <w:rPr>
            <w:rFonts w:ascii="Times New Roman" w:hAnsi="Times New Roman" w:cs="Times New Roman"/>
            <w:color w:val="000000" w:themeColor="text1"/>
          </w:rPr>
          <w:delText xml:space="preserve">This point is important for interpretation. </w:delText>
        </w:r>
      </w:del>
      <w:r w:rsidRPr="00ED2D36">
        <w:rPr>
          <w:rFonts w:ascii="Times New Roman" w:hAnsi="Times New Roman" w:cs="Times New Roman"/>
          <w:color w:val="000000" w:themeColor="text1"/>
        </w:rPr>
        <w:t>The Bayesian algorithm does not infer the chemical parameters only once at the beginning of the experiment. Rather, after every new pH measurement, the posterior distribution is updated, and the updated posterior becomes the starting prior for the next</w:t>
      </w:r>
      <w:del w:id="1762" w:author="Yibin Jiang" w:date="2026-03-31T15:21:00Z">
        <w:r w:rsidRPr="00ED2D36" w:rsidDel="000F470A">
          <w:rPr>
            <w:rFonts w:ascii="Times New Roman" w:hAnsi="Times New Roman" w:cs="Times New Roman"/>
            <w:color w:val="000000" w:themeColor="text1"/>
          </w:rPr>
          <w:delText xml:space="preserve"> </w:delText>
        </w:r>
      </w:del>
      <w:ins w:id="1763" w:author="Yibin Jiang" w:date="2026-03-31T15:21:00Z">
        <w:r w:rsidR="000F470A">
          <w:rPr>
            <w:rFonts w:ascii="Times New Roman" w:hAnsi="Times New Roman" w:cs="Times New Roman" w:hint="eastAsia"/>
            <w:color w:val="000000" w:themeColor="text1"/>
          </w:rPr>
          <w:t xml:space="preserve"> </w:t>
        </w:r>
      </w:ins>
      <w:del w:id="1764" w:author="Yibin Jiang" w:date="2026-03-31T15:21:00Z">
        <w:r w:rsidRPr="00ED2D36" w:rsidDel="000F470A">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step. As the</w:t>
      </w:r>
      <w:ins w:id="1765" w:author="Yibin Jiang" w:date="2026-03-31T15:21:00Z">
        <w:r w:rsidR="000F470A" w:rsidRPr="000F470A">
          <w:t xml:space="preserve"> </w:t>
        </w:r>
        <w:r w:rsidR="000F470A" w:rsidRPr="000F470A">
          <w:rPr>
            <w:rFonts w:ascii="Times New Roman" w:hAnsi="Times New Roman" w:cs="Times New Roman"/>
            <w:color w:val="000000" w:themeColor="text1"/>
          </w:rPr>
          <w:t>pH-adjustment</w:t>
        </w:r>
      </w:ins>
      <w:r w:rsidRPr="00ED2D36">
        <w:rPr>
          <w:rFonts w:ascii="Times New Roman" w:hAnsi="Times New Roman" w:cs="Times New Roman"/>
          <w:color w:val="000000" w:themeColor="text1"/>
        </w:rPr>
        <w:t xml:space="preserve"> </w:t>
      </w:r>
      <w:del w:id="1766" w:author="Yibin Jiang" w:date="2026-03-31T15:21:00Z">
        <w:r w:rsidRPr="00ED2D36" w:rsidDel="000F470A">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proceeds, the posterior distributions usually become narrower and more informative, so the model gains increasing confidence in the chemical state of the system. This progressive refinement improves both pH prediction and subsequent volume recommendation.</w:t>
      </w:r>
    </w:p>
    <w:p w14:paraId="1EBA653E" w14:textId="60CFA30E" w:rsidR="00786B96" w:rsidRPr="00DA58CB" w:rsidRDefault="00786B96">
      <w:pPr>
        <w:pStyle w:val="2"/>
        <w:rPr>
          <w:rFonts w:ascii="Times New Roman" w:eastAsia="Times New Roman" w:hAnsi="Times New Roman" w:cs="Times New Roman"/>
          <w:color w:val="auto"/>
          <w:sz w:val="24"/>
          <w:szCs w:val="24"/>
          <w:rPrChange w:id="1767" w:author="SYLZ" w:date="2026-03-27T15:34:00Z">
            <w:rPr>
              <w:rFonts w:ascii="Times New Roman" w:hAnsi="Times New Roman" w:cs="Times New Roman"/>
              <w:color w:val="000000" w:themeColor="text1"/>
              <w:sz w:val="24"/>
              <w:szCs w:val="24"/>
            </w:rPr>
          </w:rPrChange>
        </w:rPr>
        <w:pPrChange w:id="1768" w:author="SYLZ" w:date="2026-03-27T15:34:00Z">
          <w:pPr>
            <w:pStyle w:val="2"/>
            <w:spacing w:line="360" w:lineRule="auto"/>
            <w:jc w:val="both"/>
          </w:pPr>
        </w:pPrChange>
      </w:pPr>
      <w:bookmarkStart w:id="1769" w:name="_Toc225862927"/>
      <w:bookmarkStart w:id="1770" w:name="X589f051171cac6e4cbaaeacf2a404bb35cf62d3"/>
      <w:bookmarkEnd w:id="1433"/>
      <w:bookmarkEnd w:id="1756"/>
      <w:r w:rsidRPr="00DA58CB">
        <w:rPr>
          <w:rFonts w:ascii="Times New Roman" w:eastAsia="Times New Roman" w:hAnsi="Times New Roman" w:cs="Times New Roman"/>
          <w:color w:val="auto"/>
          <w:sz w:val="24"/>
          <w:szCs w:val="24"/>
          <w:rPrChange w:id="1771" w:author="SYLZ" w:date="2026-03-27T15:34:00Z">
            <w:rPr>
              <w:rFonts w:ascii="Times New Roman" w:hAnsi="Times New Roman" w:cs="Times New Roman"/>
              <w:color w:val="000000" w:themeColor="text1"/>
              <w:sz w:val="24"/>
              <w:szCs w:val="24"/>
            </w:rPr>
          </w:rPrChange>
        </w:rPr>
        <w:t xml:space="preserve">Determining </w:t>
      </w:r>
      <w:ins w:id="1772" w:author="Yibin Jiang" w:date="2026-03-31T15:21:00Z">
        <w:r w:rsidR="00CD016C" w:rsidRPr="00CD016C">
          <w:rPr>
            <w:rFonts w:ascii="Times New Roman" w:eastAsia="Times New Roman" w:hAnsi="Times New Roman" w:cs="Times New Roman"/>
            <w:color w:val="auto"/>
            <w:sz w:val="24"/>
            <w:szCs w:val="24"/>
          </w:rPr>
          <w:t>pH-</w:t>
        </w:r>
        <w:r w:rsidR="00CD016C">
          <w:rPr>
            <w:rFonts w:ascii="Times New Roman" w:eastAsiaTheme="minorEastAsia" w:hAnsi="Times New Roman" w:cs="Times New Roman" w:hint="eastAsia"/>
            <w:color w:val="auto"/>
            <w:sz w:val="24"/>
            <w:szCs w:val="24"/>
          </w:rPr>
          <w:t>A</w:t>
        </w:r>
        <w:r w:rsidR="00CD016C" w:rsidRPr="00CD016C">
          <w:rPr>
            <w:rFonts w:ascii="Times New Roman" w:eastAsia="Times New Roman" w:hAnsi="Times New Roman" w:cs="Times New Roman"/>
            <w:color w:val="auto"/>
            <w:sz w:val="24"/>
            <w:szCs w:val="24"/>
          </w:rPr>
          <w:t xml:space="preserve">djustment </w:t>
        </w:r>
      </w:ins>
      <w:del w:id="1773" w:author="Yibin Jiang" w:date="2026-03-31T15:21:00Z">
        <w:r w:rsidRPr="00DA58CB" w:rsidDel="00CD016C">
          <w:rPr>
            <w:rFonts w:ascii="Times New Roman" w:eastAsia="Times New Roman" w:hAnsi="Times New Roman" w:cs="Times New Roman"/>
            <w:color w:val="auto"/>
            <w:sz w:val="24"/>
            <w:szCs w:val="24"/>
            <w:rPrChange w:id="1774" w:author="SYLZ" w:date="2026-03-27T15:34:00Z">
              <w:rPr>
                <w:rFonts w:ascii="Times New Roman" w:hAnsi="Times New Roman" w:cs="Times New Roman"/>
                <w:color w:val="000000" w:themeColor="text1"/>
                <w:sz w:val="24"/>
                <w:szCs w:val="24"/>
              </w:rPr>
            </w:rPrChange>
          </w:rPr>
          <w:delText xml:space="preserve">Titration </w:delText>
        </w:r>
      </w:del>
      <w:r w:rsidRPr="00DA58CB">
        <w:rPr>
          <w:rFonts w:ascii="Times New Roman" w:eastAsia="Times New Roman" w:hAnsi="Times New Roman" w:cs="Times New Roman"/>
          <w:color w:val="auto"/>
          <w:sz w:val="24"/>
          <w:szCs w:val="24"/>
          <w:rPrChange w:id="1775" w:author="SYLZ" w:date="2026-03-27T15:34:00Z">
            <w:rPr>
              <w:rFonts w:ascii="Times New Roman" w:hAnsi="Times New Roman" w:cs="Times New Roman"/>
              <w:color w:val="000000" w:themeColor="text1"/>
              <w:sz w:val="24"/>
              <w:szCs w:val="24"/>
            </w:rPr>
          </w:rPrChange>
        </w:rPr>
        <w:t>Volume Using Bayesian Parameter Updates and Control Logic</w:t>
      </w:r>
      <w:bookmarkEnd w:id="1769"/>
    </w:p>
    <w:p w14:paraId="6FCAC3D4" w14:textId="0E7C3878"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Once the posterior distributions have been updated at the current </w:t>
      </w:r>
      <w:del w:id="1776" w:author="Yibin Jiang" w:date="2026-03-31T15:21:00Z">
        <w:r w:rsidRPr="00ED2D36" w:rsidDel="00CD016C">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step, the controller converts the inferred chemical state into the next dosing command. In other words, the Bayesian module estimates the composition of the solution and its uncertainty, and the control module uses that information to decide how much </w:t>
      </w:r>
      <w:del w:id="1777" w:author="Yibin Jiang" w:date="2026-03-31T15:21:00Z">
        <w:r w:rsidRPr="00ED2D36" w:rsidDel="00CD016C">
          <w:rPr>
            <w:rFonts w:ascii="Times New Roman" w:hAnsi="Times New Roman" w:cs="Times New Roman"/>
            <w:color w:val="000000" w:themeColor="text1"/>
          </w:rPr>
          <w:delText xml:space="preserve">titrant </w:delText>
        </w:r>
      </w:del>
      <w:ins w:id="1778" w:author="Yibin Jiang" w:date="2026-03-31T15:21:00Z">
        <w:r w:rsidR="00CD016C">
          <w:rPr>
            <w:rFonts w:ascii="Times New Roman" w:hAnsi="Times New Roman" w:cs="Times New Roman" w:hint="eastAsia"/>
            <w:color w:val="000000" w:themeColor="text1"/>
          </w:rPr>
          <w:t>the reagent</w:t>
        </w:r>
        <w:r w:rsidR="00CD016C"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should be added next.</w:t>
      </w:r>
    </w:p>
    <w:p w14:paraId="50C780B8" w14:textId="1C03C590"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logic of this step is as follows. The controller first calculates the </w:t>
      </w:r>
      <w:ins w:id="1779" w:author="Yibin Jiang" w:date="2026-03-27T13:28:00Z">
        <w:r w:rsidR="00E756AE" w:rsidRPr="00ED2D36">
          <w:rPr>
            <w:rFonts w:ascii="Times New Roman" w:hAnsi="Times New Roman" w:cs="Times New Roman"/>
            <w:color w:val="000000" w:themeColor="text1"/>
          </w:rPr>
          <w:t xml:space="preserve">expected </w:t>
        </w:r>
      </w:ins>
      <w:del w:id="1780" w:author="Yibin Jiang" w:date="2026-03-31T15:21:00Z">
        <w:r w:rsidRPr="00ED2D36" w:rsidDel="002164FD">
          <w:rPr>
            <w:rFonts w:ascii="Times New Roman" w:hAnsi="Times New Roman" w:cs="Times New Roman"/>
            <w:color w:val="000000" w:themeColor="text1"/>
          </w:rPr>
          <w:delText xml:space="preserve">titrant </w:delText>
        </w:r>
      </w:del>
      <w:ins w:id="1781" w:author="Yibin Jiang" w:date="2026-03-31T15:21:00Z">
        <w:r w:rsidR="002164FD">
          <w:rPr>
            <w:rFonts w:ascii="Times New Roman" w:hAnsi="Times New Roman" w:cs="Times New Roman" w:hint="eastAsia"/>
            <w:color w:val="000000" w:themeColor="text1"/>
          </w:rPr>
          <w:t>reagent</w:t>
        </w:r>
        <w:r w:rsidR="002164FD"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that would ideally bring the solution to the target pH according to the current posterior model. It then moderates that ideal correction using quantities that describe </w:t>
      </w:r>
      <w:r w:rsidRPr="00ED2D36">
        <w:rPr>
          <w:rFonts w:ascii="Times New Roman" w:hAnsi="Times New Roman" w:cs="Times New Roman"/>
          <w:color w:val="000000" w:themeColor="text1"/>
        </w:rPr>
        <w:lastRenderedPageBreak/>
        <w:t>how far the system is from the target, how strongly the solution responded to the previous addition, how uncertain the inferred chemistry remains, and how strongly buffered the current solution is.</w:t>
      </w:r>
      <w:ins w:id="1782" w:author="Yibin Jiang" w:date="2026-03-21T12:21:00Z">
        <w:r w:rsidR="00563FE0" w:rsidRPr="00ED2D36">
          <w:rPr>
            <w:rFonts w:ascii="Times New Roman" w:hAnsi="Times New Roman" w:cs="Times New Roman"/>
            <w:color w:val="000000" w:themeColor="text1"/>
          </w:rPr>
          <w:t xml:space="preserve"> </w:t>
        </w:r>
      </w:ins>
      <w:del w:id="1783" w:author="Yibin Jiang" w:date="2026-03-21T12:21:00Z">
        <w:r w:rsidRPr="00ED2D36" w:rsidDel="00563FE0">
          <w:rPr>
            <w:rFonts w:ascii="Times New Roman" w:hAnsi="Times New Roman" w:cs="Times New Roman"/>
            <w:color w:val="000000" w:themeColor="text1"/>
          </w:rPr>
          <w:delText xml:space="preserve"> </w:delText>
        </w:r>
      </w:del>
      <w:r w:rsidRPr="00ED2D36">
        <w:rPr>
          <w:rFonts w:ascii="Times New Roman" w:hAnsi="Times New Roman" w:cs="Times New Roman"/>
          <w:color w:val="000000" w:themeColor="text1"/>
        </w:rPr>
        <w:t>The final recommendation is therefore a chemically informed and uncertainty-aware dosing volume, rather than a purely empirical correction.</w:t>
      </w:r>
    </w:p>
    <w:p w14:paraId="2A527489" w14:textId="2C5AA89F" w:rsidR="009D23C0"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To match the practical resolution of the liquid-handling system, the candidate addition volume is discretized in steps of 0.01 mL over the range 0.01-9.99 </w:t>
      </w:r>
      <w:proofErr w:type="spellStart"/>
      <w:r w:rsidRPr="00ED2D36">
        <w:rPr>
          <w:rFonts w:ascii="Times New Roman" w:hAnsi="Times New Roman" w:cs="Times New Roman"/>
          <w:color w:val="000000" w:themeColor="text1"/>
        </w:rPr>
        <w:t>mL.</w:t>
      </w:r>
      <w:proofErr w:type="spellEnd"/>
      <w:r w:rsidRPr="00ED2D36">
        <w:rPr>
          <w:rFonts w:ascii="Times New Roman" w:hAnsi="Times New Roman" w:cs="Times New Roman"/>
          <w:color w:val="000000" w:themeColor="text1"/>
        </w:rPr>
        <w:t xml:space="preserve"> The final recommended volume is reported in mL, but whenever concentrations must be recalculated in the equilibrium model, the corresponding volume is converted to L.</w:t>
      </w:r>
    </w:p>
    <w:p w14:paraId="1422F801" w14:textId="47B7839D" w:rsidR="00A8046E" w:rsidRPr="00ED2D36" w:rsidRDefault="00786B96" w:rsidP="00397965">
      <w:pPr>
        <w:pStyle w:val="a3"/>
        <w:spacing w:line="360" w:lineRule="auto"/>
        <w:jc w:val="both"/>
        <w:rPr>
          <w:rFonts w:ascii="Times New Roman" w:hAnsi="Times New Roman" w:cs="Times New Roman"/>
        </w:rPr>
      </w:pPr>
      <w:r w:rsidRPr="00ED2D36">
        <w:rPr>
          <w:rFonts w:ascii="Times New Roman" w:hAnsi="Times New Roman" w:cs="Times New Roman"/>
        </w:rPr>
        <w:t xml:space="preserve">The recommended </w:t>
      </w:r>
      <w:del w:id="1784" w:author="Yibin Jiang" w:date="2026-03-31T15:21:00Z">
        <w:r w:rsidRPr="00ED2D36" w:rsidDel="00522FF6">
          <w:rPr>
            <w:rFonts w:ascii="Times New Roman" w:hAnsi="Times New Roman" w:cs="Times New Roman"/>
          </w:rPr>
          <w:delText xml:space="preserve">titration </w:delText>
        </w:r>
      </w:del>
      <w:ins w:id="1785" w:author="Yibin Jiang" w:date="2026-03-31T15:21:00Z">
        <w:r w:rsidR="00522FF6">
          <w:rPr>
            <w:rFonts w:ascii="Times New Roman" w:hAnsi="Times New Roman" w:cs="Times New Roman" w:hint="eastAsia"/>
          </w:rPr>
          <w:t>reagent</w:t>
        </w:r>
        <w:r w:rsidR="00522FF6" w:rsidRPr="00ED2D36">
          <w:rPr>
            <w:rFonts w:ascii="Times New Roman" w:hAnsi="Times New Roman" w:cs="Times New Roman"/>
          </w:rPr>
          <w:t xml:space="preserve"> </w:t>
        </w:r>
      </w:ins>
      <w:r w:rsidRPr="00ED2D36">
        <w:rPr>
          <w:rFonts w:ascii="Times New Roman" w:hAnsi="Times New Roman" w:cs="Times New Roman"/>
        </w:rPr>
        <w:t>volume is determined from five quantities</w:t>
      </w:r>
      <w:r w:rsidR="0044257E" w:rsidRPr="00ED2D36">
        <w:rPr>
          <w:rFonts w:ascii="Times New Roman" w:hAnsi="Times New Roman" w:cs="Times New Roman"/>
        </w:rPr>
        <w:t>:</w:t>
      </w:r>
      <w:ins w:id="1786" w:author="Yibin Jiang" w:date="2026-03-27T13:29:00Z">
        <w:r w:rsidR="009F389B" w:rsidRPr="00ED2D36">
          <w:rPr>
            <w:rFonts w:ascii="Times New Roman" w:hAnsi="Times New Roman" w:cs="Times New Roman"/>
          </w:rPr>
          <w:t xml:space="preserve"> </w:t>
        </w:r>
      </w:ins>
      <w:r w:rsidR="00A8046E" w:rsidRPr="00ED2D36">
        <w:rPr>
          <w:rFonts w:ascii="Times New Roman" w:hAnsi="Times New Roman" w:cs="Times New Roman"/>
        </w:rPr>
        <w:t>1. Current pH error magnitude</w:t>
      </w:r>
      <w:ins w:id="1787" w:author="Yibin Jiang" w:date="2026-03-21T12:21:00Z">
        <w:r w:rsidR="004C4EBB" w:rsidRPr="00ED2D36">
          <w:rPr>
            <w:rFonts w:ascii="Times New Roman" w:hAnsi="Times New Roman" w:cs="Times New Roman"/>
          </w:rPr>
          <w:t xml:space="preserve"> </w:t>
        </w:r>
      </w:ins>
      <w:r w:rsidR="00A8046E" w:rsidRPr="00ED2D36">
        <w:rPr>
          <w:rFonts w:ascii="Times New Roman" w:hAnsi="Times New Roman" w:cs="Times New Roman"/>
        </w:rPr>
        <w:t>(</w:t>
      </w:r>
      <m:oMath>
        <m:r>
          <m:rPr>
            <m:sty m:val="bi"/>
          </m:rPr>
          <w:rPr>
            <w:rFonts w:ascii="Cambria Math" w:hAnsi="Cambria Math" w:cs="Times New Roman"/>
          </w:rPr>
          <m:t>Δ</m:t>
        </m:r>
        <m:sSub>
          <m:sSubPr>
            <m:ctrlPr>
              <w:rPr>
                <w:rFonts w:ascii="Cambria Math" w:hAnsi="Cambria Math" w:cs="Times New Roman"/>
                <w:b/>
                <w:bCs/>
                <w:i/>
              </w:rPr>
            </m:ctrlPr>
          </m:sSubPr>
          <m:e>
            <m:r>
              <m:rPr>
                <m:sty m:val="bi"/>
              </m:rPr>
              <w:rPr>
                <w:rFonts w:ascii="Cambria Math" w:hAnsi="Cambria Math" w:cs="Times New Roman"/>
              </w:rPr>
              <m:t>pH</m:t>
            </m:r>
          </m:e>
          <m:sub>
            <m:r>
              <m:rPr>
                <m:sty m:val="bi"/>
              </m:rPr>
              <w:rPr>
                <w:rFonts w:ascii="Cambria Math" w:hAnsi="Cambria Math" w:cs="Times New Roman"/>
              </w:rPr>
              <m:t>err</m:t>
            </m:r>
          </m:sub>
        </m:sSub>
      </m:oMath>
      <w:r w:rsidR="00A8046E" w:rsidRPr="00ED2D36">
        <w:rPr>
          <w:rFonts w:ascii="Times New Roman" w:hAnsi="Times New Roman" w:cs="Times New Roman"/>
        </w:rPr>
        <w:t>)</w:t>
      </w:r>
      <w:r w:rsidR="000A1B47" w:rsidRPr="00ED2D36">
        <w:rPr>
          <w:rFonts w:ascii="Times New Roman" w:hAnsi="Times New Roman" w:cs="Times New Roman"/>
        </w:rPr>
        <w:t>;</w:t>
      </w:r>
      <w:r w:rsidR="00A8046E" w:rsidRPr="00ED2D36">
        <w:rPr>
          <w:rFonts w:ascii="Times New Roman" w:hAnsi="Times New Roman" w:cs="Times New Roman"/>
        </w:rPr>
        <w:t xml:space="preserve"> 2. Observed pH response to the previous addition</w:t>
      </w:r>
      <w:ins w:id="1788" w:author="Yibin Jiang" w:date="2026-03-21T12:22:00Z">
        <w:r w:rsidR="00DE5E60" w:rsidRPr="00ED2D36">
          <w:rPr>
            <w:rFonts w:ascii="Times New Roman" w:hAnsi="Times New Roman" w:cs="Times New Roman"/>
          </w:rPr>
          <w:t xml:space="preserve"> </w:t>
        </w:r>
      </w:ins>
      <w:del w:id="1789" w:author="Yibin Jiang" w:date="2026-03-21T12:22:00Z">
        <w:r w:rsidR="0028359F" w:rsidRPr="00ED2D36" w:rsidDel="00DE5E60">
          <w:rPr>
            <w:rFonts w:ascii="Times New Roman" w:hAnsi="Times New Roman" w:cs="Times New Roman"/>
          </w:rPr>
          <w:delText xml:space="preserve"> </w:delText>
        </w:r>
      </w:del>
      <w:r w:rsidR="00A8046E" w:rsidRPr="00ED2D36">
        <w:rPr>
          <w:rFonts w:ascii="Times New Roman" w:hAnsi="Times New Roman" w:cs="Times New Roman"/>
        </w:rPr>
        <w:t>(</w:t>
      </w:r>
      <w:del w:id="1790" w:author="Yibin Jiang" w:date="2026-03-21T12:22:00Z">
        <w:r w:rsidR="0098036A" w:rsidRPr="00ED2D36" w:rsidDel="00BB4E60">
          <w:rPr>
            <w:rFonts w:ascii="Times New Roman" w:hAnsi="Times New Roman" w:cs="Times New Roman"/>
          </w:rPr>
          <w:delText xml:space="preserve">calculated </w:delText>
        </w:r>
      </w:del>
      <w:ins w:id="1791" w:author="Yibin Jiang" w:date="2026-03-21T12:22:00Z">
        <w:r w:rsidR="00BB4E60" w:rsidRPr="00ED2D36">
          <w:rPr>
            <w:rFonts w:ascii="Times New Roman" w:hAnsi="Times New Roman" w:cs="Times New Roman"/>
          </w:rPr>
          <w:t xml:space="preserve">propagated </w:t>
        </w:r>
      </w:ins>
      <w:del w:id="1792" w:author="Yibin Jiang" w:date="2026-03-21T12:22:00Z">
        <w:r w:rsidR="0098036A" w:rsidRPr="00ED2D36" w:rsidDel="00BB4E60">
          <w:rPr>
            <w:rFonts w:ascii="Times New Roman" w:hAnsi="Times New Roman" w:cs="Times New Roman"/>
          </w:rPr>
          <w:delText xml:space="preserve">within </w:delText>
        </w:r>
      </w:del>
      <w:ins w:id="1793" w:author="Yibin Jiang" w:date="2026-03-21T12:22:00Z">
        <w:r w:rsidR="00BB4E60" w:rsidRPr="00ED2D36">
          <w:rPr>
            <w:rFonts w:ascii="Times New Roman" w:hAnsi="Times New Roman" w:cs="Times New Roman"/>
          </w:rPr>
          <w:t xml:space="preserve">with </w:t>
        </w:r>
      </w:ins>
      <w:del w:id="1794" w:author="Yibin Jiang" w:date="2026-03-21T12:22:00Z">
        <w:r w:rsidR="0098036A" w:rsidRPr="00ED2D36" w:rsidDel="00BB4E60">
          <w:rPr>
            <w:rFonts w:ascii="Times New Roman" w:hAnsi="Times New Roman" w:cs="Times New Roman"/>
          </w:rPr>
          <w:delText xml:space="preserve">the </w:delText>
        </w:r>
      </w:del>
      <m:oMath>
        <m:r>
          <m:rPr>
            <m:sty m:val="bi"/>
          </m:rPr>
          <w:rPr>
            <w:rStyle w:val="RSCB03MathematicsGreeketcChar"/>
            <w:rFonts w:ascii="Cambria Math" w:eastAsia="宋体" w:hAnsi="Cambria Math" w:cs="Times New Roman"/>
            <w:color w:val="000000" w:themeColor="text1"/>
            <w:sz w:val="24"/>
            <w:szCs w:val="24"/>
          </w:rPr>
          <m:t>α</m:t>
        </m:r>
      </m:oMath>
      <w:r w:rsidR="0098036A" w:rsidRPr="00ED2D36">
        <w:rPr>
          <w:rFonts w:ascii="Times New Roman" w:hAnsi="Times New Roman" w:cs="Times New Roman"/>
        </w:rPr>
        <w:t xml:space="preserve"> through </w:t>
      </w:r>
      <w:r w:rsidR="00F359FE" w:rsidRPr="00ED2D36">
        <w:rPr>
          <w:rFonts w:ascii="Times New Roman" w:hAnsi="Times New Roman" w:cs="Times New Roman"/>
        </w:rPr>
        <w:t xml:space="preserve">a </w:t>
      </w:r>
      <w:del w:id="1795" w:author="Yibin Jiang" w:date="2026-03-21T12:22:00Z">
        <w:r w:rsidR="00F359FE" w:rsidRPr="00ED2D36" w:rsidDel="00BB4E60">
          <w:rPr>
            <w:rFonts w:ascii="Times New Roman" w:hAnsi="Times New Roman" w:cs="Times New Roman"/>
          </w:rPr>
          <w:delText>sep</w:delText>
        </w:r>
        <w:r w:rsidR="008662EB" w:rsidRPr="00ED2D36" w:rsidDel="00BB4E60">
          <w:rPr>
            <w:rFonts w:ascii="Times New Roman" w:hAnsi="Times New Roman" w:cs="Times New Roman"/>
          </w:rPr>
          <w:delText>a</w:delText>
        </w:r>
        <w:r w:rsidR="00F359FE" w:rsidRPr="00ED2D36" w:rsidDel="00BB4E60">
          <w:rPr>
            <w:rFonts w:ascii="Times New Roman" w:hAnsi="Times New Roman" w:cs="Times New Roman"/>
          </w:rPr>
          <w:delText>rate</w:delText>
        </w:r>
        <w:r w:rsidR="00B154B3" w:rsidRPr="00ED2D36" w:rsidDel="00BB4E60">
          <w:rPr>
            <w:rFonts w:ascii="Times New Roman" w:hAnsi="Times New Roman" w:cs="Times New Roman"/>
          </w:rPr>
          <w:delText xml:space="preserve"> </w:delText>
        </w:r>
      </w:del>
      <w:r w:rsidR="0098036A" w:rsidRPr="00ED2D36">
        <w:rPr>
          <w:rFonts w:ascii="Times New Roman" w:hAnsi="Times New Roman" w:cs="Times New Roman"/>
        </w:rPr>
        <w:t xml:space="preserve">term </w:t>
      </w:r>
      <m:oMath>
        <m:r>
          <m:rPr>
            <m:sty m:val="bi"/>
          </m:rPr>
          <w:rPr>
            <w:rFonts w:ascii="Cambria Math" w:hAnsi="Cambria Math" w:cs="Times New Roman"/>
          </w:rPr>
          <m:t>r</m:t>
        </m:r>
      </m:oMath>
      <w:r w:rsidR="00A8046E" w:rsidRPr="00ED2D36">
        <w:rPr>
          <w:rFonts w:ascii="Times New Roman" w:hAnsi="Times New Roman" w:cs="Times New Roman"/>
        </w:rPr>
        <w:t>)</w:t>
      </w:r>
      <w:r w:rsidR="000A1B47" w:rsidRPr="00ED2D36">
        <w:rPr>
          <w:rFonts w:ascii="Times New Roman" w:hAnsi="Times New Roman" w:cs="Times New Roman"/>
        </w:rPr>
        <w:t>;</w:t>
      </w:r>
      <w:r w:rsidR="00A8046E" w:rsidRPr="00ED2D36">
        <w:rPr>
          <w:rFonts w:ascii="Times New Roman" w:hAnsi="Times New Roman" w:cs="Times New Roman"/>
        </w:rPr>
        <w:t xml:space="preserve"> 3. Posterior uncertainty</w:t>
      </w:r>
      <w:r w:rsidR="003455E0" w:rsidRPr="00ED2D36">
        <w:rPr>
          <w:rFonts w:ascii="Times New Roman" w:hAnsi="Times New Roman" w:cs="Times New Roman"/>
        </w:rPr>
        <w:t xml:space="preserve"> </w:t>
      </w:r>
      <w:r w:rsidR="00A8046E" w:rsidRPr="00ED2D36">
        <w:rPr>
          <w:rFonts w:ascii="Times New Roman" w:hAnsi="Times New Roman" w:cs="Times New Roman"/>
        </w:rPr>
        <w:t>(</w:t>
      </w:r>
      <w:ins w:id="1796" w:author="Yibin Jiang" w:date="2026-03-21T12:22:00Z">
        <w:r w:rsidR="00BB4E60" w:rsidRPr="00ED2D36">
          <w:rPr>
            <w:rFonts w:ascii="Times New Roman" w:hAnsi="Times New Roman" w:cs="Times New Roman"/>
          </w:rPr>
          <w:t xml:space="preserve">propagated with </w:t>
        </w:r>
      </w:ins>
      <w:del w:id="1797" w:author="Yibin Jiang" w:date="2026-03-21T12:22:00Z">
        <w:r w:rsidR="0098036A" w:rsidRPr="00ED2D36" w:rsidDel="00BB4E60">
          <w:rPr>
            <w:rFonts w:ascii="Times New Roman" w:hAnsi="Times New Roman" w:cs="Times New Roman"/>
          </w:rPr>
          <w:delText xml:space="preserve">calculated within the </w:delText>
        </w:r>
      </w:del>
      <m:oMath>
        <m:r>
          <m:rPr>
            <m:sty m:val="bi"/>
          </m:rPr>
          <w:rPr>
            <w:rStyle w:val="RSCB03MathematicsGreeketcChar"/>
            <w:rFonts w:ascii="Cambria Math" w:eastAsia="宋体" w:hAnsi="Cambria Math" w:cs="Times New Roman"/>
            <w:color w:val="000000" w:themeColor="text1"/>
            <w:sz w:val="24"/>
            <w:szCs w:val="24"/>
          </w:rPr>
          <m:t>α</m:t>
        </m:r>
      </m:oMath>
      <w:r w:rsidR="0098036A" w:rsidRPr="00ED2D36">
        <w:rPr>
          <w:rFonts w:ascii="Times New Roman" w:hAnsi="Times New Roman" w:cs="Times New Roman"/>
        </w:rPr>
        <w:t xml:space="preserve"> </w:t>
      </w:r>
      <w:r w:rsidR="0055115B" w:rsidRPr="00ED2D36">
        <w:rPr>
          <w:rFonts w:ascii="Times New Roman" w:hAnsi="Times New Roman" w:cs="Times New Roman"/>
        </w:rPr>
        <w:t xml:space="preserve">through </w:t>
      </w:r>
      <w:del w:id="1798" w:author="Yibin Jiang" w:date="2026-03-21T12:22:00Z">
        <w:r w:rsidR="008662EB" w:rsidRPr="00ED2D36" w:rsidDel="00BB4E60">
          <w:rPr>
            <w:rFonts w:ascii="Times New Roman" w:hAnsi="Times New Roman" w:cs="Times New Roman"/>
          </w:rPr>
          <w:delText>a separate</w:delText>
        </w:r>
      </w:del>
      <w:ins w:id="1799" w:author="Yibin Jiang" w:date="2026-03-21T12:22:00Z">
        <w:r w:rsidR="00BB4E60" w:rsidRPr="00ED2D36">
          <w:rPr>
            <w:rFonts w:ascii="Times New Roman" w:hAnsi="Times New Roman" w:cs="Times New Roman"/>
          </w:rPr>
          <w:t>a</w:t>
        </w:r>
      </w:ins>
      <w:r w:rsidR="008662EB" w:rsidRPr="00ED2D36">
        <w:rPr>
          <w:rFonts w:ascii="Times New Roman" w:hAnsi="Times New Roman" w:cs="Times New Roman"/>
        </w:rPr>
        <w:t xml:space="preserve"> </w:t>
      </w:r>
      <w:r w:rsidR="0098036A" w:rsidRPr="00ED2D36">
        <w:rPr>
          <w:rFonts w:ascii="Times New Roman" w:hAnsi="Times New Roman" w:cs="Times New Roman"/>
        </w:rPr>
        <w:t xml:space="preserve">term </w:t>
      </w:r>
      <m:oMath>
        <m:r>
          <m:rPr>
            <m:sty m:val="bi"/>
          </m:rPr>
          <w:rPr>
            <w:rFonts w:ascii="Cambria Math" w:hAnsi="Cambria Math" w:cs="Times New Roman"/>
          </w:rPr>
          <m:t>u</m:t>
        </m:r>
      </m:oMath>
      <w:r w:rsidR="00A8046E" w:rsidRPr="00ED2D36">
        <w:rPr>
          <w:rFonts w:ascii="Times New Roman" w:hAnsi="Times New Roman" w:cs="Times New Roman"/>
        </w:rPr>
        <w:t>)</w:t>
      </w:r>
      <w:r w:rsidR="000A1B47" w:rsidRPr="00ED2D36">
        <w:rPr>
          <w:rFonts w:ascii="Times New Roman" w:hAnsi="Times New Roman" w:cs="Times New Roman"/>
        </w:rPr>
        <w:t>;</w:t>
      </w:r>
      <w:ins w:id="1800" w:author="Yibin Jiang" w:date="2026-03-27T13:29:00Z">
        <w:r w:rsidR="009F389B" w:rsidRPr="00ED2D36">
          <w:rPr>
            <w:rFonts w:ascii="Times New Roman" w:hAnsi="Times New Roman" w:cs="Times New Roman"/>
          </w:rPr>
          <w:t xml:space="preserve"> </w:t>
        </w:r>
      </w:ins>
      <w:del w:id="1801" w:author="Yibin Jiang" w:date="2026-03-27T13:29:00Z">
        <w:r w:rsidR="00A8046E" w:rsidRPr="00ED2D36" w:rsidDel="009F389B">
          <w:rPr>
            <w:rFonts w:ascii="Times New Roman" w:hAnsi="Times New Roman" w:cs="Times New Roman"/>
          </w:rPr>
          <w:delText xml:space="preserve"> </w:delText>
        </w:r>
      </w:del>
      <w:r w:rsidR="00A8046E" w:rsidRPr="00ED2D36">
        <w:rPr>
          <w:rFonts w:ascii="Times New Roman" w:hAnsi="Times New Roman" w:cs="Times New Roman"/>
        </w:rPr>
        <w:t>4. Effective buffering level</w:t>
      </w:r>
      <w:r w:rsidR="00875871" w:rsidRPr="00ED2D36">
        <w:rPr>
          <w:rFonts w:ascii="Times New Roman" w:hAnsi="Times New Roman" w:cs="Times New Roman"/>
        </w:rPr>
        <w:t xml:space="preserve"> </w:t>
      </w:r>
      <w:r w:rsidR="00A8046E" w:rsidRPr="00ED2D36">
        <w:rPr>
          <w:rFonts w:ascii="Times New Roman" w:hAnsi="Times New Roman" w:cs="Times New Roman"/>
        </w:rPr>
        <w:t>(</w:t>
      </w:r>
      <w:ins w:id="1802" w:author="Yibin Jiang" w:date="2026-03-21T12:22:00Z">
        <w:r w:rsidR="00BB4E60" w:rsidRPr="00ED2D36">
          <w:rPr>
            <w:rFonts w:ascii="Times New Roman" w:hAnsi="Times New Roman" w:cs="Times New Roman"/>
          </w:rPr>
          <w:t xml:space="preserve">propagated with </w:t>
        </w:r>
      </w:ins>
      <w:del w:id="1803" w:author="Yibin Jiang" w:date="2026-03-21T12:22:00Z">
        <w:r w:rsidR="0098036A" w:rsidRPr="00ED2D36" w:rsidDel="00BB4E60">
          <w:rPr>
            <w:rFonts w:ascii="Times New Roman" w:hAnsi="Times New Roman" w:cs="Times New Roman"/>
          </w:rPr>
          <w:delText>c</w:delText>
        </w:r>
        <w:r w:rsidR="00F10C02" w:rsidRPr="00ED2D36" w:rsidDel="00BB4E60">
          <w:rPr>
            <w:rFonts w:ascii="Times New Roman" w:hAnsi="Times New Roman" w:cs="Times New Roman"/>
          </w:rPr>
          <w:delText>alculate</w:delText>
        </w:r>
        <w:r w:rsidR="0098036A" w:rsidRPr="00ED2D36" w:rsidDel="00BB4E60">
          <w:rPr>
            <w:rFonts w:ascii="Times New Roman" w:hAnsi="Times New Roman" w:cs="Times New Roman"/>
          </w:rPr>
          <w:delText>d</w:delText>
        </w:r>
        <w:r w:rsidR="00F10C02" w:rsidRPr="00ED2D36" w:rsidDel="00BB4E60">
          <w:rPr>
            <w:rFonts w:ascii="Times New Roman" w:hAnsi="Times New Roman" w:cs="Times New Roman"/>
          </w:rPr>
          <w:delText xml:space="preserve"> within the </w:delText>
        </w:r>
      </w:del>
      <m:oMath>
        <m:r>
          <m:rPr>
            <m:sty m:val="bi"/>
          </m:rPr>
          <w:rPr>
            <w:rStyle w:val="RSCB03MathematicsGreeketcChar"/>
            <w:rFonts w:ascii="Cambria Math" w:eastAsia="宋体" w:hAnsi="Cambria Math" w:cs="Times New Roman"/>
            <w:color w:val="000000" w:themeColor="text1"/>
            <w:sz w:val="24"/>
            <w:szCs w:val="24"/>
          </w:rPr>
          <m:t>α</m:t>
        </m:r>
      </m:oMath>
      <w:r w:rsidR="00F10C02" w:rsidRPr="00ED2D36">
        <w:rPr>
          <w:rFonts w:ascii="Times New Roman" w:hAnsi="Times New Roman" w:cs="Times New Roman"/>
        </w:rPr>
        <w:t xml:space="preserve"> </w:t>
      </w:r>
      <w:r w:rsidR="0055115B" w:rsidRPr="00ED2D36">
        <w:rPr>
          <w:rFonts w:ascii="Times New Roman" w:hAnsi="Times New Roman" w:cs="Times New Roman"/>
        </w:rPr>
        <w:t xml:space="preserve">through </w:t>
      </w:r>
      <w:r w:rsidR="00285DF1" w:rsidRPr="00ED2D36">
        <w:rPr>
          <w:rFonts w:ascii="Times New Roman" w:hAnsi="Times New Roman" w:cs="Times New Roman"/>
        </w:rPr>
        <w:t xml:space="preserve">a </w:t>
      </w:r>
      <w:del w:id="1804" w:author="Yibin Jiang" w:date="2026-03-21T12:22:00Z">
        <w:r w:rsidR="00285DF1" w:rsidRPr="00ED2D36" w:rsidDel="00BB4E60">
          <w:rPr>
            <w:rFonts w:ascii="Times New Roman" w:hAnsi="Times New Roman" w:cs="Times New Roman"/>
          </w:rPr>
          <w:delText xml:space="preserve">separate </w:delText>
        </w:r>
      </w:del>
      <w:r w:rsidR="00F10C02" w:rsidRPr="00ED2D36">
        <w:rPr>
          <w:rFonts w:ascii="Times New Roman" w:hAnsi="Times New Roman" w:cs="Times New Roman"/>
        </w:rPr>
        <w:t>term</w:t>
      </w:r>
      <w:r w:rsidR="0098036A" w:rsidRPr="00ED2D36">
        <w:rPr>
          <w:rFonts w:ascii="Times New Roman" w:hAnsi="Times New Roman" w:cs="Times New Roman"/>
        </w:rPr>
        <w:t xml:space="preserve"> </w:t>
      </w:r>
      <m:oMath>
        <m:r>
          <m:rPr>
            <m:sty m:val="bi"/>
          </m:rPr>
          <w:rPr>
            <w:rFonts w:ascii="Cambria Math" w:hAnsi="Cambria Math" w:cs="Times New Roman"/>
          </w:rPr>
          <m:t>B</m:t>
        </m:r>
      </m:oMath>
      <w:r w:rsidR="00A8046E" w:rsidRPr="00ED2D36">
        <w:rPr>
          <w:rFonts w:ascii="Times New Roman" w:hAnsi="Times New Roman" w:cs="Times New Roman"/>
        </w:rPr>
        <w:t>)</w:t>
      </w:r>
      <w:r w:rsidR="000A1B47" w:rsidRPr="00ED2D36">
        <w:rPr>
          <w:rFonts w:ascii="Times New Roman" w:hAnsi="Times New Roman" w:cs="Times New Roman"/>
        </w:rPr>
        <w:t>;</w:t>
      </w:r>
      <w:r w:rsidR="00A8046E" w:rsidRPr="00ED2D36">
        <w:rPr>
          <w:rFonts w:ascii="Times New Roman" w:hAnsi="Times New Roman" w:cs="Times New Roman"/>
        </w:rPr>
        <w:t xml:space="preserve"> </w:t>
      </w:r>
      <w:r w:rsidR="006D521A" w:rsidRPr="00ED2D36">
        <w:rPr>
          <w:rFonts w:ascii="Times New Roman" w:hAnsi="Times New Roman" w:cs="Times New Roman"/>
        </w:rPr>
        <w:t xml:space="preserve">and </w:t>
      </w:r>
      <w:r w:rsidR="00A8046E" w:rsidRPr="00ED2D36">
        <w:rPr>
          <w:rFonts w:ascii="Times New Roman" w:hAnsi="Times New Roman" w:cs="Times New Roman"/>
        </w:rPr>
        <w:t>5. Theoretical required volume</w:t>
      </w:r>
      <w:r w:rsidR="00F913F9" w:rsidRPr="00ED2D36">
        <w:rPr>
          <w:rFonts w:ascii="Times New Roman" w:hAnsi="Times New Roman" w:cs="Times New Roman"/>
        </w:rPr>
        <w:t xml:space="preserve"> </w:t>
      </w:r>
      <w:r w:rsidR="00103F40" w:rsidRPr="00ED2D36">
        <w:rPr>
          <w:rFonts w:ascii="Times New Roman" w:hAnsi="Times New Roman" w:cs="Times New Roman"/>
        </w:rPr>
        <w:t>(</w:t>
      </w:r>
      <m:oMath>
        <m:sSub>
          <m:sSubPr>
            <m:ctrlPr>
              <w:rPr>
                <w:rStyle w:val="RSCB03MathematicsGreeketcChar"/>
                <w:rFonts w:ascii="Cambria Math" w:hAnsi="Cambria Math" w:cs="Times New Roman"/>
                <w:b/>
                <w:bCs/>
                <w:iCs/>
                <w:color w:val="000000" w:themeColor="text1"/>
                <w:sz w:val="24"/>
                <w:szCs w:val="24"/>
                <w:lang w:eastAsia="zh-CN"/>
              </w:rPr>
            </m:ctrlPr>
          </m:sSubPr>
          <m:e>
            <m:r>
              <m:rPr>
                <m:sty m:val="bi"/>
              </m:rPr>
              <w:rPr>
                <w:rStyle w:val="RSCB03MathematicsGreeketcChar"/>
                <w:rFonts w:ascii="Cambria Math" w:eastAsia="宋体" w:hAnsi="Cambria Math" w:cs="Times New Roman"/>
                <w:color w:val="000000" w:themeColor="text1"/>
                <w:sz w:val="24"/>
                <w:szCs w:val="24"/>
              </w:rPr>
              <m:t>V</m:t>
            </m:r>
          </m:e>
          <m:sub>
            <m:r>
              <m:rPr>
                <m:sty m:val="bi"/>
              </m:rPr>
              <w:rPr>
                <w:rStyle w:val="RSCB03MathematicsGreeketcChar"/>
                <w:rFonts w:ascii="Cambria Math" w:eastAsia="宋体" w:hAnsi="Cambria Math" w:cs="Times New Roman"/>
                <w:color w:val="000000" w:themeColor="text1"/>
                <w:sz w:val="24"/>
                <w:szCs w:val="24"/>
              </w:rPr>
              <m:t>req</m:t>
            </m:r>
          </m:sub>
        </m:sSub>
      </m:oMath>
      <w:r w:rsidR="00103F40" w:rsidRPr="00ED2D36">
        <w:rPr>
          <w:rFonts w:ascii="Times New Roman" w:hAnsi="Times New Roman" w:cs="Times New Roman"/>
        </w:rPr>
        <w:t>)</w:t>
      </w:r>
      <w:r w:rsidR="00F913F9" w:rsidRPr="00ED2D36">
        <w:rPr>
          <w:rFonts w:ascii="Times New Roman" w:hAnsi="Times New Roman" w:cs="Times New Roman"/>
        </w:rPr>
        <w:t>.</w:t>
      </w:r>
    </w:p>
    <w:p w14:paraId="76DE797A" w14:textId="5A2948A4" w:rsidR="00A8046E" w:rsidRPr="00ED2D36" w:rsidRDefault="00A8046E"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final recommended </w:t>
      </w:r>
      <w:del w:id="1805" w:author="Yibin Jiang" w:date="2026-03-31T15:22:00Z">
        <w:r w:rsidRPr="00ED2D36" w:rsidDel="00505D9B">
          <w:rPr>
            <w:rFonts w:ascii="Times New Roman" w:hAnsi="Times New Roman" w:cs="Times New Roman"/>
            <w:color w:val="000000" w:themeColor="text1"/>
          </w:rPr>
          <w:delText xml:space="preserve">titrant </w:delText>
        </w:r>
      </w:del>
      <w:ins w:id="1806" w:author="Yibin Jiang" w:date="2026-03-31T15:22:00Z">
        <w:r w:rsidR="00505D9B">
          <w:rPr>
            <w:rFonts w:ascii="Times New Roman" w:hAnsi="Times New Roman" w:cs="Times New Roman" w:hint="eastAsia"/>
            <w:color w:val="000000" w:themeColor="text1"/>
          </w:rPr>
          <w:t>reagent</w:t>
        </w:r>
        <w:r w:rsidR="00505D9B"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
              </m:rPr>
              <w:rPr>
                <w:rFonts w:ascii="Cambria Math" w:hAnsi="Cambria Math" w:cs="Times New Roman"/>
                <w:color w:val="000000" w:themeColor="text1"/>
              </w:rPr>
              <m:t>add</m:t>
            </m:r>
          </m:sub>
        </m:sSub>
      </m:oMath>
      <w:r w:rsidRPr="00ED2D36">
        <w:rPr>
          <w:rFonts w:ascii="Times New Roman" w:hAnsi="Times New Roman" w:cs="Times New Roman"/>
          <w:color w:val="000000" w:themeColor="text1"/>
        </w:rPr>
        <w:t xml:space="preserve"> is obtained by combining the five quantities above through the nonlinear mapping defined in Eq. S5:</w:t>
      </w:r>
    </w:p>
    <w:p w14:paraId="4FE746AA" w14:textId="20CFD28F" w:rsidR="00A8046E" w:rsidRPr="00ED2D36" w:rsidRDefault="00E00915" w:rsidP="00397965">
      <w:pPr>
        <w:pStyle w:val="JCEbodytext"/>
        <w:tabs>
          <w:tab w:val="center" w:pos="4200"/>
        </w:tabs>
        <w:spacing w:line="360" w:lineRule="auto"/>
        <w:ind w:firstLineChars="200" w:firstLine="482"/>
        <w:jc w:val="center"/>
        <w:rPr>
          <w:rFonts w:ascii="Times New Roman" w:hAnsi="Times New Roman"/>
          <w:w w:val="108"/>
          <w:sz w:val="24"/>
          <w:szCs w:val="24"/>
          <w:lang w:val="en-GB"/>
        </w:rPr>
      </w:pPr>
      <m:oMath>
        <m:sSub>
          <m:sSubPr>
            <m:ctrlPr>
              <w:rPr>
                <w:rStyle w:val="RSCB03MathematicsGreeketcChar"/>
                <w:rFonts w:ascii="Cambria Math" w:hAnsi="Cambria Math"/>
                <w:b/>
                <w:bCs/>
                <w:iCs/>
                <w:sz w:val="24"/>
                <w:szCs w:val="24"/>
                <w:lang w:eastAsia="zh-CN"/>
              </w:rPr>
            </m:ctrlPr>
          </m:sSubPr>
          <m:e>
            <m:r>
              <m:rPr>
                <m:sty m:val="bi"/>
              </m:rPr>
              <w:rPr>
                <w:rStyle w:val="RSCB03MathematicsGreeketcChar"/>
                <w:rFonts w:ascii="Cambria Math" w:eastAsia="宋体" w:hAnsi="Cambria Math"/>
                <w:sz w:val="24"/>
                <w:szCs w:val="24"/>
              </w:rPr>
              <m:t>V</m:t>
            </m:r>
          </m:e>
          <m:sub>
            <m:r>
              <m:rPr>
                <m:sty m:val="bi"/>
              </m:rPr>
              <w:rPr>
                <w:rStyle w:val="RSCB03MathematicsGreeketcChar"/>
                <w:rFonts w:ascii="Cambria Math" w:eastAsia="宋体" w:hAnsi="Cambria Math"/>
                <w:sz w:val="24"/>
                <w:szCs w:val="24"/>
              </w:rPr>
              <m:t>add</m:t>
            </m:r>
          </m:sub>
        </m:sSub>
        <m:r>
          <m:rPr>
            <m:sty m:val="bi"/>
          </m:rPr>
          <w:rPr>
            <w:rStyle w:val="RSCB03MathematicsGreeketcChar"/>
            <w:rFonts w:ascii="Cambria Math" w:eastAsia="宋体" w:hAnsi="Cambria Math"/>
            <w:sz w:val="24"/>
            <w:szCs w:val="24"/>
          </w:rPr>
          <m:t>=</m:t>
        </m:r>
        <m:sSub>
          <m:sSubPr>
            <m:ctrlPr>
              <w:rPr>
                <w:rStyle w:val="RSCB03MathematicsGreeketcChar"/>
                <w:rFonts w:ascii="Cambria Math" w:hAnsi="Cambria Math"/>
                <w:b/>
                <w:bCs/>
                <w:iCs/>
                <w:sz w:val="24"/>
                <w:szCs w:val="24"/>
                <w:lang w:eastAsia="zh-CN"/>
              </w:rPr>
            </m:ctrlPr>
          </m:sSubPr>
          <m:e>
            <m:r>
              <m:rPr>
                <m:sty m:val="bi"/>
              </m:rPr>
              <w:rPr>
                <w:rStyle w:val="RSCB03MathematicsGreeketcChar"/>
                <w:rFonts w:ascii="Cambria Math" w:eastAsia="宋体" w:hAnsi="Cambria Math"/>
                <w:sz w:val="24"/>
                <w:szCs w:val="24"/>
              </w:rPr>
              <m:t>V</m:t>
            </m:r>
          </m:e>
          <m:sub>
            <m:r>
              <m:rPr>
                <m:sty m:val="bi"/>
              </m:rPr>
              <w:rPr>
                <w:rStyle w:val="RSCB03MathematicsGreeketcChar"/>
                <w:rFonts w:ascii="Cambria Math" w:eastAsia="宋体" w:hAnsi="Cambria Math"/>
                <w:sz w:val="24"/>
                <w:szCs w:val="24"/>
              </w:rPr>
              <m:t>min</m:t>
            </m:r>
          </m:sub>
        </m:sSub>
        <m:r>
          <m:rPr>
            <m:sty m:val="bi"/>
          </m:rPr>
          <w:rPr>
            <w:rStyle w:val="RSCB03MathematicsGreeketcChar"/>
            <w:rFonts w:ascii="Cambria Math" w:eastAsia="宋体" w:hAnsi="Cambria Math"/>
            <w:sz w:val="24"/>
            <w:szCs w:val="24"/>
          </w:rPr>
          <m:t>+</m:t>
        </m:r>
        <m:d>
          <m:dPr>
            <m:ctrlPr>
              <w:rPr>
                <w:rStyle w:val="RSCB03MathematicsGreeketcChar"/>
                <w:rFonts w:ascii="Cambria Math" w:eastAsia="宋体" w:hAnsi="Cambria Math"/>
                <w:b/>
                <w:bCs/>
                <w:iCs/>
                <w:sz w:val="24"/>
                <w:szCs w:val="24"/>
              </w:rPr>
            </m:ctrlPr>
          </m:dPr>
          <m:e>
            <m:sSub>
              <m:sSubPr>
                <m:ctrlPr>
                  <w:rPr>
                    <w:rStyle w:val="RSCB03MathematicsGreeketcChar"/>
                    <w:rFonts w:ascii="Cambria Math" w:hAnsi="Cambria Math"/>
                    <w:b/>
                    <w:bCs/>
                    <w:iCs/>
                    <w:sz w:val="24"/>
                    <w:szCs w:val="24"/>
                    <w:lang w:eastAsia="zh-CN"/>
                  </w:rPr>
                </m:ctrlPr>
              </m:sSubPr>
              <m:e>
                <m:r>
                  <m:rPr>
                    <m:sty m:val="bi"/>
                  </m:rPr>
                  <w:rPr>
                    <w:rStyle w:val="RSCB03MathematicsGreeketcChar"/>
                    <w:rFonts w:ascii="Cambria Math" w:eastAsia="宋体" w:hAnsi="Cambria Math"/>
                    <w:sz w:val="24"/>
                    <w:szCs w:val="24"/>
                  </w:rPr>
                  <m:t>V</m:t>
                </m:r>
              </m:e>
              <m:sub>
                <m:r>
                  <m:rPr>
                    <m:sty m:val="bi"/>
                  </m:rPr>
                  <w:rPr>
                    <w:rStyle w:val="RSCB03MathematicsGreeketcChar"/>
                    <w:rFonts w:ascii="Cambria Math" w:eastAsia="宋体" w:hAnsi="Cambria Math"/>
                    <w:sz w:val="24"/>
                    <w:szCs w:val="24"/>
                  </w:rPr>
                  <m:t>max</m:t>
                </m:r>
              </m:sub>
            </m:sSub>
            <m:r>
              <m:rPr>
                <m:sty m:val="bi"/>
              </m:rPr>
              <w:rPr>
                <w:rStyle w:val="RSCB03MathematicsGreeketcChar"/>
                <w:rFonts w:ascii="Cambria Math" w:eastAsia="宋体" w:hAnsi="Cambria Math"/>
                <w:sz w:val="24"/>
                <w:szCs w:val="24"/>
              </w:rPr>
              <m:t>-</m:t>
            </m:r>
            <m:sSub>
              <m:sSubPr>
                <m:ctrlPr>
                  <w:rPr>
                    <w:rStyle w:val="RSCB03MathematicsGreeketcChar"/>
                    <w:rFonts w:ascii="Cambria Math" w:hAnsi="Cambria Math"/>
                    <w:b/>
                    <w:bCs/>
                    <w:iCs/>
                    <w:sz w:val="24"/>
                    <w:szCs w:val="24"/>
                    <w:lang w:eastAsia="zh-CN"/>
                  </w:rPr>
                </m:ctrlPr>
              </m:sSubPr>
              <m:e>
                <m:r>
                  <m:rPr>
                    <m:sty m:val="bi"/>
                  </m:rPr>
                  <w:rPr>
                    <w:rStyle w:val="RSCB03MathematicsGreeketcChar"/>
                    <w:rFonts w:ascii="Cambria Math" w:eastAsia="宋体" w:hAnsi="Cambria Math"/>
                    <w:sz w:val="24"/>
                    <w:szCs w:val="24"/>
                  </w:rPr>
                  <m:t>V</m:t>
                </m:r>
              </m:e>
              <m:sub>
                <m:r>
                  <m:rPr>
                    <m:sty m:val="bi"/>
                  </m:rPr>
                  <w:rPr>
                    <w:rStyle w:val="RSCB03MathematicsGreeketcChar"/>
                    <w:rFonts w:ascii="Cambria Math" w:eastAsia="宋体" w:hAnsi="Cambria Math"/>
                    <w:sz w:val="24"/>
                    <w:szCs w:val="24"/>
                  </w:rPr>
                  <m:t>min</m:t>
                </m:r>
              </m:sub>
            </m:sSub>
          </m:e>
        </m:d>
        <m:r>
          <m:rPr>
            <m:sty m:val="bi"/>
          </m:rPr>
          <w:rPr>
            <w:rStyle w:val="RSCB03MathematicsGreeketcChar"/>
            <w:rFonts w:ascii="Cambria Math" w:eastAsia="宋体" w:hAnsi="Cambria Math"/>
            <w:sz w:val="24"/>
            <w:szCs w:val="24"/>
          </w:rPr>
          <m:t>tanh</m:t>
        </m:r>
        <m:d>
          <m:dPr>
            <m:begChr m:val="["/>
            <m:endChr m:val="]"/>
            <m:ctrlPr>
              <w:rPr>
                <w:rStyle w:val="RSCB03MathematicsGreeketcChar"/>
                <w:rFonts w:ascii="Cambria Math" w:eastAsia="宋体" w:hAnsi="Cambria Math"/>
                <w:b/>
                <w:bCs/>
                <w:iCs/>
                <w:sz w:val="24"/>
                <w:szCs w:val="24"/>
              </w:rPr>
            </m:ctrlPr>
          </m:dPr>
          <m:e>
            <m:r>
              <m:rPr>
                <m:sty m:val="bi"/>
              </m:rPr>
              <w:rPr>
                <w:rStyle w:val="RSCB03MathematicsGreeketcChar"/>
                <w:rFonts w:ascii="Cambria Math" w:eastAsia="宋体" w:hAnsi="Cambria Math"/>
                <w:sz w:val="24"/>
                <w:szCs w:val="24"/>
              </w:rPr>
              <m:t>α</m:t>
            </m:r>
            <m:d>
              <m:dPr>
                <m:begChr m:val="|"/>
                <m:endChr m:val="|"/>
                <m:ctrlPr>
                  <w:rPr>
                    <w:rStyle w:val="RSCB03MathematicsGreeketcChar"/>
                    <w:rFonts w:ascii="Cambria Math" w:eastAsia="宋体" w:hAnsi="Cambria Math"/>
                    <w:b/>
                    <w:bCs/>
                    <w:iCs/>
                    <w:sz w:val="24"/>
                    <w:szCs w:val="24"/>
                  </w:rPr>
                </m:ctrlPr>
              </m:dPr>
              <m:e>
                <m:r>
                  <m:rPr>
                    <m:sty m:val="bi"/>
                  </m:rPr>
                  <w:rPr>
                    <w:rFonts w:ascii="Cambria Math" w:hAnsi="Cambria Math"/>
                    <w:sz w:val="24"/>
                    <w:szCs w:val="24"/>
                  </w:rPr>
                  <m:t>Δ</m:t>
                </m:r>
                <m:sSub>
                  <m:sSubPr>
                    <m:ctrlPr>
                      <w:rPr>
                        <w:rFonts w:ascii="Cambria Math" w:hAnsi="Cambria Math"/>
                        <w:b/>
                        <w:bCs/>
                        <w:i/>
                        <w:sz w:val="24"/>
                        <w:szCs w:val="24"/>
                      </w:rPr>
                    </m:ctrlPr>
                  </m:sSubPr>
                  <m:e>
                    <m:r>
                      <m:rPr>
                        <m:sty m:val="bi"/>
                      </m:rPr>
                      <w:rPr>
                        <w:rFonts w:ascii="Cambria Math" w:hAnsi="Cambria Math"/>
                        <w:sz w:val="24"/>
                        <w:szCs w:val="24"/>
                      </w:rPr>
                      <m:t>pH</m:t>
                    </m:r>
                  </m:e>
                  <m:sub>
                    <m:r>
                      <m:rPr>
                        <m:sty m:val="bi"/>
                      </m:rPr>
                      <w:rPr>
                        <w:rFonts w:ascii="Cambria Math" w:hAnsi="Cambria Math"/>
                        <w:sz w:val="24"/>
                        <w:szCs w:val="24"/>
                      </w:rPr>
                      <m:t>err</m:t>
                    </m:r>
                  </m:sub>
                </m:sSub>
              </m:e>
            </m:d>
            <m:r>
              <m:rPr>
                <m:sty m:val="bi"/>
              </m:rPr>
              <w:rPr>
                <w:rStyle w:val="RSCB03MathematicsGreeketcChar"/>
                <w:rFonts w:ascii="Cambria Math" w:eastAsia="宋体" w:hAnsi="Cambria Math"/>
                <w:sz w:val="24"/>
                <w:szCs w:val="24"/>
              </w:rPr>
              <m:t>+0.1</m:t>
            </m:r>
            <m:sSub>
              <m:sSubPr>
                <m:ctrlPr>
                  <w:rPr>
                    <w:rStyle w:val="RSCB03MathematicsGreeketcChar"/>
                    <w:rFonts w:ascii="Cambria Math" w:hAnsi="Cambria Math"/>
                    <w:b/>
                    <w:bCs/>
                    <w:iCs/>
                    <w:sz w:val="24"/>
                    <w:szCs w:val="24"/>
                    <w:lang w:eastAsia="zh-CN"/>
                  </w:rPr>
                </m:ctrlPr>
              </m:sSubPr>
              <m:e>
                <m:r>
                  <m:rPr>
                    <m:sty m:val="bi"/>
                  </m:rPr>
                  <w:rPr>
                    <w:rStyle w:val="RSCB03MathematicsGreeketcChar"/>
                    <w:rFonts w:ascii="Cambria Math" w:eastAsia="宋体" w:hAnsi="Cambria Math"/>
                    <w:sz w:val="24"/>
                    <w:szCs w:val="24"/>
                  </w:rPr>
                  <m:t>V</m:t>
                </m:r>
              </m:e>
              <m:sub>
                <m:r>
                  <m:rPr>
                    <m:sty m:val="bi"/>
                  </m:rPr>
                  <w:rPr>
                    <w:rStyle w:val="RSCB03MathematicsGreeketcChar"/>
                    <w:rFonts w:ascii="Cambria Math" w:eastAsia="宋体" w:hAnsi="Cambria Math"/>
                    <w:sz w:val="24"/>
                    <w:szCs w:val="24"/>
                  </w:rPr>
                  <m:t>req</m:t>
                </m:r>
              </m:sub>
            </m:sSub>
          </m:e>
        </m:d>
      </m:oMath>
      <w:r w:rsidR="00A8046E" w:rsidRPr="00ED2D36">
        <w:rPr>
          <w:rFonts w:ascii="Times New Roman" w:eastAsia="宋体" w:hAnsi="Times New Roman"/>
          <w:sz w:val="24"/>
          <w:szCs w:val="24"/>
          <w:lang w:eastAsia="zh-CN"/>
        </w:rPr>
        <w:t xml:space="preserve">   </w:t>
      </w:r>
      <w:r w:rsidR="00A8046E" w:rsidRPr="00ED2D36">
        <w:rPr>
          <w:rFonts w:ascii="Times New Roman" w:eastAsiaTheme="minorEastAsia" w:hAnsi="Times New Roman"/>
          <w:sz w:val="24"/>
          <w:szCs w:val="24"/>
          <w:lang w:eastAsia="zh-CN"/>
        </w:rPr>
        <w:t>(S</w:t>
      </w:r>
      <w:r w:rsidR="00A8046E" w:rsidRPr="00ED2D36">
        <w:rPr>
          <w:rFonts w:ascii="Times New Roman" w:eastAsia="宋体" w:hAnsi="Times New Roman"/>
          <w:sz w:val="24"/>
          <w:szCs w:val="24"/>
          <w:lang w:eastAsia="zh-CN"/>
        </w:rPr>
        <w:t>5</w:t>
      </w:r>
      <w:r w:rsidR="00A8046E" w:rsidRPr="00ED2D36">
        <w:rPr>
          <w:rFonts w:ascii="Times New Roman" w:eastAsiaTheme="minorEastAsia" w:hAnsi="Times New Roman"/>
          <w:sz w:val="24"/>
          <w:szCs w:val="24"/>
          <w:lang w:eastAsia="zh-CN"/>
        </w:rPr>
        <w:t>)</w:t>
      </w:r>
    </w:p>
    <w:p w14:paraId="1FF28B31" w14:textId="1D778471" w:rsidR="00A8046E" w:rsidRPr="00ED2D36" w:rsidRDefault="00A8046E"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where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
              </m:rPr>
              <w:rPr>
                <w:rFonts w:ascii="Cambria Math" w:hAnsi="Cambria Math" w:cs="Times New Roman"/>
                <w:color w:val="000000" w:themeColor="text1"/>
              </w:rPr>
              <m:t>min</m:t>
            </m:r>
          </m:sub>
        </m:sSub>
        <m:r>
          <m:rPr>
            <m:sty m:val="p"/>
          </m:rPr>
          <w:rPr>
            <w:rFonts w:ascii="Cambria Math" w:hAnsi="Cambria Math" w:cs="Times New Roman"/>
            <w:color w:val="000000" w:themeColor="text1"/>
          </w:rPr>
          <m:t>=</m:t>
        </m:r>
        <m:r>
          <w:rPr>
            <w:rFonts w:ascii="Cambria Math" w:hAnsi="Cambria Math" w:cs="Times New Roman"/>
            <w:color w:val="000000" w:themeColor="text1"/>
          </w:rPr>
          <m:t>0.01</m:t>
        </m:r>
      </m:oMath>
      <w:r w:rsidRPr="00ED2D36">
        <w:rPr>
          <w:rFonts w:ascii="Times New Roman" w:hAnsi="Times New Roman" w:cs="Times New Roman"/>
          <w:color w:val="000000" w:themeColor="text1"/>
        </w:rPr>
        <w:t xml:space="preserve"> mL and</w:t>
      </w:r>
      <w:r w:rsidRPr="00ED2D36">
        <w:rPr>
          <w:rFonts w:ascii="Times New Roman" w:hAnsi="Times New Roman" w:cs="Times New Roman"/>
          <w:b/>
          <w:bCs/>
          <w:color w:val="000000" w:themeColor="text1"/>
        </w:rPr>
        <w:t xml:space="preserv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
              </m:rPr>
              <w:rPr>
                <w:rFonts w:ascii="Cambria Math" w:hAnsi="Cambria Math" w:cs="Times New Roman"/>
                <w:color w:val="000000" w:themeColor="text1"/>
              </w:rPr>
              <m:t>max</m:t>
            </m:r>
          </m:sub>
        </m:sSub>
        <m:r>
          <m:rPr>
            <m:sty m:val="p"/>
          </m:rPr>
          <w:rPr>
            <w:rFonts w:ascii="Cambria Math" w:hAnsi="Cambria Math" w:cs="Times New Roman"/>
            <w:color w:val="000000" w:themeColor="text1"/>
          </w:rPr>
          <m:t>=</m:t>
        </m:r>
        <m:r>
          <w:rPr>
            <w:rFonts w:ascii="Cambria Math" w:hAnsi="Cambria Math" w:cs="Times New Roman"/>
            <w:color w:val="000000" w:themeColor="text1"/>
          </w:rPr>
          <m:t>9.99</m:t>
        </m:r>
      </m:oMath>
      <w:r w:rsidRPr="00ED2D36">
        <w:rPr>
          <w:rFonts w:ascii="Times New Roman" w:hAnsi="Times New Roman" w:cs="Times New Roman"/>
          <w:color w:val="000000" w:themeColor="text1"/>
        </w:rPr>
        <w:t xml:space="preserve"> mL are the lower and upper operating bounds.</w:t>
      </w:r>
      <w:r w:rsidR="00032739" w:rsidRPr="00ED2D36">
        <w:rPr>
          <w:rFonts w:ascii="Times New Roman" w:hAnsi="Times New Roman" w:cs="Times New Roman"/>
          <w:color w:val="000000" w:themeColor="text1"/>
        </w:rPr>
        <w:t xml:space="preserve"> </w:t>
      </w:r>
      <w:r w:rsidR="00D66FCC" w:rsidRPr="00ED2D36">
        <w:rPr>
          <w:rFonts w:ascii="Times New Roman" w:eastAsiaTheme="majorEastAsia" w:hAnsi="Times New Roman" w:cs="Times New Roman"/>
          <w:color w:val="000000" w:themeColor="text1"/>
          <w:kern w:val="2"/>
          <w14:ligatures w14:val="standardContextual"/>
        </w:rPr>
        <w:t xml:space="preserve">The specific calculation methods for </w:t>
      </w:r>
      <m:oMath>
        <m:r>
          <m:rPr>
            <m:sty m:val="bi"/>
          </m:rPr>
          <w:rPr>
            <w:rFonts w:ascii="Cambria Math" w:hAnsi="Cambria Math" w:cs="Times New Roman"/>
            <w:color w:val="000000" w:themeColor="text1"/>
          </w:rPr>
          <m:t>Δ</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err</m:t>
            </m:r>
          </m:sub>
        </m:sSub>
      </m:oMath>
      <w:r w:rsidR="00D66FCC" w:rsidRPr="00ED2D36">
        <w:rPr>
          <w:rFonts w:ascii="Times New Roman" w:eastAsiaTheme="majorEastAsia" w:hAnsi="Times New Roman" w:cs="Times New Roman"/>
          <w:b/>
          <w:bCs/>
          <w:color w:val="000000" w:themeColor="text1"/>
        </w:rPr>
        <w:t xml:space="preserve">, </w:t>
      </w:r>
      <m:oMath>
        <m:r>
          <m:rPr>
            <m:sty m:val="bi"/>
          </m:rPr>
          <w:rPr>
            <w:rStyle w:val="RSCB03MathematicsGreeketcChar"/>
            <w:rFonts w:ascii="Cambria Math" w:eastAsia="宋体" w:hAnsi="Cambria Math" w:cs="Times New Roman"/>
            <w:color w:val="000000" w:themeColor="text1"/>
            <w:sz w:val="24"/>
            <w:szCs w:val="24"/>
          </w:rPr>
          <m:t>α</m:t>
        </m:r>
        <m:r>
          <m:rPr>
            <m:sty m:val="bi"/>
          </m:rPr>
          <w:rPr>
            <w:rStyle w:val="RSCB03MathematicsGreeketcChar"/>
            <w:rFonts w:ascii="Cambria Math" w:eastAsia="宋体" w:hAnsi="Cambria Math" w:cs="Times New Roman"/>
            <w:color w:val="000000" w:themeColor="text1"/>
            <w:sz w:val="24"/>
            <w:szCs w:val="24"/>
            <w:lang w:eastAsia="zh-CN"/>
          </w:rPr>
          <m:t>(</m:t>
        </m:r>
        <m:r>
          <m:rPr>
            <m:sty m:val="bi"/>
          </m:rPr>
          <w:rPr>
            <w:rFonts w:ascii="Cambria Math" w:hAnsi="Cambria Math" w:cs="Times New Roman"/>
            <w:color w:val="000000" w:themeColor="text1"/>
          </w:rPr>
          <m:t>r,u,B</m:t>
        </m:r>
        <m:r>
          <m:rPr>
            <m:sty m:val="bi"/>
          </m:rPr>
          <w:rPr>
            <w:rStyle w:val="RSCB03MathematicsGreeketcChar"/>
            <w:rFonts w:ascii="Cambria Math" w:eastAsia="宋体" w:hAnsi="Cambria Math" w:cs="Times New Roman"/>
            <w:color w:val="000000" w:themeColor="text1"/>
            <w:sz w:val="24"/>
            <w:szCs w:val="24"/>
            <w:lang w:eastAsia="zh-CN"/>
          </w:rPr>
          <m:t>)</m:t>
        </m:r>
      </m:oMath>
      <w:r w:rsidR="00D66FCC" w:rsidRPr="00ED2D36">
        <w:rPr>
          <w:rFonts w:ascii="Times New Roman" w:eastAsiaTheme="majorEastAsia" w:hAnsi="Times New Roman" w:cs="Times New Roman"/>
          <w:color w:val="000000" w:themeColor="text1"/>
          <w:kern w:val="2"/>
          <w14:ligatures w14:val="standardContextual"/>
        </w:rPr>
        <w:t xml:space="preserve"> and </w:t>
      </w:r>
      <m:oMath>
        <m:sSub>
          <m:sSubPr>
            <m:ctrlPr>
              <w:rPr>
                <w:rStyle w:val="RSCB03MathematicsGreeketcChar"/>
                <w:rFonts w:ascii="Cambria Math" w:hAnsi="Cambria Math" w:cs="Times New Roman"/>
                <w:b/>
                <w:bCs/>
                <w:iCs/>
                <w:sz w:val="24"/>
                <w:szCs w:val="24"/>
                <w:lang w:eastAsia="zh-CN"/>
              </w:rPr>
            </m:ctrlPr>
          </m:sSubPr>
          <m:e>
            <m:r>
              <m:rPr>
                <m:sty m:val="bi"/>
              </m:rPr>
              <w:rPr>
                <w:rStyle w:val="RSCB03MathematicsGreeketcChar"/>
                <w:rFonts w:ascii="Cambria Math" w:eastAsia="宋体" w:hAnsi="Cambria Math" w:cs="Times New Roman"/>
                <w:sz w:val="24"/>
                <w:szCs w:val="24"/>
              </w:rPr>
              <m:t>V</m:t>
            </m:r>
          </m:e>
          <m:sub>
            <m:r>
              <m:rPr>
                <m:sty m:val="bi"/>
              </m:rPr>
              <w:rPr>
                <w:rStyle w:val="RSCB03MathematicsGreeketcChar"/>
                <w:rFonts w:ascii="Cambria Math" w:eastAsia="宋体" w:hAnsi="Cambria Math" w:cs="Times New Roman"/>
                <w:sz w:val="24"/>
                <w:szCs w:val="24"/>
              </w:rPr>
              <m:t>req</m:t>
            </m:r>
          </m:sub>
        </m:sSub>
      </m:oMath>
      <w:r w:rsidR="00D66FCC" w:rsidRPr="00ED2D36">
        <w:rPr>
          <w:rFonts w:ascii="Times New Roman" w:eastAsiaTheme="majorEastAsia" w:hAnsi="Times New Roman" w:cs="Times New Roman"/>
          <w:color w:val="000000" w:themeColor="text1"/>
          <w:kern w:val="2"/>
          <w14:ligatures w14:val="standardContextual"/>
        </w:rPr>
        <w:t xml:space="preserve"> will be discussed below.</w:t>
      </w:r>
    </w:p>
    <w:p w14:paraId="03E00E48" w14:textId="20F5FF3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807" w:name="_Toc225862928"/>
      <w:bookmarkStart w:id="1808" w:name="current-ph-error-magnitude"/>
      <w:r w:rsidRPr="00ED2D36">
        <w:rPr>
          <w:rFonts w:ascii="Times New Roman" w:hAnsi="Times New Roman" w:cs="Times New Roman"/>
          <w:color w:val="000000" w:themeColor="text1"/>
          <w:sz w:val="24"/>
          <w:szCs w:val="24"/>
        </w:rPr>
        <w:t>1. Current pH error magnitude</w:t>
      </w:r>
      <w:r w:rsidR="00B33AC3" w:rsidRPr="00ED2D36">
        <w:rPr>
          <w:rFonts w:ascii="Times New Roman" w:hAnsi="Times New Roman" w:cs="Times New Roman"/>
          <w:color w:val="000000" w:themeColor="text1"/>
          <w:sz w:val="24"/>
          <w:szCs w:val="24"/>
        </w:rPr>
        <w:t xml:space="preserve"> </w:t>
      </w:r>
      <w:r w:rsidR="009E4C32" w:rsidRPr="00ED2D36">
        <w:rPr>
          <w:rFonts w:ascii="Times New Roman" w:hAnsi="Times New Roman" w:cs="Times New Roman"/>
          <w:color w:val="000000" w:themeColor="text1"/>
          <w:sz w:val="24"/>
          <w:szCs w:val="24"/>
        </w:rPr>
        <w:t>(</w:t>
      </w:r>
      <m:oMath>
        <m:r>
          <m:rPr>
            <m:sty m:val="bi"/>
          </m:rPr>
          <w:rPr>
            <w:rFonts w:ascii="Cambria Math" w:hAnsi="Cambria Math" w:cs="Times New Roman"/>
            <w:color w:val="000000" w:themeColor="text1"/>
            <w:sz w:val="24"/>
            <w:szCs w:val="24"/>
          </w:rPr>
          <m:t>Δ</m:t>
        </m:r>
        <m:sSub>
          <m:sSubPr>
            <m:ctrlPr>
              <w:rPr>
                <w:rFonts w:ascii="Cambria Math" w:hAnsi="Cambria Math" w:cs="Times New Roman"/>
                <w:b/>
                <w:bCs/>
                <w:i/>
                <w:color w:val="000000" w:themeColor="text1"/>
                <w:sz w:val="24"/>
                <w:szCs w:val="24"/>
              </w:rPr>
            </m:ctrlPr>
          </m:sSubPr>
          <m:e>
            <m:r>
              <m:rPr>
                <m:sty m:val="bi"/>
              </m:rPr>
              <w:rPr>
                <w:rFonts w:ascii="Cambria Math" w:hAnsi="Cambria Math" w:cs="Times New Roman"/>
                <w:color w:val="000000" w:themeColor="text1"/>
                <w:sz w:val="24"/>
                <w:szCs w:val="24"/>
              </w:rPr>
              <m:t>pH</m:t>
            </m:r>
          </m:e>
          <m:sub>
            <m:r>
              <m:rPr>
                <m:sty m:val="bi"/>
              </m:rPr>
              <w:rPr>
                <w:rFonts w:ascii="Cambria Math" w:hAnsi="Cambria Math" w:cs="Times New Roman"/>
                <w:color w:val="000000" w:themeColor="text1"/>
                <w:sz w:val="24"/>
                <w:szCs w:val="24"/>
              </w:rPr>
              <m:t>err</m:t>
            </m:r>
          </m:sub>
        </m:sSub>
      </m:oMath>
      <w:r w:rsidR="009E4C32" w:rsidRPr="00ED2D36">
        <w:rPr>
          <w:rFonts w:ascii="Times New Roman" w:hAnsi="Times New Roman" w:cs="Times New Roman"/>
          <w:color w:val="000000" w:themeColor="text1"/>
          <w:sz w:val="24"/>
          <w:szCs w:val="24"/>
        </w:rPr>
        <w:t>)</w:t>
      </w:r>
      <w:bookmarkEnd w:id="1807"/>
    </w:p>
    <w:p w14:paraId="45909FFF"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first quantity is the absolute deviation of the current pH from the target pH:</w:t>
      </w:r>
    </w:p>
    <w:p w14:paraId="5856CA2F" w14:textId="2110F08A" w:rsidR="00786B96" w:rsidRPr="00ED2D36" w:rsidRDefault="00786B96" w:rsidP="00397965">
      <w:pPr>
        <w:pStyle w:val="a3"/>
        <w:spacing w:line="360" w:lineRule="auto"/>
        <w:jc w:val="center"/>
        <w:rPr>
          <w:rFonts w:ascii="Times New Roman" w:hAnsi="Times New Roman" w:cs="Times New Roman"/>
          <w:b/>
          <w:bCs/>
          <w:i/>
          <w:color w:val="000000" w:themeColor="text1"/>
        </w:rPr>
      </w:pPr>
      <m:oMath>
        <m:r>
          <m:rPr>
            <m:sty m:val="bi"/>
          </m:rPr>
          <w:rPr>
            <w:rFonts w:ascii="Cambria Math" w:hAnsi="Cambria Math" w:cs="Times New Roman"/>
            <w:color w:val="000000" w:themeColor="text1"/>
          </w:rPr>
          <m:t>Δ</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err</m:t>
            </m:r>
          </m:sub>
        </m:sSub>
        <m:r>
          <m:rPr>
            <m:sty m:val="bi"/>
          </m:rPr>
          <w:rPr>
            <w:rFonts w:ascii="Cambria Math" w:hAnsi="Cambria Math" w:cs="Times New Roman"/>
            <w:color w:val="000000" w:themeColor="text1"/>
          </w:rPr>
          <m:t>=</m:t>
        </m:r>
        <m:d>
          <m:dPr>
            <m:begChr m:val="|"/>
            <m:endChr m:val="|"/>
            <m:ctrlPr>
              <w:rPr>
                <w:rFonts w:ascii="Cambria Math" w:hAnsi="Cambria Math" w:cs="Times New Roman"/>
                <w:b/>
                <w:bCs/>
                <w:i/>
                <w:color w:val="000000" w:themeColor="text1"/>
              </w:rPr>
            </m:ctrlPr>
          </m:dPr>
          <m:e>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current</m:t>
                </m:r>
              </m:sub>
            </m:sSub>
            <m:r>
              <m:rPr>
                <m:sty m:val="bi"/>
              </m:rPr>
              <w:rPr>
                <w:rFonts w:ascii="Cambria Math" w:hAnsi="Cambria Math" w:cs="Times New Roman"/>
                <w:color w:val="000000" w:themeColor="text1"/>
              </w:rPr>
              <m:t>-</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target</m:t>
                </m:r>
              </m:sub>
            </m:sSub>
          </m:e>
        </m:d>
        <m:r>
          <m:rPr>
            <m:sty m:val="bi"/>
          </m:rPr>
          <w:rPr>
            <w:rFonts w:ascii="Cambria Math" w:hAnsi="Cambria Math" w:cs="Times New Roman"/>
            <w:color w:val="000000" w:themeColor="text1"/>
          </w:rPr>
          <m:t>.</m:t>
        </m:r>
      </m:oMath>
      <w:r w:rsidR="001617FB" w:rsidRPr="00ED2D36">
        <w:rPr>
          <w:rFonts w:ascii="Times New Roman" w:hAnsi="Times New Roman" w:cs="Times New Roman"/>
          <w:b/>
          <w:i/>
          <w:color w:val="000000" w:themeColor="text1"/>
        </w:rPr>
        <w:t xml:space="preserve">  </w:t>
      </w:r>
      <w:r w:rsidR="001617FB" w:rsidRPr="00ED2D36">
        <w:rPr>
          <w:rFonts w:ascii="Times New Roman" w:hAnsi="Times New Roman" w:cs="Times New Roman"/>
        </w:rPr>
        <w:t>(S</w:t>
      </w:r>
      <w:r w:rsidR="001617FB" w:rsidRPr="00ED2D36">
        <w:rPr>
          <w:rFonts w:ascii="Times New Roman" w:eastAsia="宋体" w:hAnsi="Times New Roman" w:cs="Times New Roman"/>
        </w:rPr>
        <w:t>6</w:t>
      </w:r>
      <w:r w:rsidR="001617FB" w:rsidRPr="00ED2D36">
        <w:rPr>
          <w:rFonts w:ascii="Times New Roman" w:hAnsi="Times New Roman" w:cs="Times New Roman"/>
        </w:rPr>
        <w:t>)</w:t>
      </w:r>
    </w:p>
    <w:p w14:paraId="14975108"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This quantity is dimensionless. It measures how far the current solution state is from the target. A larger </w:t>
      </w:r>
      <m:oMath>
        <m:r>
          <m:rPr>
            <m:sty m:val="bi"/>
          </m:rPr>
          <w:rPr>
            <w:rFonts w:ascii="Cambria Math" w:hAnsi="Cambria Math" w:cs="Times New Roman"/>
            <w:color w:val="000000" w:themeColor="text1"/>
          </w:rPr>
          <m:t>Δ</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err</m:t>
            </m:r>
          </m:sub>
        </m:sSub>
      </m:oMath>
      <w:r w:rsidRPr="00ED2D36">
        <w:rPr>
          <w:rFonts w:ascii="Times New Roman" w:hAnsi="Times New Roman" w:cs="Times New Roman"/>
          <w:color w:val="000000" w:themeColor="text1"/>
        </w:rPr>
        <w:t xml:space="preserve"> means that a stronger correction is required.</w:t>
      </w:r>
    </w:p>
    <w:p w14:paraId="0C0C5F39" w14:textId="2949E705"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809" w:name="_Toc225862929"/>
      <w:bookmarkStart w:id="1810" w:name="Xa39bbd7f3a8b6b15842668a313d1d1b040c3c4e"/>
      <w:bookmarkEnd w:id="1808"/>
      <w:r w:rsidRPr="00ED2D36">
        <w:rPr>
          <w:rFonts w:ascii="Times New Roman" w:hAnsi="Times New Roman" w:cs="Times New Roman"/>
          <w:color w:val="000000" w:themeColor="text1"/>
          <w:sz w:val="24"/>
          <w:szCs w:val="24"/>
        </w:rPr>
        <w:lastRenderedPageBreak/>
        <w:t>2. Observed pH response to the previous addition</w:t>
      </w:r>
      <w:r w:rsidR="00B93D6E" w:rsidRPr="00ED2D36">
        <w:rPr>
          <w:rFonts w:ascii="Times New Roman" w:hAnsi="Times New Roman" w:cs="Times New Roman"/>
          <w:color w:val="000000" w:themeColor="text1"/>
          <w:sz w:val="24"/>
          <w:szCs w:val="24"/>
        </w:rPr>
        <w:t xml:space="preserve"> </w:t>
      </w:r>
      <w:r w:rsidR="009E4C32" w:rsidRPr="00ED2D36">
        <w:rPr>
          <w:rFonts w:ascii="Times New Roman" w:hAnsi="Times New Roman" w:cs="Times New Roman"/>
          <w:color w:val="000000" w:themeColor="text1"/>
          <w:sz w:val="24"/>
          <w:szCs w:val="24"/>
        </w:rPr>
        <w:t>(</w:t>
      </w:r>
      <m:oMath>
        <m:r>
          <m:rPr>
            <m:sty m:val="bi"/>
          </m:rPr>
          <w:rPr>
            <w:rFonts w:ascii="Cambria Math" w:hAnsi="Cambria Math" w:cs="Times New Roman"/>
            <w:color w:val="000000" w:themeColor="text1"/>
            <w:sz w:val="24"/>
            <w:szCs w:val="24"/>
          </w:rPr>
          <m:t>r</m:t>
        </m:r>
      </m:oMath>
      <w:r w:rsidR="009E4C32" w:rsidRPr="00ED2D36">
        <w:rPr>
          <w:rFonts w:ascii="Times New Roman" w:hAnsi="Times New Roman" w:cs="Times New Roman"/>
          <w:color w:val="000000" w:themeColor="text1"/>
          <w:sz w:val="24"/>
          <w:szCs w:val="24"/>
        </w:rPr>
        <w:t>)</w:t>
      </w:r>
      <w:bookmarkEnd w:id="1809"/>
    </w:p>
    <w:p w14:paraId="51ADD3D7" w14:textId="25279C7C"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second quantity describes how strongly the solution responded to the previous </w:t>
      </w:r>
      <w:del w:id="1811" w:author="Yibin Jiang" w:date="2026-03-31T15:22:00Z">
        <w:r w:rsidRPr="00ED2D36" w:rsidDel="00425245">
          <w:rPr>
            <w:rFonts w:ascii="Times New Roman" w:hAnsi="Times New Roman" w:cs="Times New Roman"/>
            <w:color w:val="000000" w:themeColor="text1"/>
          </w:rPr>
          <w:delText xml:space="preserve">titrant </w:delText>
        </w:r>
      </w:del>
      <w:ins w:id="1812" w:author="Yibin Jiang" w:date="2026-03-31T15:22:00Z">
        <w:r w:rsidR="00425245">
          <w:rPr>
            <w:rFonts w:ascii="Times New Roman" w:hAnsi="Times New Roman" w:cs="Times New Roman" w:hint="eastAsia"/>
            <w:color w:val="000000" w:themeColor="text1"/>
          </w:rPr>
          <w:t>reagent</w:t>
        </w:r>
        <w:r w:rsidR="00425245"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addition. We define the previous-step pH response slope as</w:t>
      </w:r>
    </w:p>
    <w:p w14:paraId="14A4B98C" w14:textId="2673CF97" w:rsidR="00786B96" w:rsidRPr="00ED2D36" w:rsidRDefault="00E00915" w:rsidP="00397965">
      <w:pPr>
        <w:pStyle w:val="a3"/>
        <w:spacing w:line="360" w:lineRule="auto"/>
        <w:jc w:val="center"/>
        <w:rPr>
          <w:rFonts w:ascii="Times New Roman" w:hAnsi="Times New Roman" w:cs="Times New Roman"/>
          <w:b/>
          <w:bCs/>
          <w:i/>
          <w:color w:val="000000" w:themeColor="text1"/>
        </w:rPr>
      </w:pP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m:t>
            </m:r>
          </m:sub>
        </m:sSub>
        <m:r>
          <m:rPr>
            <m:sty m:val="bi"/>
          </m:rPr>
          <w:rPr>
            <w:rFonts w:ascii="Cambria Math" w:hAnsi="Cambria Math" w:cs="Times New Roman"/>
            <w:color w:val="000000" w:themeColor="text1"/>
          </w:rPr>
          <m:t>=</m:t>
        </m:r>
        <m:f>
          <m:fPr>
            <m:ctrlPr>
              <w:rPr>
                <w:rFonts w:ascii="Cambria Math" w:hAnsi="Cambria Math" w:cs="Times New Roman"/>
                <w:b/>
                <w:bCs/>
                <w:i/>
                <w:color w:val="000000" w:themeColor="text1"/>
              </w:rPr>
            </m:ctrlPr>
          </m:fPr>
          <m:num>
            <m:d>
              <m:dPr>
                <m:begChr m:val="|"/>
                <m:endChr m:val="|"/>
                <m:ctrlPr>
                  <w:rPr>
                    <w:rFonts w:ascii="Cambria Math" w:hAnsi="Cambria Math" w:cs="Times New Roman"/>
                    <w:b/>
                    <w:bCs/>
                    <w:i/>
                    <w:color w:val="000000" w:themeColor="text1"/>
                  </w:rPr>
                </m:ctrlPr>
              </m:dPr>
              <m:e>
                <m:r>
                  <m:rPr>
                    <m:sty m:val="bi"/>
                  </m:rPr>
                  <w:rPr>
                    <w:rFonts w:ascii="Cambria Math" w:hAnsi="Cambria Math" w:cs="Times New Roman"/>
                    <w:color w:val="000000" w:themeColor="text1"/>
                  </w:rPr>
                  <m:t>Δ</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prev</m:t>
                    </m:r>
                  </m:sub>
                </m:sSub>
              </m:e>
            </m:d>
          </m:num>
          <m:den>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prev</m:t>
                </m:r>
              </m:sub>
            </m:sSub>
          </m:den>
        </m:f>
      </m:oMath>
      <w:r w:rsidR="00733848" w:rsidRPr="00ED2D36">
        <w:rPr>
          <w:rFonts w:ascii="Times New Roman" w:hAnsi="Times New Roman" w:cs="Times New Roman"/>
          <w:b/>
          <w:bCs/>
          <w:color w:val="000000" w:themeColor="text1"/>
        </w:rPr>
        <w:t xml:space="preserve">  </w:t>
      </w:r>
      <w:r w:rsidR="00733848" w:rsidRPr="00ED2D36">
        <w:rPr>
          <w:rFonts w:ascii="Times New Roman" w:hAnsi="Times New Roman" w:cs="Times New Roman"/>
        </w:rPr>
        <w:t>(S</w:t>
      </w:r>
      <w:r w:rsidR="00733848" w:rsidRPr="00ED2D36">
        <w:rPr>
          <w:rFonts w:ascii="Times New Roman" w:eastAsia="宋体" w:hAnsi="Times New Roman" w:cs="Times New Roman"/>
        </w:rPr>
        <w:t>7</w:t>
      </w:r>
      <w:r w:rsidR="00733848" w:rsidRPr="00ED2D36">
        <w:rPr>
          <w:rFonts w:ascii="Times New Roman" w:hAnsi="Times New Roman" w:cs="Times New Roman"/>
        </w:rPr>
        <w:t>)</w:t>
      </w:r>
    </w:p>
    <w:p w14:paraId="0E6EEC8E" w14:textId="0D4BF5FA"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where </w:t>
      </w:r>
      <m:oMath>
        <m:r>
          <m:rPr>
            <m:sty m:val="bi"/>
          </m:rPr>
          <w:rPr>
            <w:rFonts w:ascii="Cambria Math" w:hAnsi="Cambria Math" w:cs="Times New Roman"/>
            <w:color w:val="000000" w:themeColor="text1"/>
          </w:rPr>
          <m:t>Δ</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prev</m:t>
            </m:r>
          </m:sub>
        </m:sSub>
      </m:oMath>
      <w:r w:rsidRPr="00ED2D36">
        <w:rPr>
          <w:rFonts w:ascii="Times New Roman" w:hAnsi="Times New Roman" w:cs="Times New Roman"/>
          <w:color w:val="000000" w:themeColor="text1"/>
        </w:rPr>
        <w:t xml:space="preserve"> is the pH change caused by the previous </w:t>
      </w:r>
      <w:ins w:id="1813" w:author="Yibin Jiang" w:date="2026-03-31T15:22:00Z">
        <w:r w:rsidR="00650244" w:rsidRPr="00650244">
          <w:rPr>
            <w:rFonts w:ascii="Times New Roman" w:hAnsi="Times New Roman" w:cs="Times New Roman"/>
            <w:color w:val="000000" w:themeColor="text1"/>
          </w:rPr>
          <w:t xml:space="preserve">pH-adjustment </w:t>
        </w:r>
      </w:ins>
      <w:del w:id="1814" w:author="Yibin Jiang" w:date="2026-03-31T15:22:00Z">
        <w:r w:rsidRPr="00ED2D36" w:rsidDel="00650244">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step and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prev</m:t>
            </m:r>
          </m:sub>
        </m:sSub>
      </m:oMath>
      <w:r w:rsidRPr="00ED2D36">
        <w:rPr>
          <w:rFonts w:ascii="Times New Roman" w:hAnsi="Times New Roman" w:cs="Times New Roman"/>
          <w:color w:val="000000" w:themeColor="text1"/>
        </w:rPr>
        <w:t xml:space="preserve"> is the </w:t>
      </w:r>
      <w:del w:id="1815" w:author="Yibin Jiang" w:date="2026-03-31T15:22:00Z">
        <w:r w:rsidRPr="00ED2D36" w:rsidDel="00EE2281">
          <w:rPr>
            <w:rFonts w:ascii="Times New Roman" w:hAnsi="Times New Roman" w:cs="Times New Roman"/>
            <w:color w:val="000000" w:themeColor="text1"/>
          </w:rPr>
          <w:delText xml:space="preserve">titrant </w:delText>
        </w:r>
      </w:del>
      <w:ins w:id="1816" w:author="Yibin Jiang" w:date="2026-03-31T15:22:00Z">
        <w:r w:rsidR="00EE2281">
          <w:rPr>
            <w:rFonts w:ascii="Times New Roman" w:hAnsi="Times New Roman" w:cs="Times New Roman" w:hint="eastAsia"/>
            <w:color w:val="000000" w:themeColor="text1"/>
          </w:rPr>
          <w:t>reagent</w:t>
        </w:r>
        <w:r w:rsidR="00EE2281"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added in that step, expressed in </w:t>
      </w:r>
      <w:proofErr w:type="spellStart"/>
      <w:r w:rsidRPr="00ED2D36">
        <w:rPr>
          <w:rFonts w:ascii="Times New Roman" w:hAnsi="Times New Roman" w:cs="Times New Roman"/>
          <w:color w:val="000000" w:themeColor="text1"/>
        </w:rPr>
        <w:t>mL.</w:t>
      </w:r>
      <w:proofErr w:type="spellEnd"/>
      <w:r w:rsidRPr="00ED2D36">
        <w:rPr>
          <w:rFonts w:ascii="Times New Roman" w:hAnsi="Times New Roman" w:cs="Times New Roman"/>
          <w:color w:val="000000" w:themeColor="text1"/>
        </w:rPr>
        <w:t xml:space="preserve"> Therefore,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m:t>
            </m:r>
          </m:sub>
        </m:sSub>
      </m:oMath>
      <w:r w:rsidRPr="00ED2D36">
        <w:rPr>
          <w:rFonts w:ascii="Times New Roman" w:hAnsi="Times New Roman" w:cs="Times New Roman"/>
          <w:color w:val="000000" w:themeColor="text1"/>
        </w:rPr>
        <w:t xml:space="preserve"> has units of pH mL</w:t>
      </w:r>
      <m:oMath>
        <m:sSup>
          <m:sSupPr>
            <m:ctrlPr>
              <w:rPr>
                <w:rFonts w:ascii="Cambria Math" w:hAnsi="Cambria Math" w:cs="Times New Roman"/>
                <w:color w:val="000000" w:themeColor="text1"/>
              </w:rPr>
            </m:ctrlPr>
          </m:sSupPr>
          <m:e>
            <m:r>
              <w:rPr>
                <w:rFonts w:ascii="Cambria Math" w:hAnsi="Cambria Math" w:cs="Times New Roman"/>
                <w:color w:val="000000" w:themeColor="text1"/>
              </w:rPr>
              <m:t>​</m:t>
            </m:r>
          </m:e>
          <m:sup>
            <m:r>
              <m:rPr>
                <m:sty m:val="p"/>
              </m:rPr>
              <w:rPr>
                <w:rFonts w:ascii="Cambria Math" w:hAnsi="Cambria Math" w:cs="Times New Roman"/>
                <w:color w:val="000000" w:themeColor="text1"/>
              </w:rPr>
              <m:t>-</m:t>
            </m:r>
            <m:r>
              <w:rPr>
                <w:rFonts w:ascii="Cambria Math" w:hAnsi="Cambria Math" w:cs="Times New Roman"/>
                <w:color w:val="000000" w:themeColor="text1"/>
              </w:rPr>
              <m:t>1</m:t>
            </m:r>
          </m:sup>
        </m:sSup>
      </m:oMath>
      <w:r w:rsidRPr="00ED2D36">
        <w:rPr>
          <w:rFonts w:ascii="Times New Roman" w:hAnsi="Times New Roman" w:cs="Times New Roman"/>
          <w:color w:val="000000" w:themeColor="text1"/>
        </w:rPr>
        <w:t>.</w:t>
      </w:r>
    </w:p>
    <w:p w14:paraId="5075BC02" w14:textId="5C60CF4A"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 small value of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m:t>
            </m:r>
          </m:sub>
        </m:sSub>
      </m:oMath>
      <w:r w:rsidRPr="00ED2D36">
        <w:rPr>
          <w:rFonts w:ascii="Times New Roman" w:hAnsi="Times New Roman" w:cs="Times New Roman"/>
          <w:color w:val="000000" w:themeColor="text1"/>
        </w:rPr>
        <w:t xml:space="preserve"> indicates that the solution responded weakly to the previous addition, so the next addition may be somewhat larger. A large value indicates that the solution is sensitive to </w:t>
      </w:r>
      <w:del w:id="1817" w:author="Yibin Jiang" w:date="2026-03-31T15:22:00Z">
        <w:r w:rsidRPr="00ED2D36" w:rsidDel="00723EDB">
          <w:rPr>
            <w:rFonts w:ascii="Times New Roman" w:hAnsi="Times New Roman" w:cs="Times New Roman"/>
            <w:color w:val="000000" w:themeColor="text1"/>
          </w:rPr>
          <w:delText xml:space="preserve">titrant </w:delText>
        </w:r>
      </w:del>
      <w:ins w:id="1818" w:author="Yibin Jiang" w:date="2026-03-31T15:22:00Z">
        <w:r w:rsidR="00723EDB">
          <w:rPr>
            <w:rFonts w:ascii="Times New Roman" w:hAnsi="Times New Roman" w:cs="Times New Roman" w:hint="eastAsia"/>
            <w:color w:val="000000" w:themeColor="text1"/>
          </w:rPr>
          <w:t>reagent</w:t>
        </w:r>
        <w:r w:rsidR="00723EDB"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addition, so the next addition should be </w:t>
      </w:r>
      <w:r w:rsidR="00401D85" w:rsidRPr="00ED2D36">
        <w:rPr>
          <w:rFonts w:ascii="Times New Roman" w:hAnsi="Times New Roman" w:cs="Times New Roman"/>
          <w:color w:val="000000" w:themeColor="text1"/>
        </w:rPr>
        <w:t xml:space="preserve">made </w:t>
      </w:r>
      <w:r w:rsidRPr="00ED2D36">
        <w:rPr>
          <w:rFonts w:ascii="Times New Roman" w:hAnsi="Times New Roman" w:cs="Times New Roman"/>
          <w:color w:val="000000" w:themeColor="text1"/>
        </w:rPr>
        <w:t>more cautious</w:t>
      </w:r>
      <w:r w:rsidR="00401D85" w:rsidRPr="00ED2D36">
        <w:rPr>
          <w:rFonts w:ascii="Times New Roman" w:hAnsi="Times New Roman" w:cs="Times New Roman"/>
          <w:color w:val="000000" w:themeColor="text1"/>
        </w:rPr>
        <w:t>ly</w:t>
      </w:r>
      <w:r w:rsidRPr="00ED2D36">
        <w:rPr>
          <w:rFonts w:ascii="Times New Roman" w:hAnsi="Times New Roman" w:cs="Times New Roman"/>
          <w:color w:val="000000" w:themeColor="text1"/>
        </w:rPr>
        <w:t>.</w:t>
      </w:r>
    </w:p>
    <w:p w14:paraId="509B7592" w14:textId="00428EC7" w:rsidR="0070508A" w:rsidRPr="00ED2D36" w:rsidRDefault="0070508A"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response-related bonus term </w:t>
      </w:r>
      <m:oMath>
        <m:r>
          <m:rPr>
            <m:sty m:val="bi"/>
          </m:rPr>
          <w:rPr>
            <w:rFonts w:ascii="Cambria Math" w:hAnsi="Cambria Math" w:cs="Times New Roman"/>
            <w:color w:val="000000" w:themeColor="text1"/>
          </w:rPr>
          <m:t>r</m:t>
        </m:r>
      </m:oMath>
      <w:r w:rsidRPr="00ED2D36">
        <w:rPr>
          <w:rFonts w:ascii="Times New Roman" w:hAnsi="Times New Roman" w:cs="Times New Roman"/>
          <w:color w:val="000000" w:themeColor="text1"/>
        </w:rPr>
        <w:t xml:space="preserve"> is calculated from the previous-step pH response slope:</w:t>
      </w:r>
    </w:p>
    <w:p w14:paraId="76FA4431" w14:textId="5FCD8499" w:rsidR="0070508A" w:rsidRPr="00ED2D36" w:rsidRDefault="0070508A" w:rsidP="00397965">
      <w:pPr>
        <w:pStyle w:val="a3"/>
        <w:spacing w:line="360" w:lineRule="auto"/>
        <w:jc w:val="center"/>
        <w:rPr>
          <w:rFonts w:ascii="Times New Roman" w:hAnsi="Times New Roman" w:cs="Times New Roman"/>
          <w:b/>
          <w:bCs/>
          <w:color w:val="000000" w:themeColor="text1"/>
        </w:rPr>
      </w:pPr>
      <m:oMath>
        <m:r>
          <m:rPr>
            <m:sty m:val="bi"/>
          </m:rPr>
          <w:rPr>
            <w:rFonts w:ascii="Cambria Math" w:hAnsi="Cambria Math" w:cs="Times New Roman"/>
            <w:color w:val="000000" w:themeColor="text1"/>
          </w:rPr>
          <m:t>r=</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bonus</m:t>
            </m:r>
          </m:sub>
        </m:sSub>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1-min</m:t>
            </m:r>
            <m:d>
              <m:dPr>
                <m:ctrlPr>
                  <w:rPr>
                    <w:rFonts w:ascii="Cambria Math" w:hAnsi="Cambria Math" w:cs="Times New Roman"/>
                    <w:b/>
                    <w:bCs/>
                    <w:color w:val="000000" w:themeColor="text1"/>
                  </w:rPr>
                </m:ctrlPr>
              </m:dPr>
              <m:e>
                <m:f>
                  <m:fPr>
                    <m:ctrlPr>
                      <w:rPr>
                        <w:rFonts w:ascii="Cambria Math" w:hAnsi="Cambria Math" w:cs="Times New Roman"/>
                        <w:b/>
                        <w:bCs/>
                        <w:color w:val="000000" w:themeColor="text1"/>
                      </w:rPr>
                    </m:ctrlPr>
                  </m:fPr>
                  <m:num>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m:t>
                        </m:r>
                      </m:sub>
                    </m:sSub>
                  </m:num>
                  <m:den>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pH,thresh</m:t>
                        </m:r>
                      </m:sub>
                    </m:sSub>
                  </m:den>
                </m:f>
                <m:r>
                  <m:rPr>
                    <m:sty m:val="bi"/>
                  </m:rPr>
                  <w:rPr>
                    <w:rFonts w:ascii="Cambria Math" w:hAnsi="Cambria Math" w:cs="Times New Roman"/>
                    <w:color w:val="000000" w:themeColor="text1"/>
                  </w:rPr>
                  <m:t>,1</m:t>
                </m:r>
              </m:e>
            </m:d>
          </m:e>
        </m:d>
      </m:oMath>
      <w:r w:rsidR="00733848" w:rsidRPr="00ED2D36">
        <w:rPr>
          <w:rFonts w:ascii="Times New Roman" w:hAnsi="Times New Roman" w:cs="Times New Roman"/>
        </w:rPr>
        <w:t xml:space="preserve">   (S</w:t>
      </w:r>
      <w:r w:rsidR="00733848" w:rsidRPr="00ED2D36">
        <w:rPr>
          <w:rFonts w:ascii="Times New Roman" w:eastAsia="宋体" w:hAnsi="Times New Roman" w:cs="Times New Roman"/>
        </w:rPr>
        <w:t>8</w:t>
      </w:r>
      <w:r w:rsidR="00733848" w:rsidRPr="00ED2D36">
        <w:rPr>
          <w:rFonts w:ascii="Times New Roman" w:hAnsi="Times New Roman" w:cs="Times New Roman"/>
        </w:rPr>
        <w:t>)</w:t>
      </w:r>
    </w:p>
    <w:p w14:paraId="4B2EA596" w14:textId="08AF4620" w:rsidR="0070508A" w:rsidRPr="00ED2D36" w:rsidRDefault="0070508A"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where</w:t>
      </w:r>
      <w:r w:rsidRPr="00ED2D36">
        <w:rPr>
          <w:rFonts w:ascii="Times New Roman" w:hAnsi="Times New Roman" w:cs="Times New Roman"/>
          <w:b/>
          <w:bCs/>
          <w:color w:val="000000" w:themeColor="text1"/>
        </w:rPr>
        <w:t xml:space="preserv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
              </m:rPr>
              <w:rPr>
                <w:rFonts w:ascii="Cambria Math" w:hAnsi="Cambria Math" w:cs="Times New Roman"/>
                <w:color w:val="000000" w:themeColor="text1"/>
              </w:rPr>
              <m:t>bonus</m:t>
            </m:r>
          </m:sub>
        </m:sSub>
        <m:r>
          <m:rPr>
            <m:sty m:val="p"/>
          </m:rPr>
          <w:rPr>
            <w:rFonts w:ascii="Cambria Math" w:hAnsi="Cambria Math" w:cs="Times New Roman"/>
            <w:color w:val="000000" w:themeColor="text1"/>
          </w:rPr>
          <m:t>=</m:t>
        </m:r>
        <m:r>
          <w:rPr>
            <w:rFonts w:ascii="Cambria Math" w:hAnsi="Cambria Math" w:cs="Times New Roman"/>
            <w:color w:val="000000" w:themeColor="text1"/>
          </w:rPr>
          <m:t>0.5</m:t>
        </m:r>
      </m:oMath>
      <w:r w:rsidRPr="00ED2D36">
        <w:rPr>
          <w:rFonts w:ascii="Times New Roman" w:hAnsi="Times New Roman" w:cs="Times New Roman"/>
          <w:color w:val="000000" w:themeColor="text1"/>
        </w:rPr>
        <w:t xml:space="preserve"> is the maximum bonus and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pH,thresh</m:t>
            </m:r>
          </m:sub>
        </m:sSub>
        <m:r>
          <m:rPr>
            <m:sty m:val="p"/>
          </m:rPr>
          <w:rPr>
            <w:rFonts w:ascii="Cambria Math" w:hAnsi="Cambria Math" w:cs="Times New Roman"/>
            <w:color w:val="000000" w:themeColor="text1"/>
          </w:rPr>
          <m:t>=</m:t>
        </m:r>
        <m:r>
          <w:rPr>
            <w:rFonts w:ascii="Cambria Math" w:hAnsi="Cambria Math" w:cs="Times New Roman"/>
            <w:color w:val="000000" w:themeColor="text1"/>
          </w:rPr>
          <m:t>1.0</m:t>
        </m:r>
      </m:oMath>
      <w:r w:rsidRPr="00ED2D36">
        <w:rPr>
          <w:rFonts w:ascii="Times New Roman" w:hAnsi="Times New Roman" w:cs="Times New Roman"/>
          <w:color w:val="000000" w:themeColor="text1"/>
        </w:rPr>
        <w:t xml:space="preserve"> pH mL</w:t>
      </w:r>
      <m:oMath>
        <m:sSup>
          <m:sSupPr>
            <m:ctrlPr>
              <w:rPr>
                <w:rFonts w:ascii="Cambria Math" w:hAnsi="Cambria Math" w:cs="Times New Roman"/>
                <w:color w:val="000000" w:themeColor="text1"/>
              </w:rPr>
            </m:ctrlPr>
          </m:sSupPr>
          <m:e>
            <m:r>
              <w:rPr>
                <w:rFonts w:ascii="Cambria Math" w:hAnsi="Cambria Math" w:cs="Times New Roman"/>
                <w:color w:val="000000" w:themeColor="text1"/>
              </w:rPr>
              <m:t>​</m:t>
            </m:r>
          </m:e>
          <m:sup>
            <m:r>
              <m:rPr>
                <m:sty m:val="p"/>
              </m:rPr>
              <w:rPr>
                <w:rFonts w:ascii="Cambria Math" w:hAnsi="Cambria Math" w:cs="Times New Roman"/>
                <w:color w:val="000000" w:themeColor="text1"/>
              </w:rPr>
              <m:t>-</m:t>
            </m:r>
            <m:r>
              <w:rPr>
                <w:rFonts w:ascii="Cambria Math" w:hAnsi="Cambria Math" w:cs="Times New Roman"/>
                <w:color w:val="000000" w:themeColor="text1"/>
              </w:rPr>
              <m:t>1</m:t>
            </m:r>
          </m:sup>
        </m:sSup>
      </m:oMath>
      <w:r w:rsidRPr="00ED2D36">
        <w:rPr>
          <w:rFonts w:ascii="Times New Roman" w:hAnsi="Times New Roman" w:cs="Times New Roman"/>
          <w:color w:val="000000" w:themeColor="text1"/>
        </w:rPr>
        <w:t xml:space="preserve"> is the threshold above which no additional bonus is applied.</w:t>
      </w:r>
    </w:p>
    <w:p w14:paraId="4FBA69F3" w14:textId="5CA94A11"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819" w:name="_Toc225862930"/>
      <w:bookmarkStart w:id="1820" w:name="posterior-uncertainty"/>
      <w:bookmarkEnd w:id="1810"/>
      <w:r w:rsidRPr="00ED2D36">
        <w:rPr>
          <w:rFonts w:ascii="Times New Roman" w:hAnsi="Times New Roman" w:cs="Times New Roman"/>
          <w:color w:val="000000" w:themeColor="text1"/>
          <w:sz w:val="24"/>
          <w:szCs w:val="24"/>
        </w:rPr>
        <w:t>3. Posterior uncertainty</w:t>
      </w:r>
      <w:r w:rsidR="00A020A1" w:rsidRPr="00ED2D36">
        <w:rPr>
          <w:rFonts w:ascii="Times New Roman" w:hAnsi="Times New Roman" w:cs="Times New Roman"/>
          <w:color w:val="000000" w:themeColor="text1"/>
          <w:sz w:val="24"/>
          <w:szCs w:val="24"/>
        </w:rPr>
        <w:t xml:space="preserve"> </w:t>
      </w:r>
      <w:r w:rsidR="009E4C32" w:rsidRPr="00ED2D36">
        <w:rPr>
          <w:rFonts w:ascii="Times New Roman" w:hAnsi="Times New Roman" w:cs="Times New Roman"/>
          <w:color w:val="000000" w:themeColor="text1"/>
          <w:sz w:val="24"/>
          <w:szCs w:val="24"/>
        </w:rPr>
        <w:t>(</w:t>
      </w:r>
      <m:oMath>
        <m:r>
          <m:rPr>
            <m:sty m:val="bi"/>
          </m:rPr>
          <w:rPr>
            <w:rFonts w:ascii="Cambria Math" w:hAnsi="Cambria Math" w:cs="Times New Roman"/>
            <w:color w:val="000000" w:themeColor="text1"/>
            <w:sz w:val="24"/>
            <w:szCs w:val="24"/>
          </w:rPr>
          <m:t>u</m:t>
        </m:r>
      </m:oMath>
      <w:r w:rsidR="009E4C32" w:rsidRPr="00ED2D36">
        <w:rPr>
          <w:rFonts w:ascii="Times New Roman" w:hAnsi="Times New Roman" w:cs="Times New Roman"/>
          <w:color w:val="000000" w:themeColor="text1"/>
          <w:sz w:val="24"/>
          <w:szCs w:val="24"/>
        </w:rPr>
        <w:t>)</w:t>
      </w:r>
      <w:bookmarkEnd w:id="1819"/>
    </w:p>
    <w:p w14:paraId="23B76AF9" w14:textId="6A64DAD0" w:rsidR="001617FB"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third quantity describes the current uncertainty in the inferred acid-base chemistry. We summarize this uncertainty by</w:t>
      </w:r>
      <w:r w:rsidR="00B12D49" w:rsidRPr="00ED2D36">
        <w:rPr>
          <w:rFonts w:ascii="Times New Roman" w:hAnsi="Times New Roman" w:cs="Times New Roman"/>
          <w:color w:val="000000" w:themeColor="text1"/>
        </w:rPr>
        <w:t xml:space="preserve"> </w:t>
      </w:r>
      <m:oMath>
        <m:sSub>
          <m:sSubPr>
            <m:ctrlPr>
              <w:rPr>
                <w:rFonts w:ascii="Cambria Math" w:hAnsi="Cambria Math" w:cs="Times New Roman"/>
                <w:b/>
                <w:bCs/>
                <w:i/>
                <w:color w:val="000000" w:themeColor="text1"/>
              </w:rPr>
            </m:ctrlPr>
          </m:sSubPr>
          <m:e>
            <m:acc>
              <m:accPr>
                <m:chr m:val="‾"/>
                <m:ctrlPr>
                  <w:rPr>
                    <w:rFonts w:ascii="Cambria Math" w:hAnsi="Cambria Math" w:cs="Times New Roman"/>
                    <w:b/>
                    <w:bCs/>
                    <w:i/>
                    <w:color w:val="000000" w:themeColor="text1"/>
                  </w:rPr>
                </m:ctrlPr>
              </m:accPr>
              <m:e>
                <m:r>
                  <m:rPr>
                    <m:sty m:val="bi"/>
                  </m:rPr>
                  <w:rPr>
                    <w:rFonts w:ascii="Cambria Math" w:hAnsi="Cambria Math" w:cs="Times New Roman"/>
                    <w:color w:val="000000" w:themeColor="text1"/>
                  </w:rPr>
                  <m:t>σ</m:t>
                </m:r>
              </m:e>
            </m:acc>
          </m:e>
          <m:sub>
            <m:r>
              <m:rPr>
                <m:sty m:val="bi"/>
              </m:rPr>
              <w:rPr>
                <w:rFonts w:ascii="Cambria Math" w:hAnsi="Cambria Math" w:cs="Times New Roman"/>
                <w:color w:val="000000" w:themeColor="text1"/>
              </w:rPr>
              <m:t>p</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sub>
        </m:sSub>
      </m:oMath>
      <w:r w:rsidRPr="00ED2D36">
        <w:rPr>
          <w:rFonts w:ascii="Times New Roman" w:hAnsi="Times New Roman" w:cs="Times New Roman"/>
          <w:color w:val="000000" w:themeColor="text1"/>
        </w:rPr>
        <w:t xml:space="preserve"> which is the </w:t>
      </w:r>
      <w:r w:rsidR="00DB530C" w:rsidRPr="00ED2D36">
        <w:rPr>
          <w:rFonts w:ascii="Times New Roman" w:hAnsi="Times New Roman" w:cs="Times New Roman"/>
          <w:color w:val="000000" w:themeColor="text1"/>
        </w:rPr>
        <w:t>average</w:t>
      </w:r>
      <w:r w:rsidRPr="00ED2D36">
        <w:rPr>
          <w:rFonts w:ascii="Times New Roman" w:hAnsi="Times New Roman" w:cs="Times New Roman"/>
          <w:color w:val="000000" w:themeColor="text1"/>
        </w:rPr>
        <w:t xml:space="preserve"> posterior standard deviation of the inferred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oMath>
      <w:r w:rsidRPr="00ED2D36">
        <w:rPr>
          <w:rFonts w:ascii="Times New Roman" w:hAnsi="Times New Roman" w:cs="Times New Roman"/>
          <w:color w:val="000000" w:themeColor="text1"/>
        </w:rPr>
        <w:t xml:space="preserve"> value. Because</w:t>
      </w:r>
      <w:r w:rsidRPr="00ED2D36">
        <w:rPr>
          <w:rFonts w:ascii="Times New Roman" w:hAnsi="Times New Roman" w:cs="Times New Roman"/>
          <w:b/>
          <w:bCs/>
          <w:color w:val="000000" w:themeColor="text1"/>
        </w:rPr>
        <w:t xml:space="preserve"> </w:t>
      </w:r>
      <m:oMath>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oMath>
      <w:r w:rsidRPr="00ED2D36">
        <w:rPr>
          <w:rFonts w:ascii="Times New Roman" w:hAnsi="Times New Roman" w:cs="Times New Roman"/>
          <w:color w:val="000000" w:themeColor="text1"/>
        </w:rPr>
        <w:t xml:space="preserve"> is dimensionless, </w:t>
      </w:r>
      <m:oMath>
        <m:sSub>
          <m:sSubPr>
            <m:ctrlPr>
              <w:rPr>
                <w:rFonts w:ascii="Cambria Math" w:hAnsi="Cambria Math" w:cs="Times New Roman"/>
                <w:b/>
                <w:bCs/>
                <w:color w:val="000000" w:themeColor="text1"/>
              </w:rPr>
            </m:ctrlPr>
          </m:sSubPr>
          <m:e>
            <m:acc>
              <m:accPr>
                <m:chr m:val="‾"/>
                <m:ctrlPr>
                  <w:rPr>
                    <w:rFonts w:ascii="Cambria Math" w:hAnsi="Cambria Math" w:cs="Times New Roman"/>
                    <w:b/>
                    <w:bCs/>
                    <w:color w:val="000000" w:themeColor="text1"/>
                  </w:rPr>
                </m:ctrlPr>
              </m:accPr>
              <m:e>
                <m:r>
                  <m:rPr>
                    <m:sty m:val="bi"/>
                  </m:rPr>
                  <w:rPr>
                    <w:rFonts w:ascii="Cambria Math" w:hAnsi="Cambria Math" w:cs="Times New Roman"/>
                    <w:color w:val="000000" w:themeColor="text1"/>
                  </w:rPr>
                  <m:t>σ</m:t>
                </m:r>
              </m:e>
            </m:acc>
          </m:e>
          <m:sub>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sub>
        </m:sSub>
      </m:oMath>
      <w:r w:rsidRPr="00ED2D36">
        <w:rPr>
          <w:rFonts w:ascii="Times New Roman" w:hAnsi="Times New Roman" w:cs="Times New Roman"/>
          <w:color w:val="000000" w:themeColor="text1"/>
        </w:rPr>
        <w:t xml:space="preserve"> is also dimensionless. A larger value means that the inferred chemical model remains less certain, so the controller should behave more conservatively.</w:t>
      </w:r>
      <w:r w:rsidR="001617FB" w:rsidRPr="00ED2D36">
        <w:rPr>
          <w:rFonts w:ascii="Times New Roman" w:hAnsi="Times New Roman" w:cs="Times New Roman"/>
          <w:color w:val="000000" w:themeColor="text1"/>
        </w:rPr>
        <w:t xml:space="preserve"> The uncertainty factor is written as</w:t>
      </w:r>
    </w:p>
    <w:p w14:paraId="4E8F9CDC" w14:textId="4893E5AE" w:rsidR="001617FB" w:rsidRPr="00ED2D36" w:rsidRDefault="001617FB" w:rsidP="00397965">
      <w:pPr>
        <w:pStyle w:val="a3"/>
        <w:spacing w:line="360" w:lineRule="auto"/>
        <w:jc w:val="center"/>
        <w:rPr>
          <w:rFonts w:ascii="Times New Roman" w:hAnsi="Times New Roman" w:cs="Times New Roman"/>
          <w:b/>
          <w:bCs/>
          <w:color w:val="000000" w:themeColor="text1"/>
        </w:rPr>
      </w:pPr>
      <m:oMath>
        <m:r>
          <m:rPr>
            <m:sty m:val="bi"/>
          </m:rPr>
          <w:rPr>
            <w:rFonts w:ascii="Cambria Math" w:hAnsi="Cambria Math" w:cs="Times New Roman"/>
            <w:color w:val="000000" w:themeColor="text1"/>
          </w:rPr>
          <w:lastRenderedPageBreak/>
          <m:t>u=min</m:t>
        </m:r>
        <m:d>
          <m:dPr>
            <m:ctrlPr>
              <w:rPr>
                <w:rFonts w:ascii="Cambria Math" w:hAnsi="Cambria Math" w:cs="Times New Roman"/>
                <w:b/>
                <w:bCs/>
                <w:color w:val="000000" w:themeColor="text1"/>
              </w:rPr>
            </m:ctrlPr>
          </m:dPr>
          <m:e>
            <m:f>
              <m:fPr>
                <m:ctrlPr>
                  <w:rPr>
                    <w:rFonts w:ascii="Cambria Math" w:hAnsi="Cambria Math" w:cs="Times New Roman"/>
                    <w:b/>
                    <w:bCs/>
                    <w:color w:val="000000" w:themeColor="text1"/>
                  </w:rPr>
                </m:ctrlPr>
              </m:fPr>
              <m:num>
                <m:sSub>
                  <m:sSubPr>
                    <m:ctrlPr>
                      <w:rPr>
                        <w:rFonts w:ascii="Cambria Math" w:hAnsi="Cambria Math" w:cs="Times New Roman"/>
                        <w:b/>
                        <w:bCs/>
                        <w:color w:val="000000" w:themeColor="text1"/>
                      </w:rPr>
                    </m:ctrlPr>
                  </m:sSubPr>
                  <m:e>
                    <m:acc>
                      <m:accPr>
                        <m:chr m:val="‾"/>
                        <m:ctrlPr>
                          <w:rPr>
                            <w:rFonts w:ascii="Cambria Math" w:hAnsi="Cambria Math" w:cs="Times New Roman"/>
                            <w:b/>
                            <w:bCs/>
                            <w:color w:val="000000" w:themeColor="text1"/>
                          </w:rPr>
                        </m:ctrlPr>
                      </m:accPr>
                      <m:e>
                        <m:r>
                          <m:rPr>
                            <m:sty m:val="bi"/>
                          </m:rPr>
                          <w:rPr>
                            <w:rFonts w:ascii="Cambria Math" w:hAnsi="Cambria Math" w:cs="Times New Roman"/>
                            <w:color w:val="000000" w:themeColor="text1"/>
                          </w:rPr>
                          <m:t>σ</m:t>
                        </m:r>
                      </m:e>
                    </m:acc>
                  </m:e>
                  <m:sub>
                    <m:r>
                      <m:rPr>
                        <m:sty m:val="bi"/>
                      </m:rPr>
                      <w:rPr>
                        <w:rFonts w:ascii="Cambria Math" w:hAnsi="Cambria Math" w:cs="Times New Roman"/>
                        <w:color w:val="000000" w:themeColor="text1"/>
                      </w:rPr>
                      <m:t>p</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a</m:t>
                        </m:r>
                      </m:sub>
                    </m:sSub>
                  </m:sub>
                </m:sSub>
              </m:num>
              <m:den>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max</m:t>
                    </m:r>
                  </m:sub>
                </m:sSub>
              </m:den>
            </m:f>
            <m:r>
              <m:rPr>
                <m:sty m:val="bi"/>
              </m:rPr>
              <w:rPr>
                <w:rFonts w:ascii="Cambria Math" w:hAnsi="Cambria Math" w:cs="Times New Roman"/>
                <w:color w:val="000000" w:themeColor="text1"/>
              </w:rPr>
              <m:t>,1</m:t>
            </m:r>
          </m:e>
        </m:d>
        <m:r>
          <m:rPr>
            <m:sty m:val="bi"/>
          </m:rPr>
          <w:rPr>
            <w:rFonts w:ascii="Cambria Math" w:hAnsi="Cambria Math" w:cs="Times New Roman"/>
            <w:color w:val="000000" w:themeColor="text1"/>
          </w:rPr>
          <m:t>,</m:t>
        </m:r>
      </m:oMath>
      <w:r w:rsidR="009E4C32" w:rsidRPr="00ED2D36">
        <w:rPr>
          <w:rFonts w:ascii="Times New Roman" w:hAnsi="Times New Roman" w:cs="Times New Roman"/>
        </w:rPr>
        <w:t xml:space="preserve">  (S</w:t>
      </w:r>
      <w:r w:rsidR="009E4C32" w:rsidRPr="00ED2D36">
        <w:rPr>
          <w:rFonts w:ascii="Times New Roman" w:eastAsia="宋体" w:hAnsi="Times New Roman" w:cs="Times New Roman"/>
        </w:rPr>
        <w:t>9</w:t>
      </w:r>
      <w:r w:rsidR="009E4C32" w:rsidRPr="00ED2D36">
        <w:rPr>
          <w:rFonts w:ascii="Times New Roman" w:hAnsi="Times New Roman" w:cs="Times New Roman"/>
        </w:rPr>
        <w:t>)</w:t>
      </w:r>
    </w:p>
    <w:p w14:paraId="3D7F6538" w14:textId="2A2013B6" w:rsidR="00786B96" w:rsidRPr="00ED2D36" w:rsidRDefault="001617FB"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where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max</m:t>
            </m:r>
          </m:sub>
        </m:sSub>
      </m:oMath>
      <w:r w:rsidRPr="00ED2D36">
        <w:rPr>
          <w:rFonts w:ascii="Times New Roman" w:hAnsi="Times New Roman" w:cs="Times New Roman"/>
          <w:b/>
          <w:bCs/>
          <w:i/>
          <w:color w:val="000000" w:themeColor="text1"/>
        </w:rPr>
        <w:t xml:space="preserve"> </w:t>
      </w:r>
      <w:r w:rsidRPr="00ED2D36">
        <w:rPr>
          <w:rFonts w:ascii="Times New Roman" w:hAnsi="Times New Roman" w:cs="Times New Roman"/>
          <w:color w:val="000000" w:themeColor="text1"/>
        </w:rPr>
        <w:t>is a dimensionless normalization constant</w:t>
      </w:r>
      <w:r w:rsidR="009C2453" w:rsidRPr="00ED2D36">
        <w:rPr>
          <w:rFonts w:ascii="Times New Roman" w:hAnsi="Times New Roman" w:cs="Times New Roman"/>
          <w:color w:val="000000" w:themeColor="text1"/>
        </w:rPr>
        <w:t xml:space="preserve"> set to be</w:t>
      </w:r>
      <w:ins w:id="1821" w:author="SYLZ" w:date="2026-03-27T10:16:00Z">
        <w:r w:rsidR="006703B3" w:rsidRPr="00ED2D36">
          <w:rPr>
            <w:rFonts w:ascii="Times New Roman" w:hAnsi="Times New Roman" w:cs="Times New Roman"/>
            <w:color w:val="000000" w:themeColor="text1"/>
          </w:rPr>
          <w:t xml:space="preserve"> </w:t>
        </w:r>
      </w:ins>
      <w:del w:id="1822" w:author="SYLZ" w:date="2026-03-27T10:16:00Z">
        <w:r w:rsidR="009C2453" w:rsidRPr="00ED2D36" w:rsidDel="00F324B1">
          <w:rPr>
            <w:rFonts w:ascii="Times New Roman" w:hAnsi="Times New Roman" w:cs="Times New Roman"/>
            <w:color w:val="000000" w:themeColor="text1"/>
          </w:rPr>
          <w:delText xml:space="preserve"> </w:delText>
        </w:r>
        <w:commentRangeStart w:id="1823"/>
        <w:r w:rsidR="00CF3C63" w:rsidRPr="00ED2D36" w:rsidDel="00F324B1">
          <w:rPr>
            <w:rFonts w:ascii="Times New Roman" w:hAnsi="Times New Roman" w:cs="Times New Roman"/>
            <w:color w:val="000000" w:themeColor="text1"/>
            <w:highlight w:val="yellow"/>
          </w:rPr>
          <w:delText>[X</w:delText>
        </w:r>
        <w:r w:rsidR="00CF3C63" w:rsidRPr="00ED2D36" w:rsidDel="00F324B1">
          <w:rPr>
            <w:rFonts w:ascii="Times New Roman" w:hAnsi="Times New Roman" w:cs="Times New Roman"/>
            <w:color w:val="000000" w:themeColor="text1"/>
          </w:rPr>
          <w:delText>]</w:delText>
        </w:r>
        <w:commentRangeEnd w:id="1823"/>
        <w:r w:rsidR="000963F9" w:rsidRPr="00ED2D36" w:rsidDel="00F324B1">
          <w:rPr>
            <w:rStyle w:val="a5"/>
            <w:rFonts w:ascii="Times New Roman" w:eastAsia="Times New Roman" w:hAnsi="Times New Roman" w:cs="Times New Roman"/>
            <w:kern w:val="2"/>
            <w:sz w:val="24"/>
            <w:szCs w:val="24"/>
            <w14:ligatures w14:val="standardContextual"/>
          </w:rPr>
          <w:commentReference w:id="1823"/>
        </w:r>
      </w:del>
      <w:ins w:id="1824" w:author="SYLZ" w:date="2026-03-27T10:16:00Z">
        <w:r w:rsidR="00F324B1" w:rsidRPr="00ED2D36">
          <w:rPr>
            <w:rFonts w:ascii="Times New Roman" w:hAnsi="Times New Roman" w:cs="Times New Roman"/>
            <w:color w:val="000000" w:themeColor="text1"/>
          </w:rPr>
          <w:t>1.0</w:t>
        </w:r>
      </w:ins>
      <w:r w:rsidRPr="00ED2D36">
        <w:rPr>
          <w:rFonts w:ascii="Times New Roman" w:hAnsi="Times New Roman" w:cs="Times New Roman"/>
          <w:color w:val="000000" w:themeColor="text1"/>
        </w:rPr>
        <w:t>.</w:t>
      </w:r>
    </w:p>
    <w:p w14:paraId="5B5AFC4B" w14:textId="7C2F9356"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825" w:name="_Toc225862931"/>
      <w:bookmarkStart w:id="1826" w:name="effective-buffering-level"/>
      <w:bookmarkEnd w:id="1820"/>
      <w:r w:rsidRPr="00ED2D36">
        <w:rPr>
          <w:rFonts w:ascii="Times New Roman" w:hAnsi="Times New Roman" w:cs="Times New Roman"/>
          <w:color w:val="000000" w:themeColor="text1"/>
          <w:sz w:val="24"/>
          <w:szCs w:val="24"/>
        </w:rPr>
        <w:t>4. Effective buffering level</w:t>
      </w:r>
      <w:r w:rsidR="009E4C32" w:rsidRPr="00ED2D36">
        <w:rPr>
          <w:rFonts w:ascii="Times New Roman" w:hAnsi="Times New Roman" w:cs="Times New Roman"/>
          <w:color w:val="000000" w:themeColor="text1"/>
          <w:sz w:val="24"/>
          <w:szCs w:val="24"/>
        </w:rPr>
        <w:t xml:space="preserve"> (</w:t>
      </w:r>
      <m:oMath>
        <m:r>
          <m:rPr>
            <m:sty m:val="bi"/>
          </m:rPr>
          <w:rPr>
            <w:rFonts w:ascii="Cambria Math" w:hAnsi="Cambria Math" w:cs="Times New Roman"/>
            <w:color w:val="000000" w:themeColor="text1"/>
            <w:sz w:val="24"/>
            <w:szCs w:val="24"/>
          </w:rPr>
          <m:t>B</m:t>
        </m:r>
      </m:oMath>
      <w:r w:rsidR="009E4C32" w:rsidRPr="00ED2D36">
        <w:rPr>
          <w:rFonts w:ascii="Times New Roman" w:hAnsi="Times New Roman" w:cs="Times New Roman"/>
          <w:color w:val="000000" w:themeColor="text1"/>
          <w:sz w:val="24"/>
          <w:szCs w:val="24"/>
        </w:rPr>
        <w:t>)</w:t>
      </w:r>
      <w:bookmarkEnd w:id="1825"/>
    </w:p>
    <w:p w14:paraId="27845EC8" w14:textId="7044666C" w:rsidR="005342F2" w:rsidRPr="00ED2D36" w:rsidRDefault="005342F2" w:rsidP="00397965">
      <w:pPr>
        <w:spacing w:line="360" w:lineRule="auto"/>
        <w:jc w:val="both"/>
        <w:rPr>
          <w:rFonts w:eastAsiaTheme="minorEastAsia"/>
          <w:sz w:val="24"/>
        </w:rPr>
      </w:pPr>
      <w:r w:rsidRPr="00ED2D36">
        <w:rPr>
          <w:rFonts w:eastAsiaTheme="minorEastAsia"/>
          <w:sz w:val="24"/>
        </w:rPr>
        <w:t>The fourth quantity is a bounded correction related to buffering. In the present framework, the mean of the posterior molar amounts across all buffer pairs is computed directly:</w:t>
      </w:r>
    </w:p>
    <w:p w14:paraId="4144011A" w14:textId="10638026" w:rsidR="005342F2" w:rsidRPr="00ED2D36" w:rsidRDefault="00E00915" w:rsidP="00397965">
      <w:pPr>
        <w:spacing w:line="360" w:lineRule="auto"/>
        <w:jc w:val="center"/>
        <w:rPr>
          <w:rFonts w:eastAsiaTheme="minorEastAsia"/>
          <w:b/>
          <w:bCs/>
          <w:sz w:val="24"/>
        </w:rPr>
      </w:pPr>
      <m:oMath>
        <m:sSub>
          <m:sSubPr>
            <m:ctrlPr>
              <w:rPr>
                <w:rFonts w:ascii="Cambria Math" w:eastAsiaTheme="minorEastAsia" w:hAnsi="Cambria Math"/>
                <w:b/>
                <w:bCs/>
                <w:i/>
                <w:sz w:val="24"/>
              </w:rPr>
            </m:ctrlPr>
          </m:sSubPr>
          <m:e>
            <m:acc>
              <m:accPr>
                <m:chr m:val="̅"/>
                <m:ctrlPr>
                  <w:rPr>
                    <w:rFonts w:ascii="Cambria Math" w:eastAsiaTheme="minorEastAsia" w:hAnsi="Cambria Math"/>
                    <w:b/>
                    <w:bCs/>
                    <w:i/>
                    <w:sz w:val="24"/>
                  </w:rPr>
                </m:ctrlPr>
              </m:accPr>
              <m:e>
                <m:r>
                  <m:rPr>
                    <m:sty m:val="bi"/>
                  </m:rPr>
                  <w:rPr>
                    <w:rFonts w:ascii="Cambria Math" w:eastAsiaTheme="minorEastAsia" w:hAnsi="Cambria Math"/>
                    <w:sz w:val="24"/>
                  </w:rPr>
                  <m:t>n</m:t>
                </m:r>
              </m:e>
            </m:acc>
          </m:e>
          <m:sub>
            <m:r>
              <m:rPr>
                <m:sty m:val="bi"/>
              </m:rPr>
              <w:rPr>
                <w:rFonts w:ascii="Cambria Math" w:eastAsiaTheme="minorEastAsia" w:hAnsi="Cambria Math"/>
                <w:sz w:val="24"/>
              </w:rPr>
              <m:t>buffer</m:t>
            </m:r>
          </m:sub>
        </m:sSub>
        <m:r>
          <m:rPr>
            <m:sty m:val="bi"/>
          </m:rPr>
          <w:rPr>
            <w:rFonts w:ascii="Cambria Math" w:eastAsiaTheme="minorEastAsia" w:hAnsi="Cambria Math"/>
            <w:sz w:val="24"/>
          </w:rPr>
          <m:t>=</m:t>
        </m:r>
        <m:f>
          <m:fPr>
            <m:ctrlPr>
              <w:rPr>
                <w:rFonts w:ascii="Cambria Math" w:eastAsiaTheme="minorEastAsia" w:hAnsi="Cambria Math"/>
                <w:b/>
                <w:bCs/>
                <w:i/>
                <w:sz w:val="24"/>
              </w:rPr>
            </m:ctrlPr>
          </m:fPr>
          <m:num>
            <m:r>
              <m:rPr>
                <m:sty m:val="bi"/>
              </m:rPr>
              <w:rPr>
                <w:rFonts w:ascii="Cambria Math" w:eastAsiaTheme="minorEastAsia" w:hAnsi="Cambria Math"/>
                <w:sz w:val="24"/>
              </w:rPr>
              <m:t>1</m:t>
            </m:r>
          </m:num>
          <m:den>
            <m:r>
              <m:rPr>
                <m:sty m:val="bi"/>
              </m:rPr>
              <w:rPr>
                <w:rFonts w:ascii="Cambria Math" w:eastAsiaTheme="minorEastAsia" w:hAnsi="Cambria Math"/>
                <w:sz w:val="24"/>
              </w:rPr>
              <m:t>N</m:t>
            </m:r>
          </m:den>
        </m:f>
        <m:nary>
          <m:naryPr>
            <m:chr m:val="∑"/>
            <m:limLoc m:val="undOvr"/>
            <m:ctrlPr>
              <w:rPr>
                <w:rFonts w:ascii="Cambria Math" w:eastAsiaTheme="minorEastAsia" w:hAnsi="Cambria Math"/>
                <w:b/>
                <w:bCs/>
                <w:i/>
                <w:sz w:val="24"/>
              </w:rPr>
            </m:ctrlPr>
          </m:naryPr>
          <m:sub>
            <m:r>
              <m:rPr>
                <m:sty m:val="bi"/>
              </m:rPr>
              <w:rPr>
                <w:rFonts w:ascii="Cambria Math" w:eastAsiaTheme="minorEastAsia" w:hAnsi="Cambria Math"/>
                <w:sz w:val="24"/>
              </w:rPr>
              <m:t>i=1</m:t>
            </m:r>
          </m:sub>
          <m:sup>
            <m:r>
              <m:rPr>
                <m:sty m:val="bi"/>
              </m:rPr>
              <w:rPr>
                <w:rFonts w:ascii="Cambria Math" w:eastAsiaTheme="minorEastAsia" w:hAnsi="Cambria Math"/>
                <w:sz w:val="24"/>
              </w:rPr>
              <m:t>N</m:t>
            </m:r>
          </m:sup>
          <m:e>
            <m:sSub>
              <m:sSubPr>
                <m:ctrlPr>
                  <w:rPr>
                    <w:rFonts w:ascii="Cambria Math" w:eastAsiaTheme="minorEastAsia" w:hAnsi="Cambria Math"/>
                    <w:b/>
                    <w:bCs/>
                    <w:i/>
                    <w:sz w:val="24"/>
                  </w:rPr>
                </m:ctrlPr>
              </m:sSubPr>
              <m:e>
                <m:r>
                  <m:rPr>
                    <m:sty m:val="bi"/>
                  </m:rPr>
                  <w:rPr>
                    <w:rFonts w:ascii="Cambria Math" w:eastAsiaTheme="minorEastAsia" w:hAnsi="Cambria Math"/>
                    <w:sz w:val="24"/>
                  </w:rPr>
                  <m:t>n</m:t>
                </m:r>
              </m:e>
              <m:sub>
                <m:r>
                  <m:rPr>
                    <m:sty m:val="bi"/>
                  </m:rPr>
                  <w:rPr>
                    <w:rFonts w:ascii="Cambria Math" w:eastAsiaTheme="minorEastAsia" w:hAnsi="Cambria Math"/>
                    <w:sz w:val="24"/>
                  </w:rPr>
                  <m:t>i,post</m:t>
                </m:r>
              </m:sub>
            </m:sSub>
            <m:r>
              <m:rPr>
                <m:sty m:val="bi"/>
              </m:rPr>
              <w:rPr>
                <w:rFonts w:ascii="Cambria Math" w:eastAsiaTheme="minorEastAsia" w:hAnsi="Cambria Math"/>
                <w:sz w:val="24"/>
              </w:rPr>
              <m:t xml:space="preserve">  </m:t>
            </m:r>
          </m:e>
        </m:nary>
      </m:oMath>
      <w:r w:rsidR="009E4C32" w:rsidRPr="00ED2D36">
        <w:rPr>
          <w:rFonts w:eastAsiaTheme="minorEastAsia"/>
          <w:b/>
          <w:bCs/>
          <w:sz w:val="24"/>
        </w:rPr>
        <w:t xml:space="preserve">  </w:t>
      </w:r>
      <w:r w:rsidR="009E4C32" w:rsidRPr="00ED2D36">
        <w:rPr>
          <w:rFonts w:eastAsiaTheme="minorEastAsia"/>
          <w:sz w:val="24"/>
        </w:rPr>
        <w:t>(S</w:t>
      </w:r>
      <w:r w:rsidR="009E4C32" w:rsidRPr="00ED2D36">
        <w:rPr>
          <w:rFonts w:eastAsia="宋体"/>
          <w:sz w:val="24"/>
        </w:rPr>
        <w:t>10</w:t>
      </w:r>
      <w:r w:rsidR="009E4C32" w:rsidRPr="00ED2D36">
        <w:rPr>
          <w:rFonts w:eastAsiaTheme="minorEastAsia"/>
          <w:sz w:val="24"/>
        </w:rPr>
        <w:t>)</w:t>
      </w:r>
    </w:p>
    <w:p w14:paraId="10741746" w14:textId="34A83686" w:rsidR="005342F2" w:rsidRPr="00ED2D36" w:rsidRDefault="005342F2" w:rsidP="00397965">
      <w:pPr>
        <w:spacing w:line="360" w:lineRule="auto"/>
        <w:jc w:val="both"/>
        <w:rPr>
          <w:rFonts w:eastAsiaTheme="minorEastAsia"/>
          <w:sz w:val="24"/>
        </w:rPr>
      </w:pPr>
      <w:r w:rsidRPr="00ED2D36">
        <w:rPr>
          <w:rFonts w:eastAsiaTheme="minorEastAsia"/>
          <w:sz w:val="24"/>
        </w:rPr>
        <w:t xml:space="preserve">where </w:t>
      </w:r>
      <m:oMath>
        <m:sSub>
          <m:sSubPr>
            <m:ctrlPr>
              <w:rPr>
                <w:rFonts w:ascii="Cambria Math" w:eastAsiaTheme="minorEastAsia" w:hAnsi="Cambria Math"/>
                <w:b/>
                <w:bCs/>
                <w:i/>
                <w:sz w:val="24"/>
              </w:rPr>
            </m:ctrlPr>
          </m:sSubPr>
          <m:e>
            <m:r>
              <m:rPr>
                <m:sty m:val="bi"/>
              </m:rPr>
              <w:rPr>
                <w:rFonts w:ascii="Cambria Math" w:eastAsiaTheme="minorEastAsia" w:hAnsi="Cambria Math"/>
                <w:sz w:val="24"/>
              </w:rPr>
              <m:t>n</m:t>
            </m:r>
          </m:e>
          <m:sub>
            <m:r>
              <m:rPr>
                <m:sty m:val="bi"/>
              </m:rPr>
              <w:rPr>
                <w:rFonts w:ascii="Cambria Math" w:eastAsiaTheme="minorEastAsia" w:hAnsi="Cambria Math"/>
                <w:sz w:val="24"/>
              </w:rPr>
              <m:t>i,post</m:t>
            </m:r>
          </m:sub>
        </m:sSub>
      </m:oMath>
      <w:r w:rsidRPr="00ED2D36">
        <w:rPr>
          <w:rFonts w:eastAsiaTheme="minorEastAsia"/>
          <w:sz w:val="24"/>
        </w:rPr>
        <w:t xml:space="preserve">​ is the posterior mean molar amount of the </w:t>
      </w:r>
      <w:proofErr w:type="spellStart"/>
      <w:r w:rsidRPr="00ED2D36">
        <w:rPr>
          <w:rFonts w:eastAsiaTheme="minorEastAsia"/>
          <w:b/>
          <w:bCs/>
          <w:i/>
          <w:iCs/>
          <w:sz w:val="24"/>
        </w:rPr>
        <w:t>i</w:t>
      </w:r>
      <w:r w:rsidRPr="00ED2D36">
        <w:rPr>
          <w:rFonts w:eastAsiaTheme="minorEastAsia"/>
          <w:sz w:val="24"/>
        </w:rPr>
        <w:t>-th</w:t>
      </w:r>
      <w:proofErr w:type="spellEnd"/>
      <w:r w:rsidRPr="00ED2D36">
        <w:rPr>
          <w:rFonts w:eastAsiaTheme="minorEastAsia"/>
          <w:sz w:val="24"/>
        </w:rPr>
        <w:t xml:space="preserve"> buffer pair (in mol)</w:t>
      </w:r>
      <w:r w:rsidR="002246D5" w:rsidRPr="00ED2D36">
        <w:rPr>
          <w:rFonts w:eastAsiaTheme="minorEastAsia"/>
          <w:sz w:val="24"/>
        </w:rPr>
        <w:t>,</w:t>
      </w:r>
      <w:r w:rsidRPr="00ED2D36">
        <w:rPr>
          <w:rFonts w:eastAsiaTheme="minorEastAsia"/>
          <w:sz w:val="24"/>
        </w:rPr>
        <w:t xml:space="preserve"> and </w:t>
      </w:r>
      <w:r w:rsidRPr="00ED2D36">
        <w:rPr>
          <w:rFonts w:eastAsiaTheme="minorEastAsia"/>
          <w:b/>
          <w:bCs/>
          <w:i/>
          <w:iCs/>
          <w:sz w:val="24"/>
        </w:rPr>
        <w:t>N</w:t>
      </w:r>
      <w:r w:rsidRPr="00ED2D36">
        <w:rPr>
          <w:rFonts w:eastAsiaTheme="minorEastAsia"/>
          <w:sz w:val="24"/>
        </w:rPr>
        <w:t xml:space="preserve"> is the number of buffer pairs. This mean molar amount is then converted into the buffering factor </w:t>
      </w:r>
      <w:r w:rsidRPr="00ED2D36">
        <w:rPr>
          <w:rFonts w:eastAsiaTheme="minorEastAsia"/>
          <w:b/>
          <w:bCs/>
          <w:i/>
          <w:iCs/>
          <w:sz w:val="24"/>
        </w:rPr>
        <w:t>B</w:t>
      </w:r>
      <w:r w:rsidRPr="00ED2D36">
        <w:rPr>
          <w:rFonts w:eastAsiaTheme="minorEastAsia"/>
          <w:sz w:val="24"/>
        </w:rPr>
        <w:t xml:space="preserve"> through Eq. S</w:t>
      </w:r>
      <w:r w:rsidR="00CD5B07" w:rsidRPr="00ED2D36">
        <w:rPr>
          <w:rFonts w:eastAsiaTheme="minorEastAsia"/>
          <w:sz w:val="24"/>
        </w:rPr>
        <w:t>11</w:t>
      </w:r>
      <w:r w:rsidRPr="00ED2D36">
        <w:rPr>
          <w:rFonts w:eastAsiaTheme="minorEastAsia"/>
          <w:sz w:val="24"/>
        </w:rPr>
        <w:t xml:space="preserve">: </w:t>
      </w:r>
    </w:p>
    <w:p w14:paraId="359F034C" w14:textId="0C7C89AC" w:rsidR="005342F2" w:rsidRPr="00ED2D36" w:rsidRDefault="00CD5B07" w:rsidP="00397965">
      <w:pPr>
        <w:spacing w:line="360" w:lineRule="auto"/>
        <w:jc w:val="center"/>
        <w:rPr>
          <w:rFonts w:eastAsiaTheme="minorEastAsia"/>
          <w:sz w:val="24"/>
        </w:rPr>
      </w:pPr>
      <m:oMath>
        <m:r>
          <m:rPr>
            <m:sty m:val="bi"/>
          </m:rPr>
          <w:rPr>
            <w:rFonts w:ascii="Cambria Math" w:hAnsi="Cambria Math"/>
            <w:color w:val="000000" w:themeColor="text1"/>
            <w:sz w:val="24"/>
          </w:rPr>
          <m:t>B</m:t>
        </m:r>
        <m:r>
          <m:rPr>
            <m:sty m:val="bi"/>
          </m:rPr>
          <w:rPr>
            <w:rFonts w:ascii="Cambria Math" w:hAnsi="Cambria Math"/>
            <w:sz w:val="24"/>
          </w:rPr>
          <m:t>=clip</m:t>
        </m:r>
        <m:d>
          <m:dPr>
            <m:ctrlPr>
              <w:rPr>
                <w:rFonts w:ascii="Cambria Math" w:hAnsi="Cambria Math"/>
                <w:b/>
                <w:bCs/>
                <w:sz w:val="24"/>
              </w:rPr>
            </m:ctrlPr>
          </m:dPr>
          <m:e>
            <m:r>
              <m:rPr>
                <m:sty m:val="bi"/>
              </m:rPr>
              <w:rPr>
                <w:rFonts w:ascii="Cambria Math" w:hAnsi="Cambria Math"/>
                <w:sz w:val="24"/>
              </w:rPr>
              <m:t>1+0.1</m:t>
            </m:r>
            <m:d>
              <m:dPr>
                <m:ctrlPr>
                  <w:rPr>
                    <w:rFonts w:ascii="Cambria Math" w:hAnsi="Cambria Math"/>
                    <w:b/>
                    <w:bCs/>
                    <w:iCs/>
                    <w:sz w:val="24"/>
                  </w:rPr>
                </m:ctrlPr>
              </m:dPr>
              <m:e>
                <m:sSub>
                  <m:sSubPr>
                    <m:ctrlPr>
                      <w:rPr>
                        <w:rFonts w:ascii="Cambria Math" w:eastAsiaTheme="minorEastAsia" w:hAnsi="Cambria Math"/>
                        <w:b/>
                        <w:bCs/>
                        <w:i/>
                        <w:sz w:val="24"/>
                      </w:rPr>
                    </m:ctrlPr>
                  </m:sSubPr>
                  <m:e>
                    <m:acc>
                      <m:accPr>
                        <m:chr m:val="̅"/>
                        <m:ctrlPr>
                          <w:rPr>
                            <w:rFonts w:ascii="Cambria Math" w:eastAsiaTheme="minorEastAsia" w:hAnsi="Cambria Math"/>
                            <w:b/>
                            <w:bCs/>
                            <w:i/>
                            <w:sz w:val="24"/>
                          </w:rPr>
                        </m:ctrlPr>
                      </m:accPr>
                      <m:e>
                        <m:r>
                          <m:rPr>
                            <m:sty m:val="bi"/>
                          </m:rPr>
                          <w:rPr>
                            <w:rFonts w:ascii="Cambria Math" w:eastAsiaTheme="minorEastAsia" w:hAnsi="Cambria Math"/>
                            <w:sz w:val="24"/>
                          </w:rPr>
                          <m:t>n</m:t>
                        </m:r>
                      </m:e>
                    </m:acc>
                  </m:e>
                  <m:sub>
                    <m:r>
                      <m:rPr>
                        <m:sty m:val="bi"/>
                      </m:rPr>
                      <w:rPr>
                        <w:rFonts w:ascii="Cambria Math" w:eastAsiaTheme="minorEastAsia" w:hAnsi="Cambria Math"/>
                        <w:sz w:val="24"/>
                      </w:rPr>
                      <m:t>buffer</m:t>
                    </m:r>
                  </m:sub>
                </m:sSub>
                <m:r>
                  <m:rPr>
                    <m:sty m:val="bi"/>
                  </m:rPr>
                  <w:rPr>
                    <w:rFonts w:ascii="Cambria Math" w:hAnsi="Cambria Math"/>
                    <w:sz w:val="24"/>
                  </w:rPr>
                  <m:t>-</m:t>
                </m:r>
                <m:sSub>
                  <m:sSubPr>
                    <m:ctrlPr>
                      <w:rPr>
                        <w:rFonts w:ascii="Cambria Math" w:hAnsi="Cambria Math"/>
                        <w:b/>
                        <w:bCs/>
                        <w:iCs/>
                        <w:sz w:val="24"/>
                      </w:rPr>
                    </m:ctrlPr>
                  </m:sSubPr>
                  <m:e>
                    <m:r>
                      <m:rPr>
                        <m:sty m:val="bi"/>
                      </m:rPr>
                      <w:rPr>
                        <w:rFonts w:ascii="Cambria Math" w:hAnsi="Cambria Math"/>
                        <w:sz w:val="24"/>
                      </w:rPr>
                      <m:t>n</m:t>
                    </m:r>
                  </m:e>
                  <m:sub>
                    <m:r>
                      <m:rPr>
                        <m:sty m:val="bi"/>
                      </m:rPr>
                      <w:rPr>
                        <w:rFonts w:ascii="Cambria Math" w:hAnsi="Cambria Math"/>
                        <w:sz w:val="24"/>
                      </w:rPr>
                      <m:t>ref</m:t>
                    </m:r>
                  </m:sub>
                </m:sSub>
              </m:e>
            </m:d>
            <m:r>
              <m:rPr>
                <m:sty m:val="bi"/>
              </m:rPr>
              <w:rPr>
                <w:rFonts w:ascii="Cambria Math" w:hAnsi="Cambria Math"/>
                <w:sz w:val="24"/>
              </w:rPr>
              <m:t>,m</m:t>
            </m:r>
            <m:r>
              <m:rPr>
                <m:sty m:val="bi"/>
              </m:rPr>
              <w:rPr>
                <w:rFonts w:ascii="Cambria Math" w:eastAsiaTheme="minorEastAsia" w:hAnsi="Cambria Math"/>
                <w:sz w:val="24"/>
              </w:rPr>
              <m:t xml:space="preserve">in= </m:t>
            </m:r>
            <m:r>
              <m:rPr>
                <m:sty m:val="bi"/>
              </m:rPr>
              <w:rPr>
                <w:rFonts w:ascii="Cambria Math" w:hAnsi="Cambria Math"/>
                <w:sz w:val="24"/>
              </w:rPr>
              <m:t>0.95</m:t>
            </m:r>
            <m:r>
              <m:rPr>
                <m:sty m:val="bi"/>
              </m:rPr>
              <w:rPr>
                <w:rFonts w:ascii="Cambria Math" w:eastAsiaTheme="minorEastAsia" w:hAnsi="Cambria Math"/>
                <w:sz w:val="24"/>
              </w:rPr>
              <m:t>, max=</m:t>
            </m:r>
            <m:r>
              <m:rPr>
                <m:sty m:val="bi"/>
              </m:rPr>
              <w:rPr>
                <w:rFonts w:ascii="Cambria Math" w:hAnsi="Cambria Math"/>
                <w:sz w:val="24"/>
              </w:rPr>
              <m:t>1.05</m:t>
            </m:r>
          </m:e>
        </m:d>
      </m:oMath>
      <w:r w:rsidR="005342F2" w:rsidRPr="00ED2D36">
        <w:rPr>
          <w:rFonts w:eastAsiaTheme="minorEastAsia"/>
          <w:b/>
          <w:bCs/>
          <w:sz w:val="24"/>
        </w:rPr>
        <w:t xml:space="preserve">  </w:t>
      </w:r>
      <w:r w:rsidR="005342F2" w:rsidRPr="00ED2D36">
        <w:rPr>
          <w:rFonts w:eastAsiaTheme="minorEastAsia"/>
          <w:sz w:val="24"/>
        </w:rPr>
        <w:t xml:space="preserve"> (S</w:t>
      </w:r>
      <w:r w:rsidR="009E4C32" w:rsidRPr="00ED2D36">
        <w:rPr>
          <w:rFonts w:eastAsiaTheme="minorEastAsia"/>
          <w:sz w:val="24"/>
        </w:rPr>
        <w:t>11</w:t>
      </w:r>
      <w:r w:rsidR="005342F2" w:rsidRPr="00ED2D36">
        <w:rPr>
          <w:rFonts w:eastAsiaTheme="minorEastAsia"/>
          <w:sz w:val="24"/>
        </w:rPr>
        <w:t>)</w:t>
      </w:r>
    </w:p>
    <w:p w14:paraId="2DE5890E" w14:textId="7675EE4A" w:rsidR="005342F2" w:rsidRPr="00ED2D36" w:rsidRDefault="005342F2" w:rsidP="00397965">
      <w:pPr>
        <w:spacing w:line="360" w:lineRule="auto"/>
        <w:jc w:val="both"/>
        <w:rPr>
          <w:rFonts w:eastAsiaTheme="minorEastAsia"/>
          <w:sz w:val="24"/>
        </w:rPr>
      </w:pPr>
      <w:r w:rsidRPr="00ED2D36">
        <w:rPr>
          <w:rFonts w:eastAsiaTheme="minorEastAsia"/>
          <w:sz w:val="24"/>
        </w:rPr>
        <w:t xml:space="preserve">where </w:t>
      </w:r>
      <m:oMath>
        <m:sSub>
          <m:sSubPr>
            <m:ctrlPr>
              <w:rPr>
                <w:rFonts w:ascii="Cambria Math" w:hAnsi="Cambria Math"/>
                <w:b/>
                <w:bCs/>
                <w:iCs/>
                <w:sz w:val="24"/>
              </w:rPr>
            </m:ctrlPr>
          </m:sSubPr>
          <m:e>
            <m:r>
              <m:rPr>
                <m:sty m:val="bi"/>
              </m:rPr>
              <w:rPr>
                <w:rFonts w:ascii="Cambria Math" w:hAnsi="Cambria Math"/>
                <w:sz w:val="24"/>
              </w:rPr>
              <m:t>n</m:t>
            </m:r>
          </m:e>
          <m:sub>
            <m:r>
              <m:rPr>
                <m:sty m:val="bi"/>
              </m:rPr>
              <w:rPr>
                <w:rFonts w:ascii="Cambria Math" w:hAnsi="Cambria Math"/>
                <w:sz w:val="24"/>
              </w:rPr>
              <m:t>ref</m:t>
            </m:r>
          </m:sub>
        </m:sSub>
      </m:oMath>
      <w:r w:rsidR="004A7E00" w:rsidRPr="00ED2D36">
        <w:rPr>
          <w:rFonts w:eastAsiaTheme="minorEastAsia"/>
          <w:b/>
          <w:bCs/>
          <w:iCs/>
          <w:sz w:val="24"/>
        </w:rPr>
        <w:t xml:space="preserve"> </w:t>
      </w:r>
      <w:r w:rsidR="000422D2" w:rsidRPr="00ED2D36">
        <w:rPr>
          <w:rFonts w:eastAsiaTheme="minorEastAsia"/>
          <w:b/>
          <w:bCs/>
          <w:iCs/>
          <w:sz w:val="24"/>
        </w:rPr>
        <w:t>=</w:t>
      </w:r>
      <w:r w:rsidR="004A7E00" w:rsidRPr="00ED2D36">
        <w:rPr>
          <w:rFonts w:eastAsiaTheme="minorEastAsia"/>
          <w:b/>
          <w:bCs/>
          <w:iCs/>
          <w:sz w:val="24"/>
        </w:rPr>
        <w:t xml:space="preserve"> </w:t>
      </w:r>
      <w:r w:rsidRPr="00ED2D36">
        <w:rPr>
          <w:rFonts w:eastAsiaTheme="minorEastAsia"/>
          <w:sz w:val="24"/>
        </w:rPr>
        <w:t>0.5 mol is the reference molar amount. The clipping in Eq. S</w:t>
      </w:r>
      <w:r w:rsidR="009E4C32" w:rsidRPr="00ED2D36">
        <w:rPr>
          <w:rFonts w:eastAsiaTheme="minorEastAsia"/>
          <w:sz w:val="24"/>
        </w:rPr>
        <w:t>11</w:t>
      </w:r>
      <w:r w:rsidRPr="00ED2D36">
        <w:rPr>
          <w:rFonts w:eastAsiaTheme="minorEastAsia"/>
          <w:sz w:val="24"/>
        </w:rPr>
        <w:t xml:space="preserve"> constrains </w:t>
      </w:r>
      <w:r w:rsidRPr="00ED2D36">
        <w:rPr>
          <w:rFonts w:eastAsiaTheme="minorEastAsia"/>
          <w:b/>
          <w:bCs/>
          <w:i/>
          <w:iCs/>
          <w:sz w:val="24"/>
        </w:rPr>
        <w:t>B</w:t>
      </w:r>
      <w:r w:rsidRPr="00ED2D36">
        <w:rPr>
          <w:rFonts w:eastAsiaTheme="minorEastAsia"/>
          <w:sz w:val="24"/>
        </w:rPr>
        <w:t xml:space="preserve"> to the range 0.95–1.05. </w:t>
      </w:r>
    </w:p>
    <w:p w14:paraId="0E0316BA" w14:textId="248E2A98" w:rsidR="00AD4C4D" w:rsidRPr="00ED2D36" w:rsidRDefault="005E4D08" w:rsidP="00397965">
      <w:pPr>
        <w:spacing w:line="360" w:lineRule="auto"/>
        <w:jc w:val="both"/>
        <w:rPr>
          <w:ins w:id="1827" w:author="Yibin Jiang" w:date="2026-03-21T12:25:00Z"/>
          <w:rFonts w:eastAsiaTheme="minorEastAsia"/>
          <w:sz w:val="24"/>
        </w:rPr>
      </w:pPr>
      <w:r w:rsidRPr="00ED2D36">
        <w:rPr>
          <w:rFonts w:eastAsiaTheme="minorEastAsia"/>
          <w:sz w:val="24"/>
        </w:rPr>
        <w:t xml:space="preserve">Here, </w:t>
      </w:r>
      <w:r w:rsidRPr="00ED2D36">
        <w:rPr>
          <w:rFonts w:eastAsiaTheme="minorEastAsia"/>
          <w:b/>
          <w:bCs/>
          <w:i/>
          <w:iCs/>
          <w:sz w:val="24"/>
        </w:rPr>
        <w:t>B</w:t>
      </w:r>
      <w:r w:rsidRPr="00ED2D36">
        <w:rPr>
          <w:rFonts w:eastAsiaTheme="minorEastAsia"/>
          <w:sz w:val="24"/>
        </w:rPr>
        <w:t xml:space="preserve"> serves as a computationally efficient proxy for buffering strength. Rather than solving the full thermodynamic buffer capacity at each step, B captures the dominant physical trend: solutions with greater buffer content can typically absorb a larger </w:t>
      </w:r>
      <w:del w:id="1828" w:author="Yibin Jiang" w:date="2026-03-31T15:22:00Z">
        <w:r w:rsidRPr="00ED2D36" w:rsidDel="00DE74F4">
          <w:rPr>
            <w:rFonts w:eastAsiaTheme="minorEastAsia"/>
            <w:sz w:val="24"/>
          </w:rPr>
          <w:delText xml:space="preserve">titrant </w:delText>
        </w:r>
      </w:del>
      <w:ins w:id="1829" w:author="Yibin Jiang" w:date="2026-03-31T15:22:00Z">
        <w:r w:rsidR="00DE74F4">
          <w:rPr>
            <w:rFonts w:eastAsiaTheme="minorEastAsia" w:hint="eastAsia"/>
            <w:sz w:val="24"/>
          </w:rPr>
          <w:t>reagent</w:t>
        </w:r>
        <w:r w:rsidR="00DE74F4" w:rsidRPr="00ED2D36">
          <w:rPr>
            <w:rFonts w:eastAsiaTheme="minorEastAsia"/>
            <w:sz w:val="24"/>
          </w:rPr>
          <w:t xml:space="preserve"> </w:t>
        </w:r>
      </w:ins>
      <w:r w:rsidRPr="00ED2D36">
        <w:rPr>
          <w:rFonts w:eastAsiaTheme="minorEastAsia"/>
          <w:sz w:val="24"/>
        </w:rPr>
        <w:t>addition while producing only a modest pH shift. The clipping to the range 0.95–1.05 ensures that this correction remains conservative and does not override the equilibrium-based dosing logic.</w:t>
      </w:r>
    </w:p>
    <w:p w14:paraId="4B937847" w14:textId="3D5570BA" w:rsidR="00D20743" w:rsidRPr="008B595B" w:rsidDel="00D20743" w:rsidRDefault="00D20743">
      <w:pPr>
        <w:spacing w:line="360" w:lineRule="auto"/>
        <w:jc w:val="both"/>
        <w:rPr>
          <w:del w:id="1830" w:author="Yibin Jiang" w:date="2026-03-21T12:25:00Z"/>
          <w:rFonts w:eastAsiaTheme="minorEastAsia"/>
          <w:sz w:val="24"/>
        </w:rPr>
      </w:pPr>
    </w:p>
    <w:p w14:paraId="59B8D302" w14:textId="417B8C8E"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831" w:name="_Toc225862932"/>
      <w:bookmarkStart w:id="1832" w:name="theoretical-required-volume"/>
      <w:bookmarkEnd w:id="1826"/>
      <w:r w:rsidRPr="00ED2D36">
        <w:rPr>
          <w:rFonts w:ascii="Times New Roman" w:hAnsi="Times New Roman" w:cs="Times New Roman"/>
          <w:color w:val="000000" w:themeColor="text1"/>
          <w:sz w:val="24"/>
          <w:szCs w:val="24"/>
        </w:rPr>
        <w:t>5. Theoretical required volume</w:t>
      </w:r>
      <w:r w:rsidR="00694A70" w:rsidRPr="00ED2D36">
        <w:rPr>
          <w:rFonts w:ascii="Times New Roman" w:hAnsi="Times New Roman" w:cs="Times New Roman"/>
          <w:color w:val="000000" w:themeColor="text1"/>
          <w:sz w:val="24"/>
          <w:szCs w:val="24"/>
        </w:rPr>
        <w:t xml:space="preserve"> </w:t>
      </w:r>
      <w:r w:rsidR="00CD5B07" w:rsidRPr="00ED2D36">
        <w:rPr>
          <w:rFonts w:ascii="Times New Roman" w:hAnsi="Times New Roman" w:cs="Times New Roman"/>
          <w:color w:val="000000" w:themeColor="text1"/>
          <w:sz w:val="24"/>
          <w:szCs w:val="24"/>
        </w:rPr>
        <w:t>(</w:t>
      </w:r>
      <m:oMath>
        <m:sSub>
          <m:sSubPr>
            <m:ctrlPr>
              <w:rPr>
                <w:rFonts w:ascii="Cambria Math" w:hAnsi="Cambria Math" w:cs="Times New Roman"/>
                <w:b/>
                <w:bCs/>
                <w:i/>
                <w:color w:val="000000" w:themeColor="text1"/>
                <w:sz w:val="24"/>
                <w:szCs w:val="24"/>
              </w:rPr>
            </m:ctrlPr>
          </m:sSubPr>
          <m:e>
            <m:r>
              <m:rPr>
                <m:sty m:val="bi"/>
              </m:rPr>
              <w:rPr>
                <w:rFonts w:ascii="Cambria Math" w:hAnsi="Cambria Math" w:cs="Times New Roman"/>
                <w:color w:val="000000" w:themeColor="text1"/>
                <w:sz w:val="24"/>
                <w:szCs w:val="24"/>
              </w:rPr>
              <m:t>V</m:t>
            </m:r>
          </m:e>
          <m:sub>
            <m:r>
              <m:rPr>
                <m:sty m:val="bi"/>
              </m:rPr>
              <w:rPr>
                <w:rFonts w:ascii="Cambria Math" w:hAnsi="Cambria Math" w:cs="Times New Roman"/>
                <w:color w:val="000000" w:themeColor="text1"/>
                <w:sz w:val="24"/>
                <w:szCs w:val="24"/>
              </w:rPr>
              <m:t>req</m:t>
            </m:r>
          </m:sub>
        </m:sSub>
      </m:oMath>
      <w:r w:rsidR="00CD5B07" w:rsidRPr="00ED2D36">
        <w:rPr>
          <w:rFonts w:ascii="Times New Roman" w:hAnsi="Times New Roman" w:cs="Times New Roman"/>
          <w:color w:val="000000" w:themeColor="text1"/>
          <w:sz w:val="24"/>
          <w:szCs w:val="24"/>
        </w:rPr>
        <w:t>)</w:t>
      </w:r>
      <w:bookmarkEnd w:id="1831"/>
    </w:p>
    <w:p w14:paraId="2283C6F9" w14:textId="22FC4FE9"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fifth quantity is the theoretical</w:t>
      </w:r>
      <w:r w:rsidR="00694A70" w:rsidRPr="00ED2D36">
        <w:rPr>
          <w:rFonts w:ascii="Times New Roman" w:hAnsi="Times New Roman" w:cs="Times New Roman"/>
          <w:color w:val="000000" w:themeColor="text1"/>
        </w:rPr>
        <w:t>ly</w:t>
      </w:r>
      <w:r w:rsidRPr="00ED2D36">
        <w:rPr>
          <w:rFonts w:ascii="Times New Roman" w:hAnsi="Times New Roman" w:cs="Times New Roman"/>
          <w:color w:val="000000" w:themeColor="text1"/>
        </w:rPr>
        <w:t xml:space="preserve"> required volume, denoted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req</m:t>
            </m:r>
          </m:sub>
        </m:sSub>
      </m:oMath>
      <w:r w:rsidRPr="00ED2D36">
        <w:rPr>
          <w:rFonts w:ascii="Times New Roman" w:hAnsi="Times New Roman" w:cs="Times New Roman"/>
          <w:color w:val="000000" w:themeColor="text1"/>
        </w:rPr>
        <w:t xml:space="preserve">. This is the </w:t>
      </w:r>
      <w:ins w:id="1833" w:author="Yibin Jiang" w:date="2026-03-27T13:31:00Z">
        <w:r w:rsidR="000F2644" w:rsidRPr="00ED2D36">
          <w:rPr>
            <w:rFonts w:ascii="Times New Roman" w:hAnsi="Times New Roman" w:cs="Times New Roman"/>
            <w:color w:val="000000" w:themeColor="text1"/>
          </w:rPr>
          <w:t xml:space="preserve">estimated </w:t>
        </w:r>
      </w:ins>
      <w:del w:id="1834" w:author="Yibin Jiang" w:date="2026-03-31T15:22:00Z">
        <w:r w:rsidRPr="00ED2D36" w:rsidDel="005841D8">
          <w:rPr>
            <w:rFonts w:ascii="Times New Roman" w:hAnsi="Times New Roman" w:cs="Times New Roman"/>
            <w:color w:val="000000" w:themeColor="text1"/>
          </w:rPr>
          <w:delText xml:space="preserve">titrant </w:delText>
        </w:r>
      </w:del>
      <w:ins w:id="1835" w:author="Yibin Jiang" w:date="2026-03-31T15:22:00Z">
        <w:r w:rsidR="005841D8">
          <w:rPr>
            <w:rFonts w:ascii="Times New Roman" w:hAnsi="Times New Roman" w:cs="Times New Roman" w:hint="eastAsia"/>
            <w:color w:val="000000" w:themeColor="text1"/>
          </w:rPr>
          <w:t>reagent</w:t>
        </w:r>
        <w:r w:rsidR="005841D8"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volume that would bring the solution exactly to the target pH according to the current posterior model. It is obtained by solving the nonlinear equation in Eq. S</w:t>
      </w:r>
      <w:r w:rsidR="00A36BD2" w:rsidRPr="00ED2D36">
        <w:rPr>
          <w:rFonts w:ascii="Times New Roman" w:hAnsi="Times New Roman" w:cs="Times New Roman"/>
          <w:color w:val="000000" w:themeColor="text1"/>
        </w:rPr>
        <w:t>12</w:t>
      </w:r>
      <w:r w:rsidRPr="00ED2D36">
        <w:rPr>
          <w:rFonts w:ascii="Times New Roman" w:hAnsi="Times New Roman" w:cs="Times New Roman"/>
          <w:color w:val="000000" w:themeColor="text1"/>
        </w:rPr>
        <w:t>:</w:t>
      </w:r>
    </w:p>
    <w:p w14:paraId="347510BB" w14:textId="5854120C" w:rsidR="00786B96" w:rsidRPr="00ED2D36" w:rsidRDefault="00E00915" w:rsidP="00397965">
      <w:pPr>
        <w:pStyle w:val="RSCB03MathematicsGreeketc"/>
        <w:spacing w:line="360" w:lineRule="auto"/>
        <w:jc w:val="center"/>
        <w:rPr>
          <w:rFonts w:eastAsiaTheme="minorEastAsia"/>
          <w:sz w:val="24"/>
          <w:szCs w:val="24"/>
          <w:lang w:eastAsia="zh-CN"/>
        </w:rPr>
      </w:pPr>
      <m:oMath>
        <m:sSub>
          <m:sSubPr>
            <m:ctrlPr>
              <w:rPr>
                <w:rFonts w:ascii="Cambria Math" w:hAnsi="Cambria Math"/>
                <w:b/>
                <w:bCs/>
                <w:sz w:val="24"/>
                <w:szCs w:val="24"/>
                <w:lang w:eastAsia="zh-CN"/>
              </w:rPr>
            </m:ctrlPr>
          </m:sSubPr>
          <m:e>
            <m:r>
              <m:rPr>
                <m:sty m:val="bi"/>
              </m:rPr>
              <w:rPr>
                <w:rFonts w:ascii="Cambria Math" w:hAnsi="Cambria Math"/>
                <w:sz w:val="24"/>
                <w:szCs w:val="24"/>
                <w:lang w:eastAsia="zh-CN"/>
              </w:rPr>
              <m:t>V</m:t>
            </m:r>
          </m:e>
          <m:sub>
            <m:r>
              <m:rPr>
                <m:sty m:val="bi"/>
              </m:rPr>
              <w:rPr>
                <w:rFonts w:ascii="Cambria Math" w:hAnsi="Cambria Math"/>
                <w:sz w:val="24"/>
                <w:szCs w:val="24"/>
                <w:lang w:eastAsia="zh-CN"/>
              </w:rPr>
              <m:t>req</m:t>
            </m:r>
          </m:sub>
        </m:sSub>
        <m:r>
          <m:rPr>
            <m:sty m:val="bi"/>
          </m:rPr>
          <w:rPr>
            <w:rFonts w:ascii="Cambria Math" w:hAnsi="Cambria Math"/>
            <w:sz w:val="24"/>
            <w:szCs w:val="24"/>
            <w:lang w:eastAsia="zh-CN"/>
          </w:rPr>
          <m:t>:</m:t>
        </m:r>
        <m:r>
          <m:rPr>
            <m:sty m:val="bi"/>
          </m:rPr>
          <w:rPr>
            <w:rFonts w:ascii="Cambria Math" w:eastAsiaTheme="minorEastAsia" w:hAnsi="Cambria Math"/>
            <w:sz w:val="24"/>
            <w:szCs w:val="24"/>
            <w:lang w:eastAsia="zh-CN"/>
          </w:rPr>
          <m:t xml:space="preserve"> </m:t>
        </m:r>
        <m:r>
          <m:rPr>
            <m:sty m:val="bi"/>
          </m:rPr>
          <w:rPr>
            <w:rFonts w:ascii="Cambria Math" w:hAnsi="Cambria Math"/>
            <w:sz w:val="24"/>
            <w:szCs w:val="24"/>
            <w:lang w:eastAsia="zh-CN"/>
          </w:rPr>
          <m:t>F</m:t>
        </m:r>
        <m:d>
          <m:dPr>
            <m:ctrlPr>
              <w:rPr>
                <w:rFonts w:ascii="Cambria Math" w:hAnsi="Cambria Math"/>
                <w:b/>
                <w:bCs/>
                <w:sz w:val="24"/>
                <w:szCs w:val="24"/>
                <w:lang w:eastAsia="zh-CN"/>
              </w:rPr>
            </m:ctrlPr>
          </m:dPr>
          <m:e>
            <m:sSub>
              <m:sSubPr>
                <m:ctrlPr>
                  <w:rPr>
                    <w:rFonts w:ascii="Cambria Math" w:hAnsi="Cambria Math"/>
                    <w:b/>
                    <w:bCs/>
                    <w:sz w:val="24"/>
                    <w:szCs w:val="24"/>
                    <w:lang w:eastAsia="zh-CN"/>
                  </w:rPr>
                </m:ctrlPr>
              </m:sSubPr>
              <m:e>
                <m:r>
                  <m:rPr>
                    <m:sty m:val="bi"/>
                  </m:rPr>
                  <w:rPr>
                    <w:rFonts w:ascii="Cambria Math" w:hAnsi="Cambria Math"/>
                    <w:sz w:val="24"/>
                    <w:szCs w:val="24"/>
                    <w:lang w:eastAsia="zh-CN"/>
                  </w:rPr>
                  <m:t>V</m:t>
                </m:r>
              </m:e>
              <m:sub>
                <m:r>
                  <m:rPr>
                    <m:sty m:val="bi"/>
                  </m:rPr>
                  <w:rPr>
                    <w:rFonts w:ascii="Cambria Math" w:hAnsi="Cambria Math"/>
                    <w:sz w:val="24"/>
                    <w:szCs w:val="24"/>
                    <w:lang w:eastAsia="zh-CN"/>
                  </w:rPr>
                  <m:t>req</m:t>
                </m:r>
              </m:sub>
            </m:sSub>
          </m:e>
        </m:d>
        <m:r>
          <m:rPr>
            <m:sty m:val="bi"/>
          </m:rPr>
          <w:rPr>
            <w:rFonts w:ascii="Cambria Math" w:hAnsi="Cambria Math"/>
            <w:sz w:val="24"/>
            <w:szCs w:val="24"/>
            <w:lang w:eastAsia="zh-CN"/>
          </w:rPr>
          <m:t>=0,</m:t>
        </m:r>
        <m:r>
          <m:rPr>
            <m:sty m:val="bi"/>
          </m:rPr>
          <w:rPr>
            <w:rFonts w:ascii="Cambria Math" w:eastAsiaTheme="minorEastAsia" w:hAnsi="Cambria Math"/>
            <w:sz w:val="24"/>
            <w:szCs w:val="24"/>
            <w:lang w:eastAsia="zh-CN"/>
          </w:rPr>
          <m:t xml:space="preserve"> </m:t>
        </m:r>
        <m:r>
          <m:rPr>
            <m:sty m:val="bi"/>
          </m:rPr>
          <w:rPr>
            <w:rFonts w:ascii="Cambria Math" w:hAnsi="Cambria Math"/>
            <w:sz w:val="24"/>
            <w:szCs w:val="24"/>
            <w:lang w:eastAsia="zh-CN"/>
          </w:rPr>
          <m:t>F</m:t>
        </m:r>
        <m:d>
          <m:dPr>
            <m:ctrlPr>
              <w:rPr>
                <w:rFonts w:ascii="Cambria Math" w:hAnsi="Cambria Math"/>
                <w:b/>
                <w:bCs/>
                <w:sz w:val="24"/>
                <w:szCs w:val="24"/>
                <w:lang w:eastAsia="zh-CN"/>
              </w:rPr>
            </m:ctrlPr>
          </m:dPr>
          <m:e>
            <m:r>
              <m:rPr>
                <m:sty m:val="bi"/>
              </m:rPr>
              <w:rPr>
                <w:rFonts w:ascii="Cambria Math" w:hAnsi="Cambria Math"/>
                <w:sz w:val="24"/>
                <w:szCs w:val="24"/>
                <w:lang w:eastAsia="zh-CN"/>
              </w:rPr>
              <m:t>V</m:t>
            </m:r>
          </m:e>
        </m:d>
        <m:r>
          <m:rPr>
            <m:sty m:val="bi"/>
          </m:rPr>
          <w:rPr>
            <w:rFonts w:ascii="Cambria Math" w:hAnsi="Cambria Math"/>
            <w:sz w:val="24"/>
            <w:szCs w:val="24"/>
            <w:lang w:eastAsia="zh-CN"/>
          </w:rPr>
          <m:t>=pH</m:t>
        </m:r>
        <m:d>
          <m:dPr>
            <m:ctrlPr>
              <w:rPr>
                <w:rFonts w:ascii="Cambria Math" w:hAnsi="Cambria Math"/>
                <w:b/>
                <w:bCs/>
                <w:sz w:val="24"/>
                <w:szCs w:val="24"/>
                <w:lang w:eastAsia="zh-CN"/>
              </w:rPr>
            </m:ctrlPr>
          </m:dPr>
          <m:e>
            <m:r>
              <m:rPr>
                <m:sty m:val="bi"/>
              </m:rPr>
              <w:rPr>
                <w:rFonts w:ascii="Cambria Math" w:hAnsi="Cambria Math"/>
                <w:sz w:val="24"/>
                <w:szCs w:val="24"/>
                <w:lang w:eastAsia="zh-CN"/>
              </w:rPr>
              <m:t>V</m:t>
            </m:r>
          </m:e>
        </m:d>
        <m:r>
          <m:rPr>
            <m:sty m:val="bi"/>
          </m:rPr>
          <w:rPr>
            <w:rFonts w:ascii="Cambria Math" w:hAnsi="Cambria Math"/>
            <w:sz w:val="24"/>
            <w:szCs w:val="24"/>
            <w:lang w:eastAsia="zh-CN"/>
          </w:rPr>
          <m:t>-p</m:t>
        </m:r>
        <m:sSub>
          <m:sSubPr>
            <m:ctrlPr>
              <w:rPr>
                <w:rFonts w:ascii="Cambria Math" w:hAnsi="Cambria Math"/>
                <w:b/>
                <w:bCs/>
                <w:sz w:val="24"/>
                <w:szCs w:val="24"/>
                <w:lang w:eastAsia="zh-CN"/>
              </w:rPr>
            </m:ctrlPr>
          </m:sSubPr>
          <m:e>
            <m:r>
              <m:rPr>
                <m:sty m:val="bi"/>
              </m:rPr>
              <w:rPr>
                <w:rFonts w:ascii="Cambria Math" w:hAnsi="Cambria Math"/>
                <w:sz w:val="24"/>
                <w:szCs w:val="24"/>
                <w:lang w:eastAsia="zh-CN"/>
              </w:rPr>
              <m:t>H</m:t>
            </m:r>
          </m:e>
          <m:sub>
            <m:r>
              <m:rPr>
                <m:sty m:val="bi"/>
              </m:rPr>
              <w:rPr>
                <w:rFonts w:ascii="Cambria Math" w:hAnsi="Cambria Math"/>
                <w:sz w:val="24"/>
                <w:szCs w:val="24"/>
                <w:lang w:eastAsia="zh-CN"/>
              </w:rPr>
              <m:t>target</m:t>
            </m:r>
          </m:sub>
        </m:sSub>
      </m:oMath>
      <w:r w:rsidR="00786B96" w:rsidRPr="00ED2D36">
        <w:rPr>
          <w:sz w:val="24"/>
          <w:szCs w:val="24"/>
          <w:lang w:eastAsia="zh-CN"/>
        </w:rPr>
        <w:t xml:space="preserve">  (</w:t>
      </w:r>
      <w:r w:rsidR="00786B96" w:rsidRPr="00ED2D36">
        <w:rPr>
          <w:rFonts w:eastAsiaTheme="minorEastAsia"/>
          <w:sz w:val="24"/>
          <w:szCs w:val="24"/>
          <w:lang w:eastAsia="zh-CN"/>
        </w:rPr>
        <w:t>S</w:t>
      </w:r>
      <w:r w:rsidR="00A36BD2" w:rsidRPr="00ED2D36">
        <w:rPr>
          <w:rFonts w:eastAsia="宋体"/>
          <w:sz w:val="24"/>
          <w:szCs w:val="24"/>
          <w:lang w:eastAsia="zh-CN"/>
        </w:rPr>
        <w:t>12</w:t>
      </w:r>
      <w:r w:rsidR="00786B96" w:rsidRPr="00ED2D36">
        <w:rPr>
          <w:sz w:val="24"/>
          <w:szCs w:val="24"/>
          <w:lang w:eastAsia="zh-CN"/>
        </w:rPr>
        <w:t>)</w:t>
      </w:r>
      <w:commentRangeStart w:id="1836"/>
      <w:commentRangeEnd w:id="1836"/>
      <w:r w:rsidR="00786B96" w:rsidRPr="00ED2D36">
        <w:rPr>
          <w:rStyle w:val="a5"/>
          <w:kern w:val="2"/>
          <w:sz w:val="24"/>
          <w:szCs w:val="24"/>
          <w:lang w:val="en-US" w:eastAsia="zh-CN"/>
        </w:rPr>
        <w:commentReference w:id="1836"/>
      </w:r>
    </w:p>
    <w:p w14:paraId="0A0F9A59" w14:textId="1E781DE0" w:rsidR="00786B96" w:rsidRPr="00ED2D36" w:rsidRDefault="00786B96" w:rsidP="00397965">
      <w:pPr>
        <w:pStyle w:val="RSCB03MathematicsGreeketc"/>
        <w:spacing w:line="360" w:lineRule="auto"/>
        <w:jc w:val="both"/>
        <w:rPr>
          <w:rFonts w:eastAsiaTheme="minorEastAsia"/>
          <w:sz w:val="24"/>
          <w:szCs w:val="24"/>
          <w:lang w:eastAsia="zh-CN"/>
        </w:rPr>
      </w:pPr>
      <w:r w:rsidRPr="00ED2D36">
        <w:rPr>
          <w:rFonts w:eastAsiaTheme="minorEastAsia"/>
          <w:sz w:val="24"/>
          <w:szCs w:val="24"/>
          <w:lang w:eastAsia="zh-CN"/>
        </w:rPr>
        <w:t xml:space="preserve">Where </w:t>
      </w:r>
      <m:oMath>
        <m:r>
          <m:rPr>
            <m:sty m:val="bi"/>
          </m:rPr>
          <w:rPr>
            <w:rFonts w:ascii="Cambria Math" w:hAnsi="Cambria Math"/>
            <w:sz w:val="24"/>
            <w:szCs w:val="24"/>
            <w:lang w:eastAsia="zh-CN"/>
          </w:rPr>
          <m:t>pH</m:t>
        </m:r>
        <m:d>
          <m:dPr>
            <m:ctrlPr>
              <w:rPr>
                <w:rFonts w:ascii="Cambria Math" w:hAnsi="Cambria Math"/>
                <w:b/>
                <w:bCs/>
                <w:sz w:val="24"/>
                <w:szCs w:val="24"/>
                <w:lang w:eastAsia="zh-CN"/>
              </w:rPr>
            </m:ctrlPr>
          </m:dPr>
          <m:e>
            <m:r>
              <m:rPr>
                <m:sty m:val="bi"/>
              </m:rPr>
              <w:rPr>
                <w:rFonts w:ascii="Cambria Math" w:hAnsi="Cambria Math"/>
                <w:sz w:val="24"/>
                <w:szCs w:val="24"/>
                <w:lang w:eastAsia="zh-CN"/>
              </w:rPr>
              <m:t>V</m:t>
            </m:r>
          </m:e>
        </m:d>
      </m:oMath>
      <w:r w:rsidRPr="00ED2D36">
        <w:rPr>
          <w:rFonts w:eastAsiaTheme="minorEastAsia"/>
          <w:b/>
          <w:bCs/>
          <w:sz w:val="24"/>
          <w:szCs w:val="24"/>
          <w:lang w:eastAsia="zh-CN"/>
        </w:rPr>
        <w:t xml:space="preserve"> </w:t>
      </w:r>
      <w:r w:rsidRPr="00ED2D36">
        <w:rPr>
          <w:rFonts w:eastAsiaTheme="minorEastAsia"/>
          <w:sz w:val="24"/>
          <w:szCs w:val="24"/>
          <w:lang w:eastAsia="zh-CN"/>
        </w:rPr>
        <w:t xml:space="preserve">is the pH after </w:t>
      </w:r>
      <w:r w:rsidR="00F54A79" w:rsidRPr="00ED2D36">
        <w:rPr>
          <w:rFonts w:eastAsiaTheme="minorEastAsia"/>
          <w:sz w:val="24"/>
          <w:szCs w:val="24"/>
          <w:lang w:eastAsia="zh-CN"/>
        </w:rPr>
        <w:t>adding liquid</w:t>
      </w:r>
      <w:r w:rsidRPr="00ED2D36">
        <w:rPr>
          <w:rFonts w:eastAsiaTheme="minorEastAsia"/>
          <w:sz w:val="24"/>
          <w:szCs w:val="24"/>
          <w:lang w:eastAsia="zh-CN"/>
        </w:rPr>
        <w:t xml:space="preserve"> of volume </w:t>
      </w:r>
      <w:r w:rsidRPr="00ED2D36">
        <w:rPr>
          <w:rFonts w:eastAsiaTheme="minorEastAsia"/>
          <w:b/>
          <w:bCs/>
          <w:i/>
          <w:iCs/>
          <w:sz w:val="24"/>
          <w:szCs w:val="24"/>
          <w:lang w:eastAsia="zh-CN"/>
        </w:rPr>
        <w:t>V</w:t>
      </w:r>
      <w:r w:rsidRPr="00ED2D36">
        <w:rPr>
          <w:rFonts w:eastAsiaTheme="minorEastAsia"/>
          <w:i/>
          <w:iCs/>
          <w:sz w:val="24"/>
          <w:szCs w:val="24"/>
          <w:lang w:eastAsia="zh-CN"/>
        </w:rPr>
        <w:t>.</w:t>
      </w:r>
      <w:r w:rsidRPr="00ED2D36">
        <w:rPr>
          <w:rFonts w:eastAsiaTheme="minorEastAsia"/>
          <w:b/>
          <w:bCs/>
          <w:i/>
          <w:iCs/>
          <w:sz w:val="24"/>
          <w:szCs w:val="24"/>
          <w:lang w:eastAsia="zh-CN"/>
        </w:rPr>
        <w:t xml:space="preserve"> </w:t>
      </w:r>
      <w:r w:rsidRPr="00ED2D36">
        <w:rPr>
          <w:color w:val="000000" w:themeColor="text1"/>
          <w:sz w:val="24"/>
          <w:szCs w:val="24"/>
        </w:rPr>
        <w:t>The meaning of Eq. S</w:t>
      </w:r>
      <w:r w:rsidR="00A36BD2" w:rsidRPr="00ED2D36">
        <w:rPr>
          <w:rFonts w:eastAsiaTheme="minorEastAsia"/>
          <w:color w:val="000000" w:themeColor="text1"/>
          <w:sz w:val="24"/>
          <w:szCs w:val="24"/>
          <w:lang w:eastAsia="zh-CN"/>
        </w:rPr>
        <w:t>12</w:t>
      </w:r>
      <w:r w:rsidRPr="00ED2D36">
        <w:rPr>
          <w:color w:val="000000" w:themeColor="text1"/>
          <w:sz w:val="24"/>
          <w:szCs w:val="24"/>
        </w:rPr>
        <w:t xml:space="preserve"> is direct. For each trial volume </w:t>
      </w:r>
      <m:oMath>
        <m:r>
          <m:rPr>
            <m:sty m:val="bi"/>
          </m:rPr>
          <w:rPr>
            <w:rFonts w:ascii="Cambria Math" w:hAnsi="Cambria Math"/>
            <w:color w:val="000000" w:themeColor="text1"/>
            <w:sz w:val="24"/>
            <w:szCs w:val="24"/>
          </w:rPr>
          <m:t>V</m:t>
        </m:r>
      </m:oMath>
      <w:r w:rsidRPr="00ED2D36">
        <w:rPr>
          <w:color w:val="000000" w:themeColor="text1"/>
          <w:sz w:val="24"/>
          <w:szCs w:val="24"/>
        </w:rPr>
        <w:t xml:space="preserve">, the equilibrium model predicts the pH that would result after adding that amount of </w:t>
      </w:r>
      <w:del w:id="1837" w:author="Yibin Jiang" w:date="2026-03-31T15:22:00Z">
        <w:r w:rsidRPr="00ED2D36" w:rsidDel="00D331F1">
          <w:rPr>
            <w:color w:val="000000" w:themeColor="text1"/>
            <w:sz w:val="24"/>
            <w:szCs w:val="24"/>
          </w:rPr>
          <w:delText>titrant</w:delText>
        </w:r>
      </w:del>
      <w:ins w:id="1838" w:author="Yibin Jiang" w:date="2026-03-31T15:22:00Z">
        <w:r w:rsidR="00D331F1">
          <w:rPr>
            <w:rFonts w:eastAsiaTheme="minorEastAsia" w:hint="eastAsia"/>
            <w:color w:val="000000" w:themeColor="text1"/>
            <w:sz w:val="24"/>
            <w:szCs w:val="24"/>
            <w:lang w:eastAsia="zh-CN"/>
          </w:rPr>
          <w:t>reagent</w:t>
        </w:r>
      </w:ins>
      <w:r w:rsidRPr="00ED2D36">
        <w:rPr>
          <w:color w:val="000000" w:themeColor="text1"/>
          <w:sz w:val="24"/>
          <w:szCs w:val="24"/>
        </w:rPr>
        <w:t>. The correct value</w:t>
      </w:r>
      <w:r w:rsidRPr="00ED2D36">
        <w:rPr>
          <w:b/>
          <w:bCs/>
          <w:color w:val="000000" w:themeColor="text1"/>
          <w:sz w:val="24"/>
          <w:szCs w:val="24"/>
        </w:rPr>
        <w:t xml:space="preserve"> </w:t>
      </w:r>
      <m:oMath>
        <m:sSub>
          <m:sSubPr>
            <m:ctrlPr>
              <w:rPr>
                <w:rFonts w:ascii="Cambria Math" w:hAnsi="Cambria Math"/>
                <w:b/>
                <w:bCs/>
                <w:color w:val="000000" w:themeColor="text1"/>
                <w:sz w:val="24"/>
                <w:szCs w:val="24"/>
              </w:rPr>
            </m:ctrlPr>
          </m:sSubPr>
          <m:e>
            <m:r>
              <m:rPr>
                <m:sty m:val="bi"/>
              </m:rPr>
              <w:rPr>
                <w:rFonts w:ascii="Cambria Math" w:hAnsi="Cambria Math"/>
                <w:color w:val="000000" w:themeColor="text1"/>
                <w:sz w:val="24"/>
                <w:szCs w:val="24"/>
              </w:rPr>
              <m:t>V</m:t>
            </m:r>
          </m:e>
          <m:sub>
            <m:r>
              <m:rPr>
                <m:sty m:val="b"/>
              </m:rPr>
              <w:rPr>
                <w:rFonts w:ascii="Cambria Math" w:hAnsi="Cambria Math"/>
                <w:color w:val="000000" w:themeColor="text1"/>
                <w:sz w:val="24"/>
                <w:szCs w:val="24"/>
              </w:rPr>
              <m:t>req</m:t>
            </m:r>
          </m:sub>
        </m:sSub>
      </m:oMath>
      <w:r w:rsidRPr="00ED2D36">
        <w:rPr>
          <w:b/>
          <w:bCs/>
          <w:color w:val="000000" w:themeColor="text1"/>
          <w:sz w:val="24"/>
          <w:szCs w:val="24"/>
        </w:rPr>
        <w:t xml:space="preserve"> </w:t>
      </w:r>
      <w:r w:rsidRPr="00ED2D36">
        <w:rPr>
          <w:color w:val="000000" w:themeColor="text1"/>
          <w:sz w:val="24"/>
          <w:szCs w:val="24"/>
        </w:rPr>
        <w:t xml:space="preserve">is the one for which the predicted post-addition pH is equal to the target </w:t>
      </w:r>
      <w:proofErr w:type="spellStart"/>
      <w:r w:rsidRPr="00ED2D36">
        <w:rPr>
          <w:color w:val="000000" w:themeColor="text1"/>
          <w:sz w:val="24"/>
          <w:szCs w:val="24"/>
        </w:rPr>
        <w:t>pH.</w:t>
      </w:r>
      <w:proofErr w:type="spellEnd"/>
      <w:r w:rsidRPr="00ED2D36">
        <w:rPr>
          <w:color w:val="000000" w:themeColor="text1"/>
          <w:sz w:val="24"/>
          <w:szCs w:val="24"/>
        </w:rPr>
        <w:t xml:space="preserve"> In this sense, the controller solves a one-dimensional inverse equilibrium problem.</w:t>
      </w:r>
    </w:p>
    <w:p w14:paraId="13A0F597"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function</w:t>
      </w:r>
      <w:r w:rsidRPr="00ED2D36">
        <w:rPr>
          <w:rFonts w:ascii="Times New Roman" w:hAnsi="Times New Roman" w:cs="Times New Roman"/>
          <w:b/>
          <w:bCs/>
          <w:i/>
          <w:iCs/>
          <w:color w:val="000000" w:themeColor="text1"/>
        </w:rPr>
        <w:t xml:space="preserve"> </w:t>
      </w:r>
      <m:oMath>
        <m:r>
          <m:rPr>
            <m:sty m:val="bi"/>
          </m:rPr>
          <w:rPr>
            <w:rFonts w:ascii="Cambria Math" w:hAnsi="Cambria Math" w:cs="Times New Roman"/>
            <w:color w:val="000000" w:themeColor="text1"/>
          </w:rPr>
          <m:t>pH</m:t>
        </m:r>
        <m:d>
          <m:dPr>
            <m:ctrlPr>
              <w:rPr>
                <w:rFonts w:ascii="Cambria Math" w:hAnsi="Cambria Math" w:cs="Times New Roman"/>
                <w:b/>
                <w:bCs/>
                <w:i/>
                <w:iCs/>
                <w:color w:val="000000" w:themeColor="text1"/>
              </w:rPr>
            </m:ctrlPr>
          </m:dPr>
          <m:e>
            <m:r>
              <m:rPr>
                <m:sty m:val="bi"/>
              </m:rPr>
              <w:rPr>
                <w:rFonts w:ascii="Cambria Math" w:hAnsi="Cambria Math" w:cs="Times New Roman"/>
                <w:color w:val="000000" w:themeColor="text1"/>
              </w:rPr>
              <m:t>V</m:t>
            </m:r>
          </m:e>
        </m:d>
      </m:oMath>
      <w:r w:rsidRPr="00ED2D36">
        <w:rPr>
          <w:rFonts w:ascii="Times New Roman" w:hAnsi="Times New Roman" w:cs="Times New Roman"/>
          <w:color w:val="000000" w:themeColor="text1"/>
        </w:rPr>
        <w:t xml:space="preserve"> is evaluated in two steps.</w:t>
      </w:r>
    </w:p>
    <w:p w14:paraId="20FA709B" w14:textId="77777777" w:rsidR="00786B96" w:rsidRPr="00ED2D36" w:rsidRDefault="00786B96" w:rsidP="00397965">
      <w:pPr>
        <w:pStyle w:val="a3"/>
        <w:spacing w:line="360" w:lineRule="auto"/>
        <w:jc w:val="both"/>
        <w:rPr>
          <w:rFonts w:ascii="Times New Roman" w:hAnsi="Times New Roman" w:cs="Times New Roman"/>
          <w:b/>
          <w:bCs/>
          <w:color w:val="000000" w:themeColor="text1"/>
        </w:rPr>
      </w:pPr>
      <w:r w:rsidRPr="00ED2D36">
        <w:rPr>
          <w:rFonts w:ascii="Times New Roman" w:hAnsi="Times New Roman" w:cs="Times New Roman"/>
          <w:b/>
          <w:bCs/>
          <w:color w:val="000000" w:themeColor="text1"/>
        </w:rPr>
        <w:t>Step 1: effective acidity constants.</w:t>
      </w:r>
    </w:p>
    <w:p w14:paraId="42BEC07A"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For each buffer pair, an effective acidity constant is calculated from the posterior mean and the reference value using the uncertainty-weighted rule in Eq. S1.</w:t>
      </w:r>
    </w:p>
    <w:p w14:paraId="2AEADDD1" w14:textId="77777777" w:rsidR="00786B96" w:rsidRPr="00ED2D36" w:rsidRDefault="00786B96" w:rsidP="00397965">
      <w:pPr>
        <w:pStyle w:val="a3"/>
        <w:spacing w:line="360" w:lineRule="auto"/>
        <w:jc w:val="both"/>
        <w:rPr>
          <w:rFonts w:ascii="Times New Roman" w:hAnsi="Times New Roman" w:cs="Times New Roman"/>
          <w:b/>
          <w:bCs/>
          <w:color w:val="000000" w:themeColor="text1"/>
        </w:rPr>
      </w:pPr>
      <w:r w:rsidRPr="00ED2D36">
        <w:rPr>
          <w:rFonts w:ascii="Times New Roman" w:hAnsi="Times New Roman" w:cs="Times New Roman"/>
          <w:b/>
          <w:bCs/>
          <w:color w:val="000000" w:themeColor="text1"/>
        </w:rPr>
        <w:t>Step 2: post-addition equilibrium prediction.</w:t>
      </w:r>
    </w:p>
    <w:p w14:paraId="0F4C5812" w14:textId="70FCE991"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After a candidate </w:t>
      </w:r>
      <w:del w:id="1839" w:author="Yibin Jiang" w:date="2026-03-31T15:22:00Z">
        <w:r w:rsidRPr="00ED2D36" w:rsidDel="000531FC">
          <w:rPr>
            <w:rFonts w:ascii="Times New Roman" w:hAnsi="Times New Roman" w:cs="Times New Roman"/>
            <w:color w:val="000000" w:themeColor="text1"/>
          </w:rPr>
          <w:delText xml:space="preserve">titrant </w:delText>
        </w:r>
      </w:del>
      <w:ins w:id="1840" w:author="Yibin Jiang" w:date="2026-03-31T15:22:00Z">
        <w:r w:rsidR="000531FC">
          <w:rPr>
            <w:rFonts w:ascii="Times New Roman" w:hAnsi="Times New Roman" w:cs="Times New Roman" w:hint="eastAsia"/>
            <w:color w:val="000000" w:themeColor="text1"/>
          </w:rPr>
          <w:t>reagent</w:t>
        </w:r>
        <w:r w:rsidR="000531FC"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w:t>
      </w:r>
      <m:oMath>
        <m:r>
          <m:rPr>
            <m:sty m:val="bi"/>
          </m:rPr>
          <w:rPr>
            <w:rFonts w:ascii="Cambria Math" w:hAnsi="Cambria Math" w:cs="Times New Roman"/>
            <w:color w:val="000000" w:themeColor="text1"/>
          </w:rPr>
          <m:t>V</m:t>
        </m:r>
      </m:oMath>
      <w:r w:rsidRPr="00ED2D36">
        <w:rPr>
          <w:rFonts w:ascii="Times New Roman" w:hAnsi="Times New Roman" w:cs="Times New Roman"/>
          <w:color w:val="000000" w:themeColor="text1"/>
        </w:rPr>
        <w:t xml:space="preserve"> is specified, the amount of strong acid or strong base introduced by the </w:t>
      </w:r>
      <w:del w:id="1841" w:author="Yibin Jiang" w:date="2026-03-31T15:22:00Z">
        <w:r w:rsidRPr="00ED2D36" w:rsidDel="0086695D">
          <w:rPr>
            <w:rFonts w:ascii="Times New Roman" w:hAnsi="Times New Roman" w:cs="Times New Roman"/>
            <w:color w:val="000000" w:themeColor="text1"/>
          </w:rPr>
          <w:delText xml:space="preserve">titrant </w:delText>
        </w:r>
      </w:del>
      <w:ins w:id="1842" w:author="Yibin Jiang" w:date="2026-03-31T15:22:00Z">
        <w:r w:rsidR="0086695D">
          <w:rPr>
            <w:rFonts w:ascii="Times New Roman" w:hAnsi="Times New Roman" w:cs="Times New Roman" w:hint="eastAsia"/>
            <w:color w:val="000000" w:themeColor="text1"/>
          </w:rPr>
          <w:t>reagent</w:t>
        </w:r>
        <w:r w:rsidR="0086695D"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is first calculated from the </w:t>
      </w:r>
      <w:del w:id="1843" w:author="Yibin Jiang" w:date="2026-03-31T15:22:00Z">
        <w:r w:rsidRPr="00ED2D36" w:rsidDel="00E62BC7">
          <w:rPr>
            <w:rFonts w:ascii="Times New Roman" w:hAnsi="Times New Roman" w:cs="Times New Roman"/>
            <w:color w:val="000000" w:themeColor="text1"/>
          </w:rPr>
          <w:delText xml:space="preserve">titrant </w:delText>
        </w:r>
      </w:del>
      <w:r w:rsidRPr="00ED2D36">
        <w:rPr>
          <w:rFonts w:ascii="Times New Roman" w:hAnsi="Times New Roman" w:cs="Times New Roman"/>
          <w:color w:val="000000" w:themeColor="text1"/>
        </w:rPr>
        <w:t xml:space="preserve">concentration and the added volume. The molar amounts of the chemical species in solution are then updated to account for the </w:t>
      </w:r>
      <w:del w:id="1844" w:author="Yibin Jiang" w:date="2026-03-31T15:23:00Z">
        <w:r w:rsidRPr="00ED2D36" w:rsidDel="000E34A9">
          <w:rPr>
            <w:rFonts w:ascii="Times New Roman" w:hAnsi="Times New Roman" w:cs="Times New Roman"/>
            <w:color w:val="000000" w:themeColor="text1"/>
          </w:rPr>
          <w:delText xml:space="preserve">titrant </w:delText>
        </w:r>
      </w:del>
      <w:r w:rsidRPr="00ED2D36">
        <w:rPr>
          <w:rFonts w:ascii="Times New Roman" w:hAnsi="Times New Roman" w:cs="Times New Roman"/>
          <w:color w:val="000000" w:themeColor="text1"/>
        </w:rPr>
        <w:t>addition. At the same time, the total solution volume is increased to the post-addition volume. Because the concentrations change both through neutralization and through dilution, all updated molar amounts are converted to post-addition concentrations using the new total volume. The equilibrium calculation is then solved again using the updated composition and the effective acidity constants from Step 1. The resulting hydrogen-ion concentration gives the predicted post-addition pH, denoted</w:t>
      </w:r>
      <w:r w:rsidRPr="00ED2D36">
        <w:rPr>
          <w:rFonts w:ascii="Times New Roman" w:hAnsi="Times New Roman" w:cs="Times New Roman"/>
          <w:b/>
          <w:bCs/>
          <w:i/>
          <w:iCs/>
          <w:color w:val="000000" w:themeColor="text1"/>
        </w:rPr>
        <w:t xml:space="preserve"> </w:t>
      </w:r>
      <m:oMath>
        <m:r>
          <m:rPr>
            <m:sty m:val="bi"/>
          </m:rPr>
          <w:rPr>
            <w:rFonts w:ascii="Cambria Math" w:hAnsi="Cambria Math" w:cs="Times New Roman"/>
            <w:color w:val="000000" w:themeColor="text1"/>
          </w:rPr>
          <m:t>pH</m:t>
        </m:r>
        <m:d>
          <m:dPr>
            <m:ctrlPr>
              <w:rPr>
                <w:rFonts w:ascii="Cambria Math" w:hAnsi="Cambria Math" w:cs="Times New Roman"/>
                <w:b/>
                <w:bCs/>
                <w:i/>
                <w:iCs/>
                <w:color w:val="000000" w:themeColor="text1"/>
              </w:rPr>
            </m:ctrlPr>
          </m:dPr>
          <m:e>
            <m:r>
              <m:rPr>
                <m:sty m:val="bi"/>
              </m:rPr>
              <w:rPr>
                <w:rFonts w:ascii="Cambria Math" w:hAnsi="Cambria Math" w:cs="Times New Roman"/>
                <w:color w:val="000000" w:themeColor="text1"/>
              </w:rPr>
              <m:t>V</m:t>
            </m:r>
          </m:e>
        </m:d>
      </m:oMath>
      <w:r w:rsidRPr="00ED2D36">
        <w:rPr>
          <w:rFonts w:ascii="Times New Roman" w:hAnsi="Times New Roman" w:cs="Times New Roman"/>
          <w:color w:val="000000" w:themeColor="text1"/>
        </w:rPr>
        <w:t>.</w:t>
      </w:r>
    </w:p>
    <w:p w14:paraId="7EDB6667" w14:textId="77777777" w:rsidR="00786B96" w:rsidRPr="00ED2D36" w:rsidRDefault="00786B96" w:rsidP="00397965">
      <w:pPr>
        <w:pStyle w:val="a3"/>
        <w:spacing w:line="360" w:lineRule="auto"/>
        <w:jc w:val="both"/>
        <w:rPr>
          <w:ins w:id="1845" w:author="Yibin Jiang" w:date="2026-03-21T12:25:00Z"/>
          <w:rFonts w:ascii="Times New Roman" w:hAnsi="Times New Roman" w:cs="Times New Roman"/>
          <w:color w:val="000000" w:themeColor="text1"/>
        </w:rPr>
      </w:pPr>
      <w:r w:rsidRPr="00ED2D36">
        <w:rPr>
          <w:rFonts w:ascii="Times New Roman" w:hAnsi="Times New Roman" w:cs="Times New Roman"/>
          <w:color w:val="000000" w:themeColor="text1"/>
        </w:rPr>
        <w:t xml:space="preserve">Thus,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req</m:t>
            </m:r>
          </m:sub>
        </m:sSub>
      </m:oMath>
      <w:r w:rsidRPr="00ED2D36">
        <w:rPr>
          <w:rFonts w:ascii="Times New Roman" w:hAnsi="Times New Roman" w:cs="Times New Roman"/>
          <w:color w:val="000000" w:themeColor="text1"/>
        </w:rPr>
        <w:t xml:space="preserve"> is the model-based one-step correction implied by the current posterior chemical model.</w:t>
      </w:r>
    </w:p>
    <w:p w14:paraId="648BC7C0" w14:textId="0B59E3E3" w:rsidR="00E46900" w:rsidRPr="00ED2D36" w:rsidRDefault="00E46900" w:rsidP="00397965">
      <w:pPr>
        <w:pStyle w:val="a3"/>
        <w:spacing w:line="360" w:lineRule="auto"/>
        <w:jc w:val="both"/>
        <w:rPr>
          <w:ins w:id="1846" w:author="Yibin Jiang" w:date="2026-03-21T12:25:00Z"/>
          <w:rFonts w:ascii="Times New Roman" w:hAnsi="Times New Roman" w:cs="Times New Roman"/>
          <w:color w:val="000000" w:themeColor="text1"/>
        </w:rPr>
      </w:pPr>
      <w:ins w:id="1847" w:author="Yibin Jiang" w:date="2026-03-21T12:25:00Z">
        <w:r w:rsidRPr="00ED2D36">
          <w:rPr>
            <w:rFonts w:ascii="Times New Roman" w:hAnsi="Times New Roman" w:cs="Times New Roman"/>
            <w:color w:val="000000" w:themeColor="text1"/>
          </w:rPr>
          <w:t>Recall the Eq. S5,</w:t>
        </w:r>
      </w:ins>
      <w:ins w:id="1848" w:author="Yibin Jiang" w:date="2026-03-21T12:26:00Z">
        <w:r w:rsidRPr="00ED2D36">
          <w:rPr>
            <w:rFonts w:ascii="Times New Roman" w:hAnsi="Times New Roman" w:cs="Times New Roman"/>
            <w:color w:val="000000" w:themeColor="text1"/>
          </w:rPr>
          <w:t xml:space="preserve"> where the volume added is:</w:t>
        </w:r>
      </w:ins>
    </w:p>
    <w:p w14:paraId="2D0E3AA9" w14:textId="43956F75" w:rsidR="00E46900" w:rsidRPr="00ED2D36" w:rsidRDefault="00E00915">
      <w:pPr>
        <w:pStyle w:val="JCEbodytext"/>
        <w:tabs>
          <w:tab w:val="center" w:pos="4200"/>
        </w:tabs>
        <w:spacing w:line="360" w:lineRule="auto"/>
        <w:ind w:firstLineChars="200" w:firstLine="482"/>
        <w:jc w:val="center"/>
        <w:rPr>
          <w:rFonts w:ascii="Times New Roman" w:hAnsi="Times New Roman"/>
          <w:w w:val="108"/>
          <w:lang w:val="en-GB"/>
          <w:rPrChange w:id="1849" w:author="Yibin Jiang" w:date="2026-03-27T13:33:00Z">
            <w:rPr>
              <w:rFonts w:ascii="Times New Roman" w:hAnsi="Times New Roman" w:cs="Times New Roman"/>
              <w:color w:val="000000" w:themeColor="text1"/>
            </w:rPr>
          </w:rPrChange>
        </w:rPr>
        <w:pPrChange w:id="1850" w:author="SYLZ" w:date="2026-03-27T10:39:00Z">
          <w:pPr>
            <w:pStyle w:val="a3"/>
            <w:spacing w:line="360" w:lineRule="auto"/>
            <w:jc w:val="both"/>
          </w:pPr>
        </w:pPrChange>
      </w:pPr>
      <m:oMath>
        <m:sSub>
          <m:sSubPr>
            <m:ctrlPr>
              <w:ins w:id="1851" w:author="Yibin Jiang" w:date="2026-03-21T12:25:00Z">
                <w:rPr>
                  <w:rStyle w:val="RSCB03MathematicsGreeketcChar"/>
                  <w:rFonts w:ascii="Cambria Math" w:hAnsi="Cambria Math"/>
                  <w:b/>
                  <w:bCs/>
                  <w:iCs/>
                  <w:sz w:val="24"/>
                  <w:szCs w:val="24"/>
                  <w:lang w:eastAsia="zh-CN"/>
                </w:rPr>
              </w:ins>
            </m:ctrlPr>
          </m:sSubPr>
          <m:e>
            <m:r>
              <w:ins w:id="1852" w:author="Yibin Jiang" w:date="2026-03-21T12:25:00Z">
                <m:rPr>
                  <m:sty m:val="bi"/>
                </m:rPr>
                <w:rPr>
                  <w:rStyle w:val="RSCB03MathematicsGreeketcChar"/>
                  <w:rFonts w:ascii="Cambria Math" w:eastAsia="宋体" w:hAnsi="Cambria Math"/>
                  <w:sz w:val="24"/>
                  <w:szCs w:val="24"/>
                </w:rPr>
                <m:t>V</m:t>
              </w:ins>
            </m:r>
          </m:e>
          <m:sub>
            <m:r>
              <w:ins w:id="1853" w:author="Yibin Jiang" w:date="2026-03-21T12:25:00Z">
                <m:rPr>
                  <m:sty m:val="bi"/>
                </m:rPr>
                <w:rPr>
                  <w:rStyle w:val="RSCB03MathematicsGreeketcChar"/>
                  <w:rFonts w:ascii="Cambria Math" w:eastAsia="宋体" w:hAnsi="Cambria Math"/>
                  <w:sz w:val="24"/>
                  <w:szCs w:val="24"/>
                </w:rPr>
                <m:t>add</m:t>
              </w:ins>
            </m:r>
          </m:sub>
        </m:sSub>
        <m:r>
          <w:ins w:id="1854" w:author="Yibin Jiang" w:date="2026-03-21T12:25:00Z">
            <m:rPr>
              <m:sty m:val="bi"/>
            </m:rPr>
            <w:rPr>
              <w:rStyle w:val="RSCB03MathematicsGreeketcChar"/>
              <w:rFonts w:ascii="Cambria Math" w:eastAsia="宋体" w:hAnsi="Cambria Math"/>
              <w:sz w:val="24"/>
              <w:szCs w:val="24"/>
            </w:rPr>
            <m:t>=</m:t>
          </w:ins>
        </m:r>
        <m:sSub>
          <m:sSubPr>
            <m:ctrlPr>
              <w:ins w:id="1855" w:author="Yibin Jiang" w:date="2026-03-21T12:25:00Z">
                <w:rPr>
                  <w:rStyle w:val="RSCB03MathematicsGreeketcChar"/>
                  <w:rFonts w:ascii="Cambria Math" w:hAnsi="Cambria Math"/>
                  <w:b/>
                  <w:bCs/>
                  <w:iCs/>
                  <w:sz w:val="24"/>
                  <w:szCs w:val="24"/>
                  <w:lang w:eastAsia="zh-CN"/>
                </w:rPr>
              </w:ins>
            </m:ctrlPr>
          </m:sSubPr>
          <m:e>
            <m:r>
              <w:ins w:id="1856" w:author="Yibin Jiang" w:date="2026-03-21T12:25:00Z">
                <m:rPr>
                  <m:sty m:val="bi"/>
                </m:rPr>
                <w:rPr>
                  <w:rStyle w:val="RSCB03MathematicsGreeketcChar"/>
                  <w:rFonts w:ascii="Cambria Math" w:eastAsia="宋体" w:hAnsi="Cambria Math"/>
                  <w:sz w:val="24"/>
                  <w:szCs w:val="24"/>
                </w:rPr>
                <m:t>V</m:t>
              </w:ins>
            </m:r>
          </m:e>
          <m:sub>
            <m:r>
              <w:ins w:id="1857" w:author="Yibin Jiang" w:date="2026-03-21T12:25:00Z">
                <m:rPr>
                  <m:sty m:val="bi"/>
                </m:rPr>
                <w:rPr>
                  <w:rStyle w:val="RSCB03MathematicsGreeketcChar"/>
                  <w:rFonts w:ascii="Cambria Math" w:eastAsia="宋体" w:hAnsi="Cambria Math"/>
                  <w:sz w:val="24"/>
                  <w:szCs w:val="24"/>
                </w:rPr>
                <m:t>min</m:t>
              </w:ins>
            </m:r>
          </m:sub>
        </m:sSub>
        <m:r>
          <w:ins w:id="1858" w:author="Yibin Jiang" w:date="2026-03-21T12:25:00Z">
            <m:rPr>
              <m:sty m:val="bi"/>
            </m:rPr>
            <w:rPr>
              <w:rStyle w:val="RSCB03MathematicsGreeketcChar"/>
              <w:rFonts w:ascii="Cambria Math" w:eastAsia="宋体" w:hAnsi="Cambria Math"/>
              <w:sz w:val="24"/>
              <w:szCs w:val="24"/>
            </w:rPr>
            <m:t>+</m:t>
          </w:ins>
        </m:r>
        <m:d>
          <m:dPr>
            <m:ctrlPr>
              <w:ins w:id="1859" w:author="Yibin Jiang" w:date="2026-03-21T12:25:00Z">
                <w:rPr>
                  <w:rStyle w:val="RSCB03MathematicsGreeketcChar"/>
                  <w:rFonts w:ascii="Cambria Math" w:eastAsia="宋体" w:hAnsi="Cambria Math"/>
                  <w:b/>
                  <w:bCs/>
                  <w:iCs/>
                  <w:sz w:val="24"/>
                  <w:szCs w:val="24"/>
                </w:rPr>
              </w:ins>
            </m:ctrlPr>
          </m:dPr>
          <m:e>
            <m:sSub>
              <m:sSubPr>
                <m:ctrlPr>
                  <w:ins w:id="1860" w:author="Yibin Jiang" w:date="2026-03-21T12:25:00Z">
                    <w:rPr>
                      <w:rStyle w:val="RSCB03MathematicsGreeketcChar"/>
                      <w:rFonts w:ascii="Cambria Math" w:hAnsi="Cambria Math"/>
                      <w:b/>
                      <w:bCs/>
                      <w:iCs/>
                      <w:sz w:val="24"/>
                      <w:szCs w:val="24"/>
                      <w:lang w:eastAsia="zh-CN"/>
                    </w:rPr>
                  </w:ins>
                </m:ctrlPr>
              </m:sSubPr>
              <m:e>
                <m:r>
                  <w:ins w:id="1861" w:author="Yibin Jiang" w:date="2026-03-21T12:25:00Z">
                    <m:rPr>
                      <m:sty m:val="bi"/>
                    </m:rPr>
                    <w:rPr>
                      <w:rStyle w:val="RSCB03MathematicsGreeketcChar"/>
                      <w:rFonts w:ascii="Cambria Math" w:eastAsia="宋体" w:hAnsi="Cambria Math"/>
                      <w:sz w:val="24"/>
                      <w:szCs w:val="24"/>
                    </w:rPr>
                    <m:t>V</m:t>
                  </w:ins>
                </m:r>
              </m:e>
              <m:sub>
                <m:r>
                  <w:ins w:id="1862" w:author="Yibin Jiang" w:date="2026-03-21T12:25:00Z">
                    <m:rPr>
                      <m:sty m:val="bi"/>
                    </m:rPr>
                    <w:rPr>
                      <w:rStyle w:val="RSCB03MathematicsGreeketcChar"/>
                      <w:rFonts w:ascii="Cambria Math" w:eastAsia="宋体" w:hAnsi="Cambria Math"/>
                      <w:sz w:val="24"/>
                      <w:szCs w:val="24"/>
                    </w:rPr>
                    <m:t>max</m:t>
                  </w:ins>
                </m:r>
              </m:sub>
            </m:sSub>
            <m:r>
              <w:ins w:id="1863" w:author="Yibin Jiang" w:date="2026-03-21T12:25:00Z">
                <m:rPr>
                  <m:sty m:val="bi"/>
                </m:rPr>
                <w:rPr>
                  <w:rStyle w:val="RSCB03MathematicsGreeketcChar"/>
                  <w:rFonts w:ascii="Cambria Math" w:eastAsia="宋体" w:hAnsi="Cambria Math"/>
                  <w:sz w:val="24"/>
                  <w:szCs w:val="24"/>
                </w:rPr>
                <m:t>-</m:t>
              </w:ins>
            </m:r>
            <m:sSub>
              <m:sSubPr>
                <m:ctrlPr>
                  <w:ins w:id="1864" w:author="Yibin Jiang" w:date="2026-03-21T12:25:00Z">
                    <w:rPr>
                      <w:rStyle w:val="RSCB03MathematicsGreeketcChar"/>
                      <w:rFonts w:ascii="Cambria Math" w:hAnsi="Cambria Math"/>
                      <w:b/>
                      <w:bCs/>
                      <w:iCs/>
                      <w:sz w:val="24"/>
                      <w:szCs w:val="24"/>
                      <w:lang w:eastAsia="zh-CN"/>
                    </w:rPr>
                  </w:ins>
                </m:ctrlPr>
              </m:sSubPr>
              <m:e>
                <m:r>
                  <w:ins w:id="1865" w:author="Yibin Jiang" w:date="2026-03-21T12:25:00Z">
                    <m:rPr>
                      <m:sty m:val="bi"/>
                    </m:rPr>
                    <w:rPr>
                      <w:rStyle w:val="RSCB03MathematicsGreeketcChar"/>
                      <w:rFonts w:ascii="Cambria Math" w:eastAsia="宋体" w:hAnsi="Cambria Math"/>
                      <w:sz w:val="24"/>
                      <w:szCs w:val="24"/>
                    </w:rPr>
                    <m:t>V</m:t>
                  </w:ins>
                </m:r>
              </m:e>
              <m:sub>
                <m:r>
                  <w:ins w:id="1866" w:author="Yibin Jiang" w:date="2026-03-21T12:25:00Z">
                    <m:rPr>
                      <m:sty m:val="bi"/>
                    </m:rPr>
                    <w:rPr>
                      <w:rStyle w:val="RSCB03MathematicsGreeketcChar"/>
                      <w:rFonts w:ascii="Cambria Math" w:eastAsia="宋体" w:hAnsi="Cambria Math"/>
                      <w:sz w:val="24"/>
                      <w:szCs w:val="24"/>
                    </w:rPr>
                    <m:t>min</m:t>
                  </w:ins>
                </m:r>
              </m:sub>
            </m:sSub>
          </m:e>
        </m:d>
        <m:r>
          <w:ins w:id="1867" w:author="Yibin Jiang" w:date="2026-03-21T12:25:00Z">
            <m:rPr>
              <m:sty m:val="bi"/>
            </m:rPr>
            <w:rPr>
              <w:rStyle w:val="RSCB03MathematicsGreeketcChar"/>
              <w:rFonts w:ascii="Cambria Math" w:eastAsia="宋体" w:hAnsi="Cambria Math"/>
              <w:sz w:val="24"/>
              <w:szCs w:val="24"/>
            </w:rPr>
            <m:t>tanh</m:t>
          </w:ins>
        </m:r>
        <m:d>
          <m:dPr>
            <m:begChr m:val="["/>
            <m:endChr m:val="]"/>
            <m:ctrlPr>
              <w:ins w:id="1868" w:author="Yibin Jiang" w:date="2026-03-21T12:25:00Z">
                <w:rPr>
                  <w:rStyle w:val="RSCB03MathematicsGreeketcChar"/>
                  <w:rFonts w:ascii="Cambria Math" w:eastAsia="宋体" w:hAnsi="Cambria Math"/>
                  <w:b/>
                  <w:bCs/>
                  <w:iCs/>
                  <w:sz w:val="24"/>
                  <w:szCs w:val="24"/>
                </w:rPr>
              </w:ins>
            </m:ctrlPr>
          </m:dPr>
          <m:e>
            <m:r>
              <w:ins w:id="1869" w:author="Yibin Jiang" w:date="2026-03-21T12:25:00Z">
                <m:rPr>
                  <m:sty m:val="bi"/>
                </m:rPr>
                <w:rPr>
                  <w:rStyle w:val="RSCB03MathematicsGreeketcChar"/>
                  <w:rFonts w:ascii="Cambria Math" w:eastAsia="宋体" w:hAnsi="Cambria Math"/>
                  <w:sz w:val="24"/>
                  <w:szCs w:val="24"/>
                </w:rPr>
                <m:t>α</m:t>
              </w:ins>
            </m:r>
            <m:d>
              <m:dPr>
                <m:begChr m:val="|"/>
                <m:endChr m:val="|"/>
                <m:ctrlPr>
                  <w:ins w:id="1870" w:author="Yibin Jiang" w:date="2026-03-21T12:25:00Z">
                    <w:rPr>
                      <w:rStyle w:val="RSCB03MathematicsGreeketcChar"/>
                      <w:rFonts w:ascii="Cambria Math" w:eastAsia="宋体" w:hAnsi="Cambria Math"/>
                      <w:b/>
                      <w:bCs/>
                      <w:iCs/>
                      <w:sz w:val="24"/>
                      <w:szCs w:val="24"/>
                    </w:rPr>
                  </w:ins>
                </m:ctrlPr>
              </m:dPr>
              <m:e>
                <m:r>
                  <w:ins w:id="1871" w:author="Yibin Jiang" w:date="2026-03-21T12:25:00Z">
                    <m:rPr>
                      <m:sty m:val="bi"/>
                    </m:rPr>
                    <w:rPr>
                      <w:rFonts w:ascii="Cambria Math" w:hAnsi="Cambria Math"/>
                      <w:sz w:val="24"/>
                      <w:szCs w:val="24"/>
                      <w:rPrChange w:id="1872" w:author="Yibin Jiang" w:date="2026-03-27T13:33:00Z">
                        <w:rPr>
                          <w:rFonts w:ascii="Cambria Math" w:hAnsi="Cambria Math"/>
                        </w:rPr>
                      </w:rPrChange>
                    </w:rPr>
                    <m:t>Δ</m:t>
                  </w:ins>
                </m:r>
                <m:sSub>
                  <m:sSubPr>
                    <m:ctrlPr>
                      <w:ins w:id="1873" w:author="Yibin Jiang" w:date="2026-03-21T12:25:00Z">
                        <w:rPr>
                          <w:rFonts w:ascii="Cambria Math" w:hAnsi="Cambria Math"/>
                          <w:b/>
                          <w:bCs/>
                          <w:i/>
                          <w:sz w:val="24"/>
                          <w:szCs w:val="24"/>
                        </w:rPr>
                      </w:ins>
                    </m:ctrlPr>
                  </m:sSubPr>
                  <m:e>
                    <m:r>
                      <w:ins w:id="1874" w:author="Yibin Jiang" w:date="2026-03-21T12:25:00Z">
                        <m:rPr>
                          <m:sty m:val="bi"/>
                        </m:rPr>
                        <w:rPr>
                          <w:rFonts w:ascii="Cambria Math" w:hAnsi="Cambria Math"/>
                          <w:sz w:val="24"/>
                          <w:szCs w:val="24"/>
                          <w:rPrChange w:id="1875" w:author="Yibin Jiang" w:date="2026-03-27T13:33:00Z">
                            <w:rPr>
                              <w:rFonts w:ascii="Cambria Math" w:hAnsi="Cambria Math"/>
                            </w:rPr>
                          </w:rPrChange>
                        </w:rPr>
                        <m:t>pH</m:t>
                      </w:ins>
                    </m:r>
                  </m:e>
                  <m:sub>
                    <m:r>
                      <w:ins w:id="1876" w:author="Yibin Jiang" w:date="2026-03-21T12:25:00Z">
                        <m:rPr>
                          <m:sty m:val="bi"/>
                        </m:rPr>
                        <w:rPr>
                          <w:rFonts w:ascii="Cambria Math" w:hAnsi="Cambria Math"/>
                          <w:sz w:val="24"/>
                          <w:szCs w:val="24"/>
                          <w:rPrChange w:id="1877" w:author="Yibin Jiang" w:date="2026-03-27T13:33:00Z">
                            <w:rPr>
                              <w:rFonts w:ascii="Cambria Math" w:hAnsi="Cambria Math"/>
                            </w:rPr>
                          </w:rPrChange>
                        </w:rPr>
                        <m:t>err</m:t>
                      </w:ins>
                    </m:r>
                  </m:sub>
                </m:sSub>
              </m:e>
            </m:d>
            <m:r>
              <w:ins w:id="1878" w:author="Yibin Jiang" w:date="2026-03-21T12:25:00Z">
                <m:rPr>
                  <m:sty m:val="bi"/>
                </m:rPr>
                <w:rPr>
                  <w:rStyle w:val="RSCB03MathematicsGreeketcChar"/>
                  <w:rFonts w:ascii="Cambria Math" w:eastAsia="宋体" w:hAnsi="Cambria Math"/>
                  <w:sz w:val="24"/>
                  <w:szCs w:val="24"/>
                </w:rPr>
                <m:t>+0.1</m:t>
              </w:ins>
            </m:r>
            <m:sSub>
              <m:sSubPr>
                <m:ctrlPr>
                  <w:ins w:id="1879" w:author="Yibin Jiang" w:date="2026-03-21T12:25:00Z">
                    <w:rPr>
                      <w:rStyle w:val="RSCB03MathematicsGreeketcChar"/>
                      <w:rFonts w:ascii="Cambria Math" w:hAnsi="Cambria Math"/>
                      <w:b/>
                      <w:bCs/>
                      <w:iCs/>
                      <w:sz w:val="24"/>
                      <w:szCs w:val="24"/>
                      <w:lang w:eastAsia="zh-CN"/>
                    </w:rPr>
                  </w:ins>
                </m:ctrlPr>
              </m:sSubPr>
              <m:e>
                <m:r>
                  <w:ins w:id="1880" w:author="Yibin Jiang" w:date="2026-03-21T12:25:00Z">
                    <m:rPr>
                      <m:sty m:val="bi"/>
                    </m:rPr>
                    <w:rPr>
                      <w:rStyle w:val="RSCB03MathematicsGreeketcChar"/>
                      <w:rFonts w:ascii="Cambria Math" w:eastAsia="宋体" w:hAnsi="Cambria Math"/>
                      <w:sz w:val="24"/>
                      <w:szCs w:val="24"/>
                    </w:rPr>
                    <m:t>V</m:t>
                  </w:ins>
                </m:r>
              </m:e>
              <m:sub>
                <m:r>
                  <w:ins w:id="1881" w:author="Yibin Jiang" w:date="2026-03-21T12:25:00Z">
                    <m:rPr>
                      <m:sty m:val="bi"/>
                    </m:rPr>
                    <w:rPr>
                      <w:rStyle w:val="RSCB03MathematicsGreeketcChar"/>
                      <w:rFonts w:ascii="Cambria Math" w:eastAsia="宋体" w:hAnsi="Cambria Math"/>
                      <w:sz w:val="24"/>
                      <w:szCs w:val="24"/>
                    </w:rPr>
                    <m:t>req</m:t>
                  </w:ins>
                </m:r>
              </m:sub>
            </m:sSub>
          </m:e>
        </m:d>
      </m:oMath>
      <w:ins w:id="1882" w:author="Yibin Jiang" w:date="2026-03-21T12:25:00Z">
        <w:r w:rsidR="00E46900" w:rsidRPr="00ED2D36">
          <w:rPr>
            <w:rFonts w:ascii="Times New Roman" w:eastAsia="宋体" w:hAnsi="Times New Roman"/>
            <w:sz w:val="24"/>
            <w:szCs w:val="24"/>
            <w:lang w:eastAsia="zh-CN"/>
            <w:rPrChange w:id="1883" w:author="Yibin Jiang" w:date="2026-03-27T13:33:00Z">
              <w:rPr>
                <w:rFonts w:ascii="Times New Roman" w:eastAsia="宋体" w:hAnsi="Times New Roman"/>
              </w:rPr>
            </w:rPrChange>
          </w:rPr>
          <w:t xml:space="preserve">   </w:t>
        </w:r>
        <w:r w:rsidR="00E46900" w:rsidRPr="00ED2D36">
          <w:rPr>
            <w:rFonts w:ascii="Times New Roman" w:eastAsiaTheme="minorEastAsia" w:hAnsi="Times New Roman"/>
            <w:sz w:val="24"/>
            <w:szCs w:val="24"/>
            <w:lang w:eastAsia="zh-CN"/>
            <w:rPrChange w:id="1884" w:author="Yibin Jiang" w:date="2026-03-27T13:33:00Z">
              <w:rPr>
                <w:rFonts w:ascii="Times New Roman" w:hAnsi="Times New Roman"/>
              </w:rPr>
            </w:rPrChange>
          </w:rPr>
          <w:t>(S</w:t>
        </w:r>
        <w:r w:rsidR="00E46900" w:rsidRPr="00ED2D36">
          <w:rPr>
            <w:rFonts w:ascii="Times New Roman" w:eastAsia="宋体" w:hAnsi="Times New Roman"/>
            <w:sz w:val="24"/>
            <w:szCs w:val="24"/>
            <w:lang w:eastAsia="zh-CN"/>
            <w:rPrChange w:id="1885" w:author="Yibin Jiang" w:date="2026-03-27T13:33:00Z">
              <w:rPr>
                <w:rFonts w:ascii="Times New Roman" w:eastAsia="宋体" w:hAnsi="Times New Roman"/>
              </w:rPr>
            </w:rPrChange>
          </w:rPr>
          <w:t>5</w:t>
        </w:r>
        <w:r w:rsidR="00E46900" w:rsidRPr="00ED2D36">
          <w:rPr>
            <w:rFonts w:ascii="Times New Roman" w:eastAsiaTheme="minorEastAsia" w:hAnsi="Times New Roman"/>
            <w:sz w:val="24"/>
            <w:szCs w:val="24"/>
            <w:lang w:eastAsia="zh-CN"/>
            <w:rPrChange w:id="1886" w:author="Yibin Jiang" w:date="2026-03-27T13:33:00Z">
              <w:rPr>
                <w:rFonts w:ascii="Times New Roman" w:hAnsi="Times New Roman"/>
              </w:rPr>
            </w:rPrChange>
          </w:rPr>
          <w:t>)</w:t>
        </w:r>
      </w:ins>
    </w:p>
    <w:p w14:paraId="058AD4A3" w14:textId="406FEE71" w:rsidR="00786B96" w:rsidRPr="00ED2D36" w:rsidRDefault="00786B96" w:rsidP="00397965">
      <w:pPr>
        <w:pStyle w:val="a3"/>
        <w:spacing w:line="360" w:lineRule="auto"/>
        <w:jc w:val="both"/>
        <w:rPr>
          <w:rFonts w:ascii="Times New Roman" w:hAnsi="Times New Roman" w:cs="Times New Roman"/>
          <w:color w:val="000000" w:themeColor="text1"/>
        </w:rPr>
      </w:pPr>
      <w:bookmarkStart w:id="1887" w:name="final-recommended-volume"/>
      <w:bookmarkEnd w:id="1832"/>
      <w:r w:rsidRPr="00ED2D36">
        <w:rPr>
          <w:rFonts w:ascii="Times New Roman" w:hAnsi="Times New Roman" w:cs="Times New Roman"/>
          <w:color w:val="000000" w:themeColor="text1"/>
        </w:rPr>
        <w:lastRenderedPageBreak/>
        <w:t xml:space="preserve">In Eq. S5, the scaling factor </w:t>
      </w:r>
      <m:oMath>
        <m:r>
          <m:rPr>
            <m:sty m:val="bi"/>
          </m:rPr>
          <w:rPr>
            <w:rFonts w:ascii="Cambria Math" w:hAnsi="Cambria Math" w:cs="Times New Roman"/>
            <w:color w:val="000000" w:themeColor="text1"/>
          </w:rPr>
          <m:t>α</m:t>
        </m:r>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is defined by Eq. S</w:t>
      </w:r>
      <w:r w:rsidR="00A36BD2" w:rsidRPr="00ED2D36">
        <w:rPr>
          <w:rFonts w:ascii="Times New Roman" w:hAnsi="Times New Roman" w:cs="Times New Roman"/>
          <w:color w:val="000000" w:themeColor="text1"/>
        </w:rPr>
        <w:t>13</w:t>
      </w:r>
      <w:r w:rsidRPr="00ED2D36">
        <w:rPr>
          <w:rFonts w:ascii="Times New Roman" w:hAnsi="Times New Roman" w:cs="Times New Roman"/>
          <w:color w:val="000000" w:themeColor="text1"/>
        </w:rPr>
        <w:t>:</w:t>
      </w:r>
    </w:p>
    <w:p w14:paraId="3A0C36AD" w14:textId="3F59AC9D" w:rsidR="00786B96" w:rsidRPr="00ED2D36" w:rsidRDefault="00786B96" w:rsidP="00397965">
      <w:pPr>
        <w:pStyle w:val="RSCB03MathematicsGreeketc"/>
        <w:spacing w:line="360" w:lineRule="auto"/>
        <w:jc w:val="center"/>
        <w:rPr>
          <w:sz w:val="24"/>
          <w:szCs w:val="24"/>
          <w:lang w:eastAsia="zh-CN"/>
        </w:rPr>
      </w:pPr>
      <m:oMath>
        <m:r>
          <m:rPr>
            <m:sty m:val="bi"/>
          </m:rPr>
          <w:rPr>
            <w:rFonts w:ascii="Cambria Math" w:hAnsi="Cambria Math"/>
            <w:sz w:val="24"/>
            <w:szCs w:val="24"/>
            <w:lang w:eastAsia="zh-CN"/>
          </w:rPr>
          <m:t>α=Φ</m:t>
        </m:r>
        <m:d>
          <m:dPr>
            <m:ctrlPr>
              <w:rPr>
                <w:rFonts w:ascii="Cambria Math" w:hAnsi="Cambria Math"/>
                <w:b/>
                <w:bCs/>
                <w:sz w:val="24"/>
                <w:szCs w:val="24"/>
                <w:lang w:eastAsia="zh-CN"/>
              </w:rPr>
            </m:ctrlPr>
          </m:dPr>
          <m:e>
            <m:r>
              <m:rPr>
                <m:sty m:val="bi"/>
              </m:rPr>
              <w:rPr>
                <w:rFonts w:ascii="Cambria Math" w:hAnsi="Cambria Math"/>
                <w:sz w:val="24"/>
                <w:szCs w:val="24"/>
                <w:lang w:eastAsia="zh-CN"/>
              </w:rPr>
              <m:t>1+r</m:t>
            </m:r>
          </m:e>
        </m:d>
        <m:d>
          <m:dPr>
            <m:ctrlPr>
              <w:rPr>
                <w:rFonts w:ascii="Cambria Math" w:hAnsi="Cambria Math"/>
                <w:b/>
                <w:bCs/>
                <w:sz w:val="24"/>
                <w:szCs w:val="24"/>
                <w:lang w:eastAsia="zh-CN"/>
              </w:rPr>
            </m:ctrlPr>
          </m:dPr>
          <m:e>
            <m:r>
              <m:rPr>
                <m:sty m:val="bi"/>
              </m:rPr>
              <w:rPr>
                <w:rFonts w:ascii="Cambria Math" w:hAnsi="Cambria Math"/>
                <w:sz w:val="24"/>
                <w:szCs w:val="24"/>
                <w:lang w:eastAsia="zh-CN"/>
              </w:rPr>
              <m:t>1-0.1</m:t>
            </m:r>
            <m:r>
              <m:rPr>
                <m:sty m:val="bi"/>
              </m:rPr>
              <w:rPr>
                <w:rFonts w:ascii="Cambria Math" w:hAnsi="Cambria Math"/>
                <w:sz w:val="24"/>
                <w:szCs w:val="24"/>
                <w:lang w:eastAsia="zh-CN"/>
              </w:rPr>
              <m:t>u</m:t>
            </m:r>
          </m:e>
        </m:d>
        <m:r>
          <m:rPr>
            <m:sty m:val="bi"/>
          </m:rPr>
          <w:rPr>
            <w:rFonts w:ascii="Cambria Math" w:hAnsi="Cambria Math"/>
            <w:sz w:val="24"/>
            <w:szCs w:val="24"/>
            <w:lang w:eastAsia="zh-CN"/>
          </w:rPr>
          <m:t>B</m:t>
        </m:r>
      </m:oMath>
      <w:r w:rsidRPr="00ED2D36">
        <w:rPr>
          <w:sz w:val="24"/>
          <w:szCs w:val="24"/>
          <w:lang w:eastAsia="zh-CN"/>
        </w:rPr>
        <w:t xml:space="preserve">  (</w:t>
      </w:r>
      <w:r w:rsidRPr="00ED2D36">
        <w:rPr>
          <w:rFonts w:eastAsiaTheme="minorEastAsia"/>
          <w:sz w:val="24"/>
          <w:szCs w:val="24"/>
          <w:lang w:eastAsia="zh-CN"/>
        </w:rPr>
        <w:t>S</w:t>
      </w:r>
      <w:r w:rsidR="00A36BD2" w:rsidRPr="00ED2D36">
        <w:rPr>
          <w:rFonts w:eastAsia="宋体"/>
          <w:sz w:val="24"/>
          <w:szCs w:val="24"/>
          <w:lang w:eastAsia="zh-CN"/>
        </w:rPr>
        <w:t>13</w:t>
      </w:r>
      <w:r w:rsidRPr="00ED2D36">
        <w:rPr>
          <w:sz w:val="24"/>
          <w:szCs w:val="24"/>
          <w:lang w:eastAsia="zh-CN"/>
        </w:rPr>
        <w:t>)</w:t>
      </w:r>
    </w:p>
    <w:p w14:paraId="019A4CF0" w14:textId="4AC12052" w:rsidR="00786B96" w:rsidRPr="00ED2D36" w:rsidDel="00592A56" w:rsidRDefault="00786B96">
      <w:pPr>
        <w:pStyle w:val="a3"/>
        <w:spacing w:line="360" w:lineRule="auto"/>
        <w:jc w:val="both"/>
        <w:rPr>
          <w:del w:id="1888" w:author="Yibin Jiang" w:date="2026-03-21T12:31:00Z"/>
          <w:rFonts w:ascii="Times New Roman" w:hAnsi="Times New Roman" w:cs="Times New Roman"/>
          <w:color w:val="000000" w:themeColor="text1"/>
        </w:rPr>
      </w:pPr>
      <w:r w:rsidRPr="00ED2D36">
        <w:rPr>
          <w:rFonts w:ascii="Times New Roman" w:hAnsi="Times New Roman" w:cs="Times New Roman"/>
          <w:color w:val="000000" w:themeColor="text1"/>
        </w:rPr>
        <w:t xml:space="preserve">The role of </w:t>
      </w:r>
      <m:oMath>
        <m:r>
          <m:rPr>
            <m:sty m:val="bi"/>
          </m:rPr>
          <w:rPr>
            <w:rFonts w:ascii="Cambria Math" w:hAnsi="Cambria Math" w:cs="Times New Roman"/>
            <w:color w:val="000000" w:themeColor="text1"/>
          </w:rPr>
          <m:t>α</m:t>
        </m:r>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 xml:space="preserve">is to control how aggressively the controller </w:t>
      </w:r>
      <w:del w:id="1889" w:author="Yibin Jiang" w:date="2026-03-21T12:27:00Z">
        <w:r w:rsidRPr="00ED2D36" w:rsidDel="00905DA0">
          <w:rPr>
            <w:rFonts w:ascii="Times New Roman" w:hAnsi="Times New Roman" w:cs="Times New Roman"/>
            <w:color w:val="000000" w:themeColor="text1"/>
          </w:rPr>
          <w:delText xml:space="preserve">follows </w:delText>
        </w:r>
      </w:del>
      <w:ins w:id="1890" w:author="Yibin Jiang" w:date="2026-03-21T12:27:00Z">
        <w:r w:rsidR="00905DA0" w:rsidRPr="00ED2D36">
          <w:rPr>
            <w:color w:val="000000" w:themeColor="text1"/>
          </w:rPr>
          <w:t>follows against</w:t>
        </w:r>
        <w:r w:rsidR="00905DA0" w:rsidRPr="00ED2D36">
          <w:rPr>
            <w:rFonts w:ascii="Times New Roman" w:hAnsi="Times New Roman" w:cs="Times New Roman"/>
            <w:color w:val="000000" w:themeColor="text1"/>
          </w:rPr>
          <w:t xml:space="preserve"> </w:t>
        </w:r>
      </w:ins>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req</m:t>
            </m:r>
          </m:sub>
        </m:sSub>
      </m:oMath>
      <w:r w:rsidRPr="00ED2D36">
        <w:rPr>
          <w:rFonts w:ascii="Times New Roman" w:hAnsi="Times New Roman" w:cs="Times New Roman"/>
          <w:color w:val="000000" w:themeColor="text1"/>
        </w:rPr>
        <w:t>. When the chemical model is more reliable</w:t>
      </w:r>
      <w:del w:id="1891" w:author="Yibin Jiang" w:date="2026-03-21T12:31:00Z">
        <w:r w:rsidR="00117E83" w:rsidRPr="00ED2D36" w:rsidDel="006743EA">
          <w:rPr>
            <w:rFonts w:ascii="Times New Roman" w:hAnsi="Times New Roman" w:cs="Times New Roman"/>
            <w:color w:val="000000" w:themeColor="text1"/>
          </w:rPr>
          <w:delText>,</w:delText>
        </w:r>
      </w:del>
      <w:r w:rsidRPr="00ED2D36">
        <w:rPr>
          <w:rFonts w:ascii="Times New Roman" w:hAnsi="Times New Roman" w:cs="Times New Roman"/>
          <w:color w:val="000000" w:themeColor="text1"/>
        </w:rPr>
        <w:t xml:space="preserve"> and the solution response is mild, the controller can move more directly toward the target</w:t>
      </w:r>
      <w:ins w:id="1892" w:author="Yibin Jiang" w:date="2026-03-21T12:31:00Z">
        <w:r w:rsidR="00C5036A" w:rsidRPr="00ED2D36">
          <w:rPr>
            <w:color w:val="000000" w:themeColor="text1"/>
          </w:rPr>
          <w:t xml:space="preserve"> with larger </w:t>
        </w:r>
      </w:ins>
      <m:oMath>
        <m:r>
          <w:ins w:id="1893" w:author="Yibin Jiang" w:date="2026-03-21T12:31:00Z">
            <m:rPr>
              <m:sty m:val="bi"/>
            </m:rPr>
            <w:rPr>
              <w:rFonts w:ascii="Cambria Math" w:hAnsi="Cambria Math" w:cs="Times New Roman"/>
            </w:rPr>
            <m:t>α</m:t>
          </w:ins>
        </m:r>
      </m:oMath>
      <w:ins w:id="1894" w:author="Yibin Jiang" w:date="2026-03-21T12:31:00Z">
        <w:r w:rsidR="00C5036A" w:rsidRPr="00ED2D36">
          <w:rPr>
            <w:b/>
          </w:rPr>
          <w:t xml:space="preserve"> </w:t>
        </w:r>
        <w:r w:rsidR="00C5036A" w:rsidRPr="00ED2D36">
          <w:rPr>
            <w:rFonts w:ascii="Times New Roman" w:hAnsi="Times New Roman" w:cs="Times New Roman" w:hint="eastAsia"/>
            <w:bCs/>
            <w:rPrChange w:id="1895" w:author="Yibin Jiang" w:date="2026-03-27T13:33:00Z">
              <w:rPr>
                <w:rFonts w:hint="eastAsia"/>
                <w:b/>
              </w:rPr>
            </w:rPrChange>
          </w:rPr>
          <w:t>values</w:t>
        </w:r>
      </w:ins>
      <w:r w:rsidRPr="00ED2D36">
        <w:rPr>
          <w:rFonts w:ascii="Times New Roman" w:hAnsi="Times New Roman" w:cs="Times New Roman"/>
          <w:color w:val="000000" w:themeColor="text1"/>
        </w:rPr>
        <w:t>. When the posterior remains uncertain</w:t>
      </w:r>
      <w:ins w:id="1896" w:author="Yibin Jiang" w:date="2026-03-21T12:25:00Z">
        <w:r w:rsidR="0080148C" w:rsidRPr="00ED2D36">
          <w:rPr>
            <w:rFonts w:ascii="Times New Roman" w:hAnsi="Times New Roman" w:cs="Times New Roman"/>
            <w:color w:val="000000" w:themeColor="text1"/>
          </w:rPr>
          <w:t>,</w:t>
        </w:r>
      </w:ins>
      <w:r w:rsidRPr="00ED2D36">
        <w:rPr>
          <w:rFonts w:ascii="Times New Roman" w:hAnsi="Times New Roman" w:cs="Times New Roman"/>
          <w:color w:val="000000" w:themeColor="text1"/>
        </w:rPr>
        <w:t xml:space="preserve"> or the solution responds sharply to </w:t>
      </w:r>
      <w:del w:id="1897" w:author="Yibin Jiang" w:date="2026-03-31T15:23:00Z">
        <w:r w:rsidRPr="00ED2D36" w:rsidDel="00BC2767">
          <w:rPr>
            <w:rFonts w:ascii="Times New Roman" w:hAnsi="Times New Roman" w:cs="Times New Roman"/>
            <w:color w:val="000000" w:themeColor="text1"/>
          </w:rPr>
          <w:delText xml:space="preserve">titrant </w:delText>
        </w:r>
      </w:del>
      <w:ins w:id="1898" w:author="Yibin Jiang" w:date="2026-03-31T15:23:00Z">
        <w:r w:rsidR="00BC2767">
          <w:rPr>
            <w:rFonts w:ascii="Times New Roman" w:hAnsi="Times New Roman" w:cs="Times New Roman" w:hint="eastAsia"/>
            <w:color w:val="000000" w:themeColor="text1"/>
          </w:rPr>
          <w:t>reagent</w:t>
        </w:r>
        <w:r w:rsidR="00BC2767"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addition, the controller behaves more conservatively.</w:t>
      </w:r>
      <w:ins w:id="1899" w:author="Yibin Jiang" w:date="2026-03-21T12:31:00Z">
        <w:r w:rsidR="00592A56" w:rsidRPr="00ED2D36">
          <w:rPr>
            <w:color w:val="000000" w:themeColor="text1"/>
          </w:rPr>
          <w:t xml:space="preserve"> </w:t>
        </w:r>
      </w:ins>
    </w:p>
    <w:p w14:paraId="17864E9C" w14:textId="7B49181E"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baseline coefficient </w:t>
      </w:r>
      <m:oMath>
        <m:r>
          <m:rPr>
            <m:sty m:val="bi"/>
          </m:rPr>
          <w:rPr>
            <w:rFonts w:ascii="Cambria Math" w:hAnsi="Cambria Math" w:cs="Times New Roman"/>
          </w:rPr>
          <m:t>Φ</m:t>
        </m:r>
      </m:oMath>
      <w:r w:rsidRPr="00ED2D36">
        <w:rPr>
          <w:rFonts w:ascii="Times New Roman" w:hAnsi="Times New Roman" w:cs="Times New Roman"/>
          <w:color w:val="000000" w:themeColor="text1"/>
        </w:rPr>
        <w:t xml:space="preserve"> is a dimensionless constant that sets the overall response scale of the controller</w:t>
      </w:r>
      <w:ins w:id="1900" w:author="Yibin Jiang" w:date="2026-03-21T12:31:00Z">
        <w:r w:rsidR="00E75299" w:rsidRPr="00ED2D36">
          <w:rPr>
            <w:rFonts w:ascii="Times New Roman" w:hAnsi="Times New Roman" w:cs="Times New Roman"/>
            <w:color w:val="000000" w:themeColor="text1"/>
          </w:rPr>
          <w:t>,</w:t>
        </w:r>
      </w:ins>
      <w:ins w:id="1901" w:author="Yibin Jiang" w:date="2026-03-21T12:28:00Z">
        <w:r w:rsidR="00F84CC2" w:rsidRPr="00ED2D36">
          <w:rPr>
            <w:rFonts w:ascii="Times New Roman" w:hAnsi="Times New Roman" w:cs="Times New Roman"/>
            <w:color w:val="000000" w:themeColor="text1"/>
          </w:rPr>
          <w:t xml:space="preserve"> and we set </w:t>
        </w:r>
      </w:ins>
      <w:del w:id="1902" w:author="Yibin Jiang" w:date="2026-03-21T12:28:00Z">
        <w:r w:rsidRPr="00ED2D36" w:rsidDel="00F84CC2">
          <w:rPr>
            <w:rFonts w:ascii="Times New Roman" w:hAnsi="Times New Roman" w:cs="Times New Roman"/>
            <w:color w:val="000000" w:themeColor="text1"/>
          </w:rPr>
          <w:delText xml:space="preserve">. In this work, </w:delText>
        </w:r>
      </w:del>
      <m:oMath>
        <m:r>
          <m:rPr>
            <m:sty m:val="bi"/>
          </m:rPr>
          <w:rPr>
            <w:rFonts w:ascii="Cambria Math" w:hAnsi="Cambria Math" w:cs="Times New Roman"/>
          </w:rPr>
          <m:t>Φ=0.2</m:t>
        </m:r>
      </m:oMath>
      <w:r w:rsidRPr="00ED2D36">
        <w:rPr>
          <w:rFonts w:ascii="Times New Roman" w:hAnsi="Times New Roman" w:cs="Times New Roman"/>
          <w:color w:val="000000" w:themeColor="text1"/>
        </w:rPr>
        <w:t>.</w:t>
      </w:r>
    </w:p>
    <w:p w14:paraId="7BB45C48"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Taken together, these terms ensure that the final recommended volume is guided mainly by the equilibrium-based correction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
              </m:rPr>
              <w:rPr>
                <w:rFonts w:ascii="Cambria Math" w:hAnsi="Cambria Math" w:cs="Times New Roman"/>
                <w:color w:val="000000" w:themeColor="text1"/>
              </w:rPr>
              <m:t>req</m:t>
            </m:r>
          </m:sub>
        </m:sSub>
      </m:oMath>
      <w:r w:rsidRPr="00ED2D36">
        <w:rPr>
          <w:rFonts w:ascii="Times New Roman" w:hAnsi="Times New Roman" w:cs="Times New Roman"/>
          <w:color w:val="000000" w:themeColor="text1"/>
        </w:rPr>
        <w:t>, but is reduced when the current chemistry is uncertain or when the solution has shown strong pH sensitivity.</w:t>
      </w:r>
    </w:p>
    <w:p w14:paraId="51452BB8" w14:textId="77777777" w:rsidR="00786B96" w:rsidRPr="00027974" w:rsidRDefault="00786B96" w:rsidP="00397965">
      <w:pPr>
        <w:pStyle w:val="2"/>
        <w:spacing w:line="360" w:lineRule="auto"/>
        <w:jc w:val="both"/>
        <w:rPr>
          <w:rFonts w:ascii="Times New Roman" w:hAnsi="Times New Roman" w:cs="Times New Roman"/>
          <w:color w:val="000000" w:themeColor="text1"/>
          <w:sz w:val="24"/>
          <w:szCs w:val="24"/>
          <w:rPrChange w:id="1903" w:author="chao zhang" w:date="2026-03-27T22:25:00Z">
            <w:rPr>
              <w:rFonts w:ascii="Times New Roman" w:hAnsi="Times New Roman" w:cs="Times New Roman"/>
              <w:b/>
              <w:bCs/>
              <w:color w:val="000000" w:themeColor="text1"/>
              <w:sz w:val="24"/>
              <w:szCs w:val="24"/>
            </w:rPr>
          </w:rPrChange>
        </w:rPr>
      </w:pPr>
      <w:bookmarkStart w:id="1904" w:name="_Toc225862933"/>
      <w:bookmarkStart w:id="1905" w:name="imitation-learning"/>
      <w:bookmarkEnd w:id="1770"/>
      <w:bookmarkEnd w:id="1887"/>
      <w:r w:rsidRPr="00027974">
        <w:rPr>
          <w:rFonts w:ascii="Times New Roman" w:hAnsi="Times New Roman" w:cs="Times New Roman"/>
          <w:color w:val="000000" w:themeColor="text1"/>
          <w:sz w:val="24"/>
          <w:szCs w:val="24"/>
          <w:rPrChange w:id="1906" w:author="chao zhang" w:date="2026-03-27T22:25:00Z">
            <w:rPr>
              <w:rFonts w:ascii="Times New Roman" w:hAnsi="Times New Roman" w:cs="Times New Roman"/>
              <w:b/>
              <w:bCs/>
              <w:color w:val="000000" w:themeColor="text1"/>
              <w:sz w:val="24"/>
              <w:szCs w:val="24"/>
            </w:rPr>
          </w:rPrChange>
        </w:rPr>
        <w:t>Imitation Learning</w:t>
      </w:r>
      <w:bookmarkEnd w:id="1904"/>
    </w:p>
    <w:p w14:paraId="65AB0B88" w14:textId="03F5B77B"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To provide a strong initialization for reinforcement learning, we first trained a supervised imitation-learning policy using successful trajectories generated by the Bayesian controller. A total of 8,000 successful </w:t>
      </w:r>
      <w:ins w:id="1907" w:author="Yibin Jiang" w:date="2026-03-31T15:23:00Z">
        <w:r w:rsidR="00C31587" w:rsidRPr="00C31587">
          <w:rPr>
            <w:rFonts w:ascii="Times New Roman" w:hAnsi="Times New Roman" w:cs="Times New Roman"/>
            <w:color w:val="000000" w:themeColor="text1"/>
          </w:rPr>
          <w:t xml:space="preserve">pH-adjustment </w:t>
        </w:r>
      </w:ins>
      <w:del w:id="1908" w:author="Yibin Jiang" w:date="2026-03-31T15:23:00Z">
        <w:r w:rsidRPr="00ED2D36" w:rsidDel="00C31587">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trajectories were simulated. Each trajectory consists of a sequence of state-action pair </w:t>
      </w:r>
      <m:oMath>
        <m:d>
          <m:dPr>
            <m:ctrlPr>
              <w:rPr>
                <w:rFonts w:ascii="Cambria Math" w:hAnsi="Cambria Math" w:cs="Times New Roman"/>
                <w:b/>
                <w:bCs/>
                <w:color w:val="000000" w:themeColor="text1"/>
              </w:rPr>
            </m:ctrlPr>
          </m:dPr>
          <m:e>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t</m:t>
                </m:r>
              </m:sub>
            </m:sSub>
          </m:e>
        </m:d>
      </m:oMath>
      <w:r w:rsidRPr="00ED2D36">
        <w:rPr>
          <w:rFonts w:ascii="Times New Roman" w:hAnsi="Times New Roman" w:cs="Times New Roman"/>
          <w:color w:val="000000" w:themeColor="text1"/>
        </w:rPr>
        <w:t xml:space="preserve">, where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denotes the </w:t>
      </w:r>
      <w:ins w:id="1909" w:author="Yibin Jiang" w:date="2026-03-21T12:32:00Z">
        <w:r w:rsidR="003546A2" w:rsidRPr="00ED2D36">
          <w:rPr>
            <w:rFonts w:ascii="Times New Roman" w:hAnsi="Times New Roman" w:cs="Times New Roman"/>
            <w:color w:val="000000" w:themeColor="text1"/>
          </w:rPr>
          <w:t xml:space="preserve">index of </w:t>
        </w:r>
      </w:ins>
      <w:ins w:id="1910" w:author="Yibin Jiang" w:date="2026-03-31T15:23:00Z">
        <w:r w:rsidR="004E202C" w:rsidRPr="004E202C">
          <w:rPr>
            <w:rFonts w:ascii="Times New Roman" w:hAnsi="Times New Roman" w:cs="Times New Roman"/>
            <w:color w:val="000000" w:themeColor="text1"/>
          </w:rPr>
          <w:t xml:space="preserve">pH-adjustment </w:t>
        </w:r>
      </w:ins>
      <w:del w:id="1911" w:author="Yibin Jiang" w:date="2026-03-31T15:23:00Z">
        <w:r w:rsidRPr="00ED2D36" w:rsidDel="004E202C">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step</w:t>
      </w:r>
      <w:del w:id="1912" w:author="Yibin Jiang" w:date="2026-03-21T12:32:00Z">
        <w:r w:rsidRPr="00ED2D36" w:rsidDel="003546A2">
          <w:rPr>
            <w:rFonts w:ascii="Times New Roman" w:hAnsi="Times New Roman" w:cs="Times New Roman"/>
            <w:color w:val="000000" w:themeColor="text1"/>
          </w:rPr>
          <w:delText xml:space="preserve"> index</w:delText>
        </w:r>
      </w:del>
      <w:r w:rsidRPr="00ED2D36">
        <w:rPr>
          <w:rFonts w:ascii="Times New Roman" w:hAnsi="Times New Roman" w:cs="Times New Roman"/>
          <w:color w:val="000000" w:themeColor="text1"/>
        </w:rPr>
        <w:t>.</w:t>
      </w:r>
    </w:p>
    <w:p w14:paraId="6DE64A81" w14:textId="7B4E54CF"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At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the state vector is defined as</w:t>
      </w:r>
    </w:p>
    <w:p w14:paraId="36C5187F" w14:textId="77777777" w:rsidR="00786B96" w:rsidRPr="00ED2D36" w:rsidRDefault="00E00915" w:rsidP="00397965">
      <w:pPr>
        <w:pStyle w:val="a3"/>
        <w:spacing w:line="360" w:lineRule="auto"/>
        <w:jc w:val="both"/>
        <w:rPr>
          <w:rFonts w:ascii="Times New Roman" w:hAnsi="Times New Roman" w:cs="Times New Roman"/>
          <w:b/>
          <w:bCs/>
          <w:color w:val="000000" w:themeColor="text1"/>
        </w:rPr>
      </w:pPr>
      <m:oMathPara>
        <m:oMathParaPr>
          <m:jc m:val="center"/>
        </m:oMathParaP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p>
            <m:sSupPr>
              <m:ctrlPr>
                <w:rPr>
                  <w:rFonts w:ascii="Cambria Math" w:hAnsi="Cambria Math" w:cs="Times New Roman"/>
                  <w:b/>
                  <w:bCs/>
                  <w:color w:val="000000" w:themeColor="text1"/>
                </w:rPr>
              </m:ctrlPr>
            </m:sSupPr>
            <m:e>
              <m:r>
                <m:rPr>
                  <m:scr m:val="double-struck"/>
                  <m:sty m:val="b"/>
                </m:rPr>
                <w:rPr>
                  <w:rFonts w:ascii="Cambria Math" w:hAnsi="Cambria Math" w:cs="Times New Roman"/>
                  <w:color w:val="000000" w:themeColor="text1"/>
                </w:rPr>
                <m:t>R</m:t>
              </m:r>
            </m:e>
            <m:sup>
              <m:r>
                <m:rPr>
                  <m:sty m:val="bi"/>
                </m:rPr>
                <w:rPr>
                  <w:rFonts w:ascii="Cambria Math" w:hAnsi="Cambria Math" w:cs="Times New Roman"/>
                  <w:color w:val="000000" w:themeColor="text1"/>
                </w:rPr>
                <m:t>5</m:t>
              </m:r>
            </m:sup>
          </m:sSup>
          <m:r>
            <m:rPr>
              <m:sty m:val="b"/>
            </m:rPr>
            <w:rPr>
              <w:rFonts w:ascii="Cambria Math" w:hAnsi="Cambria Math" w:cs="Times New Roman"/>
              <w:color w:val="000000" w:themeColor="text1"/>
            </w:rPr>
            <m:t>,</m:t>
          </m:r>
        </m:oMath>
      </m:oMathPara>
    </w:p>
    <w:p w14:paraId="42498DB0"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and contains the following five features:</w:t>
      </w:r>
    </w:p>
    <w:p w14:paraId="1ACD72B4" w14:textId="315BCD11" w:rsidR="00786B96" w:rsidRPr="00ED2D36" w:rsidRDefault="00786B96" w:rsidP="00397965">
      <w:pPr>
        <w:pStyle w:val="Compact"/>
        <w:numPr>
          <w:ilvl w:val="0"/>
          <w:numId w:val="9"/>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current measured pH, </w:t>
      </w:r>
      <m:oMath>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(dimensionless);</w:t>
      </w:r>
    </w:p>
    <w:p w14:paraId="56B62E18" w14:textId="09E20F0E" w:rsidR="00786B96" w:rsidRPr="00ED2D36" w:rsidRDefault="00786B96" w:rsidP="00397965">
      <w:pPr>
        <w:pStyle w:val="Compact"/>
        <w:numPr>
          <w:ilvl w:val="0"/>
          <w:numId w:val="9"/>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target pH, </w:t>
      </w:r>
      <m:oMath>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
              </m:rPr>
              <w:rPr>
                <w:rFonts w:ascii="Cambria Math" w:hAnsi="Cambria Math" w:cs="Times New Roman"/>
                <w:color w:val="000000" w:themeColor="text1"/>
              </w:rPr>
              <m:t>target</m:t>
            </m:r>
          </m:sub>
        </m:sSub>
      </m:oMath>
      <w:r w:rsidRPr="00ED2D36">
        <w:rPr>
          <w:rFonts w:ascii="Times New Roman" w:hAnsi="Times New Roman" w:cs="Times New Roman"/>
          <w:color w:val="000000" w:themeColor="text1"/>
        </w:rPr>
        <w:t xml:space="preserve"> (dimensionless);</w:t>
      </w:r>
    </w:p>
    <w:p w14:paraId="26132C3B" w14:textId="77777777" w:rsidR="00786B96" w:rsidRPr="00ED2D36" w:rsidRDefault="00786B96" w:rsidP="00397965">
      <w:pPr>
        <w:pStyle w:val="Compact"/>
        <w:numPr>
          <w:ilvl w:val="0"/>
          <w:numId w:val="9"/>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change in measured pH between the current and previous steps,</w:t>
      </w:r>
    </w:p>
    <w:p w14:paraId="4894A149" w14:textId="47AA1E17" w:rsidR="00786B96" w:rsidRPr="00ED2D36" w:rsidRDefault="00786B96" w:rsidP="00397965">
      <w:pPr>
        <w:pStyle w:val="Compact"/>
        <w:spacing w:line="360" w:lineRule="auto"/>
        <w:jc w:val="center"/>
        <w:rPr>
          <w:rFonts w:ascii="Times New Roman" w:hAnsi="Times New Roman" w:cs="Times New Roman"/>
          <w:b/>
          <w:bCs/>
          <w:color w:val="000000" w:themeColor="text1"/>
          <w:lang w:eastAsia="zh-CN"/>
        </w:rPr>
      </w:pPr>
      <m:oMath>
        <m:r>
          <m:rPr>
            <m:sty m:val="bi"/>
          </m:rPr>
          <w:rPr>
            <w:rFonts w:ascii="Cambria Math" w:hAnsi="Cambria Math" w:cs="Times New Roman"/>
            <w:color w:val="000000" w:themeColor="text1"/>
          </w:rPr>
          <m:t>Δ</m:t>
        </m:r>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i"/>
              </m:rPr>
              <w:rPr>
                <w:rFonts w:ascii="Cambria Math" w:hAnsi="Cambria Math" w:cs="Times New Roman"/>
                <w:color w:val="000000" w:themeColor="text1"/>
              </w:rPr>
              <m:t>t</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sub>
        </m:sSub>
        <m:r>
          <m:rPr>
            <m:sty m:val="b"/>
          </m:rPr>
          <w:rPr>
            <w:rFonts w:ascii="Cambria Math" w:hAnsi="Cambria Math" w:cs="Times New Roman"/>
            <w:color w:val="000000" w:themeColor="text1"/>
          </w:rPr>
          <m:t>,</m:t>
        </m:r>
      </m:oMath>
      <w:r w:rsidR="00A36BD2" w:rsidRPr="00ED2D36">
        <w:rPr>
          <w:rFonts w:ascii="Times New Roman" w:hAnsi="Times New Roman" w:cs="Times New Roman"/>
          <w:b/>
          <w:color w:val="000000" w:themeColor="text1"/>
          <w:lang w:eastAsia="zh-CN"/>
        </w:rPr>
        <w:t xml:space="preserve">   </w:t>
      </w:r>
      <w:r w:rsidR="00A36BD2" w:rsidRPr="00ED2D36">
        <w:rPr>
          <w:rFonts w:ascii="Times New Roman" w:hAnsi="Times New Roman" w:cs="Times New Roman"/>
          <w:bCs/>
          <w:color w:val="000000" w:themeColor="text1"/>
          <w:lang w:eastAsia="zh-CN"/>
        </w:rPr>
        <w:t>(14)</w:t>
      </w:r>
    </w:p>
    <w:p w14:paraId="08FC3CCC" w14:textId="77777777" w:rsidR="00786B96" w:rsidRPr="00ED2D36" w:rsidRDefault="00786B96" w:rsidP="00397965">
      <w:pPr>
        <w:pStyle w:val="Compact"/>
        <w:numPr>
          <w:ilvl w:val="0"/>
          <w:numId w:val="8"/>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lastRenderedPageBreak/>
        <w:t>which is also dimensionless;</w:t>
      </w:r>
    </w:p>
    <w:p w14:paraId="4FB51854" w14:textId="06B1E80D" w:rsidR="00786B96" w:rsidRPr="00ED2D36" w:rsidRDefault="00786B96" w:rsidP="00397965">
      <w:pPr>
        <w:pStyle w:val="Compact"/>
        <w:numPr>
          <w:ilvl w:val="0"/>
          <w:numId w:val="9"/>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current pH </w:t>
      </w:r>
      <w:r w:rsidR="00EC06D5" w:rsidRPr="00ED2D36">
        <w:rPr>
          <w:rFonts w:ascii="Times New Roman" w:hAnsi="Times New Roman" w:cs="Times New Roman"/>
          <w:color w:val="000000" w:themeColor="text1"/>
          <w:lang w:eastAsia="zh-CN"/>
        </w:rPr>
        <w:t>difference toward the target</w:t>
      </w:r>
      <w:r w:rsidRPr="00ED2D36">
        <w:rPr>
          <w:rFonts w:ascii="Times New Roman" w:hAnsi="Times New Roman" w:cs="Times New Roman"/>
          <w:color w:val="000000" w:themeColor="text1"/>
        </w:rPr>
        <w:t>,</w:t>
      </w:r>
    </w:p>
    <w:p w14:paraId="71732D86" w14:textId="56FE818D" w:rsidR="00786B96" w:rsidRPr="00ED2D36" w:rsidRDefault="00E00915" w:rsidP="00397965">
      <w:pPr>
        <w:pStyle w:val="Compact"/>
        <w:spacing w:line="360" w:lineRule="auto"/>
        <w:jc w:val="center"/>
        <w:rPr>
          <w:rFonts w:ascii="Times New Roman" w:hAnsi="Times New Roman" w:cs="Times New Roman"/>
          <w:b/>
          <w:bCs/>
          <w:color w:val="000000" w:themeColor="text1"/>
        </w:rPr>
      </w:pP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e</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
              </m:rPr>
              <w:rPr>
                <w:rFonts w:ascii="Cambria Math" w:hAnsi="Cambria Math" w:cs="Times New Roman"/>
                <w:color w:val="000000" w:themeColor="text1"/>
              </w:rPr>
              <m:t>target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pH</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oMath>
      <w:r w:rsidR="00A36BD2" w:rsidRPr="00ED2D36">
        <w:rPr>
          <w:rFonts w:ascii="Times New Roman" w:hAnsi="Times New Roman" w:cs="Times New Roman"/>
          <w:bCs/>
          <w:color w:val="000000" w:themeColor="text1"/>
          <w:lang w:eastAsia="zh-CN"/>
        </w:rPr>
        <w:t xml:space="preserve">   (15)</w:t>
      </w:r>
    </w:p>
    <w:p w14:paraId="6AA653CE" w14:textId="77777777" w:rsidR="00786B96" w:rsidRPr="00ED2D36" w:rsidRDefault="00786B96" w:rsidP="00397965">
      <w:pPr>
        <w:pStyle w:val="Compact"/>
        <w:numPr>
          <w:ilvl w:val="0"/>
          <w:numId w:val="8"/>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which is dimensionless; and</w:t>
      </w:r>
    </w:p>
    <w:p w14:paraId="09E9F5DB" w14:textId="4BD61C45" w:rsidR="00786B96" w:rsidRPr="00ED2D36" w:rsidRDefault="00786B96" w:rsidP="00397965">
      <w:pPr>
        <w:pStyle w:val="Compact"/>
        <w:numPr>
          <w:ilvl w:val="0"/>
          <w:numId w:val="9"/>
        </w:numPr>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w:t>
      </w:r>
      <w:del w:id="1913" w:author="Yibin Jiang" w:date="2026-03-31T15:23:00Z">
        <w:r w:rsidRPr="00ED2D36" w:rsidDel="00175D5D">
          <w:rPr>
            <w:rFonts w:ascii="Times New Roman" w:hAnsi="Times New Roman" w:cs="Times New Roman"/>
            <w:color w:val="000000" w:themeColor="text1"/>
          </w:rPr>
          <w:delText xml:space="preserve">titrant </w:delText>
        </w:r>
      </w:del>
      <w:ins w:id="1914" w:author="Yibin Jiang" w:date="2026-03-31T15:23:00Z">
        <w:r w:rsidR="00175D5D">
          <w:rPr>
            <w:rFonts w:ascii="Times New Roman" w:hAnsi="Times New Roman" w:cs="Times New Roman" w:hint="eastAsia"/>
            <w:color w:val="000000" w:themeColor="text1"/>
            <w:lang w:eastAsia="zh-CN"/>
          </w:rPr>
          <w:t>reagent</w:t>
        </w:r>
        <w:r w:rsidR="00175D5D"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used in the previous step,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t</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sub>
        </m:sSub>
      </m:oMath>
      <w:r w:rsidRPr="00ED2D36">
        <w:rPr>
          <w:rFonts w:ascii="Times New Roman" w:hAnsi="Times New Roman" w:cs="Times New Roman"/>
          <w:color w:val="000000" w:themeColor="text1"/>
        </w:rPr>
        <w:t>, expressed in mL.</w:t>
      </w:r>
    </w:p>
    <w:p w14:paraId="6F899B3D"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Thus, the state representation combines the current system status, the control objective, the recent pH response, and the most recent dosing magnitude.</w:t>
      </w:r>
    </w:p>
    <w:p w14:paraId="0D155458" w14:textId="5F6B620B"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action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corresponds to the </w:t>
      </w:r>
      <w:del w:id="1915" w:author="Yibin Jiang" w:date="2026-03-31T15:23:00Z">
        <w:r w:rsidRPr="00ED2D36" w:rsidDel="0064446D">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decision taken at step </w:t>
      </w:r>
      <m:oMath>
        <m:r>
          <w:rPr>
            <w:rFonts w:ascii="Cambria Math" w:hAnsi="Cambria Math" w:cs="Times New Roman"/>
            <w:color w:val="000000" w:themeColor="text1"/>
          </w:rPr>
          <m:t>t</m:t>
        </m:r>
      </m:oMath>
      <w:r w:rsidRPr="00ED2D36">
        <w:rPr>
          <w:rFonts w:ascii="Times New Roman" w:hAnsi="Times New Roman" w:cs="Times New Roman"/>
          <w:color w:val="000000" w:themeColor="text1"/>
        </w:rPr>
        <w:t>, including both the reagent type (acid or base) and the dispensing volume. In the implementation of imitation learning, the volume component is discretized into 1000 categories from 0.01 to 10.00 mL with a resolution of 0.01 mL. Therefore, the policy is trained as a classification model over a finite action set of candidate dosing volumes.</w:t>
      </w:r>
    </w:p>
    <w:p w14:paraId="06517E14" w14:textId="273C0AF6"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All successful trajectories were decomposed into individual state-action pairs, randomly shuffled, and split into training (70%), validation (15%), and test (15%) subsets. This preprocessing removes temporal ordering during supervised fitting and allows the model to learn the mapping from local </w:t>
      </w:r>
      <w:ins w:id="1916" w:author="Yibin Jiang" w:date="2026-03-31T15:23:00Z">
        <w:r w:rsidR="00976829" w:rsidRPr="00976829">
          <w:rPr>
            <w:rFonts w:ascii="Times New Roman" w:hAnsi="Times New Roman" w:cs="Times New Roman"/>
            <w:color w:val="000000" w:themeColor="text1"/>
          </w:rPr>
          <w:t xml:space="preserve">pH-adjustment </w:t>
        </w:r>
      </w:ins>
      <w:del w:id="1917" w:author="Yibin Jiang" w:date="2026-03-31T15:23:00Z">
        <w:r w:rsidRPr="00ED2D36" w:rsidDel="00976829">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state to dosing action.</w:t>
      </w:r>
    </w:p>
    <w:p w14:paraId="7F5E6B07" w14:textId="124EEB92"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imitation-learning policy is a multilayer perceptron (MLP) with a 5→256→256→1000 architecture. The input layer receives the 5-dimensional state vector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Two hidden layers with 256 neurons each and </w:t>
      </w:r>
      <w:ins w:id="1918" w:author="Yibin Jiang" w:date="2026-03-21T12:33:00Z">
        <w:r w:rsidR="00B346B9" w:rsidRPr="00ED2D36">
          <w:rPr>
            <w:rFonts w:ascii="Times New Roman" w:hAnsi="Times New Roman" w:cs="Times New Roman"/>
            <w:color w:val="000000" w:themeColor="text1"/>
          </w:rPr>
          <w:t>Rectified Linear Unit (</w:t>
        </w:r>
        <w:proofErr w:type="spellStart"/>
        <w:r w:rsidR="00B346B9" w:rsidRPr="00ED2D36">
          <w:rPr>
            <w:rFonts w:ascii="Times New Roman" w:hAnsi="Times New Roman" w:cs="Times New Roman"/>
            <w:color w:val="000000" w:themeColor="text1"/>
          </w:rPr>
          <w:t>ReLU</w:t>
        </w:r>
        <w:proofErr w:type="spellEnd"/>
        <w:r w:rsidR="00B346B9" w:rsidRPr="00ED2D36">
          <w:rPr>
            <w:rFonts w:ascii="Times New Roman" w:hAnsi="Times New Roman" w:cs="Times New Roman"/>
            <w:color w:val="000000" w:themeColor="text1"/>
          </w:rPr>
          <w:t xml:space="preserve">) </w:t>
        </w:r>
      </w:ins>
      <w:del w:id="1919" w:author="Yibin Jiang" w:date="2026-03-21T12:33:00Z">
        <w:r w:rsidRPr="00ED2D36" w:rsidDel="00B346B9">
          <w:rPr>
            <w:rFonts w:ascii="Times New Roman" w:hAnsi="Times New Roman" w:cs="Times New Roman"/>
            <w:color w:val="000000" w:themeColor="text1"/>
          </w:rPr>
          <w:delText xml:space="preserve">ReLU </w:delText>
        </w:r>
      </w:del>
      <w:r w:rsidRPr="00ED2D36">
        <w:rPr>
          <w:rFonts w:ascii="Times New Roman" w:hAnsi="Times New Roman" w:cs="Times New Roman"/>
          <w:color w:val="000000" w:themeColor="text1"/>
        </w:rPr>
        <w:t xml:space="preserve">activation </w:t>
      </w:r>
      <w:proofErr w:type="gramStart"/>
      <w:r w:rsidRPr="00ED2D36">
        <w:rPr>
          <w:rFonts w:ascii="Times New Roman" w:hAnsi="Times New Roman" w:cs="Times New Roman"/>
          <w:color w:val="000000" w:themeColor="text1"/>
        </w:rPr>
        <w:t>are</w:t>
      </w:r>
      <w:proofErr w:type="gramEnd"/>
      <w:r w:rsidRPr="00ED2D36">
        <w:rPr>
          <w:rFonts w:ascii="Times New Roman" w:hAnsi="Times New Roman" w:cs="Times New Roman"/>
          <w:color w:val="000000" w:themeColor="text1"/>
        </w:rPr>
        <w:t xml:space="preserve"> used to model nonlinear relationships between pH state variables and dosing decisions. The output layer produces a 1000-dimensional logit vector, whose components correspond to the discrete candidate volumes from 0.01 to 10.00 </w:t>
      </w:r>
      <w:proofErr w:type="spellStart"/>
      <w:r w:rsidRPr="00ED2D36">
        <w:rPr>
          <w:rFonts w:ascii="Times New Roman" w:hAnsi="Times New Roman" w:cs="Times New Roman"/>
          <w:color w:val="000000" w:themeColor="text1"/>
        </w:rPr>
        <w:t>mL.</w:t>
      </w:r>
      <w:proofErr w:type="spellEnd"/>
    </w:p>
    <w:p w14:paraId="643CDA5C" w14:textId="4D320B7D"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During inference, the predicted </w:t>
      </w:r>
      <w:del w:id="1920" w:author="Yibin Jiang" w:date="2026-03-31T15:23:00Z">
        <w:r w:rsidRPr="00ED2D36" w:rsidDel="00B115DF">
          <w:rPr>
            <w:rFonts w:ascii="Times New Roman" w:hAnsi="Times New Roman" w:cs="Times New Roman"/>
            <w:color w:val="000000" w:themeColor="text1"/>
          </w:rPr>
          <w:delText xml:space="preserve">titration </w:delText>
        </w:r>
      </w:del>
      <w:ins w:id="1921" w:author="Yibin Jiang" w:date="2026-03-31T15:23:00Z">
        <w:r w:rsidR="00B115DF">
          <w:rPr>
            <w:rFonts w:ascii="Times New Roman" w:hAnsi="Times New Roman" w:cs="Times New Roman" w:hint="eastAsia"/>
            <w:color w:val="000000" w:themeColor="text1"/>
          </w:rPr>
          <w:t>reagent</w:t>
        </w:r>
        <w:r w:rsidR="00B115DF"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volume is selected as the category with the highest logit (equivalently, the highest predicted probability after </w:t>
      </w:r>
      <w:proofErr w:type="spellStart"/>
      <w:r w:rsidRPr="00ED2D36">
        <w:rPr>
          <w:rFonts w:ascii="Times New Roman" w:hAnsi="Times New Roman" w:cs="Times New Roman"/>
          <w:color w:val="000000" w:themeColor="text1"/>
        </w:rPr>
        <w:t>softmax</w:t>
      </w:r>
      <w:proofErr w:type="spellEnd"/>
      <w:r w:rsidRPr="00ED2D36">
        <w:rPr>
          <w:rFonts w:ascii="Times New Roman" w:hAnsi="Times New Roman" w:cs="Times New Roman"/>
          <w:color w:val="000000" w:themeColor="text1"/>
        </w:rPr>
        <w:t xml:space="preserve">), and then mapped back to its corresponding physical dosing volume in </w:t>
      </w:r>
      <w:proofErr w:type="spellStart"/>
      <w:r w:rsidRPr="00ED2D36">
        <w:rPr>
          <w:rFonts w:ascii="Times New Roman" w:hAnsi="Times New Roman" w:cs="Times New Roman"/>
          <w:color w:val="000000" w:themeColor="text1"/>
        </w:rPr>
        <w:t>mL.</w:t>
      </w:r>
      <w:proofErr w:type="spellEnd"/>
      <w:r w:rsidRPr="00ED2D36">
        <w:rPr>
          <w:rFonts w:ascii="Times New Roman" w:hAnsi="Times New Roman" w:cs="Times New Roman"/>
          <w:color w:val="000000" w:themeColor="text1"/>
        </w:rPr>
        <w:t xml:space="preserve"> In this way, the network outputs a physically interpretable control action rather than an abstract latent quantity.</w:t>
      </w:r>
    </w:p>
    <w:p w14:paraId="0D91EE24" w14:textId="5637AB80"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lastRenderedPageBreak/>
        <w:t xml:space="preserve">The model was trained using cross-entropy loss and the Adam optimizer with </w:t>
      </w:r>
      <w:r w:rsidR="00D747A1" w:rsidRPr="00ED2D36">
        <w:rPr>
          <w:rFonts w:ascii="Times New Roman" w:hAnsi="Times New Roman" w:cs="Times New Roman"/>
          <w:color w:val="000000" w:themeColor="text1"/>
        </w:rPr>
        <w:t xml:space="preserve">a </w:t>
      </w:r>
      <w:r w:rsidRPr="00ED2D36">
        <w:rPr>
          <w:rFonts w:ascii="Times New Roman" w:hAnsi="Times New Roman" w:cs="Times New Roman"/>
          <w:color w:val="000000" w:themeColor="text1"/>
        </w:rPr>
        <w:t xml:space="preserve">learning rate </w:t>
      </w:r>
      <m:oMath>
        <m:r>
          <w:rPr>
            <w:rFonts w:ascii="Cambria Math" w:hAnsi="Cambria Math" w:cs="Times New Roman"/>
            <w:color w:val="000000" w:themeColor="text1"/>
          </w:rPr>
          <m:t>1</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m:rPr>
                <m:sty m:val="p"/>
              </m:rPr>
              <w:rPr>
                <w:rFonts w:ascii="Cambria Math" w:hAnsi="Cambria Math" w:cs="Times New Roman"/>
                <w:color w:val="000000" w:themeColor="text1"/>
              </w:rPr>
              <m:t>-</m:t>
            </m:r>
            <m:r>
              <w:rPr>
                <w:rFonts w:ascii="Cambria Math" w:hAnsi="Cambria Math" w:cs="Times New Roman"/>
                <w:color w:val="000000" w:themeColor="text1"/>
              </w:rPr>
              <m:t>3</m:t>
            </m:r>
          </m:sup>
        </m:sSup>
      </m:oMath>
      <w:r w:rsidRPr="00ED2D36">
        <w:rPr>
          <w:rFonts w:ascii="Times New Roman" w:hAnsi="Times New Roman" w:cs="Times New Roman"/>
          <w:color w:val="000000" w:themeColor="text1"/>
        </w:rPr>
        <w:t xml:space="preserve"> for 80 epochs. On the held-out test set, the trained model achieved an MSE of 0.006, an MAE of 0.034, and an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ED2D36">
        <w:rPr>
          <w:rFonts w:ascii="Times New Roman" w:hAnsi="Times New Roman" w:cs="Times New Roman"/>
          <w:color w:val="000000" w:themeColor="text1"/>
        </w:rPr>
        <w:t xml:space="preserve"> value of 0.999, indicating that the network learned to reproduce the Bayesian controller with high fidelity. This imitation policy was then used as the initialization for subsequent reinforcement learning.</w:t>
      </w:r>
    </w:p>
    <w:p w14:paraId="32699214" w14:textId="77777777" w:rsidR="00786B96" w:rsidRPr="00027974" w:rsidRDefault="00786B96" w:rsidP="00397965">
      <w:pPr>
        <w:pStyle w:val="2"/>
        <w:spacing w:line="360" w:lineRule="auto"/>
        <w:jc w:val="both"/>
        <w:rPr>
          <w:rFonts w:ascii="Times New Roman" w:hAnsi="Times New Roman" w:cs="Times New Roman"/>
          <w:color w:val="000000" w:themeColor="text1"/>
          <w:sz w:val="24"/>
          <w:szCs w:val="24"/>
          <w:rPrChange w:id="1922" w:author="chao zhang" w:date="2026-03-27T22:25:00Z">
            <w:rPr>
              <w:rFonts w:ascii="Times New Roman" w:hAnsi="Times New Roman" w:cs="Times New Roman"/>
              <w:b/>
              <w:bCs/>
              <w:color w:val="000000" w:themeColor="text1"/>
              <w:sz w:val="24"/>
              <w:szCs w:val="24"/>
            </w:rPr>
          </w:rPrChange>
        </w:rPr>
      </w:pPr>
      <w:bookmarkStart w:id="1923" w:name="_Toc225862934"/>
      <w:bookmarkStart w:id="1924" w:name="Xbe163c99beae133b1fea5f00913bb089796fceb"/>
      <w:bookmarkEnd w:id="1905"/>
      <w:r w:rsidRPr="00027974">
        <w:rPr>
          <w:rFonts w:ascii="Times New Roman" w:hAnsi="Times New Roman" w:cs="Times New Roman"/>
          <w:color w:val="000000" w:themeColor="text1"/>
          <w:sz w:val="24"/>
          <w:szCs w:val="24"/>
          <w:rPrChange w:id="1925" w:author="chao zhang" w:date="2026-03-27T22:25:00Z">
            <w:rPr>
              <w:rFonts w:ascii="Times New Roman" w:hAnsi="Times New Roman" w:cs="Times New Roman"/>
              <w:b/>
              <w:bCs/>
              <w:color w:val="000000" w:themeColor="text1"/>
              <w:sz w:val="24"/>
              <w:szCs w:val="24"/>
            </w:rPr>
          </w:rPrChange>
        </w:rPr>
        <w:t>Optimizing Neural Network Parameters via Reinforcement Learning</w:t>
      </w:r>
      <w:bookmarkEnd w:id="1923"/>
    </w:p>
    <w:p w14:paraId="1715C92F" w14:textId="7D6DAEA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Building on the imitation-learning initialization, we further optimized the policy using reinforcement learning. Specifically, we employed the REINFORCE algorithm, a Monte Carlo policy-gradient method, to improve decision-making through direct interaction with the </w:t>
      </w:r>
      <w:del w:id="1926" w:author="Yibin Jiang" w:date="2026-03-31T15:24:00Z">
        <w:r w:rsidRPr="00ED2D36" w:rsidDel="000D2EB4">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environment. The objective is to maximize the expected cumulative reward by adjusting the policy parameters</w:t>
      </w:r>
      <m:oMath>
        <m:r>
          <w:rPr>
            <w:rFonts w:ascii="Cambria Math" w:hAnsi="Cambria Math" w:cs="Times New Roman"/>
            <w:color w:val="000000" w:themeColor="text1"/>
          </w:rPr>
          <m:t xml:space="preserve"> </m:t>
        </m:r>
        <m:r>
          <m:rPr>
            <m:sty m:val="bi"/>
          </m:rPr>
          <w:rPr>
            <w:rFonts w:ascii="Cambria Math" w:hAnsi="Cambria Math" w:cs="Times New Roman"/>
            <w:color w:val="000000" w:themeColor="text1"/>
          </w:rPr>
          <m:t>θ</m:t>
        </m:r>
      </m:oMath>
      <w:r w:rsidRPr="00ED2D36">
        <w:rPr>
          <w:rFonts w:ascii="Times New Roman" w:hAnsi="Times New Roman" w:cs="Times New Roman"/>
          <w:color w:val="000000" w:themeColor="text1"/>
        </w:rPr>
        <w:t>.</w:t>
      </w:r>
    </w:p>
    <w:p w14:paraId="39D3C13A" w14:textId="1118B65A"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In the reinforcement-learning stage, one </w:t>
      </w:r>
      <w:r w:rsidRPr="00ED2D36">
        <w:rPr>
          <w:rFonts w:ascii="Times New Roman" w:hAnsi="Times New Roman" w:cs="Times New Roman"/>
          <w:b/>
          <w:bCs/>
          <w:color w:val="000000" w:themeColor="text1"/>
        </w:rPr>
        <w:t>episode</w:t>
      </w:r>
      <w:r w:rsidRPr="00ED2D36">
        <w:rPr>
          <w:rFonts w:ascii="Times New Roman" w:hAnsi="Times New Roman" w:cs="Times New Roman"/>
          <w:color w:val="000000" w:themeColor="text1"/>
        </w:rPr>
        <w:t xml:space="preserve"> corresponds to a complete </w:t>
      </w:r>
      <w:ins w:id="1927" w:author="Yibin Jiang" w:date="2026-03-31T15:24:00Z">
        <w:r w:rsidR="00890A07" w:rsidRPr="00890A07">
          <w:rPr>
            <w:rFonts w:ascii="Times New Roman" w:hAnsi="Times New Roman" w:cs="Times New Roman"/>
            <w:color w:val="000000" w:themeColor="text1"/>
          </w:rPr>
          <w:t xml:space="preserve">pH-adjustment </w:t>
        </w:r>
      </w:ins>
      <w:del w:id="1928" w:author="Yibin Jiang" w:date="2026-03-31T15:24:00Z">
        <w:r w:rsidRPr="00ED2D36" w:rsidDel="00890A07">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experiment, starting from an initial solution state and ending when either the target pH is successfully reached or the maximum allowed number of steps is exceeded. At each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the policy</w:t>
      </w:r>
      <w:r w:rsidRPr="00ED2D36">
        <w:rPr>
          <w:rFonts w:ascii="Times New Roman" w:hAnsi="Times New Roman" w:cs="Times New Roman"/>
          <w:b/>
          <w:bCs/>
          <w:color w:val="000000" w:themeColor="text1"/>
        </w:rPr>
        <w:t xml:space="preserv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π</m:t>
            </m:r>
          </m:e>
          <m:sub>
            <m:r>
              <m:rPr>
                <m:sty m:val="bi"/>
              </m:rPr>
              <w:rPr>
                <w:rFonts w:ascii="Cambria Math" w:hAnsi="Cambria Math" w:cs="Times New Roman"/>
                <w:color w:val="000000" w:themeColor="text1"/>
              </w:rPr>
              <m:t>θ</m:t>
            </m:r>
          </m:sub>
        </m:sSub>
        <m:d>
          <m:dPr>
            <m:ctrlPr>
              <w:rPr>
                <w:rFonts w:ascii="Cambria Math" w:hAnsi="Cambria Math" w:cs="Times New Roman"/>
                <w:b/>
                <w:bCs/>
                <w:color w:val="000000" w:themeColor="text1"/>
              </w:rPr>
            </m:ctrlPr>
          </m:dPr>
          <m:e>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e>
        </m:d>
      </m:oMath>
      <w:r w:rsidRPr="00ED2D36">
        <w:rPr>
          <w:rFonts w:ascii="Times New Roman" w:hAnsi="Times New Roman" w:cs="Times New Roman"/>
          <w:color w:val="000000" w:themeColor="text1"/>
        </w:rPr>
        <w:t xml:space="preserve"> receives the current state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and outputs an action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i.e.</w:t>
      </w:r>
      <w:r w:rsidR="00444726"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the reagent type and dispensing volume.</w:t>
      </w:r>
    </w:p>
    <w:p w14:paraId="0BA8ADE8"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trajectory collected in one episode is written as</w:t>
      </w:r>
    </w:p>
    <w:p w14:paraId="61245CF8" w14:textId="77777777" w:rsidR="00786B96" w:rsidRPr="00ED2D36" w:rsidRDefault="00786B96" w:rsidP="00397965">
      <w:pPr>
        <w:pStyle w:val="a3"/>
        <w:spacing w:line="360" w:lineRule="auto"/>
        <w:jc w:val="both"/>
        <w:rPr>
          <w:rFonts w:ascii="Times New Roman" w:hAnsi="Times New Roman" w:cs="Times New Roman"/>
          <w:b/>
          <w:bCs/>
          <w:color w:val="000000" w:themeColor="text1"/>
        </w:rPr>
      </w:pPr>
      <m:oMathPara>
        <m:oMathParaPr>
          <m:jc m:val="center"/>
        </m:oMathParaPr>
        <m:oMath>
          <m:r>
            <m:rPr>
              <m:sty m:val="bi"/>
            </m:rPr>
            <w:rPr>
              <w:rFonts w:ascii="Cambria Math" w:hAnsi="Cambria Math" w:cs="Times New Roman"/>
              <w:color w:val="000000" w:themeColor="text1"/>
            </w:rPr>
            <m:t>τ=</m:t>
          </m:r>
          <m:d>
            <m:dPr>
              <m:ctrlPr>
                <w:rPr>
                  <w:rFonts w:ascii="Cambria Math" w:hAnsi="Cambria Math" w:cs="Times New Roman"/>
                  <w:b/>
                  <w:bCs/>
                  <w:color w:val="000000" w:themeColor="text1"/>
                </w:rPr>
              </m:ctrlPr>
            </m:dPr>
            <m:e>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1</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1</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1</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2</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2</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2</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T</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e>
          </m:d>
          <m:r>
            <m:rPr>
              <m:sty m:val="bi"/>
            </m:rPr>
            <w:rPr>
              <w:rFonts w:ascii="Cambria Math" w:hAnsi="Cambria Math" w:cs="Times New Roman"/>
              <w:color w:val="000000" w:themeColor="text1"/>
            </w:rPr>
            <m:t>,</m:t>
          </m:r>
        </m:oMath>
      </m:oMathPara>
    </w:p>
    <w:p w14:paraId="4B0F7F11"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where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is the reward obtained after taking action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t</m:t>
            </m:r>
          </m:sub>
        </m:sSub>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 xml:space="preserve">in state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s</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and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is the terminal step of the episode.</w:t>
      </w:r>
    </w:p>
    <w:p w14:paraId="2C8A9B60"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929" w:name="_Toc225862935"/>
      <w:bookmarkStart w:id="1930" w:name="parameter-update-process"/>
      <w:r w:rsidRPr="00ED2D36">
        <w:rPr>
          <w:rFonts w:ascii="Times New Roman" w:hAnsi="Times New Roman" w:cs="Times New Roman"/>
          <w:color w:val="000000" w:themeColor="text1"/>
          <w:sz w:val="24"/>
          <w:szCs w:val="24"/>
        </w:rPr>
        <w:t>Parameter update process</w:t>
      </w:r>
      <w:bookmarkEnd w:id="1929"/>
    </w:p>
    <w:p w14:paraId="5C777070" w14:textId="7A53EE96"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REINFORC</w:t>
      </w:r>
      <w:r w:rsidRPr="009B10D1">
        <w:rPr>
          <w:rFonts w:ascii="Times New Roman" w:hAnsi="Times New Roman" w:cs="Times New Roman"/>
          <w:color w:val="000000" w:themeColor="text1"/>
        </w:rPr>
        <w:t>E</w:t>
      </w:r>
      <w:r w:rsidR="00425294" w:rsidRPr="009B10D1">
        <w:rPr>
          <w:rFonts w:ascii="Times New Roman" w:hAnsi="Times New Roman" w:cs="Times New Roman"/>
          <w:color w:val="000000" w:themeColor="text1"/>
        </w:rPr>
        <w:t xml:space="preserve"> </w:t>
      </w:r>
      <w:commentRangeStart w:id="1931"/>
      <w:del w:id="1932" w:author="chao zhang" w:date="2026-04-01T15:09:00Z">
        <w:r w:rsidR="00425294" w:rsidRPr="009B10D1" w:rsidDel="00FD3442">
          <w:rPr>
            <w:rFonts w:ascii="Times New Roman" w:hAnsi="Times New Roman" w:cs="Times New Roman"/>
            <w:color w:val="000000" w:themeColor="text1"/>
          </w:rPr>
          <w:delText>[cite the paper</w:delText>
        </w:r>
      </w:del>
      <w:ins w:id="1933" w:author="SYLZ" w:date="2026-03-27T10:20:00Z">
        <w:del w:id="1934" w:author="chao zhang" w:date="2026-04-01T15:09:00Z">
          <w:r w:rsidR="00585BEC" w:rsidRPr="009B10D1" w:rsidDel="00FD3442">
            <w:rPr>
              <w:rFonts w:ascii="Times New Roman" w:hAnsi="Times New Roman" w:cs="Times New Roman"/>
              <w:color w:val="000000" w:themeColor="text1"/>
              <w:rPrChange w:id="1935" w:author="SYLZ" w:date="2026-03-27T15:57:00Z">
                <w:rPr>
                  <w:rFonts w:ascii="Times New Roman" w:hAnsi="Times New Roman" w:cs="Times New Roman"/>
                  <w:color w:val="000000" w:themeColor="text1"/>
                  <w:highlight w:val="yellow"/>
                </w:rPr>
              </w:rPrChange>
            </w:rPr>
            <w:delText>1</w:delText>
          </w:r>
        </w:del>
      </w:ins>
      <w:del w:id="1936" w:author="chao zhang" w:date="2026-04-01T15:09:00Z">
        <w:r w:rsidR="00425294" w:rsidRPr="009B10D1" w:rsidDel="00FD3442">
          <w:rPr>
            <w:rFonts w:ascii="Times New Roman" w:hAnsi="Times New Roman" w:cs="Times New Roman"/>
            <w:color w:val="000000" w:themeColor="text1"/>
          </w:rPr>
          <w:delText>]</w:delText>
        </w:r>
      </w:del>
      <w:r w:rsidR="00FD3442">
        <w:rPr>
          <w:rFonts w:ascii="Times New Roman" w:hAnsi="Times New Roman" w:cs="Times New Roman"/>
          <w:color w:val="000000" w:themeColor="text1"/>
        </w:rPr>
        <w:fldChar w:fldCharType="begin"/>
      </w:r>
      <w:r w:rsidR="00FD3442">
        <w:rPr>
          <w:rFonts w:ascii="Times New Roman" w:hAnsi="Times New Roman" w:cs="Times New Roman"/>
          <w:color w:val="000000" w:themeColor="text1"/>
        </w:rPr>
        <w:instrText xml:space="preserve"> ADDIN EN.CITE &lt;EndNote&gt;&lt;Cite&gt;&lt;Author&gt;Williams&lt;/Author&gt;&lt;Year&gt;1992&lt;/Year&gt;&lt;RecNum&gt;32&lt;/RecNum&gt;&lt;DisplayText&gt;&lt;style face="superscript"&gt;1&lt;/style&gt;&lt;/DisplayText&gt;&lt;record&gt;&lt;rec-number&gt;32&lt;/rec-number&gt;&lt;foreign-keys&gt;&lt;key app="EN" db-id="a0ws0wr2pf2fr0ewepy5zsdcrvt90fwzvsw2" timestamp="1775027284"&gt;32&lt;/key&gt;&lt;/foreign-keys&gt;&lt;ref-type name="Journal Article"&gt;17&lt;/ref-type&gt;&lt;contributors&gt;&lt;authors&gt;&lt;author&gt;Williams, Ronald J.&lt;/author&gt;&lt;/authors&gt;&lt;/contributors&gt;&lt;titles&gt;&lt;title&gt;Simple statistical gradient-following algorithms for connectionist reinforcement learning&lt;/title&gt;&lt;secondary-title&gt;Machine Learning&lt;/secondary-title&gt;&lt;/titles&gt;&lt;periodical&gt;&lt;full-title&gt;Machine Learning&lt;/full-title&gt;&lt;/periodical&gt;&lt;pages&gt;229-256&lt;/pages&gt;&lt;volume&gt;8&lt;/volume&gt;&lt;number&gt;3-4&lt;/number&gt;&lt;section&gt;229&lt;/section&gt;&lt;dates&gt;&lt;year&gt;1992&lt;/year&gt;&lt;/dates&gt;&lt;isbn&gt;0885-6125&amp;#xD;1573-0565&lt;/isbn&gt;&lt;urls&gt;&lt;/urls&gt;&lt;electronic-resource-num&gt;10.1007/bf00992696&lt;/electronic-resource-num&gt;&lt;/record&gt;&lt;/Cite&gt;&lt;/EndNote&gt;</w:instrText>
      </w:r>
      <w:r w:rsidR="00FD3442">
        <w:rPr>
          <w:rFonts w:ascii="Times New Roman" w:hAnsi="Times New Roman" w:cs="Times New Roman"/>
          <w:color w:val="000000" w:themeColor="text1"/>
        </w:rPr>
        <w:fldChar w:fldCharType="separate"/>
      </w:r>
      <w:r w:rsidR="00FD3442" w:rsidRPr="00FD3442">
        <w:rPr>
          <w:rFonts w:ascii="Times New Roman" w:hAnsi="Times New Roman" w:cs="Times New Roman"/>
          <w:noProof/>
          <w:color w:val="000000" w:themeColor="text1"/>
          <w:vertAlign w:val="superscript"/>
        </w:rPr>
        <w:t>1</w:t>
      </w:r>
      <w:r w:rsidR="00FD3442">
        <w:rPr>
          <w:rFonts w:ascii="Times New Roman" w:hAnsi="Times New Roman" w:cs="Times New Roman"/>
          <w:color w:val="000000" w:themeColor="text1"/>
        </w:rPr>
        <w:fldChar w:fldCharType="end"/>
      </w:r>
      <w:r w:rsidRPr="009B10D1">
        <w:rPr>
          <w:rFonts w:ascii="Times New Roman" w:hAnsi="Times New Roman" w:cs="Times New Roman"/>
          <w:color w:val="000000" w:themeColor="text1"/>
        </w:rPr>
        <w:t xml:space="preserve"> </w:t>
      </w:r>
      <w:commentRangeEnd w:id="1931"/>
      <w:r w:rsidR="00D46036" w:rsidRPr="009B10D1">
        <w:rPr>
          <w:rStyle w:val="a5"/>
          <w:rFonts w:ascii="Times New Roman" w:eastAsia="Times New Roman" w:hAnsi="Times New Roman" w:cs="Times New Roman"/>
          <w:kern w:val="2"/>
          <w:sz w:val="24"/>
          <w:szCs w:val="24"/>
          <w14:ligatures w14:val="standardContextual"/>
        </w:rPr>
        <w:commentReference w:id="1931"/>
      </w:r>
      <w:r w:rsidRPr="00ED2D36">
        <w:rPr>
          <w:rFonts w:ascii="Times New Roman" w:hAnsi="Times New Roman" w:cs="Times New Roman"/>
          <w:color w:val="000000" w:themeColor="text1"/>
        </w:rPr>
        <w:t>update consists of four steps.</w:t>
      </w:r>
    </w:p>
    <w:p w14:paraId="6D216C39" w14:textId="77777777" w:rsidR="00786B96" w:rsidRPr="00ED2D36" w:rsidRDefault="00786B96" w:rsidP="00397965">
      <w:pPr>
        <w:pStyle w:val="4"/>
        <w:spacing w:line="360" w:lineRule="auto"/>
        <w:jc w:val="both"/>
        <w:rPr>
          <w:rFonts w:cs="Times New Roman"/>
          <w:i/>
          <w:iCs/>
          <w:color w:val="000000" w:themeColor="text1"/>
          <w:sz w:val="24"/>
          <w:szCs w:val="24"/>
        </w:rPr>
      </w:pPr>
      <w:bookmarkStart w:id="1937" w:name="trajectory-sampling"/>
      <w:r w:rsidRPr="00ED2D36">
        <w:rPr>
          <w:rFonts w:cs="Times New Roman"/>
          <w:iCs/>
          <w:color w:val="000000" w:themeColor="text1"/>
          <w:sz w:val="24"/>
          <w:szCs w:val="24"/>
        </w:rPr>
        <w:t>1. Trajectory sampling</w:t>
      </w:r>
    </w:p>
    <w:p w14:paraId="3641CA5B" w14:textId="34CE22F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 complete trajectory </w:t>
      </w:r>
      <m:oMath>
        <m:r>
          <m:rPr>
            <m:sty m:val="bi"/>
          </m:rPr>
          <w:rPr>
            <w:rFonts w:ascii="Cambria Math" w:hAnsi="Cambria Math" w:cs="Times New Roman"/>
            <w:color w:val="000000" w:themeColor="text1"/>
          </w:rPr>
          <m:t>τ</m:t>
        </m:r>
      </m:oMath>
      <w:r w:rsidRPr="00ED2D36">
        <w:rPr>
          <w:rFonts w:ascii="Times New Roman" w:hAnsi="Times New Roman" w:cs="Times New Roman"/>
          <w:color w:val="000000" w:themeColor="text1"/>
        </w:rPr>
        <w:t xml:space="preserve"> is sampled by executing the current policy in the simulated </w:t>
      </w:r>
      <w:ins w:id="1938" w:author="Yibin Jiang" w:date="2026-03-31T15:24:00Z">
        <w:r w:rsidR="00460D48" w:rsidRPr="00460D48">
          <w:rPr>
            <w:rFonts w:ascii="Times New Roman" w:hAnsi="Times New Roman" w:cs="Times New Roman"/>
            <w:color w:val="000000" w:themeColor="text1"/>
          </w:rPr>
          <w:t xml:space="preserve">pH-adjustment </w:t>
        </w:r>
      </w:ins>
      <w:del w:id="1939" w:author="Yibin Jiang" w:date="2026-03-31T15:24:00Z">
        <w:r w:rsidRPr="00ED2D36" w:rsidDel="00460D48">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environment until successful completion or termination at the maximum step limit.</w:t>
      </w:r>
    </w:p>
    <w:p w14:paraId="14FCE472" w14:textId="77777777" w:rsidR="00786B96" w:rsidRPr="00ED2D36" w:rsidRDefault="00786B96" w:rsidP="00397965">
      <w:pPr>
        <w:pStyle w:val="4"/>
        <w:spacing w:line="360" w:lineRule="auto"/>
        <w:jc w:val="both"/>
        <w:rPr>
          <w:rFonts w:cs="Times New Roman"/>
          <w:i/>
          <w:iCs/>
          <w:color w:val="000000" w:themeColor="text1"/>
          <w:sz w:val="24"/>
          <w:szCs w:val="24"/>
        </w:rPr>
      </w:pPr>
      <w:bookmarkStart w:id="1940" w:name="discounted-return-calculation"/>
      <w:bookmarkEnd w:id="1937"/>
      <w:r w:rsidRPr="00ED2D36">
        <w:rPr>
          <w:rFonts w:cs="Times New Roman"/>
          <w:iCs/>
          <w:color w:val="000000" w:themeColor="text1"/>
          <w:sz w:val="24"/>
          <w:szCs w:val="24"/>
        </w:rPr>
        <w:lastRenderedPageBreak/>
        <w:t>2. Discounted return calculation</w:t>
      </w:r>
    </w:p>
    <w:p w14:paraId="44D4A5A8" w14:textId="2AF8D3C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For each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the discounted cumulative return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G</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is computed according to Eq. S1</w:t>
      </w:r>
      <w:r w:rsidR="00A36BD2" w:rsidRPr="00ED2D36">
        <w:rPr>
          <w:rFonts w:ascii="Times New Roman" w:hAnsi="Times New Roman" w:cs="Times New Roman"/>
          <w:color w:val="000000" w:themeColor="text1"/>
        </w:rPr>
        <w:t>6</w:t>
      </w:r>
      <w:r w:rsidRPr="00ED2D36">
        <w:rPr>
          <w:rFonts w:ascii="Times New Roman" w:hAnsi="Times New Roman" w:cs="Times New Roman"/>
          <w:color w:val="000000" w:themeColor="text1"/>
        </w:rPr>
        <w:t>:</w:t>
      </w:r>
    </w:p>
    <w:p w14:paraId="71766F29" w14:textId="29F5A1FA" w:rsidR="0035746A" w:rsidRPr="00ED2D36" w:rsidRDefault="00E00915">
      <w:pPr>
        <w:pStyle w:val="af8"/>
        <w:tabs>
          <w:tab w:val="center" w:pos="4200"/>
          <w:tab w:val="right" w:pos="8295"/>
        </w:tabs>
        <w:spacing w:line="360" w:lineRule="auto"/>
        <w:jc w:val="center"/>
        <w:rPr>
          <w:rFonts w:eastAsiaTheme="minorEastAsia"/>
          <w:spacing w:val="-9"/>
          <w:sz w:val="24"/>
          <w:lang w:val="en-GB"/>
        </w:rPr>
        <w:pPrChange w:id="1941" w:author="SYLZ" w:date="2026-03-27T10:39:00Z">
          <w:pPr>
            <w:pStyle w:val="af8"/>
            <w:tabs>
              <w:tab w:val="center" w:pos="4200"/>
              <w:tab w:val="right" w:pos="8295"/>
            </w:tabs>
            <w:spacing w:line="480" w:lineRule="auto"/>
            <w:jc w:val="center"/>
          </w:pPr>
        </w:pPrChange>
      </w:pPr>
      <m:oMath>
        <m:sSub>
          <m:sSubPr>
            <m:ctrlPr>
              <w:rPr>
                <w:rStyle w:val="RSCB03MathematicsGreeketcChar"/>
                <w:rFonts w:ascii="Cambria Math" w:hAnsi="Cambria Math"/>
                <w:b/>
                <w:bCs/>
                <w:i/>
                <w:sz w:val="24"/>
                <w:szCs w:val="24"/>
              </w:rPr>
            </m:ctrlPr>
          </m:sSubPr>
          <m:e>
            <m:r>
              <m:rPr>
                <m:sty m:val="bi"/>
              </m:rPr>
              <w:rPr>
                <w:rStyle w:val="RSCB03MathematicsGreeketcChar"/>
                <w:rFonts w:ascii="Cambria Math" w:hAnsi="Cambria Math"/>
                <w:sz w:val="24"/>
                <w:szCs w:val="24"/>
                <w:lang w:val="de-DE"/>
              </w:rPr>
              <m:t>G</m:t>
            </m:r>
          </m:e>
          <m:sub>
            <m:r>
              <m:rPr>
                <m:sty m:val="bi"/>
              </m:rPr>
              <w:rPr>
                <w:rStyle w:val="RSCB03MathematicsGreeketcChar"/>
                <w:rFonts w:ascii="Cambria Math" w:hAnsi="Cambria Math"/>
                <w:sz w:val="24"/>
                <w:szCs w:val="24"/>
                <w:lang w:val="de-DE"/>
              </w:rPr>
              <m:t>t</m:t>
            </m:r>
          </m:sub>
        </m:sSub>
        <m:r>
          <m:rPr>
            <m:sty m:val="bi"/>
          </m:rPr>
          <w:rPr>
            <w:rStyle w:val="RSCB03MathematicsGreeketcChar"/>
            <w:rFonts w:ascii="Cambria Math" w:hAnsi="Cambria Math"/>
            <w:sz w:val="24"/>
            <w:szCs w:val="24"/>
          </w:rPr>
          <m:t>=</m:t>
        </m:r>
        <m:sSub>
          <m:sSubPr>
            <m:ctrlPr>
              <w:rPr>
                <w:rStyle w:val="RSCB03MathematicsGreeketcChar"/>
                <w:rFonts w:ascii="Cambria Math" w:hAnsi="Cambria Math"/>
                <w:b/>
                <w:bCs/>
                <w:i/>
                <w:sz w:val="24"/>
                <w:szCs w:val="24"/>
              </w:rPr>
            </m:ctrlPr>
          </m:sSubPr>
          <m:e>
            <m:r>
              <m:rPr>
                <m:sty m:val="bi"/>
              </m:rPr>
              <w:rPr>
                <w:rStyle w:val="RSCB03MathematicsGreeketcChar"/>
                <w:rFonts w:ascii="Cambria Math" w:hAnsi="Cambria Math"/>
                <w:sz w:val="24"/>
                <w:szCs w:val="24"/>
                <w:lang w:val="de-DE"/>
              </w:rPr>
              <m:t>r</m:t>
            </m:r>
          </m:e>
          <m:sub>
            <m:r>
              <m:rPr>
                <m:sty m:val="bi"/>
              </m:rPr>
              <w:rPr>
                <w:rStyle w:val="RSCB03MathematicsGreeketcChar"/>
                <w:rFonts w:ascii="Cambria Math" w:hAnsi="Cambria Math"/>
                <w:sz w:val="24"/>
                <w:szCs w:val="24"/>
                <w:lang w:val="de-DE"/>
              </w:rPr>
              <m:t>t</m:t>
            </m:r>
          </m:sub>
        </m:sSub>
        <m:r>
          <m:rPr>
            <m:sty m:val="bi"/>
          </m:rPr>
          <w:rPr>
            <w:rStyle w:val="RSCB03MathematicsGreeketcChar"/>
            <w:rFonts w:ascii="Cambria Math" w:hAnsi="Cambria Math"/>
            <w:sz w:val="24"/>
            <w:szCs w:val="24"/>
          </w:rPr>
          <m:t>+γ</m:t>
        </m:r>
        <m:sSub>
          <m:sSubPr>
            <m:ctrlPr>
              <w:rPr>
                <w:rStyle w:val="RSCB03MathematicsGreeketcChar"/>
                <w:rFonts w:ascii="Cambria Math" w:hAnsi="Cambria Math"/>
                <w:b/>
                <w:bCs/>
                <w:i/>
                <w:sz w:val="24"/>
                <w:szCs w:val="24"/>
              </w:rPr>
            </m:ctrlPr>
          </m:sSubPr>
          <m:e>
            <m:r>
              <m:rPr>
                <m:sty m:val="bi"/>
              </m:rPr>
              <w:rPr>
                <w:rStyle w:val="RSCB03MathematicsGreeketcChar"/>
                <w:rFonts w:ascii="Cambria Math" w:hAnsi="Cambria Math"/>
                <w:sz w:val="24"/>
                <w:szCs w:val="24"/>
                <w:lang w:val="de-DE"/>
              </w:rPr>
              <m:t>G</m:t>
            </m:r>
          </m:e>
          <m:sub>
            <m:r>
              <m:rPr>
                <m:sty m:val="bi"/>
              </m:rPr>
              <w:rPr>
                <w:rStyle w:val="RSCB03MathematicsGreeketcChar"/>
                <w:rFonts w:ascii="Cambria Math" w:hAnsi="Cambria Math"/>
                <w:sz w:val="24"/>
                <w:szCs w:val="24"/>
                <w:lang w:val="de-DE"/>
              </w:rPr>
              <m:t>t</m:t>
            </m:r>
            <m:r>
              <m:rPr>
                <m:sty m:val="bi"/>
              </m:rPr>
              <w:rPr>
                <w:rStyle w:val="RSCB03MathematicsGreeketcChar"/>
                <w:rFonts w:ascii="Cambria Math" w:hAnsi="Cambria Math"/>
                <w:sz w:val="24"/>
                <w:szCs w:val="24"/>
              </w:rPr>
              <m:t>+</m:t>
            </m:r>
            <m:r>
              <m:rPr>
                <m:sty m:val="bi"/>
              </m:rPr>
              <w:rPr>
                <w:rStyle w:val="RSCB03MathematicsGreeketcChar"/>
                <w:rFonts w:ascii="Cambria Math" w:hAnsi="Cambria Math"/>
                <w:sz w:val="24"/>
                <w:szCs w:val="24"/>
                <w:lang w:val="de-DE"/>
              </w:rPr>
              <m:t>1</m:t>
            </m:r>
          </m:sub>
        </m:sSub>
        <m:r>
          <m:rPr>
            <m:sty m:val="bi"/>
          </m:rPr>
          <w:rPr>
            <w:rStyle w:val="RSCB03MathematicsGreeketcChar"/>
            <w:rFonts w:ascii="Cambria Math" w:hAnsi="Cambria Math"/>
            <w:sz w:val="24"/>
            <w:szCs w:val="24"/>
          </w:rPr>
          <m:t>+</m:t>
        </m:r>
        <m:sSup>
          <m:sSupPr>
            <m:ctrlPr>
              <w:rPr>
                <w:rStyle w:val="RSCB03MathematicsGreeketcChar"/>
                <w:rFonts w:ascii="Cambria Math" w:hAnsi="Cambria Math"/>
                <w:b/>
                <w:bCs/>
                <w:i/>
                <w:sz w:val="24"/>
                <w:szCs w:val="24"/>
              </w:rPr>
            </m:ctrlPr>
          </m:sSupPr>
          <m:e>
            <m:r>
              <m:rPr>
                <m:sty m:val="bi"/>
              </m:rPr>
              <w:rPr>
                <w:rStyle w:val="RSCB03MathematicsGreeketcChar"/>
                <w:rFonts w:ascii="Cambria Math" w:hAnsi="Cambria Math"/>
                <w:sz w:val="24"/>
                <w:szCs w:val="24"/>
              </w:rPr>
              <m:t>γ</m:t>
            </m:r>
          </m:e>
          <m:sup>
            <m:r>
              <m:rPr>
                <m:sty m:val="bi"/>
              </m:rPr>
              <w:rPr>
                <w:rStyle w:val="RSCB03MathematicsGreeketcChar"/>
                <w:rFonts w:ascii="Cambria Math" w:hAnsi="Cambria Math"/>
                <w:sz w:val="24"/>
                <w:szCs w:val="24"/>
                <w:lang w:val="de-DE"/>
              </w:rPr>
              <m:t>2</m:t>
            </m:r>
          </m:sup>
        </m:sSup>
        <m:sSub>
          <m:sSubPr>
            <m:ctrlPr>
              <w:rPr>
                <w:rStyle w:val="RSCB03MathematicsGreeketcChar"/>
                <w:rFonts w:ascii="Cambria Math" w:hAnsi="Cambria Math"/>
                <w:b/>
                <w:bCs/>
                <w:i/>
                <w:sz w:val="24"/>
                <w:szCs w:val="24"/>
              </w:rPr>
            </m:ctrlPr>
          </m:sSubPr>
          <m:e>
            <m:r>
              <m:rPr>
                <m:sty m:val="bi"/>
              </m:rPr>
              <w:rPr>
                <w:rStyle w:val="RSCB03MathematicsGreeketcChar"/>
                <w:rFonts w:ascii="Cambria Math" w:hAnsi="Cambria Math"/>
                <w:sz w:val="24"/>
                <w:szCs w:val="24"/>
                <w:lang w:val="de-DE"/>
              </w:rPr>
              <m:t>G</m:t>
            </m:r>
          </m:e>
          <m:sub>
            <m:r>
              <m:rPr>
                <m:sty m:val="bi"/>
              </m:rPr>
              <w:rPr>
                <w:rStyle w:val="RSCB03MathematicsGreeketcChar"/>
                <w:rFonts w:ascii="Cambria Math" w:hAnsi="Cambria Math"/>
                <w:sz w:val="24"/>
                <w:szCs w:val="24"/>
                <w:lang w:val="de-DE"/>
              </w:rPr>
              <m:t>t</m:t>
            </m:r>
            <m:r>
              <m:rPr>
                <m:sty m:val="bi"/>
              </m:rPr>
              <w:rPr>
                <w:rStyle w:val="RSCB03MathematicsGreeketcChar"/>
                <w:rFonts w:ascii="Cambria Math" w:hAnsi="Cambria Math"/>
                <w:sz w:val="24"/>
                <w:szCs w:val="24"/>
              </w:rPr>
              <m:t>+</m:t>
            </m:r>
            <m:r>
              <m:rPr>
                <m:sty m:val="bi"/>
              </m:rPr>
              <w:rPr>
                <w:rStyle w:val="RSCB03MathematicsGreeketcChar"/>
                <w:rFonts w:ascii="Cambria Math" w:hAnsi="Cambria Math"/>
                <w:sz w:val="24"/>
                <w:szCs w:val="24"/>
                <w:lang w:val="de-DE"/>
              </w:rPr>
              <m:t>2</m:t>
            </m:r>
          </m:sub>
        </m:sSub>
        <m:r>
          <m:rPr>
            <m:sty m:val="bi"/>
          </m:rPr>
          <w:rPr>
            <w:rStyle w:val="RSCB03MathematicsGreeketcChar"/>
            <w:rFonts w:ascii="Cambria Math" w:hAnsi="Cambria Math"/>
            <w:sz w:val="24"/>
            <w:szCs w:val="24"/>
          </w:rPr>
          <m:t>+…</m:t>
        </m:r>
        <w:bookmarkStart w:id="1942" w:name="eq16"/>
        <m:r>
          <m:rPr>
            <m:sty m:val="bi"/>
          </m:rPr>
          <w:rPr>
            <w:rStyle w:val="RSCB03MathematicsGreeketcChar"/>
            <w:rFonts w:ascii="Cambria Math" w:hAnsi="Cambria Math"/>
            <w:sz w:val="24"/>
            <w:szCs w:val="24"/>
          </w:rPr>
          <m:t xml:space="preserve"> </m:t>
        </m:r>
        <m:r>
          <m:rPr>
            <m:sty m:val="bi"/>
          </m:rPr>
          <w:rPr>
            <w:rStyle w:val="RSCB03MathematicsGreeketcChar"/>
            <w:rFonts w:ascii="Cambria Math" w:eastAsiaTheme="minorEastAsia" w:hAnsi="Cambria Math"/>
            <w:sz w:val="24"/>
            <w:szCs w:val="24"/>
            <w:lang w:eastAsia="zh-CN"/>
          </w:rPr>
          <m:t xml:space="preserve">     </m:t>
        </m:r>
      </m:oMath>
      <w:r w:rsidR="0035746A" w:rsidRPr="00ED2D36">
        <w:rPr>
          <w:rFonts w:eastAsia="宋体"/>
          <w:sz w:val="24"/>
          <w:lang w:val="en-GB"/>
        </w:rPr>
        <w:t>(</w:t>
      </w:r>
      <w:bookmarkEnd w:id="1942"/>
      <w:r w:rsidR="0035746A" w:rsidRPr="00ED2D36">
        <w:rPr>
          <w:rFonts w:eastAsia="宋体"/>
          <w:sz w:val="24"/>
          <w:lang w:val="en-GB"/>
        </w:rPr>
        <w:t>S</w:t>
      </w:r>
      <w:r w:rsidR="0035746A" w:rsidRPr="00ED2D36">
        <w:rPr>
          <w:rFonts w:eastAsiaTheme="minorEastAsia"/>
          <w:sz w:val="24"/>
          <w:lang w:val="en-GB"/>
        </w:rPr>
        <w:t>1</w:t>
      </w:r>
      <w:r w:rsidR="00A36BD2" w:rsidRPr="00ED2D36">
        <w:rPr>
          <w:rFonts w:eastAsiaTheme="minorEastAsia"/>
          <w:sz w:val="24"/>
          <w:lang w:val="en-GB"/>
        </w:rPr>
        <w:t>6</w:t>
      </w:r>
      <w:r w:rsidR="0035746A" w:rsidRPr="00ED2D36">
        <w:rPr>
          <w:rFonts w:eastAsiaTheme="minorEastAsia"/>
          <w:sz w:val="24"/>
          <w:lang w:val="en-GB"/>
        </w:rPr>
        <w:t>)</w:t>
      </w:r>
    </w:p>
    <w:p w14:paraId="40E27519" w14:textId="36BE8F7E"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Here,</w:t>
      </w:r>
      <w:r w:rsidRPr="00ED2D36">
        <w:rPr>
          <w:rFonts w:ascii="Times New Roman" w:hAnsi="Times New Roman" w:cs="Times New Roman"/>
          <w:b/>
          <w:bCs/>
          <w:color w:val="000000" w:themeColor="text1"/>
        </w:rPr>
        <w:t xml:space="preserv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denotes the reward received immediately after taking the action at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The return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G</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includes not only the immediate reward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but also all future rewards obtained at subsequent steps</w:t>
      </w:r>
      <w:r w:rsidRPr="00ED2D36">
        <w:rPr>
          <w:rFonts w:ascii="Times New Roman" w:hAnsi="Times New Roman" w:cs="Times New Roman"/>
          <w:b/>
          <w:bCs/>
          <w:color w:val="000000" w:themeColor="text1"/>
        </w:rPr>
        <w:t xml:space="preserve"> </w:t>
      </w:r>
      <m:oMath>
        <m:r>
          <m:rPr>
            <m:sty m:val="bi"/>
          </m:rPr>
          <w:rPr>
            <w:rFonts w:ascii="Cambria Math" w:hAnsi="Cambria Math" w:cs="Times New Roman"/>
            <w:color w:val="000000" w:themeColor="text1"/>
          </w:rPr>
          <m:t>t</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1</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t</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2</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until the end of the trajectory, discounted geometrically by the factor </w:t>
      </w:r>
      <m:oMath>
        <m:r>
          <m:rPr>
            <m:sty m:val="bi"/>
          </m:rPr>
          <w:rPr>
            <w:rFonts w:ascii="Cambria Math" w:hAnsi="Cambria Math" w:cs="Times New Roman"/>
            <w:color w:val="000000" w:themeColor="text1"/>
          </w:rPr>
          <m:t>γ</m:t>
        </m:r>
      </m:oMath>
      <w:r w:rsidRPr="00ED2D36">
        <w:rPr>
          <w:rFonts w:ascii="Times New Roman" w:hAnsi="Times New Roman" w:cs="Times New Roman"/>
          <w:color w:val="000000" w:themeColor="text1"/>
        </w:rPr>
        <w:t xml:space="preserve">. In this work, </w:t>
      </w:r>
      <m:oMath>
        <m:r>
          <m:rPr>
            <m:sty m:val="bi"/>
          </m:rPr>
          <w:rPr>
            <w:rFonts w:ascii="Cambria Math" w:hAnsi="Cambria Math" w:cs="Times New Roman"/>
            <w:color w:val="000000" w:themeColor="text1"/>
          </w:rPr>
          <m:t>γ</m:t>
        </m:r>
        <m:r>
          <m:rPr>
            <m:sty m:val="p"/>
          </m:rPr>
          <w:rPr>
            <w:rFonts w:ascii="Cambria Math" w:hAnsi="Cambria Math" w:cs="Times New Roman"/>
            <w:color w:val="000000" w:themeColor="text1"/>
          </w:rPr>
          <m:t>=</m:t>
        </m:r>
        <m:r>
          <w:rPr>
            <w:rFonts w:ascii="Cambria Math" w:hAnsi="Cambria Math" w:cs="Times New Roman"/>
            <w:color w:val="000000" w:themeColor="text1"/>
          </w:rPr>
          <m:t>0.99</m:t>
        </m:r>
      </m:oMath>
      <w:r w:rsidRPr="00ED2D36">
        <w:rPr>
          <w:rFonts w:ascii="Times New Roman" w:hAnsi="Times New Roman" w:cs="Times New Roman"/>
          <w:color w:val="000000" w:themeColor="text1"/>
        </w:rPr>
        <w:t xml:space="preserve">, so rewards received later in the episode still contribute strongly, but slightly less than immediate rewards. Since reward values are dimensionless by construction,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G</m:t>
            </m:r>
          </m:e>
          <m:sub>
            <m:r>
              <m:rPr>
                <m:sty m:val="bi"/>
              </m:rPr>
              <w:rPr>
                <w:rFonts w:ascii="Cambria Math" w:hAnsi="Cambria Math" w:cs="Times New Roman"/>
                <w:color w:val="000000" w:themeColor="text1"/>
              </w:rPr>
              <m:t>t</m:t>
            </m:r>
          </m:sub>
        </m:sSub>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is also dimensionless. The large value of</w:t>
      </w:r>
      <w:r w:rsidRPr="00ED2D36">
        <w:rPr>
          <w:rFonts w:ascii="Times New Roman" w:hAnsi="Times New Roman" w:cs="Times New Roman"/>
          <w:b/>
          <w:bCs/>
          <w:color w:val="000000" w:themeColor="text1"/>
        </w:rPr>
        <w:t xml:space="preserve"> </w:t>
      </w:r>
      <m:oMath>
        <m:r>
          <m:rPr>
            <m:sty m:val="bi"/>
          </m:rPr>
          <w:rPr>
            <w:rFonts w:ascii="Cambria Math" w:hAnsi="Cambria Math" w:cs="Times New Roman"/>
            <w:color w:val="000000" w:themeColor="text1"/>
          </w:rPr>
          <m:t>γ</m:t>
        </m:r>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 xml:space="preserve">emphasizes successful completion of the full </w:t>
      </w:r>
      <w:ins w:id="1943" w:author="Yibin Jiang" w:date="2026-03-31T15:24:00Z">
        <w:r w:rsidR="00ED4C4F" w:rsidRPr="00ED4C4F">
          <w:rPr>
            <w:rFonts w:ascii="Times New Roman" w:hAnsi="Times New Roman" w:cs="Times New Roman"/>
            <w:color w:val="000000" w:themeColor="text1"/>
          </w:rPr>
          <w:t xml:space="preserve">pH-adjustment </w:t>
        </w:r>
      </w:ins>
      <w:del w:id="1944" w:author="Yibin Jiang" w:date="2026-03-31T15:24:00Z">
        <w:r w:rsidRPr="00ED2D36" w:rsidDel="00ED4C4F">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trajectory while still weakly favoring earlier achievement of the target.</w:t>
      </w:r>
    </w:p>
    <w:p w14:paraId="4AB313C7" w14:textId="4BF9A39B" w:rsidR="00786B96" w:rsidRPr="00ED2D36" w:rsidRDefault="00786B96" w:rsidP="00397965">
      <w:pPr>
        <w:pStyle w:val="4"/>
        <w:spacing w:line="360" w:lineRule="auto"/>
        <w:jc w:val="both"/>
        <w:rPr>
          <w:rFonts w:cs="Times New Roman"/>
          <w:i/>
          <w:iCs/>
          <w:color w:val="000000" w:themeColor="text1"/>
          <w:sz w:val="24"/>
          <w:szCs w:val="24"/>
        </w:rPr>
      </w:pPr>
      <w:bookmarkStart w:id="1945" w:name="reward-normalization-clipping"/>
      <w:bookmarkEnd w:id="1940"/>
      <w:r w:rsidRPr="00ED2D36">
        <w:rPr>
          <w:rFonts w:cs="Times New Roman"/>
          <w:iCs/>
          <w:color w:val="000000" w:themeColor="text1"/>
          <w:sz w:val="24"/>
          <w:szCs w:val="24"/>
        </w:rPr>
        <w:t>3. Reward normalization</w:t>
      </w:r>
      <w:r w:rsidR="00F15029" w:rsidRPr="00ED2D36">
        <w:rPr>
          <w:rFonts w:cs="Times New Roman"/>
          <w:iCs/>
          <w:color w:val="000000" w:themeColor="text1"/>
          <w:sz w:val="24"/>
          <w:szCs w:val="24"/>
        </w:rPr>
        <w:t>/</w:t>
      </w:r>
      <w:r w:rsidRPr="00ED2D36">
        <w:rPr>
          <w:rFonts w:cs="Times New Roman"/>
          <w:iCs/>
          <w:color w:val="000000" w:themeColor="text1"/>
          <w:sz w:val="24"/>
          <w:szCs w:val="24"/>
        </w:rPr>
        <w:t>clipping</w:t>
      </w:r>
    </w:p>
    <w:p w14:paraId="530A8F03" w14:textId="4C932A7D"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Before computing the return, the instantaneous rewards are clipped to a predefined range</w:t>
      </w:r>
      <w:r w:rsidR="00F15029" w:rsidRPr="00ED2D36">
        <w:rPr>
          <w:rFonts w:ascii="Times New Roman" w:hAnsi="Times New Roman" w:cs="Times New Roman"/>
          <w:color w:val="000000" w:themeColor="text1"/>
        </w:rPr>
        <w:t xml:space="preserve"> (</w:t>
      </w:r>
      <w:r w:rsidR="00567B56" w:rsidRPr="00ED2D36">
        <w:rPr>
          <w:rFonts w:ascii="Times New Roman" w:hAnsi="Times New Roman" w:cs="Times New Roman"/>
          <w:color w:val="000000" w:themeColor="text1"/>
        </w:rPr>
        <w:t xml:space="preserve">[-4.1, 4.1], </w:t>
      </w:r>
      <w:r w:rsidR="00F15029" w:rsidRPr="00ED2D36">
        <w:rPr>
          <w:rFonts w:ascii="Times New Roman" w:hAnsi="Times New Roman" w:cs="Times New Roman"/>
          <w:color w:val="000000" w:themeColor="text1"/>
        </w:rPr>
        <w:t>see below</w:t>
      </w:r>
      <w:r w:rsidR="00567B56" w:rsidRPr="00ED2D36">
        <w:rPr>
          <w:rFonts w:ascii="Times New Roman" w:hAnsi="Times New Roman" w:cs="Times New Roman"/>
          <w:color w:val="000000" w:themeColor="text1"/>
        </w:rPr>
        <w:t xml:space="preserve"> for more </w:t>
      </w:r>
      <w:r w:rsidR="0022253D" w:rsidRPr="00ED2D36">
        <w:rPr>
          <w:rFonts w:ascii="Times New Roman" w:hAnsi="Times New Roman" w:cs="Times New Roman"/>
          <w:color w:val="000000" w:themeColor="text1"/>
        </w:rPr>
        <w:t>details</w:t>
      </w:r>
      <w:r w:rsidR="00F15029"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xml:space="preserve"> to prevent unstable updates caused by excessively large positive or negative values. This step improves numerical stability during policy-gradient optimization.</w:t>
      </w:r>
    </w:p>
    <w:p w14:paraId="571D3823" w14:textId="77777777" w:rsidR="00786B96" w:rsidRPr="00ED2D36" w:rsidRDefault="00786B96" w:rsidP="00397965">
      <w:pPr>
        <w:pStyle w:val="4"/>
        <w:spacing w:line="360" w:lineRule="auto"/>
        <w:jc w:val="both"/>
        <w:rPr>
          <w:rFonts w:cs="Times New Roman"/>
          <w:i/>
          <w:iCs/>
          <w:color w:val="000000" w:themeColor="text1"/>
          <w:sz w:val="24"/>
          <w:szCs w:val="24"/>
        </w:rPr>
      </w:pPr>
      <w:bookmarkStart w:id="1946" w:name="policy-gradient-update"/>
      <w:bookmarkEnd w:id="1945"/>
      <w:r w:rsidRPr="00ED2D36">
        <w:rPr>
          <w:rFonts w:cs="Times New Roman"/>
          <w:iCs/>
          <w:color w:val="000000" w:themeColor="text1"/>
          <w:sz w:val="24"/>
          <w:szCs w:val="24"/>
        </w:rPr>
        <w:t>4. Policy-gradient update</w:t>
      </w:r>
    </w:p>
    <w:p w14:paraId="16FF6C96" w14:textId="550C4F24"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network parameters </w:t>
      </w:r>
      <m:oMath>
        <m:r>
          <m:rPr>
            <m:sty m:val="bi"/>
          </m:rPr>
          <w:rPr>
            <w:rFonts w:ascii="Cambria Math" w:hAnsi="Cambria Math" w:cs="Times New Roman"/>
            <w:color w:val="000000" w:themeColor="text1"/>
          </w:rPr>
          <m:t>θ</m:t>
        </m:r>
      </m:oMath>
      <w:r w:rsidRPr="00ED2D36">
        <w:rPr>
          <w:rFonts w:ascii="Times New Roman" w:hAnsi="Times New Roman" w:cs="Times New Roman"/>
          <w:color w:val="000000" w:themeColor="text1"/>
        </w:rPr>
        <w:t xml:space="preserve"> are then updated using the REINFORCE gradient estimator to maximize the expected return </w:t>
      </w:r>
      <m:oMath>
        <m:r>
          <m:rPr>
            <m:sty m:val="bi"/>
          </m:rPr>
          <w:rPr>
            <w:rFonts w:ascii="Cambria Math" w:hAnsi="Cambria Math" w:cs="Times New Roman"/>
            <w:color w:val="000000" w:themeColor="text1"/>
          </w:rPr>
          <m:t>J</m:t>
        </m:r>
        <m:d>
          <m:dPr>
            <m:ctrlPr>
              <w:rPr>
                <w:rFonts w:ascii="Cambria Math" w:hAnsi="Cambria Math" w:cs="Times New Roman"/>
                <w:b/>
                <w:bCs/>
                <w:color w:val="000000" w:themeColor="text1"/>
              </w:rPr>
            </m:ctrlPr>
          </m:dPr>
          <m:e>
            <m:r>
              <m:rPr>
                <m:sty m:val="bi"/>
              </m:rPr>
              <w:rPr>
                <w:rFonts w:ascii="Cambria Math" w:hAnsi="Cambria Math" w:cs="Times New Roman"/>
                <w:color w:val="000000" w:themeColor="text1"/>
              </w:rPr>
              <m:t>θ</m:t>
            </m:r>
          </m:e>
        </m:d>
      </m:oMath>
      <w:r w:rsidRPr="00ED2D36">
        <w:rPr>
          <w:rFonts w:ascii="Times New Roman" w:hAnsi="Times New Roman" w:cs="Times New Roman"/>
          <w:color w:val="000000" w:themeColor="text1"/>
        </w:rPr>
        <w:t>. In practice, after each sampled episode, the cumulative policy loss is backpropagated</w:t>
      </w:r>
      <w:r w:rsidR="00567B56"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xml:space="preserve"> and the model parameters are updated using the Adam optimizer with </w:t>
      </w:r>
      <w:r w:rsidR="00567B56" w:rsidRPr="00ED2D36">
        <w:rPr>
          <w:rFonts w:ascii="Times New Roman" w:hAnsi="Times New Roman" w:cs="Times New Roman"/>
          <w:color w:val="000000" w:themeColor="text1"/>
        </w:rPr>
        <w:t xml:space="preserve">a </w:t>
      </w:r>
      <w:r w:rsidRPr="00ED2D36">
        <w:rPr>
          <w:rFonts w:ascii="Times New Roman" w:hAnsi="Times New Roman" w:cs="Times New Roman"/>
          <w:color w:val="000000" w:themeColor="text1"/>
        </w:rPr>
        <w:t xml:space="preserve">learning rate </w:t>
      </w:r>
      <m:oMath>
        <m:r>
          <w:rPr>
            <w:rFonts w:ascii="Cambria Math" w:hAnsi="Cambria Math" w:cs="Times New Roman"/>
            <w:color w:val="000000" w:themeColor="text1"/>
          </w:rPr>
          <m:t>1</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m:rPr>
                <m:sty m:val="p"/>
              </m:rPr>
              <w:rPr>
                <w:rFonts w:ascii="Cambria Math" w:hAnsi="Cambria Math" w:cs="Times New Roman"/>
                <w:color w:val="000000" w:themeColor="text1"/>
              </w:rPr>
              <m:t>-</m:t>
            </m:r>
            <m:r>
              <w:rPr>
                <w:rFonts w:ascii="Cambria Math" w:hAnsi="Cambria Math" w:cs="Times New Roman"/>
                <w:color w:val="000000" w:themeColor="text1"/>
              </w:rPr>
              <m:t>3</m:t>
            </m:r>
          </m:sup>
        </m:sSup>
      </m:oMath>
      <w:r w:rsidRPr="00ED2D36">
        <w:rPr>
          <w:rFonts w:ascii="Times New Roman" w:hAnsi="Times New Roman" w:cs="Times New Roman"/>
          <w:color w:val="000000" w:themeColor="text1"/>
        </w:rPr>
        <w:t>.</w:t>
      </w:r>
    </w:p>
    <w:p w14:paraId="5FF5701C"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After multiple rounds of online interaction and parameter updates, the policy is no longer constrained to imitate the Bayesian controller exactly. Instead, it can learn action patterns that improve task success and dosing efficiency under the reward design of the environment.</w:t>
      </w:r>
    </w:p>
    <w:p w14:paraId="65DAD629" w14:textId="77777777" w:rsidR="00786B96" w:rsidRPr="00ED2D36" w:rsidRDefault="00786B96" w:rsidP="00397965">
      <w:pPr>
        <w:pStyle w:val="2"/>
        <w:spacing w:line="360" w:lineRule="auto"/>
        <w:jc w:val="both"/>
        <w:rPr>
          <w:rFonts w:ascii="Times New Roman" w:hAnsi="Times New Roman" w:cs="Times New Roman"/>
          <w:color w:val="000000" w:themeColor="text1"/>
          <w:sz w:val="24"/>
          <w:szCs w:val="24"/>
        </w:rPr>
      </w:pPr>
      <w:bookmarkStart w:id="1947" w:name="_Toc225862936"/>
      <w:bookmarkStart w:id="1948" w:name="reward-function-design"/>
      <w:bookmarkEnd w:id="1924"/>
      <w:bookmarkEnd w:id="1930"/>
      <w:bookmarkEnd w:id="1946"/>
      <w:r w:rsidRPr="00ED2D36">
        <w:rPr>
          <w:rFonts w:ascii="Times New Roman" w:hAnsi="Times New Roman" w:cs="Times New Roman"/>
          <w:color w:val="000000" w:themeColor="text1"/>
          <w:sz w:val="24"/>
          <w:szCs w:val="24"/>
        </w:rPr>
        <w:lastRenderedPageBreak/>
        <w:t>Reward Function Design</w:t>
      </w:r>
      <w:bookmarkEnd w:id="1947"/>
    </w:p>
    <w:p w14:paraId="1756C3A1" w14:textId="7777777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The reward at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denoted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oMath>
      <w:r w:rsidRPr="00ED2D36">
        <w:rPr>
          <w:rFonts w:ascii="Times New Roman" w:hAnsi="Times New Roman" w:cs="Times New Roman"/>
          <w:b/>
          <w:bCs/>
          <w:color w:val="000000" w:themeColor="text1"/>
        </w:rPr>
        <w:t>,</w:t>
      </w:r>
      <w:r w:rsidRPr="00ED2D36">
        <w:rPr>
          <w:rFonts w:ascii="Times New Roman" w:hAnsi="Times New Roman" w:cs="Times New Roman"/>
          <w:color w:val="000000" w:themeColor="text1"/>
        </w:rPr>
        <w:t xml:space="preserve"> is constructed from six components:</w:t>
      </w:r>
    </w:p>
    <w:p w14:paraId="769BBE11" w14:textId="7395CF15" w:rsidR="00786B96" w:rsidRPr="00ED2D36" w:rsidRDefault="00E00915" w:rsidP="00397965">
      <w:pPr>
        <w:pStyle w:val="a3"/>
        <w:spacing w:line="360" w:lineRule="auto"/>
        <w:jc w:val="center"/>
        <w:rPr>
          <w:rFonts w:ascii="Times New Roman" w:hAnsi="Times New Roman" w:cs="Times New Roman"/>
          <w:color w:val="000000" w:themeColor="text1"/>
        </w:rPr>
      </w:pP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Sub>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clip(r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dense</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step</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overshoot</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reagent</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volume</m:t>
            </m:r>
          </m:sup>
        </m:sSubSup>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terminal</m:t>
            </m:r>
          </m:sup>
        </m:sSubSup>
        <m:r>
          <m:rPr>
            <m:sty m:val="p"/>
          </m:rPr>
          <w:rPr>
            <w:rFonts w:ascii="Cambria Math" w:hAnsi="Cambria Math" w:cs="Times New Roman"/>
            <w:color w:val="000000" w:themeColor="text1"/>
          </w:rPr>
          <m:t xml:space="preserve">. </m:t>
        </m:r>
      </m:oMath>
      <w:r w:rsidR="00A36BD2" w:rsidRPr="00ED2D36">
        <w:rPr>
          <w:rFonts w:ascii="Times New Roman" w:hAnsi="Times New Roman" w:cs="Times New Roman"/>
          <w:color w:val="000000" w:themeColor="text1"/>
        </w:rPr>
        <w:t>(17)</w:t>
      </w:r>
    </w:p>
    <w:p w14:paraId="4FD7966C" w14:textId="353E3385"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All reward terms are dimensionless. The purpose of this composite reward is to balance three control objectives simultaneously: (1) reaching the target pH accurately</w:t>
      </w:r>
      <w:r w:rsidR="00582CF4" w:rsidRPr="00ED2D36">
        <w:rPr>
          <w:rFonts w:ascii="Times New Roman" w:hAnsi="Times New Roman" w:cs="Times New Roman"/>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dense</m:t>
            </m:r>
          </m:sup>
        </m:sSubSup>
      </m:oMath>
      <w:r w:rsidR="00F27CF1" w:rsidRPr="00ED2D36">
        <w:rPr>
          <w:rFonts w:ascii="Times New Roman" w:hAnsi="Times New Roman" w:cs="Times New Roman"/>
          <w:b/>
          <w:bCs/>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terminal</m:t>
            </m:r>
          </m:sup>
        </m:sSubSup>
      </m:oMath>
      <w:r w:rsidR="00582CF4"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(2) doing so in as few steps as possible</w:t>
      </w:r>
      <w:r w:rsidR="00A01C17" w:rsidRPr="00ED2D36">
        <w:rPr>
          <w:rFonts w:ascii="Times New Roman" w:hAnsi="Times New Roman" w:cs="Times New Roman"/>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step</m:t>
            </m:r>
          </m:sup>
        </m:sSubSup>
      </m:oMath>
      <w:r w:rsidR="00A01C17"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and (3) avoiding unstable or chemically unreasonable dosing behavior</w:t>
      </w:r>
      <w:r w:rsidR="00A01C17" w:rsidRPr="00ED2D36">
        <w:rPr>
          <w:rFonts w:ascii="Times New Roman" w:hAnsi="Times New Roman" w:cs="Times New Roman"/>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overshoot</m:t>
            </m:r>
          </m:sup>
        </m:sSubSup>
      </m:oMath>
      <w:r w:rsidR="00A01C17" w:rsidRPr="00ED2D36">
        <w:rPr>
          <w:rFonts w:ascii="Times New Roman" w:hAnsi="Times New Roman" w:cs="Times New Roman"/>
          <w:color w:val="000000" w:themeColor="text1"/>
        </w:rPr>
        <w:t>,</w:t>
      </w:r>
      <w:r w:rsidR="00A01C17" w:rsidRPr="00ED2D36">
        <w:rPr>
          <w:rFonts w:ascii="Times New Roman" w:hAnsi="Times New Roman" w:cs="Times New Roman"/>
          <w:b/>
          <w:bCs/>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reagent</m:t>
            </m:r>
          </m:sup>
        </m:sSubSup>
      </m:oMath>
      <w:r w:rsidR="00CD2D16" w:rsidRPr="00ED2D36">
        <w:rPr>
          <w:rFonts w:ascii="Times New Roman" w:hAnsi="Times New Roman" w:cs="Times New Roman"/>
          <w:color w:val="000000" w:themeColor="text1"/>
        </w:rPr>
        <w:t>,</w:t>
      </w:r>
      <w:r w:rsidR="00CD2D16" w:rsidRPr="00ED2D36">
        <w:rPr>
          <w:rFonts w:ascii="Times New Roman" w:hAnsi="Times New Roman" w:cs="Times New Roman"/>
          <w:b/>
          <w:bCs/>
          <w:color w:val="000000" w:themeColor="text1"/>
        </w:rPr>
        <w:t xml:space="preserve"> </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volume</m:t>
            </m:r>
          </m:sup>
        </m:sSubSup>
      </m:oMath>
      <w:r w:rsidR="00A01C17"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w:t>
      </w:r>
      <w:r w:rsidR="00250CFA" w:rsidRPr="00ED2D36">
        <w:rPr>
          <w:rFonts w:ascii="Times New Roman" w:eastAsia="宋体" w:hAnsi="Times New Roman" w:cs="Times New Roman"/>
        </w:rPr>
        <w:t xml:space="preserve"> </w:t>
      </w:r>
      <w:r w:rsidR="00250CFA" w:rsidRPr="00ED2D36">
        <w:rPr>
          <w:rFonts w:ascii="Times New Roman" w:hAnsi="Times New Roman" w:cs="Times New Roman"/>
          <w:color w:val="000000" w:themeColor="text1"/>
        </w:rPr>
        <w:t>The clip part</w:t>
      </w:r>
      <w:ins w:id="1949" w:author="Yibin Jiang" w:date="2026-03-21T12:34:00Z">
        <w:r w:rsidR="004F382F" w:rsidRPr="00ED2D36">
          <w:rPr>
            <w:rFonts w:ascii="Times New Roman" w:hAnsi="Times New Roman" w:cs="Times New Roman"/>
            <w:color w:val="000000" w:themeColor="text1"/>
          </w:rPr>
          <w:t xml:space="preserve"> </w:t>
        </w:r>
      </w:ins>
      <m:oMath>
        <m:sSubSup>
          <m:sSubSupPr>
            <m:ctrlPr>
              <w:ins w:id="1950" w:author="Yibin Jiang" w:date="2026-03-21T12:34:00Z">
                <w:rPr>
                  <w:rFonts w:ascii="Cambria Math" w:hAnsi="Cambria Math" w:cs="Times New Roman"/>
                  <w:b/>
                  <w:bCs/>
                  <w:color w:val="000000" w:themeColor="text1"/>
                </w:rPr>
              </w:ins>
            </m:ctrlPr>
          </m:sSubSupPr>
          <m:e>
            <m:r>
              <w:ins w:id="1951" w:author="Yibin Jiang" w:date="2026-03-21T12:34:00Z">
                <m:rPr>
                  <m:sty m:val="bi"/>
                </m:rPr>
                <w:rPr>
                  <w:rFonts w:ascii="Cambria Math" w:hAnsi="Cambria Math" w:cs="Times New Roman"/>
                  <w:color w:val="000000" w:themeColor="text1"/>
                </w:rPr>
                <m:t>(r</m:t>
              </w:ins>
            </m:r>
          </m:e>
          <m:sub>
            <m:r>
              <w:ins w:id="1952" w:author="Yibin Jiang" w:date="2026-03-21T12:34:00Z">
                <m:rPr>
                  <m:sty m:val="bi"/>
                </m:rPr>
                <w:rPr>
                  <w:rFonts w:ascii="Cambria Math" w:hAnsi="Cambria Math" w:cs="Times New Roman"/>
                  <w:color w:val="000000" w:themeColor="text1"/>
                </w:rPr>
                <m:t>t</m:t>
              </w:ins>
            </m:r>
          </m:sub>
          <m:sup>
            <m:r>
              <w:ins w:id="1953" w:author="Yibin Jiang" w:date="2026-03-21T12:34:00Z">
                <m:rPr>
                  <m:sty m:val="b"/>
                </m:rPr>
                <w:rPr>
                  <w:rFonts w:ascii="Cambria Math" w:hAnsi="Cambria Math" w:cs="Times New Roman"/>
                  <w:color w:val="000000" w:themeColor="text1"/>
                </w:rPr>
                <m:t>dense</m:t>
              </w:ins>
            </m:r>
          </m:sup>
        </m:sSubSup>
        <m:r>
          <w:ins w:id="1954" w:author="Yibin Jiang" w:date="2026-03-21T12:34:00Z">
            <m:rPr>
              <m:sty m:val="b"/>
            </m:rPr>
            <w:rPr>
              <w:rFonts w:ascii="Cambria Math" w:hAnsi="Cambria Math" w:cs="Times New Roman"/>
              <w:color w:val="000000" w:themeColor="text1"/>
            </w:rPr>
            <m:t>+</m:t>
          </w:ins>
        </m:r>
        <m:sSubSup>
          <m:sSubSupPr>
            <m:ctrlPr>
              <w:ins w:id="1955" w:author="Yibin Jiang" w:date="2026-03-21T12:34:00Z">
                <w:rPr>
                  <w:rFonts w:ascii="Cambria Math" w:hAnsi="Cambria Math" w:cs="Times New Roman"/>
                  <w:b/>
                  <w:bCs/>
                  <w:color w:val="000000" w:themeColor="text1"/>
                </w:rPr>
              </w:ins>
            </m:ctrlPr>
          </m:sSubSupPr>
          <m:e>
            <m:r>
              <w:ins w:id="1956" w:author="Yibin Jiang" w:date="2026-03-21T12:34:00Z">
                <m:rPr>
                  <m:sty m:val="bi"/>
                </m:rPr>
                <w:rPr>
                  <w:rFonts w:ascii="Cambria Math" w:hAnsi="Cambria Math" w:cs="Times New Roman"/>
                  <w:color w:val="000000" w:themeColor="text1"/>
                </w:rPr>
                <m:t>r</m:t>
              </w:ins>
            </m:r>
          </m:e>
          <m:sub>
            <m:r>
              <w:ins w:id="1957" w:author="Yibin Jiang" w:date="2026-03-21T12:34:00Z">
                <m:rPr>
                  <m:sty m:val="bi"/>
                </m:rPr>
                <w:rPr>
                  <w:rFonts w:ascii="Cambria Math" w:hAnsi="Cambria Math" w:cs="Times New Roman"/>
                  <w:color w:val="000000" w:themeColor="text1"/>
                </w:rPr>
                <m:t>t</m:t>
              </w:ins>
            </m:r>
          </m:sub>
          <m:sup>
            <m:r>
              <w:ins w:id="1958" w:author="Yibin Jiang" w:date="2026-03-21T12:34:00Z">
                <m:rPr>
                  <m:sty m:val="b"/>
                </m:rPr>
                <w:rPr>
                  <w:rFonts w:ascii="Cambria Math" w:hAnsi="Cambria Math" w:cs="Times New Roman"/>
                  <w:color w:val="000000" w:themeColor="text1"/>
                </w:rPr>
                <m:t>step</m:t>
              </w:ins>
            </m:r>
          </m:sup>
        </m:sSubSup>
        <m:r>
          <w:ins w:id="1959" w:author="Yibin Jiang" w:date="2026-03-21T12:34:00Z">
            <m:rPr>
              <m:sty m:val="b"/>
            </m:rPr>
            <w:rPr>
              <w:rFonts w:ascii="Cambria Math" w:hAnsi="Cambria Math" w:cs="Times New Roman"/>
              <w:color w:val="000000" w:themeColor="text1"/>
            </w:rPr>
            <m:t>+</m:t>
          </w:ins>
        </m:r>
        <m:sSubSup>
          <m:sSubSupPr>
            <m:ctrlPr>
              <w:ins w:id="1960" w:author="Yibin Jiang" w:date="2026-03-21T12:34:00Z">
                <w:rPr>
                  <w:rFonts w:ascii="Cambria Math" w:hAnsi="Cambria Math" w:cs="Times New Roman"/>
                  <w:b/>
                  <w:bCs/>
                  <w:color w:val="000000" w:themeColor="text1"/>
                </w:rPr>
              </w:ins>
            </m:ctrlPr>
          </m:sSubSupPr>
          <m:e>
            <m:r>
              <w:ins w:id="1961" w:author="Yibin Jiang" w:date="2026-03-21T12:34:00Z">
                <m:rPr>
                  <m:sty m:val="bi"/>
                </m:rPr>
                <w:rPr>
                  <w:rFonts w:ascii="Cambria Math" w:hAnsi="Cambria Math" w:cs="Times New Roman"/>
                  <w:color w:val="000000" w:themeColor="text1"/>
                </w:rPr>
                <m:t>r</m:t>
              </w:ins>
            </m:r>
          </m:e>
          <m:sub>
            <m:r>
              <w:ins w:id="1962" w:author="Yibin Jiang" w:date="2026-03-21T12:34:00Z">
                <m:rPr>
                  <m:sty m:val="bi"/>
                </m:rPr>
                <w:rPr>
                  <w:rFonts w:ascii="Cambria Math" w:hAnsi="Cambria Math" w:cs="Times New Roman"/>
                  <w:color w:val="000000" w:themeColor="text1"/>
                </w:rPr>
                <m:t>t</m:t>
              </w:ins>
            </m:r>
          </m:sub>
          <m:sup>
            <m:r>
              <w:ins w:id="1963" w:author="Yibin Jiang" w:date="2026-03-21T12:34:00Z">
                <m:rPr>
                  <m:sty m:val="b"/>
                </m:rPr>
                <w:rPr>
                  <w:rFonts w:ascii="Cambria Math" w:hAnsi="Cambria Math" w:cs="Times New Roman"/>
                  <w:color w:val="000000" w:themeColor="text1"/>
                </w:rPr>
                <m:t>overshoot</m:t>
              </w:ins>
            </m:r>
          </m:sup>
        </m:sSubSup>
        <m:r>
          <w:ins w:id="1964" w:author="Yibin Jiang" w:date="2026-03-21T12:34:00Z">
            <m:rPr>
              <m:sty m:val="b"/>
            </m:rPr>
            <w:rPr>
              <w:rFonts w:ascii="Cambria Math" w:hAnsi="Cambria Math" w:cs="Times New Roman"/>
              <w:color w:val="000000" w:themeColor="text1"/>
            </w:rPr>
            <m:t>+</m:t>
          </w:ins>
        </m:r>
        <m:sSubSup>
          <m:sSubSupPr>
            <m:ctrlPr>
              <w:ins w:id="1965" w:author="Yibin Jiang" w:date="2026-03-21T12:34:00Z">
                <w:rPr>
                  <w:rFonts w:ascii="Cambria Math" w:hAnsi="Cambria Math" w:cs="Times New Roman"/>
                  <w:b/>
                  <w:bCs/>
                  <w:color w:val="000000" w:themeColor="text1"/>
                </w:rPr>
              </w:ins>
            </m:ctrlPr>
          </m:sSubSupPr>
          <m:e>
            <m:r>
              <w:ins w:id="1966" w:author="Yibin Jiang" w:date="2026-03-21T12:34:00Z">
                <m:rPr>
                  <m:sty m:val="bi"/>
                </m:rPr>
                <w:rPr>
                  <w:rFonts w:ascii="Cambria Math" w:hAnsi="Cambria Math" w:cs="Times New Roman"/>
                  <w:color w:val="000000" w:themeColor="text1"/>
                </w:rPr>
                <m:t>r</m:t>
              </w:ins>
            </m:r>
          </m:e>
          <m:sub>
            <m:r>
              <w:ins w:id="1967" w:author="Yibin Jiang" w:date="2026-03-21T12:34:00Z">
                <m:rPr>
                  <m:sty m:val="bi"/>
                </m:rPr>
                <w:rPr>
                  <w:rFonts w:ascii="Cambria Math" w:hAnsi="Cambria Math" w:cs="Times New Roman"/>
                  <w:color w:val="000000" w:themeColor="text1"/>
                </w:rPr>
                <m:t>t</m:t>
              </w:ins>
            </m:r>
          </m:sub>
          <m:sup>
            <m:r>
              <w:ins w:id="1968" w:author="Yibin Jiang" w:date="2026-03-21T12:34:00Z">
                <m:rPr>
                  <m:sty m:val="b"/>
                </m:rPr>
                <w:rPr>
                  <w:rFonts w:ascii="Cambria Math" w:hAnsi="Cambria Math" w:cs="Times New Roman"/>
                  <w:color w:val="000000" w:themeColor="text1"/>
                </w:rPr>
                <m:t>reagent</m:t>
              </w:ins>
            </m:r>
          </m:sup>
        </m:sSubSup>
        <m:r>
          <w:ins w:id="1969" w:author="Yibin Jiang" w:date="2026-03-21T12:34:00Z">
            <m:rPr>
              <m:sty m:val="b"/>
            </m:rPr>
            <w:rPr>
              <w:rFonts w:ascii="Cambria Math" w:hAnsi="Cambria Math" w:cs="Times New Roman"/>
              <w:color w:val="000000" w:themeColor="text1"/>
            </w:rPr>
            <m:t>+</m:t>
          </w:ins>
        </m:r>
        <m:sSubSup>
          <m:sSubSupPr>
            <m:ctrlPr>
              <w:ins w:id="1970" w:author="Yibin Jiang" w:date="2026-03-21T12:34:00Z">
                <w:rPr>
                  <w:rFonts w:ascii="Cambria Math" w:hAnsi="Cambria Math" w:cs="Times New Roman"/>
                  <w:b/>
                  <w:bCs/>
                  <w:color w:val="000000" w:themeColor="text1"/>
                </w:rPr>
              </w:ins>
            </m:ctrlPr>
          </m:sSubSupPr>
          <m:e>
            <m:r>
              <w:ins w:id="1971" w:author="Yibin Jiang" w:date="2026-03-21T12:34:00Z">
                <m:rPr>
                  <m:sty m:val="bi"/>
                </m:rPr>
                <w:rPr>
                  <w:rFonts w:ascii="Cambria Math" w:hAnsi="Cambria Math" w:cs="Times New Roman"/>
                  <w:color w:val="000000" w:themeColor="text1"/>
                </w:rPr>
                <m:t>r</m:t>
              </w:ins>
            </m:r>
          </m:e>
          <m:sub>
            <m:r>
              <w:ins w:id="1972" w:author="Yibin Jiang" w:date="2026-03-21T12:34:00Z">
                <m:rPr>
                  <m:sty m:val="bi"/>
                </m:rPr>
                <w:rPr>
                  <w:rFonts w:ascii="Cambria Math" w:hAnsi="Cambria Math" w:cs="Times New Roman"/>
                  <w:color w:val="000000" w:themeColor="text1"/>
                </w:rPr>
                <m:t>t</m:t>
              </w:ins>
            </m:r>
          </m:sub>
          <m:sup>
            <m:r>
              <w:ins w:id="1973" w:author="Yibin Jiang" w:date="2026-03-21T12:34:00Z">
                <m:rPr>
                  <m:sty m:val="b"/>
                </m:rPr>
                <w:rPr>
                  <w:rFonts w:ascii="Cambria Math" w:hAnsi="Cambria Math" w:cs="Times New Roman"/>
                  <w:color w:val="000000" w:themeColor="text1"/>
                </w:rPr>
                <m:t>volume</m:t>
              </w:ins>
            </m:r>
          </m:sup>
        </m:sSubSup>
        <m:r>
          <w:ins w:id="1974" w:author="Yibin Jiang" w:date="2026-03-21T12:34:00Z">
            <m:rPr>
              <m:sty m:val="b"/>
            </m:rPr>
            <w:rPr>
              <w:rFonts w:ascii="Cambria Math" w:hAnsi="Cambria Math" w:cs="Times New Roman"/>
              <w:color w:val="000000" w:themeColor="text1"/>
            </w:rPr>
            <m:t>)</m:t>
          </w:ins>
        </m:r>
      </m:oMath>
      <w:ins w:id="1975" w:author="Yibin Jiang" w:date="2026-03-21T12:34:00Z">
        <w:r w:rsidR="004F382F" w:rsidRPr="00ED2D36">
          <w:rPr>
            <w:rFonts w:ascii="Times New Roman" w:hAnsi="Times New Roman" w:cs="Times New Roman"/>
            <w:color w:val="000000" w:themeColor="text1"/>
          </w:rPr>
          <w:t xml:space="preserve"> </w:t>
        </w:r>
      </w:ins>
      <w:del w:id="1976" w:author="Yibin Jiang" w:date="2026-03-21T12:34:00Z">
        <w:r w:rsidR="00250CFA" w:rsidRPr="00ED2D36" w:rsidDel="004F382F">
          <w:rPr>
            <w:rFonts w:ascii="Times New Roman" w:hAnsi="Times New Roman" w:cs="Times New Roman"/>
            <w:color w:val="000000" w:themeColor="text1"/>
          </w:rPr>
          <w:delText xml:space="preserve"> </w:delText>
        </w:r>
      </w:del>
      <w:r w:rsidR="00250CFA" w:rsidRPr="00ED2D36">
        <w:rPr>
          <w:rFonts w:ascii="Times New Roman" w:hAnsi="Times New Roman" w:cs="Times New Roman"/>
          <w:color w:val="000000" w:themeColor="text1"/>
        </w:rPr>
        <w:t>is clipped to [-4.1, 4.1]</w:t>
      </w:r>
    </w:p>
    <w:p w14:paraId="1CB29E01" w14:textId="2DDEDD11"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1977" w:name="_Toc225862937"/>
      <w:bookmarkStart w:id="1978" w:name="dense-reward"/>
      <w:r w:rsidRPr="00ED2D36">
        <w:rPr>
          <w:rFonts w:ascii="Times New Roman" w:hAnsi="Times New Roman" w:cs="Times New Roman"/>
          <w:color w:val="000000" w:themeColor="text1"/>
          <w:sz w:val="24"/>
          <w:szCs w:val="24"/>
        </w:rPr>
        <w:t>1. Dense reward</w:t>
      </w:r>
      <w:bookmarkEnd w:id="1977"/>
      <w:del w:id="1979" w:author="SYLZ" w:date="2026-03-27T15:34:00Z">
        <w:r w:rsidR="00EC3299" w:rsidRPr="00ED2D36" w:rsidDel="00DA58CB">
          <w:rPr>
            <w:rFonts w:ascii="Times New Roman" w:hAnsi="Times New Roman" w:cs="Times New Roman"/>
            <w:color w:val="000000" w:themeColor="text1"/>
            <w:sz w:val="24"/>
            <w:szCs w:val="24"/>
          </w:rPr>
          <w:delText xml:space="preserve"> </w:delText>
        </w:r>
      </w:del>
      <m:oMath>
        <m:r>
          <w:del w:id="1980" w:author="SYLZ" w:date="2026-03-27T15:34:00Z">
            <m:rPr>
              <m:sty m:val="bi"/>
            </m:rPr>
            <w:rPr>
              <w:rFonts w:ascii="Cambria Math" w:hAnsi="Cambria Math" w:cs="Times New Roman"/>
              <w:color w:val="000000" w:themeColor="text1"/>
              <w:sz w:val="24"/>
              <w:szCs w:val="24"/>
            </w:rPr>
            <m:t>(</m:t>
          </w:del>
        </m:r>
        <m:sSubSup>
          <m:sSubSupPr>
            <m:ctrlPr>
              <w:del w:id="1981" w:author="SYLZ" w:date="2026-03-27T15:34:00Z">
                <w:rPr>
                  <w:rFonts w:ascii="Cambria Math" w:hAnsi="Cambria Math" w:cs="Times New Roman"/>
                  <w:b/>
                  <w:bCs/>
                  <w:color w:val="000000" w:themeColor="text1"/>
                  <w:sz w:val="24"/>
                  <w:szCs w:val="24"/>
                </w:rPr>
              </w:del>
            </m:ctrlPr>
          </m:sSubSupPr>
          <m:e>
            <m:r>
              <w:del w:id="1982" w:author="SYLZ" w:date="2026-03-27T15:34:00Z">
                <m:rPr>
                  <m:sty m:val="bi"/>
                </m:rPr>
                <w:rPr>
                  <w:rFonts w:ascii="Cambria Math" w:hAnsi="Cambria Math" w:cs="Times New Roman"/>
                  <w:color w:val="000000" w:themeColor="text1"/>
                  <w:sz w:val="24"/>
                  <w:szCs w:val="24"/>
                </w:rPr>
                <m:t>r</m:t>
              </w:del>
            </m:r>
          </m:e>
          <m:sub>
            <m:r>
              <w:del w:id="1983" w:author="SYLZ" w:date="2026-03-27T15:34:00Z">
                <m:rPr>
                  <m:sty m:val="bi"/>
                </m:rPr>
                <w:rPr>
                  <w:rFonts w:ascii="Cambria Math" w:hAnsi="Cambria Math" w:cs="Times New Roman"/>
                  <w:color w:val="000000" w:themeColor="text1"/>
                  <w:sz w:val="24"/>
                  <w:szCs w:val="24"/>
                </w:rPr>
                <m:t>t</m:t>
              </w:del>
            </m:r>
          </m:sub>
          <m:sup>
            <m:r>
              <w:del w:id="1984" w:author="SYLZ" w:date="2026-03-27T15:34:00Z">
                <m:rPr>
                  <m:sty m:val="b"/>
                </m:rPr>
                <w:rPr>
                  <w:rFonts w:ascii="Cambria Math" w:hAnsi="Cambria Math" w:cs="Times New Roman"/>
                  <w:color w:val="000000" w:themeColor="text1"/>
                  <w:sz w:val="24"/>
                  <w:szCs w:val="24"/>
                </w:rPr>
                <m:t>dense</m:t>
              </w:del>
            </m:r>
          </m:sup>
        </m:sSubSup>
        <m:r>
          <w:del w:id="1985" w:author="SYLZ" w:date="2026-03-27T15:34:00Z">
            <m:rPr>
              <m:sty m:val="bi"/>
            </m:rPr>
            <w:rPr>
              <w:rFonts w:ascii="Cambria Math" w:hAnsi="Cambria Math" w:cs="Times New Roman"/>
              <w:color w:val="000000" w:themeColor="text1"/>
              <w:sz w:val="24"/>
              <w:szCs w:val="24"/>
            </w:rPr>
            <m:t>)</m:t>
          </w:del>
        </m:r>
      </m:oMath>
    </w:p>
    <w:p w14:paraId="0B644E01" w14:textId="69204D93" w:rsidR="00786B96" w:rsidRPr="009B10D1"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dense reward</w:t>
      </w:r>
      <w:r w:rsidR="00271209" w:rsidRPr="00ED2D36">
        <w:rPr>
          <w:rFonts w:ascii="Times New Roman" w:hAnsi="Times New Roman" w:cs="Times New Roman"/>
          <w:color w:val="000000" w:themeColor="text1"/>
        </w:rPr>
        <w:t xml:space="preserve"> </w:t>
      </w:r>
      <m:oMath>
        <m:r>
          <m:rPr>
            <m:sty m:val="bi"/>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dense</m:t>
            </m:r>
          </m:sup>
        </m:sSubSup>
        <m:r>
          <m:rPr>
            <m:sty m:val="bi"/>
          </m:rPr>
          <w:rPr>
            <w:rFonts w:ascii="Cambria Math" w:hAnsi="Cambria Math" w:cs="Times New Roman"/>
            <w:color w:val="000000" w:themeColor="text1"/>
          </w:rPr>
          <m:t>)</m:t>
        </m:r>
      </m:oMath>
      <w:r w:rsidRPr="00ED2D36">
        <w:rPr>
          <w:rFonts w:ascii="Times New Roman" w:hAnsi="Times New Roman" w:cs="Times New Roman"/>
          <w:color w:val="000000" w:themeColor="text1"/>
        </w:rPr>
        <w:t xml:space="preserve"> encourages the policy to reduce the pH error at every step. </w:t>
      </w:r>
      <w:r w:rsidRPr="009B10D1">
        <w:rPr>
          <w:rFonts w:ascii="Times New Roman" w:hAnsi="Times New Roman" w:cs="Times New Roman"/>
          <w:color w:val="000000" w:themeColor="text1"/>
        </w:rPr>
        <w:t>It is defined in Eq. S1</w:t>
      </w:r>
      <w:r w:rsidR="00B661D7" w:rsidRPr="009B10D1">
        <w:rPr>
          <w:rFonts w:ascii="Times New Roman" w:hAnsi="Times New Roman" w:cs="Times New Roman"/>
          <w:color w:val="000000" w:themeColor="text1"/>
        </w:rPr>
        <w:t>8</w:t>
      </w:r>
      <w:r w:rsidRPr="009B10D1">
        <w:rPr>
          <w:rFonts w:ascii="Times New Roman" w:hAnsi="Times New Roman" w:cs="Times New Roman"/>
          <w:color w:val="000000" w:themeColor="text1"/>
        </w:rPr>
        <w:t>:</w:t>
      </w:r>
    </w:p>
    <w:p w14:paraId="22113456" w14:textId="65FBE5C4" w:rsidR="00786B96" w:rsidRPr="009B10D1" w:rsidRDefault="00E00915" w:rsidP="00397965">
      <w:pPr>
        <w:tabs>
          <w:tab w:val="center" w:pos="4200"/>
          <w:tab w:val="right" w:pos="8295"/>
        </w:tabs>
        <w:spacing w:before="120" w:after="120" w:line="360" w:lineRule="auto"/>
        <w:jc w:val="center"/>
        <w:rPr>
          <w:rFonts w:eastAsia="宋体"/>
          <w:sz w:val="24"/>
          <w:lang w:val="en-GB"/>
        </w:rPr>
      </w:pPr>
      <m:oMath>
        <m:sSubSup>
          <m:sSubSupPr>
            <m:ctrlPr>
              <w:rPr>
                <w:rFonts w:ascii="Cambria Math" w:hAnsi="Cambria Math"/>
                <w:b/>
                <w:bCs/>
                <w:color w:val="000000" w:themeColor="text1"/>
                <w:sz w:val="24"/>
              </w:rPr>
            </m:ctrlPr>
          </m:sSubSupPr>
          <m:e>
            <m:r>
              <m:rPr>
                <m:sty m:val="bi"/>
              </m:rPr>
              <w:rPr>
                <w:rFonts w:ascii="Cambria Math" w:hAnsi="Cambria Math"/>
                <w:color w:val="000000" w:themeColor="text1"/>
                <w:sz w:val="24"/>
              </w:rPr>
              <m:t>r</m:t>
            </m:r>
          </m:e>
          <m:sub>
            <m:r>
              <m:rPr>
                <m:sty m:val="bi"/>
              </m:rPr>
              <w:rPr>
                <w:rFonts w:ascii="Cambria Math" w:hAnsi="Cambria Math"/>
                <w:color w:val="000000" w:themeColor="text1"/>
                <w:sz w:val="24"/>
              </w:rPr>
              <m:t>t</m:t>
            </m:r>
          </m:sub>
          <m:sup>
            <m:r>
              <m:rPr>
                <m:sty m:val="b"/>
              </m:rPr>
              <w:rPr>
                <w:rFonts w:ascii="Cambria Math" w:hAnsi="Cambria Math"/>
                <w:color w:val="000000" w:themeColor="text1"/>
                <w:sz w:val="24"/>
              </w:rPr>
              <m:t>dense</m:t>
            </m:r>
          </m:sup>
        </m:sSubSup>
        <m:r>
          <m:rPr>
            <m:sty m:val="bi"/>
          </m:rPr>
          <w:rPr>
            <w:rStyle w:val="RSCB03MathematicsGreeketcChar"/>
            <w:rFonts w:ascii="Cambria Math" w:eastAsiaTheme="minorEastAsia" w:hAnsi="Cambria Math"/>
            <w:sz w:val="24"/>
            <w:szCs w:val="24"/>
          </w:rPr>
          <m:t>=λ</m:t>
        </m:r>
        <m:d>
          <m:dPr>
            <m:ctrlPr>
              <w:rPr>
                <w:rStyle w:val="RSCB03MathematicsGreeketcChar"/>
                <w:rFonts w:ascii="Cambria Math" w:eastAsiaTheme="minorEastAsia" w:hAnsi="Cambria Math"/>
                <w:b/>
                <w:bCs/>
                <w:sz w:val="24"/>
                <w:szCs w:val="24"/>
              </w:rPr>
            </m:ctrlPr>
          </m:dPr>
          <m:e>
            <m:d>
              <m:dPr>
                <m:begChr m:val="|"/>
                <m:endChr m:val="|"/>
                <m:ctrlPr>
                  <w:rPr>
                    <w:rStyle w:val="RSCB03MathematicsGreeketcChar"/>
                    <w:rFonts w:ascii="Cambria Math" w:eastAsiaTheme="minorEastAsia" w:hAnsi="Cambria Math"/>
                    <w:b/>
                    <w:bCs/>
                    <w:sz w:val="24"/>
                    <w:szCs w:val="24"/>
                  </w:rPr>
                </m:ctrlPr>
              </m:dPr>
              <m:e>
                <m:sSub>
                  <m:sSubPr>
                    <m:ctrlPr>
                      <w:rPr>
                        <w:rStyle w:val="RSCB03MathematicsGreeketcChar"/>
                        <w:rFonts w:ascii="Cambria Math" w:eastAsiaTheme="minorEastAsia" w:hAnsi="Cambria Math"/>
                        <w:b/>
                        <w:bCs/>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lang w:val="de-DE"/>
                      </w:rPr>
                      <m:t>1</m:t>
                    </m:r>
                  </m:sub>
                </m:sSub>
              </m:e>
            </m:d>
            <m:r>
              <m:rPr>
                <m:sty m:val="bi"/>
              </m:rPr>
              <w:rPr>
                <w:rStyle w:val="RSCB03MathematicsGreeketcChar"/>
                <w:rFonts w:ascii="Cambria Math" w:eastAsiaTheme="minorEastAsia" w:hAnsi="Cambria Math"/>
                <w:sz w:val="24"/>
                <w:szCs w:val="24"/>
              </w:rPr>
              <m:t>-</m:t>
            </m:r>
            <m:d>
              <m:dPr>
                <m:begChr m:val="|"/>
                <m:endChr m:val="|"/>
                <m:ctrlPr>
                  <w:rPr>
                    <w:rStyle w:val="RSCB03MathematicsGreeketcChar"/>
                    <w:rFonts w:ascii="Cambria Math" w:eastAsiaTheme="minorEastAsia" w:hAnsi="Cambria Math"/>
                    <w:b/>
                    <w:bCs/>
                    <w:sz w:val="24"/>
                    <w:szCs w:val="24"/>
                  </w:rPr>
                </m:ctrlPr>
              </m:dPr>
              <m:e>
                <m:sSub>
                  <m:sSubPr>
                    <m:ctrlPr>
                      <w:rPr>
                        <w:rStyle w:val="RSCB03MathematicsGreeketcChar"/>
                        <w:rFonts w:ascii="Cambria Math" w:eastAsiaTheme="minorEastAsia" w:hAnsi="Cambria Math"/>
                        <w:b/>
                        <w:bCs/>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sub>
                </m:sSub>
              </m:e>
            </m:d>
          </m:e>
        </m:d>
        <m:d>
          <m:dPr>
            <m:ctrlPr>
              <w:rPr>
                <w:rStyle w:val="RSCB03MathematicsGreeketcChar"/>
                <w:rFonts w:ascii="Cambria Math" w:eastAsiaTheme="minorEastAsia" w:hAnsi="Cambria Math"/>
                <w:b/>
                <w:bCs/>
                <w:sz w:val="24"/>
                <w:szCs w:val="24"/>
              </w:rPr>
            </m:ctrlPr>
          </m:dPr>
          <m:e>
            <m:r>
              <m:rPr>
                <m:sty m:val="bi"/>
              </m:rPr>
              <w:rPr>
                <w:rStyle w:val="RSCB03MathematicsGreeketcChar"/>
                <w:rFonts w:ascii="Cambria Math" w:eastAsiaTheme="minorEastAsia" w:hAnsi="Cambria Math"/>
                <w:sz w:val="24"/>
                <w:szCs w:val="24"/>
                <w:lang w:val="de-DE"/>
              </w:rPr>
              <m:t>1</m:t>
            </m:r>
            <m:r>
              <m:rPr>
                <m:sty m:val="bi"/>
              </m:rPr>
              <w:rPr>
                <w:rStyle w:val="RSCB03MathematicsGreeketcChar"/>
                <w:rFonts w:ascii="Cambria Math" w:eastAsiaTheme="minorEastAsia" w:hAnsi="Cambria Math"/>
                <w:sz w:val="24"/>
                <w:szCs w:val="24"/>
              </w:rPr>
              <m:t>+</m:t>
            </m:r>
            <m:f>
              <m:fPr>
                <m:ctrlPr>
                  <w:rPr>
                    <w:rStyle w:val="RSCB03MathematicsGreeketcChar"/>
                    <w:rFonts w:ascii="Cambria Math" w:eastAsiaTheme="minorEastAsia" w:hAnsi="Cambria Math"/>
                    <w:b/>
                    <w:bCs/>
                    <w:sz w:val="24"/>
                    <w:szCs w:val="24"/>
                    <w:lang w:eastAsia="zh-CN"/>
                  </w:rPr>
                </m:ctrlPr>
              </m:fPr>
              <m:num>
                <m:sSub>
                  <m:sSubPr>
                    <m:ctrlPr>
                      <w:rPr>
                        <w:rStyle w:val="RSCB03MathematicsGreeketcChar"/>
                        <w:rFonts w:ascii="Cambria Math" w:eastAsiaTheme="minorEastAsia" w:hAnsi="Cambria Math"/>
                        <w:b/>
                        <w:i/>
                        <w:sz w:val="24"/>
                        <w:szCs w:val="24"/>
                        <w:lang w:val="de-DE"/>
                      </w:rPr>
                    </m:ctrlPr>
                  </m:sSubPr>
                  <m:e>
                    <m:r>
                      <m:rPr>
                        <m:sty m:val="bi"/>
                      </m:rPr>
                      <w:rPr>
                        <w:rStyle w:val="RSCB03MathematicsGreeketcChar"/>
                        <w:rFonts w:ascii="Cambria Math" w:eastAsiaTheme="minorEastAsia" w:hAnsi="Cambria Math"/>
                        <w:sz w:val="24"/>
                        <w:szCs w:val="24"/>
                        <w:lang w:val="de-DE"/>
                      </w:rPr>
                      <m:t>t</m:t>
                    </m:r>
                  </m:e>
                  <m:sub>
                    <m:r>
                      <m:rPr>
                        <m:sty m:val="bi"/>
                      </m:rPr>
                      <w:rPr>
                        <w:rStyle w:val="RSCB03MathematicsGreeketcChar"/>
                        <w:rFonts w:ascii="Cambria Math" w:eastAsiaTheme="minorEastAsia" w:hAnsi="Cambria Math"/>
                        <w:sz w:val="24"/>
                        <w:szCs w:val="24"/>
                        <w:lang w:val="de-DE"/>
                      </w:rPr>
                      <m:t>M</m:t>
                    </m:r>
                  </m:sub>
                </m:sSub>
                <m:r>
                  <m:rPr>
                    <m:sty m:val="bi"/>
                  </m:rPr>
                  <w:rPr>
                    <w:rStyle w:val="RSCB03MathematicsGreeketcChar"/>
                    <w:rFonts w:ascii="Cambria Math" w:eastAsiaTheme="minorEastAsia" w:hAnsi="Cambria Math"/>
                    <w:sz w:val="24"/>
                    <w:szCs w:val="24"/>
                    <w:rPrChange w:id="1986" w:author="SYLZ" w:date="2026-03-27T15:57:00Z">
                      <w:rPr>
                        <w:rStyle w:val="RSCB03MathematicsGreeketcChar"/>
                        <w:rFonts w:ascii="Cambria Math" w:eastAsiaTheme="minorEastAsia" w:hAnsi="Cambria Math"/>
                        <w:sz w:val="24"/>
                        <w:szCs w:val="24"/>
                        <w:highlight w:val="yellow"/>
                      </w:rPr>
                    </w:rPrChange>
                  </w:rPr>
                  <m:t>-</m:t>
                </m:r>
                <m:r>
                  <m:rPr>
                    <m:sty m:val="bi"/>
                  </m:rPr>
                  <w:rPr>
                    <w:rStyle w:val="RSCB03MathematicsGreeketcChar"/>
                    <w:rFonts w:ascii="Cambria Math" w:eastAsiaTheme="minorEastAsia" w:hAnsi="Cambria Math"/>
                    <w:sz w:val="24"/>
                    <w:szCs w:val="24"/>
                    <w:lang w:val="de-DE"/>
                    <w:rPrChange w:id="1987" w:author="SYLZ" w:date="2026-03-27T15:57:00Z">
                      <w:rPr>
                        <w:rStyle w:val="RSCB03MathematicsGreeketcChar"/>
                        <w:rFonts w:ascii="Cambria Math" w:eastAsiaTheme="minorEastAsia" w:hAnsi="Cambria Math"/>
                        <w:sz w:val="24"/>
                        <w:szCs w:val="24"/>
                        <w:highlight w:val="yellow"/>
                        <w:lang w:val="de-DE"/>
                      </w:rPr>
                    </w:rPrChange>
                  </w:rPr>
                  <m:t>t</m:t>
                </m:r>
              </m:num>
              <m:den>
                <m:sSub>
                  <m:sSubPr>
                    <m:ctrlPr>
                      <w:rPr>
                        <w:rStyle w:val="RSCB03MathematicsGreeketcChar"/>
                        <w:rFonts w:ascii="Cambria Math" w:eastAsiaTheme="minorEastAsia" w:hAnsi="Cambria Math"/>
                        <w:b/>
                        <w:i/>
                        <w:sz w:val="24"/>
                        <w:szCs w:val="24"/>
                        <w:lang w:val="de-DE"/>
                      </w:rPr>
                    </m:ctrlPr>
                  </m:sSubPr>
                  <m:e>
                    <m:r>
                      <m:rPr>
                        <m:sty m:val="bi"/>
                      </m:rPr>
                      <w:rPr>
                        <w:rStyle w:val="RSCB03MathematicsGreeketcChar"/>
                        <w:rFonts w:ascii="Cambria Math" w:eastAsiaTheme="minorEastAsia" w:hAnsi="Cambria Math"/>
                        <w:sz w:val="24"/>
                        <w:szCs w:val="24"/>
                        <w:lang w:val="de-DE"/>
                      </w:rPr>
                      <m:t>t</m:t>
                    </m:r>
                  </m:e>
                  <m:sub>
                    <m:r>
                      <m:rPr>
                        <m:sty m:val="bi"/>
                      </m:rPr>
                      <w:rPr>
                        <w:rStyle w:val="RSCB03MathematicsGreeketcChar"/>
                        <w:rFonts w:ascii="Cambria Math" w:eastAsiaTheme="minorEastAsia" w:hAnsi="Cambria Math"/>
                        <w:sz w:val="24"/>
                        <w:szCs w:val="24"/>
                        <w:lang w:val="de-DE"/>
                      </w:rPr>
                      <m:t>M</m:t>
                    </m:r>
                  </m:sub>
                </m:sSub>
              </m:den>
            </m:f>
          </m:e>
        </m:d>
      </m:oMath>
      <w:r w:rsidR="00786B96" w:rsidRPr="009B10D1">
        <w:rPr>
          <w:rStyle w:val="RSCB03MathematicsGreeketcChar"/>
          <w:rFonts w:eastAsiaTheme="minorEastAsia"/>
          <w:sz w:val="24"/>
          <w:szCs w:val="24"/>
        </w:rPr>
        <w:t xml:space="preserve">  </w:t>
      </w:r>
      <w:r w:rsidR="00786B96" w:rsidRPr="009B10D1">
        <w:rPr>
          <w:sz w:val="24"/>
          <w:lang w:val="en-GB"/>
        </w:rPr>
        <w:t>(S1</w:t>
      </w:r>
      <w:r w:rsidR="00B661D7" w:rsidRPr="009B10D1">
        <w:rPr>
          <w:rFonts w:eastAsiaTheme="minorEastAsia"/>
          <w:sz w:val="24"/>
          <w:lang w:val="en-GB"/>
        </w:rPr>
        <w:t>8</w:t>
      </w:r>
      <w:r w:rsidR="00786B96" w:rsidRPr="009B10D1">
        <w:rPr>
          <w:sz w:val="24"/>
          <w:lang w:val="en-GB"/>
        </w:rPr>
        <w:t>)</w:t>
      </w:r>
    </w:p>
    <w:p w14:paraId="09119505" w14:textId="37C80331" w:rsidR="00786B96" w:rsidRPr="009B10D1" w:rsidRDefault="00786B96" w:rsidP="00397965">
      <w:pPr>
        <w:pStyle w:val="a3"/>
        <w:spacing w:line="360" w:lineRule="auto"/>
        <w:jc w:val="both"/>
        <w:rPr>
          <w:rFonts w:ascii="Times New Roman" w:hAnsi="Times New Roman" w:cs="Times New Roman"/>
          <w:color w:val="000000" w:themeColor="text1"/>
        </w:rPr>
      </w:pPr>
      <w:r w:rsidRPr="009B10D1">
        <w:rPr>
          <w:rFonts w:ascii="Times New Roman" w:hAnsi="Times New Roman" w:cs="Times New Roman"/>
          <w:color w:val="000000" w:themeColor="text1"/>
        </w:rPr>
        <w:t xml:space="preserve">In Eq. S11,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e</m:t>
            </m:r>
          </m:e>
          <m:sub>
            <m:r>
              <m:rPr>
                <m:sty m:val="bi"/>
              </m:rPr>
              <w:rPr>
                <w:rFonts w:ascii="Cambria Math" w:hAnsi="Cambria Math" w:cs="Times New Roman"/>
                <w:color w:val="000000" w:themeColor="text1"/>
              </w:rPr>
              <m:t>t</m:t>
            </m:r>
          </m:sub>
        </m:sSub>
      </m:oMath>
      <w:ins w:id="1988" w:author="Yibin Jiang" w:date="2026-03-21T12:35:00Z">
        <w:r w:rsidR="00DA1877" w:rsidRPr="009B10D1">
          <w:rPr>
            <w:rFonts w:ascii="Times New Roman" w:hAnsi="Times New Roman" w:cs="Times New Roman"/>
            <w:color w:val="000000" w:themeColor="text1"/>
          </w:rPr>
          <w:t xml:space="preserve"> </w:t>
        </w:r>
      </w:ins>
      <w:del w:id="1989" w:author="Yibin Jiang" w:date="2026-03-21T12:35:00Z">
        <w:r w:rsidRPr="009B10D1" w:rsidDel="00DA1877">
          <w:rPr>
            <w:rFonts w:ascii="Times New Roman" w:hAnsi="Times New Roman" w:cs="Times New Roman"/>
            <w:color w:val="000000" w:themeColor="text1"/>
          </w:rPr>
          <w:delText xml:space="preserve"> </w:delText>
        </w:r>
      </w:del>
      <w:r w:rsidRPr="009B10D1">
        <w:rPr>
          <w:rFonts w:ascii="Times New Roman" w:hAnsi="Times New Roman" w:cs="Times New Roman"/>
          <w:color w:val="000000" w:themeColor="text1"/>
        </w:rPr>
        <w:t xml:space="preserve">denotes the pH error at step </w:t>
      </w:r>
      <m:oMath>
        <m:r>
          <m:rPr>
            <m:sty m:val="bi"/>
          </m:rPr>
          <w:rPr>
            <w:rFonts w:ascii="Cambria Math" w:hAnsi="Cambria Math" w:cs="Times New Roman"/>
            <w:color w:val="000000" w:themeColor="text1"/>
          </w:rPr>
          <m:t>t</m:t>
        </m:r>
      </m:oMath>
      <w:r w:rsidRPr="009B10D1">
        <w:rPr>
          <w:rFonts w:ascii="Times New Roman" w:hAnsi="Times New Roman" w:cs="Times New Roman"/>
          <w:color w:val="000000" w:themeColor="text1"/>
        </w:rPr>
        <w:t>, defined as</w:t>
      </w:r>
    </w:p>
    <w:p w14:paraId="028EA920" w14:textId="6DFA9F30" w:rsidR="00786B96" w:rsidRPr="009B10D1" w:rsidRDefault="00E00915" w:rsidP="00397965">
      <w:pPr>
        <w:pStyle w:val="a3"/>
        <w:spacing w:line="360" w:lineRule="auto"/>
        <w:jc w:val="center"/>
        <w:rPr>
          <w:rFonts w:ascii="Times New Roman" w:hAnsi="Times New Roman" w:cs="Times New Roman"/>
          <w:b/>
          <w:bCs/>
          <w:i/>
          <w:color w:val="000000" w:themeColor="text1"/>
        </w:rPr>
      </w:pP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e</m:t>
            </m:r>
          </m:e>
          <m:sub>
            <m:r>
              <m:rPr>
                <m:sty m:val="bi"/>
              </m:rPr>
              <w:rPr>
                <w:rFonts w:ascii="Cambria Math" w:hAnsi="Cambria Math" w:cs="Times New Roman"/>
                <w:color w:val="000000" w:themeColor="text1"/>
              </w:rPr>
              <m:t>t</m:t>
            </m:r>
          </m:sub>
        </m:sSub>
        <m:r>
          <m:rPr>
            <m:sty m:val="bi"/>
          </m:rPr>
          <w:rPr>
            <w:rFonts w:ascii="Cambria Math" w:hAnsi="Cambria Math" w:cs="Times New Roman"/>
            <w:color w:val="000000" w:themeColor="text1"/>
          </w:rPr>
          <m:t>=</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target</m:t>
            </m:r>
          </m:sub>
        </m:sSub>
        <m:r>
          <m:rPr>
            <m:sty m:val="bi"/>
          </m:rPr>
          <w:rPr>
            <w:rFonts w:ascii="Cambria Math" w:hAnsi="Cambria Math" w:cs="Times New Roman"/>
            <w:color w:val="000000" w:themeColor="text1"/>
          </w:rPr>
          <m:t>-</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pH</m:t>
            </m:r>
          </m:e>
          <m:sub>
            <m:r>
              <m:rPr>
                <m:sty m:val="bi"/>
              </m:rPr>
              <w:rPr>
                <w:rFonts w:ascii="Cambria Math" w:hAnsi="Cambria Math" w:cs="Times New Roman"/>
                <w:color w:val="000000" w:themeColor="text1"/>
              </w:rPr>
              <m:t>t</m:t>
            </m:r>
          </m:sub>
        </m:sSub>
        <m:r>
          <m:rPr>
            <m:sty m:val="bi"/>
          </m:rPr>
          <w:rPr>
            <w:rFonts w:ascii="Cambria Math" w:hAnsi="Cambria Math" w:cs="Times New Roman"/>
            <w:color w:val="000000" w:themeColor="text1"/>
          </w:rPr>
          <m:t>,</m:t>
        </m:r>
      </m:oMath>
      <w:r w:rsidR="00B661D7" w:rsidRPr="009B10D1">
        <w:rPr>
          <w:rFonts w:ascii="Times New Roman" w:hAnsi="Times New Roman" w:cs="Times New Roman"/>
          <w:lang w:val="en-GB"/>
        </w:rPr>
        <w:t xml:space="preserve"> (S19)</w:t>
      </w:r>
    </w:p>
    <w:p w14:paraId="35FAEEF7" w14:textId="3B06F2A3"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9B10D1">
        <w:rPr>
          <w:rFonts w:ascii="Times New Roman" w:hAnsi="Times New Roman" w:cs="Times New Roman"/>
          <w:color w:val="000000" w:themeColor="text1"/>
        </w:rPr>
        <w:t xml:space="preserve">which is dimensionless. The step index </w:t>
      </w:r>
      <m:oMath>
        <m:r>
          <m:rPr>
            <m:sty m:val="bi"/>
          </m:rPr>
          <w:rPr>
            <w:rFonts w:ascii="Cambria Math" w:hAnsi="Cambria Math" w:cs="Times New Roman"/>
            <w:color w:val="000000" w:themeColor="text1"/>
          </w:rPr>
          <m:t>t</m:t>
        </m:r>
      </m:oMath>
      <w:r w:rsidR="00EC3C4C" w:rsidRPr="009B10D1">
        <w:rPr>
          <w:rFonts w:ascii="Times New Roman" w:hAnsi="Times New Roman" w:cs="Times New Roman"/>
          <w:color w:val="000000" w:themeColor="text1"/>
        </w:rPr>
        <w:t xml:space="preserve"> </w:t>
      </w:r>
      <w:r w:rsidRPr="009B10D1">
        <w:rPr>
          <w:rFonts w:ascii="Times New Roman" w:hAnsi="Times New Roman" w:cs="Times New Roman"/>
          <w:color w:val="000000" w:themeColor="text1"/>
        </w:rPr>
        <w:t xml:space="preserve">ranges from 1 to </w:t>
      </w:r>
      <m:oMath>
        <m:sSub>
          <m:sSubPr>
            <m:ctrlPr>
              <w:rPr>
                <w:rStyle w:val="RSCB03MathematicsGreeketcChar"/>
                <w:rFonts w:ascii="Cambria Math" w:hAnsi="Cambria Math" w:cs="Times New Roman"/>
                <w:b/>
                <w:i/>
                <w:sz w:val="24"/>
                <w:szCs w:val="24"/>
                <w:lang w:val="de-DE"/>
              </w:rPr>
            </m:ctrlPr>
          </m:sSubPr>
          <m:e>
            <m:r>
              <m:rPr>
                <m:sty m:val="bi"/>
              </m:rPr>
              <w:rPr>
                <w:rStyle w:val="RSCB03MathematicsGreeketcChar"/>
                <w:rFonts w:ascii="Cambria Math" w:hAnsi="Cambria Math" w:cs="Times New Roman"/>
                <w:sz w:val="24"/>
                <w:szCs w:val="24"/>
                <w:lang w:val="de-DE"/>
              </w:rPr>
              <m:t>t</m:t>
            </m:r>
          </m:e>
          <m:sub>
            <m:r>
              <m:rPr>
                <m:sty m:val="bi"/>
              </m:rPr>
              <w:rPr>
                <w:rStyle w:val="RSCB03MathematicsGreeketcChar"/>
                <w:rFonts w:ascii="Cambria Math" w:hAnsi="Cambria Math" w:cs="Times New Roman"/>
                <w:sz w:val="24"/>
                <w:szCs w:val="24"/>
                <w:lang w:val="de-DE"/>
              </w:rPr>
              <m:t>M</m:t>
            </m:r>
          </m:sub>
        </m:sSub>
      </m:oMath>
      <w:r w:rsidRPr="009B10D1">
        <w:rPr>
          <w:rFonts w:ascii="Times New Roman" w:hAnsi="Times New Roman" w:cs="Times New Roman"/>
          <w:color w:val="000000" w:themeColor="text1"/>
        </w:rPr>
        <w:t xml:space="preserve">, where </w:t>
      </w:r>
      <m:oMath>
        <m:sSub>
          <m:sSubPr>
            <m:ctrlPr>
              <w:rPr>
                <w:rStyle w:val="RSCB03MathematicsGreeketcChar"/>
                <w:rFonts w:ascii="Cambria Math" w:hAnsi="Cambria Math" w:cs="Times New Roman"/>
                <w:b/>
                <w:i/>
                <w:sz w:val="24"/>
                <w:szCs w:val="24"/>
                <w:lang w:val="de-DE"/>
              </w:rPr>
            </m:ctrlPr>
          </m:sSubPr>
          <m:e>
            <m:r>
              <m:rPr>
                <m:sty m:val="bi"/>
              </m:rPr>
              <w:rPr>
                <w:rStyle w:val="RSCB03MathematicsGreeketcChar"/>
                <w:rFonts w:ascii="Cambria Math" w:hAnsi="Cambria Math" w:cs="Times New Roman"/>
                <w:sz w:val="24"/>
                <w:szCs w:val="24"/>
                <w:lang w:val="de-DE"/>
              </w:rPr>
              <m:t>t</m:t>
            </m:r>
          </m:e>
          <m:sub>
            <m:r>
              <m:rPr>
                <m:sty m:val="bi"/>
              </m:rPr>
              <w:rPr>
                <w:rStyle w:val="RSCB03MathematicsGreeketcChar"/>
                <w:rFonts w:ascii="Cambria Math" w:hAnsi="Cambria Math" w:cs="Times New Roman"/>
                <w:sz w:val="24"/>
                <w:szCs w:val="24"/>
                <w:lang w:val="de-DE"/>
              </w:rPr>
              <m:t>M</m:t>
            </m:r>
          </m:sub>
        </m:sSub>
      </m:oMath>
      <w:r w:rsidRPr="009B10D1">
        <w:rPr>
          <w:rFonts w:ascii="Times New Roman" w:hAnsi="Times New Roman" w:cs="Times New Roman"/>
          <w:color w:val="000000" w:themeColor="text1"/>
        </w:rPr>
        <w:t xml:space="preserve"> is the maximum allowed number of </w:t>
      </w:r>
      <w:del w:id="1990" w:author="Yibin Jiang" w:date="2026-03-31T15:24:00Z">
        <w:r w:rsidRPr="009B10D1" w:rsidDel="00DA495B">
          <w:rPr>
            <w:rFonts w:ascii="Times New Roman" w:hAnsi="Times New Roman" w:cs="Times New Roman"/>
            <w:color w:val="000000" w:themeColor="text1"/>
          </w:rPr>
          <w:delText xml:space="preserve">titration </w:delText>
        </w:r>
      </w:del>
      <w:r w:rsidRPr="009B10D1">
        <w:rPr>
          <w:rFonts w:ascii="Times New Roman" w:hAnsi="Times New Roman" w:cs="Times New Roman"/>
          <w:color w:val="000000" w:themeColor="text1"/>
        </w:rPr>
        <w:t xml:space="preserve">steps and is fixed at 50 in this work. Accordingly, </w:t>
      </w:r>
      <m:oMath>
        <m:sSub>
          <m:sSubPr>
            <m:ctrlPr>
              <w:rPr>
                <w:rStyle w:val="RSCB03MathematicsGreeketcChar"/>
                <w:rFonts w:ascii="Cambria Math" w:hAnsi="Cambria Math" w:cs="Times New Roman"/>
                <w:b/>
                <w:i/>
                <w:sz w:val="24"/>
                <w:szCs w:val="24"/>
                <w:lang w:val="de-DE"/>
              </w:rPr>
            </m:ctrlPr>
          </m:sSubPr>
          <m:e>
            <m:r>
              <m:rPr>
                <m:sty m:val="bi"/>
              </m:rPr>
              <w:rPr>
                <w:rStyle w:val="RSCB03MathematicsGreeketcChar"/>
                <w:rFonts w:ascii="Cambria Math" w:hAnsi="Cambria Math" w:cs="Times New Roman"/>
                <w:sz w:val="24"/>
                <w:szCs w:val="24"/>
                <w:lang w:val="de-DE"/>
              </w:rPr>
              <m:t>t</m:t>
            </m:r>
          </m:e>
          <m:sub>
            <m:r>
              <m:rPr>
                <m:sty m:val="bi"/>
              </m:rPr>
              <w:rPr>
                <w:rStyle w:val="RSCB03MathematicsGreeketcChar"/>
                <w:rFonts w:ascii="Cambria Math" w:hAnsi="Cambria Math" w:cs="Times New Roman"/>
                <w:sz w:val="24"/>
                <w:szCs w:val="24"/>
                <w:lang w:val="de-DE"/>
              </w:rPr>
              <m:t>M</m:t>
            </m:r>
          </m:sub>
        </m:sSub>
        <m:r>
          <m:rPr>
            <m:sty m:val="bi"/>
          </m:rPr>
          <w:rPr>
            <w:rStyle w:val="RSCB03MathematicsGreeketcChar"/>
            <w:rFonts w:ascii="Cambria Math" w:hAnsi="Cambria Math" w:cs="Times New Roman"/>
            <w:sz w:val="24"/>
            <w:szCs w:val="24"/>
            <w:rPrChange w:id="1991" w:author="SYLZ" w:date="2026-03-27T15:57:00Z">
              <w:rPr>
                <w:rStyle w:val="RSCB03MathematicsGreeketcChar"/>
                <w:rFonts w:ascii="Cambria Math" w:hAnsi="Cambria Math" w:cs="Times New Roman"/>
                <w:sz w:val="24"/>
                <w:szCs w:val="24"/>
                <w:highlight w:val="yellow"/>
              </w:rPr>
            </w:rPrChange>
          </w:rPr>
          <m:t>-</m:t>
        </m:r>
        <m:r>
          <m:rPr>
            <m:sty m:val="bi"/>
          </m:rPr>
          <w:rPr>
            <w:rStyle w:val="RSCB03MathematicsGreeketcChar"/>
            <w:rFonts w:ascii="Cambria Math" w:hAnsi="Cambria Math" w:cs="Times New Roman"/>
            <w:sz w:val="24"/>
            <w:szCs w:val="24"/>
            <w:lang w:val="de-DE"/>
            <w:rPrChange w:id="1992" w:author="SYLZ" w:date="2026-03-27T15:57:00Z">
              <w:rPr>
                <w:rStyle w:val="RSCB03MathematicsGreeketcChar"/>
                <w:rFonts w:ascii="Cambria Math" w:hAnsi="Cambria Math" w:cs="Times New Roman"/>
                <w:sz w:val="24"/>
                <w:szCs w:val="24"/>
                <w:highlight w:val="yellow"/>
                <w:lang w:val="de-DE"/>
              </w:rPr>
            </w:rPrChange>
          </w:rPr>
          <m:t>t</m:t>
        </m:r>
      </m:oMath>
      <w:r w:rsidR="00725516" w:rsidRPr="009B10D1" w:rsidDel="00725516">
        <w:rPr>
          <w:rFonts w:ascii="Times New Roman" w:hAnsi="Times New Roman" w:cs="Times New Roman"/>
          <w:b/>
          <w:bCs/>
          <w:i/>
          <w:iCs/>
          <w:color w:val="000000" w:themeColor="text1"/>
        </w:rPr>
        <w:t xml:space="preserve"> </w:t>
      </w:r>
      <w:r w:rsidRPr="009B10D1">
        <w:rPr>
          <w:rFonts w:ascii="Times New Roman" w:hAnsi="Times New Roman" w:cs="Times New Roman"/>
          <w:color w:val="000000" w:themeColor="text1"/>
        </w:rPr>
        <w:t xml:space="preserve">denotes the number of remaining </w:t>
      </w:r>
      <w:del w:id="1993" w:author="Yibin Jiang" w:date="2026-03-31T15:24:00Z">
        <w:r w:rsidRPr="009B10D1" w:rsidDel="00736914">
          <w:rPr>
            <w:rFonts w:ascii="Times New Roman" w:hAnsi="Times New Roman" w:cs="Times New Roman"/>
            <w:color w:val="000000" w:themeColor="text1"/>
          </w:rPr>
          <w:delText xml:space="preserve">titration </w:delText>
        </w:r>
      </w:del>
      <w:r w:rsidRPr="009B10D1">
        <w:rPr>
          <w:rFonts w:ascii="Times New Roman" w:hAnsi="Times New Roman" w:cs="Times New Roman"/>
          <w:color w:val="000000" w:themeColor="text1"/>
        </w:rPr>
        <w:t xml:space="preserve">steps after the current step </w:t>
      </w:r>
      <m:oMath>
        <m:r>
          <w:ins w:id="1994" w:author="Yibin Jiang" w:date="2026-03-21T12:35:00Z">
            <m:rPr>
              <m:sty m:val="bi"/>
            </m:rPr>
            <w:rPr>
              <w:rStyle w:val="RSCB03MathematicsGreeketcChar"/>
              <w:rFonts w:ascii="Cambria Math" w:hAnsi="Cambria Math" w:cs="Times New Roman"/>
              <w:sz w:val="24"/>
              <w:szCs w:val="24"/>
              <w:lang w:val="de-DE"/>
              <w:rPrChange w:id="1995" w:author="SYLZ" w:date="2026-03-27T15:57:00Z">
                <w:rPr>
                  <w:rStyle w:val="RSCB03MathematicsGreeketcChar"/>
                  <w:rFonts w:ascii="Cambria Math" w:hAnsi="Cambria Math" w:cs="Times New Roman"/>
                  <w:sz w:val="24"/>
                  <w:szCs w:val="24"/>
                  <w:highlight w:val="yellow"/>
                  <w:lang w:val="de-DE"/>
                </w:rPr>
              </w:rPrChange>
            </w:rPr>
            <m:t>t</m:t>
          </w:ins>
        </m:r>
      </m:oMath>
      <w:del w:id="1996" w:author="Yibin Jiang" w:date="2026-03-21T12:35:00Z">
        <w:r w:rsidRPr="009B10D1" w:rsidDel="00262648">
          <w:rPr>
            <w:rFonts w:ascii="Times New Roman" w:hAnsi="Times New Roman" w:cs="Times New Roman"/>
            <w:b/>
            <w:bCs/>
            <w:i/>
            <w:iCs/>
            <w:color w:val="000000" w:themeColor="text1"/>
          </w:rPr>
          <w:delText>t</w:delText>
        </w:r>
      </w:del>
      <w:r w:rsidRPr="009B10D1">
        <w:rPr>
          <w:rFonts w:ascii="Times New Roman" w:hAnsi="Times New Roman" w:cs="Times New Roman"/>
          <w:color w:val="000000" w:themeColor="text1"/>
        </w:rPr>
        <w:t xml:space="preserve">, and the ratio </w:t>
      </w:r>
      <m:oMath>
        <m:f>
          <m:fPr>
            <m:ctrlPr>
              <w:rPr>
                <w:rStyle w:val="RSCB03MathematicsGreeketcChar"/>
                <w:rFonts w:ascii="Cambria Math" w:hAnsi="Cambria Math" w:cs="Times New Roman"/>
                <w:b/>
                <w:bCs/>
                <w:sz w:val="24"/>
                <w:szCs w:val="24"/>
                <w:lang w:eastAsia="zh-CN"/>
              </w:rPr>
            </m:ctrlPr>
          </m:fPr>
          <m:num>
            <m:sSub>
              <m:sSubPr>
                <m:ctrlPr>
                  <w:rPr>
                    <w:rStyle w:val="RSCB03MathematicsGreeketcChar"/>
                    <w:rFonts w:ascii="Cambria Math" w:hAnsi="Cambria Math" w:cs="Times New Roman"/>
                    <w:b/>
                    <w:i/>
                    <w:sz w:val="24"/>
                    <w:szCs w:val="24"/>
                    <w:lang w:val="de-DE"/>
                  </w:rPr>
                </m:ctrlPr>
              </m:sSubPr>
              <m:e>
                <m:r>
                  <m:rPr>
                    <m:sty m:val="bi"/>
                  </m:rPr>
                  <w:rPr>
                    <w:rStyle w:val="RSCB03MathematicsGreeketcChar"/>
                    <w:rFonts w:ascii="Cambria Math" w:hAnsi="Cambria Math" w:cs="Times New Roman"/>
                    <w:sz w:val="24"/>
                    <w:szCs w:val="24"/>
                    <w:lang w:val="de-DE"/>
                  </w:rPr>
                  <m:t>t</m:t>
                </m:r>
              </m:e>
              <m:sub>
                <m:r>
                  <m:rPr>
                    <m:sty m:val="bi"/>
                  </m:rPr>
                  <w:rPr>
                    <w:rStyle w:val="RSCB03MathematicsGreeketcChar"/>
                    <w:rFonts w:ascii="Cambria Math" w:hAnsi="Cambria Math" w:cs="Times New Roman"/>
                    <w:sz w:val="24"/>
                    <w:szCs w:val="24"/>
                    <w:lang w:val="de-DE"/>
                  </w:rPr>
                  <m:t>M</m:t>
                </m:r>
              </m:sub>
            </m:sSub>
            <m:r>
              <m:rPr>
                <m:sty m:val="bi"/>
              </m:rPr>
              <w:rPr>
                <w:rStyle w:val="RSCB03MathematicsGreeketcChar"/>
                <w:rFonts w:ascii="Cambria Math" w:hAnsi="Cambria Math" w:cs="Times New Roman"/>
                <w:sz w:val="24"/>
                <w:szCs w:val="24"/>
                <w:rPrChange w:id="1997" w:author="SYLZ" w:date="2026-03-27T15:57:00Z">
                  <w:rPr>
                    <w:rStyle w:val="RSCB03MathematicsGreeketcChar"/>
                    <w:rFonts w:ascii="Cambria Math" w:hAnsi="Cambria Math" w:cs="Times New Roman"/>
                    <w:sz w:val="24"/>
                    <w:szCs w:val="24"/>
                    <w:highlight w:val="yellow"/>
                  </w:rPr>
                </w:rPrChange>
              </w:rPr>
              <m:t>-</m:t>
            </m:r>
            <m:r>
              <m:rPr>
                <m:sty m:val="bi"/>
              </m:rPr>
              <w:rPr>
                <w:rStyle w:val="RSCB03MathematicsGreeketcChar"/>
                <w:rFonts w:ascii="Cambria Math" w:hAnsi="Cambria Math" w:cs="Times New Roman"/>
                <w:sz w:val="24"/>
                <w:szCs w:val="24"/>
                <w:lang w:val="de-DE"/>
                <w:rPrChange w:id="1998" w:author="SYLZ" w:date="2026-03-27T15:57:00Z">
                  <w:rPr>
                    <w:rStyle w:val="RSCB03MathematicsGreeketcChar"/>
                    <w:rFonts w:ascii="Cambria Math" w:hAnsi="Cambria Math" w:cs="Times New Roman"/>
                    <w:sz w:val="24"/>
                    <w:szCs w:val="24"/>
                    <w:highlight w:val="yellow"/>
                    <w:lang w:val="de-DE"/>
                  </w:rPr>
                </w:rPrChange>
              </w:rPr>
              <m:t>t</m:t>
            </m:r>
          </m:num>
          <m:den>
            <m:sSub>
              <m:sSubPr>
                <m:ctrlPr>
                  <w:rPr>
                    <w:rStyle w:val="RSCB03MathematicsGreeketcChar"/>
                    <w:rFonts w:ascii="Cambria Math" w:hAnsi="Cambria Math" w:cs="Times New Roman"/>
                    <w:b/>
                    <w:i/>
                    <w:sz w:val="24"/>
                    <w:szCs w:val="24"/>
                    <w:lang w:val="de-DE"/>
                  </w:rPr>
                </m:ctrlPr>
              </m:sSubPr>
              <m:e>
                <m:r>
                  <m:rPr>
                    <m:sty m:val="bi"/>
                  </m:rPr>
                  <w:rPr>
                    <w:rStyle w:val="RSCB03MathematicsGreeketcChar"/>
                    <w:rFonts w:ascii="Cambria Math" w:hAnsi="Cambria Math" w:cs="Times New Roman"/>
                    <w:sz w:val="24"/>
                    <w:szCs w:val="24"/>
                    <w:lang w:val="de-DE"/>
                  </w:rPr>
                  <m:t>t</m:t>
                </m:r>
              </m:e>
              <m:sub>
                <m:r>
                  <m:rPr>
                    <m:sty m:val="bi"/>
                  </m:rPr>
                  <w:rPr>
                    <w:rStyle w:val="RSCB03MathematicsGreeketcChar"/>
                    <w:rFonts w:ascii="Cambria Math" w:hAnsi="Cambria Math" w:cs="Times New Roman"/>
                    <w:sz w:val="24"/>
                    <w:szCs w:val="24"/>
                    <w:lang w:val="de-DE"/>
                  </w:rPr>
                  <m:t>M</m:t>
                </m:r>
              </m:sub>
            </m:sSub>
          </m:den>
        </m:f>
      </m:oMath>
      <w:r w:rsidR="00725516" w:rsidRPr="009B10D1" w:rsidDel="00725516">
        <w:rPr>
          <w:rFonts w:ascii="Times New Roman" w:hAnsi="Times New Roman" w:cs="Times New Roman"/>
          <w:b/>
          <w:bCs/>
          <w:i/>
          <w:iCs/>
          <w:color w:val="000000" w:themeColor="text1"/>
        </w:rPr>
        <w:t xml:space="preserve"> </w:t>
      </w:r>
      <w:r w:rsidRPr="009B10D1">
        <w:rPr>
          <w:rFonts w:ascii="Times New Roman" w:hAnsi="Times New Roman" w:cs="Times New Roman"/>
          <w:color w:val="000000" w:themeColor="text1"/>
        </w:rPr>
        <w:t xml:space="preserve">provides a normalized weighting factor that assigns greater importance to reducing the pH error at earlier stages of the </w:t>
      </w:r>
      <w:ins w:id="1999" w:author="Yibin Jiang" w:date="2026-03-31T15:24:00Z">
        <w:r w:rsidR="00181ED0" w:rsidRPr="00181ED0">
          <w:rPr>
            <w:rFonts w:ascii="Times New Roman" w:hAnsi="Times New Roman" w:cs="Times New Roman"/>
            <w:color w:val="000000" w:themeColor="text1"/>
          </w:rPr>
          <w:t xml:space="preserve">adjustment </w:t>
        </w:r>
      </w:ins>
      <w:del w:id="2000" w:author="Yibin Jiang" w:date="2026-03-31T15:24:00Z">
        <w:r w:rsidRPr="009B10D1" w:rsidDel="00181ED0">
          <w:rPr>
            <w:rFonts w:ascii="Times New Roman" w:hAnsi="Times New Roman" w:cs="Times New Roman"/>
            <w:color w:val="000000" w:themeColor="text1"/>
          </w:rPr>
          <w:delText xml:space="preserve">titration </w:delText>
        </w:r>
      </w:del>
      <w:r w:rsidRPr="009B10D1">
        <w:rPr>
          <w:rFonts w:ascii="Times New Roman" w:hAnsi="Times New Roman" w:cs="Times New Roman"/>
          <w:color w:val="000000" w:themeColor="text1"/>
        </w:rPr>
        <w:t>process.</w:t>
      </w:r>
      <w:r w:rsidRPr="009B10D1">
        <w:rPr>
          <w:rFonts w:ascii="Times New Roman" w:hAnsi="Times New Roman" w:cs="Times New Roman"/>
        </w:rPr>
        <w:t xml:space="preserve"> </w:t>
      </w:r>
      <w:r w:rsidRPr="009B10D1">
        <w:rPr>
          <w:rFonts w:ascii="Times New Roman" w:hAnsi="Times New Roman" w:cs="Times New Roman"/>
          <w:color w:val="000000" w:themeColor="text1"/>
        </w:rPr>
        <w:t xml:space="preserve">The scaling factor </w:t>
      </w:r>
      <m:oMath>
        <m:r>
          <m:rPr>
            <m:sty m:val="bi"/>
          </m:rPr>
          <w:rPr>
            <w:rFonts w:ascii="Cambria Math" w:hAnsi="Cambria Math" w:cs="Times New Roman"/>
            <w:color w:val="000000" w:themeColor="text1"/>
          </w:rPr>
          <m:t>λ</m:t>
        </m:r>
      </m:oMath>
      <w:r w:rsidRPr="009B10D1">
        <w:rPr>
          <w:rFonts w:ascii="Times New Roman" w:hAnsi="Times New Roman" w:cs="Times New Roman"/>
          <w:color w:val="000000" w:themeColor="text1"/>
        </w:rPr>
        <w:t xml:space="preserve"> is set to </w:t>
      </w:r>
      <m:oMath>
        <m:r>
          <m:rPr>
            <m:sty m:val="p"/>
          </m:rPr>
          <w:rPr>
            <w:rFonts w:ascii="Cambria Math" w:hAnsi="Cambria Math" w:cs="Times New Roman"/>
            <w:color w:val="000000" w:themeColor="text1"/>
          </w:rPr>
          <m:t>-</m:t>
        </m:r>
        <m:r>
          <w:rPr>
            <w:rFonts w:ascii="Cambria Math" w:hAnsi="Cambria Math" w:cs="Times New Roman"/>
            <w:color w:val="000000" w:themeColor="text1"/>
          </w:rPr>
          <m:t>0.03</m:t>
        </m:r>
      </m:oMath>
      <w:r w:rsidRPr="009B10D1">
        <w:rPr>
          <w:rFonts w:ascii="Times New Roman" w:hAnsi="Times New Roman" w:cs="Times New Roman"/>
          <w:color w:val="000000" w:themeColor="text1"/>
        </w:rPr>
        <w:t>. This term provides dense feedback throughout the episode and rewards gradual movement toward the target pH rather than only final suc</w:t>
      </w:r>
      <w:r w:rsidRPr="00ED2D36">
        <w:rPr>
          <w:rFonts w:ascii="Times New Roman" w:hAnsi="Times New Roman" w:cs="Times New Roman"/>
          <w:color w:val="000000" w:themeColor="text1"/>
        </w:rPr>
        <w:t>cess.</w:t>
      </w:r>
    </w:p>
    <w:p w14:paraId="76AE585D"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001" w:name="_Toc225862938"/>
      <w:bookmarkStart w:id="2002" w:name="step-penalty"/>
      <w:bookmarkEnd w:id="1978"/>
      <w:r w:rsidRPr="00ED2D36">
        <w:rPr>
          <w:rFonts w:ascii="Times New Roman" w:hAnsi="Times New Roman" w:cs="Times New Roman"/>
          <w:color w:val="000000" w:themeColor="text1"/>
          <w:sz w:val="24"/>
          <w:szCs w:val="24"/>
        </w:rPr>
        <w:lastRenderedPageBreak/>
        <w:t>2. Step penalty</w:t>
      </w:r>
      <w:bookmarkEnd w:id="2001"/>
    </w:p>
    <w:p w14:paraId="1980E871" w14:textId="20615653"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 fixed penalty</w:t>
      </w:r>
      <m:oMath>
        <m:r>
          <m:rPr>
            <m:sty m:val="bi"/>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step</m:t>
            </m:r>
          </m:sup>
        </m:sSubSup>
        <m:r>
          <m:rPr>
            <m:sty m:val="bi"/>
          </m:rPr>
          <w:rPr>
            <w:rFonts w:ascii="Cambria Math" w:hAnsi="Cambria Math" w:cs="Times New Roman"/>
            <w:color w:val="000000" w:themeColor="text1"/>
          </w:rPr>
          <m:t>)</m:t>
        </m:r>
      </m:oMath>
      <w:r w:rsidRPr="00ED2D36">
        <w:rPr>
          <w:rFonts w:ascii="Times New Roman" w:hAnsi="Times New Roman" w:cs="Times New Roman"/>
          <w:color w:val="000000" w:themeColor="text1"/>
        </w:rPr>
        <w:t xml:space="preserve"> is applied at every step to discourage unnecessarily long </w:t>
      </w:r>
      <w:ins w:id="2003" w:author="Yibin Jiang" w:date="2026-03-31T15:24:00Z">
        <w:r w:rsidR="004F4913" w:rsidRPr="004F4913">
          <w:rPr>
            <w:rFonts w:ascii="Times New Roman" w:hAnsi="Times New Roman" w:cs="Times New Roman"/>
            <w:color w:val="000000" w:themeColor="text1"/>
          </w:rPr>
          <w:t xml:space="preserve">pH-adjustment </w:t>
        </w:r>
      </w:ins>
      <w:del w:id="2004" w:author="Yibin Jiang" w:date="2026-03-31T15:24:00Z">
        <w:r w:rsidRPr="00ED2D36" w:rsidDel="004F4913">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sequences. This term encourages the controller to complete the task efficiently and reduces dithering near the target</w:t>
      </w:r>
      <w:r w:rsidR="00531D76" w:rsidRPr="00ED2D36">
        <w:rPr>
          <w:rFonts w:ascii="Times New Roman" w:hAnsi="Times New Roman" w:cs="Times New Roman"/>
          <w:color w:val="000000" w:themeColor="text1"/>
        </w:rPr>
        <w:t>. A</w:t>
      </w:r>
      <w:r w:rsidR="0095599E" w:rsidRPr="00ED2D36">
        <w:rPr>
          <w:rFonts w:ascii="Times New Roman" w:hAnsi="Times New Roman" w:cs="Times New Roman"/>
          <w:color w:val="000000" w:themeColor="text1"/>
        </w:rPr>
        <w:t>fter</w:t>
      </w:r>
      <w:r w:rsidR="005B503C" w:rsidRPr="00ED2D36">
        <w:rPr>
          <w:rFonts w:ascii="Times New Roman" w:hAnsi="Times New Roman" w:cs="Times New Roman"/>
          <w:color w:val="000000" w:themeColor="text1"/>
        </w:rPr>
        <w:t xml:space="preserve"> optimizing hyperparameters via grid search, it was found that setting this parameter to 0 yields the best results</w:t>
      </w:r>
      <w:r w:rsidRPr="00ED2D36">
        <w:rPr>
          <w:rFonts w:ascii="Times New Roman" w:hAnsi="Times New Roman" w:cs="Times New Roman"/>
          <w:color w:val="000000" w:themeColor="text1"/>
        </w:rPr>
        <w:t>.</w:t>
      </w:r>
    </w:p>
    <w:p w14:paraId="0161E5E3"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005" w:name="_Toc225862939"/>
      <w:bookmarkStart w:id="2006" w:name="overshoot-penalty"/>
      <w:bookmarkEnd w:id="2002"/>
      <w:r w:rsidRPr="00ED2D36">
        <w:rPr>
          <w:rFonts w:ascii="Times New Roman" w:hAnsi="Times New Roman" w:cs="Times New Roman"/>
          <w:color w:val="000000" w:themeColor="text1"/>
          <w:sz w:val="24"/>
          <w:szCs w:val="24"/>
        </w:rPr>
        <w:t>3. Overshoot penalty</w:t>
      </w:r>
      <w:bookmarkEnd w:id="2005"/>
    </w:p>
    <w:p w14:paraId="23BCD6BC" w14:textId="2B7A176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An overshoot penalty</w:t>
      </w:r>
      <m:oMath>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overshoot</m:t>
            </m:r>
          </m:sup>
        </m:sSubSup>
        <m:r>
          <m:rPr>
            <m:sty m:val="b"/>
          </m:rPr>
          <w:rPr>
            <w:rFonts w:ascii="Cambria Math" w:hAnsi="Cambria Math" w:cs="Times New Roman"/>
            <w:color w:val="000000" w:themeColor="text1"/>
          </w:rPr>
          <m:t>)</m:t>
        </m:r>
      </m:oMath>
      <w:r w:rsidRPr="00ED2D36">
        <w:rPr>
          <w:rFonts w:ascii="Times New Roman" w:hAnsi="Times New Roman" w:cs="Times New Roman"/>
          <w:color w:val="000000" w:themeColor="text1"/>
        </w:rPr>
        <w:t xml:space="preserve"> is applied whenever the pH deviation exceeds the tolerance threshold of 0.1 pH units. The corresponding functional form is given in Eq. S</w:t>
      </w:r>
      <w:r w:rsidR="00BE7BDB" w:rsidRPr="00ED2D36">
        <w:rPr>
          <w:rFonts w:ascii="Times New Roman" w:hAnsi="Times New Roman" w:cs="Times New Roman"/>
          <w:color w:val="000000" w:themeColor="text1"/>
        </w:rPr>
        <w:t>20</w:t>
      </w:r>
      <w:r w:rsidRPr="00ED2D36">
        <w:rPr>
          <w:rFonts w:ascii="Times New Roman" w:hAnsi="Times New Roman" w:cs="Times New Roman"/>
          <w:color w:val="000000" w:themeColor="text1"/>
        </w:rPr>
        <w:t>:</w:t>
      </w:r>
    </w:p>
    <w:p w14:paraId="59CEB726" w14:textId="4EE82897" w:rsidR="00841588" w:rsidRPr="00ED2D36" w:rsidRDefault="00E00915" w:rsidP="00397965">
      <w:pPr>
        <w:tabs>
          <w:tab w:val="center" w:pos="4200"/>
          <w:tab w:val="right" w:pos="8295"/>
        </w:tabs>
        <w:spacing w:line="360" w:lineRule="auto"/>
        <w:jc w:val="center"/>
        <w:rPr>
          <w:rFonts w:eastAsiaTheme="minorEastAsia"/>
          <w:b/>
          <w:bCs/>
          <w:i/>
          <w:sz w:val="24"/>
          <w:lang w:val="en-GB"/>
        </w:rPr>
      </w:pPr>
      <m:oMath>
        <m:sSubSup>
          <m:sSubSupPr>
            <m:ctrlPr>
              <w:rPr>
                <w:rFonts w:ascii="Cambria Math" w:hAnsi="Cambria Math"/>
                <w:b/>
                <w:bCs/>
                <w:i/>
                <w:color w:val="000000" w:themeColor="text1"/>
                <w:sz w:val="24"/>
              </w:rPr>
            </m:ctrlPr>
          </m:sSubSupPr>
          <m:e>
            <m:r>
              <m:rPr>
                <m:sty m:val="bi"/>
              </m:rPr>
              <w:rPr>
                <w:rFonts w:ascii="Cambria Math" w:hAnsi="Cambria Math"/>
                <w:color w:val="000000" w:themeColor="text1"/>
                <w:sz w:val="24"/>
              </w:rPr>
              <m:t>r</m:t>
            </m:r>
          </m:e>
          <m:sub>
            <m:r>
              <m:rPr>
                <m:sty m:val="bi"/>
              </m:rPr>
              <w:rPr>
                <w:rFonts w:ascii="Cambria Math" w:hAnsi="Cambria Math"/>
                <w:color w:val="000000" w:themeColor="text1"/>
                <w:sz w:val="24"/>
              </w:rPr>
              <m:t>t</m:t>
            </m:r>
          </m:sub>
          <m:sup>
            <m:r>
              <m:rPr>
                <m:sty m:val="bi"/>
              </m:rPr>
              <w:rPr>
                <w:rFonts w:ascii="Cambria Math" w:hAnsi="Cambria Math"/>
                <w:color w:val="000000" w:themeColor="text1"/>
                <w:sz w:val="24"/>
              </w:rPr>
              <m:t>overshoot</m:t>
            </m:r>
          </m:sup>
        </m:sSubSup>
        <m:r>
          <m:rPr>
            <m:sty m:val="bi"/>
          </m:rPr>
          <w:rPr>
            <w:rStyle w:val="RSCB03MathematicsGreeketcChar"/>
            <w:rFonts w:ascii="Cambria Math" w:eastAsiaTheme="minorEastAsia" w:hAnsi="Cambria Math"/>
            <w:sz w:val="24"/>
            <w:szCs w:val="24"/>
          </w:rPr>
          <m:t>=</m:t>
        </m:r>
        <m:d>
          <m:dPr>
            <m:begChr m:val="{"/>
            <m:endChr m:val=""/>
            <m:ctrlPr>
              <w:rPr>
                <w:rFonts w:ascii="Cambria Math" w:eastAsiaTheme="minorEastAsia" w:hAnsi="Cambria Math"/>
                <w:b/>
                <w:bCs/>
                <w:i/>
                <w:sz w:val="24"/>
                <w:lang w:val="en-GB"/>
              </w:rPr>
            </m:ctrlPr>
          </m:dPr>
          <m:e>
            <m:eqArr>
              <m:eqArrPr>
                <m:ctrlPr>
                  <w:rPr>
                    <w:rFonts w:ascii="Cambria Math" w:eastAsiaTheme="minorEastAsia" w:hAnsi="Cambria Math"/>
                    <w:b/>
                    <w:bCs/>
                    <w:i/>
                    <w:sz w:val="24"/>
                    <w:lang w:val="en-GB"/>
                  </w:rPr>
                </m:ctrlPr>
              </m:eqArrPr>
              <m:e>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lang w:val="de-DE"/>
                  </w:rPr>
                  <m:t>w</m:t>
                </m:r>
                <m:r>
                  <w:ins w:id="2007" w:author="SYLZ" w:date="2026-03-27T14:28:00Z">
                    <m:rPr>
                      <m:sty m:val="bi"/>
                    </m:rPr>
                    <w:rPr>
                      <w:rStyle w:val="RSCB03MathematicsGreeketcChar"/>
                      <w:rFonts w:ascii="Cambria Math" w:eastAsiaTheme="minorEastAsia" w:hAnsi="Cambria Math"/>
                      <w:sz w:val="24"/>
                      <w:szCs w:val="24"/>
                      <w:rPrChange w:id="2008" w:author="Yibin Jiang" w:date="2026-03-31T15:00:00Z">
                        <w:rPr>
                          <w:rStyle w:val="RSCB03MathematicsGreeketcChar"/>
                          <w:rFonts w:ascii="Cambria Math" w:eastAsiaTheme="minorEastAsia" w:hAnsi="Cambria Math"/>
                          <w:sz w:val="24"/>
                          <w:szCs w:val="24"/>
                          <w:lang w:val="de-DE"/>
                        </w:rPr>
                      </w:rPrChange>
                    </w:rPr>
                    <m:t>*</m:t>
                  </w:ins>
                </m:r>
                <m:r>
                  <w:ins w:id="2009" w:author="SYLZ" w:date="2026-03-27T14:31:00Z">
                    <m:rPr>
                      <m:sty m:val="bi"/>
                    </m:rPr>
                    <w:rPr>
                      <w:rStyle w:val="RSCB03MathematicsGreeketcChar"/>
                      <w:rFonts w:ascii="Cambria Math" w:eastAsiaTheme="minorEastAsia" w:hAnsi="Cambria Math" w:hint="eastAsia"/>
                      <w:sz w:val="24"/>
                      <w:szCs w:val="24"/>
                      <w:lang w:eastAsia="zh-CN"/>
                    </w:rPr>
                    <m:t>σ</m:t>
                  </w:ins>
                </m:r>
                <m:r>
                  <w:del w:id="2010" w:author="SYLZ" w:date="2026-03-27T14:28:00Z">
                    <m:rPr>
                      <m:sty m:val="bi"/>
                    </m:rPr>
                    <w:rPr>
                      <w:rStyle w:val="RSCB03MathematicsGreeketcChar"/>
                      <w:rFonts w:ascii="Cambria Math" w:eastAsiaTheme="minorEastAsia" w:hAnsi="Cambria Math"/>
                      <w:sz w:val="24"/>
                      <w:szCs w:val="24"/>
                    </w:rPr>
                    <m:t>σ</m:t>
                  </w:del>
                </m:r>
                <m:d>
                  <m:dPr>
                    <m:ctrlPr>
                      <w:rPr>
                        <w:rStyle w:val="RSCB03MathematicsGreeketcChar"/>
                        <w:rFonts w:ascii="Cambria Math" w:eastAsiaTheme="minorEastAsia" w:hAnsi="Cambria Math"/>
                        <w:b/>
                        <w:bCs/>
                        <w:i/>
                        <w:sz w:val="24"/>
                        <w:szCs w:val="24"/>
                      </w:rPr>
                    </m:ctrlPr>
                  </m:dPr>
                  <m:e>
                    <m:d>
                      <m:dPr>
                        <m:begChr m:val="|"/>
                        <m:endChr m:val="|"/>
                        <m:ctrlPr>
                          <w:rPr>
                            <w:rStyle w:val="RSCB03MathematicsGreeketcChar"/>
                            <w:rFonts w:ascii="Cambria Math" w:eastAsiaTheme="minorEastAsia" w:hAnsi="Cambria Math"/>
                            <w:b/>
                            <w:bCs/>
                            <w:i/>
                            <w:sz w:val="24"/>
                            <w:szCs w:val="24"/>
                          </w:rPr>
                        </m:ctrlPr>
                      </m:dPr>
                      <m:e>
                        <m:sSub>
                          <m:sSubPr>
                            <m:ctrlPr>
                              <w:rPr>
                                <w:rStyle w:val="RSCB03MathematicsGreeketcChar"/>
                                <w:rFonts w:ascii="Cambria Math" w:eastAsiaTheme="minorEastAsia" w:hAnsi="Cambria Math"/>
                                <w:b/>
                                <w:bCs/>
                                <w:i/>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sub>
                        </m:sSub>
                      </m:e>
                    </m:d>
                    <m:r>
                      <m:rPr>
                        <m:sty m:val="bi"/>
                      </m:rPr>
                      <w:rPr>
                        <w:rStyle w:val="RSCB03MathematicsGreeketcChar"/>
                        <w:rFonts w:ascii="Cambria Math" w:eastAsiaTheme="minorEastAsia" w:hAnsi="Cambria Math"/>
                        <w:sz w:val="24"/>
                        <w:szCs w:val="24"/>
                      </w:rPr>
                      <m:t>-δ</m:t>
                    </m:r>
                  </m:e>
                </m:d>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lang w:val="de-DE"/>
                  </w:rPr>
                  <m:t>if</m:t>
                </m:r>
                <m:r>
                  <m:rPr>
                    <m:sty m:val="bi"/>
                  </m:rPr>
                  <w:rPr>
                    <w:rStyle w:val="RSCB03MathematicsGreeketcChar"/>
                    <w:rFonts w:ascii="Cambria Math" w:eastAsiaTheme="minorEastAsia" w:hAnsi="Cambria Math"/>
                    <w:sz w:val="24"/>
                    <w:szCs w:val="24"/>
                  </w:rPr>
                  <m:t xml:space="preserve"> </m:t>
                </m:r>
                <m:d>
                  <m:dPr>
                    <m:ctrlPr>
                      <w:rPr>
                        <w:rStyle w:val="RSCB03MathematicsGreeketcChar"/>
                        <w:rFonts w:ascii="Cambria Math" w:eastAsiaTheme="minorEastAsia" w:hAnsi="Cambria Math"/>
                        <w:b/>
                        <w:bCs/>
                        <w:i/>
                        <w:sz w:val="24"/>
                        <w:szCs w:val="24"/>
                      </w:rPr>
                    </m:ctrlPr>
                  </m:dPr>
                  <m:e>
                    <m:sSub>
                      <m:sSubPr>
                        <m:ctrlPr>
                          <w:rPr>
                            <w:rStyle w:val="RSCB03MathematicsGreeketcChar"/>
                            <w:rFonts w:ascii="Cambria Math" w:eastAsiaTheme="minorEastAsia" w:hAnsi="Cambria Math"/>
                            <w:b/>
                            <w:bCs/>
                            <w:i/>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r>
                          <m:rPr>
                            <m:sty m:val="bi"/>
                          </m:rPr>
                          <w:rPr>
                            <w:rStyle w:val="RSCB03MathematicsGreeketcChar"/>
                            <w:rFonts w:ascii="Cambria Math" w:eastAsiaTheme="minorEastAsia" w:hAnsi="Cambria Math"/>
                            <w:sz w:val="24"/>
                            <w:szCs w:val="24"/>
                          </w:rPr>
                          <m:t>-</m:t>
                        </m:r>
                        <m:r>
                          <m:rPr>
                            <m:sty m:val="bi"/>
                          </m:rPr>
                          <w:rPr>
                            <w:rStyle w:val="RSCB03MathematicsGreeketcChar"/>
                            <w:rFonts w:ascii="Cambria Math" w:eastAsiaTheme="minorEastAsia" w:hAnsi="Cambria Math"/>
                            <w:sz w:val="24"/>
                            <w:szCs w:val="24"/>
                            <w:lang w:val="de-DE"/>
                          </w:rPr>
                          <m:t>1</m:t>
                        </m:r>
                      </m:sub>
                    </m:sSub>
                    <m:r>
                      <w:del w:id="2011" w:author="Yibin Jiang" w:date="2026-03-21T12:35:00Z">
                        <w:rPr>
                          <w:rStyle w:val="RSCB03MathematicsGreeketcChar"/>
                          <w:rFonts w:ascii="Cambria Math" w:eastAsiaTheme="minorEastAsia" w:hAnsi="Cambria Math"/>
                          <w:sz w:val="24"/>
                          <w:szCs w:val="24"/>
                        </w:rPr>
                        <m:t>•</m:t>
                      </w:del>
                    </m:r>
                    <m:r>
                      <w:ins w:id="2012" w:author="Yibin Jiang" w:date="2026-03-21T12:35:00Z">
                        <w:rPr>
                          <w:rStyle w:val="RSCB03MathematicsGreeketcChar"/>
                          <w:rFonts w:ascii="Cambria Math" w:eastAsiaTheme="minorEastAsia" w:hAnsi="Cambria Math"/>
                          <w:sz w:val="24"/>
                          <w:szCs w:val="24"/>
                        </w:rPr>
                        <m:t>*</m:t>
                      </w:ins>
                    </m:r>
                    <m:sSub>
                      <m:sSubPr>
                        <m:ctrlPr>
                          <w:rPr>
                            <w:rStyle w:val="RSCB03MathematicsGreeketcChar"/>
                            <w:rFonts w:ascii="Cambria Math" w:eastAsiaTheme="minorEastAsia" w:hAnsi="Cambria Math"/>
                            <w:b/>
                            <w:bCs/>
                            <w:i/>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sub>
                    </m:sSub>
                    <m:r>
                      <m:rPr>
                        <m:sty m:val="bi"/>
                      </m:rPr>
                      <w:rPr>
                        <w:rStyle w:val="RSCB03MathematicsGreeketcChar"/>
                        <w:rFonts w:ascii="Cambria Math" w:eastAsiaTheme="minorEastAsia" w:hAnsi="Cambria Math"/>
                        <w:sz w:val="24"/>
                        <w:szCs w:val="24"/>
                      </w:rPr>
                      <m:t>&lt;</m:t>
                    </m:r>
                    <m:r>
                      <m:rPr>
                        <m:sty m:val="bi"/>
                      </m:rPr>
                      <w:rPr>
                        <w:rStyle w:val="RSCB03MathematicsGreeketcChar"/>
                        <w:rFonts w:ascii="Cambria Math" w:eastAsiaTheme="minorEastAsia" w:hAnsi="Cambria Math"/>
                        <w:sz w:val="24"/>
                        <w:szCs w:val="24"/>
                        <w:lang w:val="de-DE"/>
                      </w:rPr>
                      <m:t>0</m:t>
                    </m:r>
                  </m:e>
                </m:d>
                <m:r>
                  <m:rPr>
                    <m:sty m:val="bi"/>
                  </m:rPr>
                  <w:rPr>
                    <w:rStyle w:val="RSCB03MathematicsGreeketcChar"/>
                    <w:rFonts w:ascii="Cambria Math" w:eastAsiaTheme="minorEastAsia" w:hAnsi="Cambria Math"/>
                    <w:sz w:val="24"/>
                    <w:szCs w:val="24"/>
                  </w:rPr>
                  <m:t xml:space="preserve"> and </m:t>
                </m:r>
                <m:d>
                  <m:dPr>
                    <m:begChr m:val="|"/>
                    <m:endChr m:val="|"/>
                    <m:ctrlPr>
                      <w:rPr>
                        <w:rStyle w:val="RSCB03MathematicsGreeketcChar"/>
                        <w:rFonts w:ascii="Cambria Math" w:eastAsiaTheme="minorEastAsia" w:hAnsi="Cambria Math"/>
                        <w:b/>
                        <w:bCs/>
                        <w:i/>
                        <w:sz w:val="24"/>
                        <w:szCs w:val="24"/>
                      </w:rPr>
                    </m:ctrlPr>
                  </m:dPr>
                  <m:e>
                    <m:sSub>
                      <m:sSubPr>
                        <m:ctrlPr>
                          <w:rPr>
                            <w:rStyle w:val="RSCB03MathematicsGreeketcChar"/>
                            <w:rFonts w:ascii="Cambria Math" w:eastAsiaTheme="minorEastAsia" w:hAnsi="Cambria Math"/>
                            <w:b/>
                            <w:bCs/>
                            <w:i/>
                            <w:sz w:val="24"/>
                            <w:szCs w:val="24"/>
                            <w:lang w:eastAsia="zh-CN"/>
                          </w:rPr>
                        </m:ctrlPr>
                      </m:sSubPr>
                      <m:e>
                        <m:r>
                          <m:rPr>
                            <m:sty m:val="bi"/>
                          </m:rPr>
                          <w:rPr>
                            <w:rStyle w:val="RSCB03MathematicsGreeketcChar"/>
                            <w:rFonts w:ascii="Cambria Math" w:eastAsiaTheme="minorEastAsia" w:hAnsi="Cambria Math"/>
                            <w:sz w:val="24"/>
                            <w:szCs w:val="24"/>
                            <w:lang w:val="de-DE"/>
                          </w:rPr>
                          <m:t>e</m:t>
                        </m:r>
                      </m:e>
                      <m:sub>
                        <m:r>
                          <m:rPr>
                            <m:sty m:val="bi"/>
                          </m:rPr>
                          <w:rPr>
                            <w:rStyle w:val="RSCB03MathematicsGreeketcChar"/>
                            <w:rFonts w:ascii="Cambria Math" w:eastAsiaTheme="minorEastAsia" w:hAnsi="Cambria Math"/>
                            <w:sz w:val="24"/>
                            <w:szCs w:val="24"/>
                            <w:lang w:val="de-DE"/>
                          </w:rPr>
                          <m:t>t</m:t>
                        </m:r>
                      </m:sub>
                    </m:sSub>
                  </m:e>
                </m:d>
                <m:r>
                  <w:del w:id="2013" w:author="SYLZ" w:date="2026-03-27T14:24:00Z">
                    <m:rPr>
                      <m:sty m:val="bi"/>
                    </m:rPr>
                    <w:rPr>
                      <w:rStyle w:val="RSCB03MathematicsGreeketcChar"/>
                      <w:rFonts w:ascii="Cambria Math" w:eastAsiaTheme="minorEastAsia" w:hAnsi="Cambria Math"/>
                      <w:sz w:val="24"/>
                      <w:szCs w:val="24"/>
                    </w:rPr>
                    <m:t>&lt;</m:t>
                  </w:del>
                </m:r>
                <m:r>
                  <w:ins w:id="2014" w:author="SYLZ" w:date="2026-03-27T14:24:00Z">
                    <m:rPr>
                      <m:sty m:val="bi"/>
                    </m:rPr>
                    <w:rPr>
                      <w:rStyle w:val="RSCB03MathematicsGreeketcChar"/>
                      <w:rFonts w:ascii="Cambria Math" w:eastAsiaTheme="minorEastAsia" w:hAnsi="Cambria Math"/>
                      <w:sz w:val="24"/>
                      <w:szCs w:val="24"/>
                    </w:rPr>
                    <m:t>&gt;</m:t>
                  </w:ins>
                </m:r>
                <m:r>
                  <m:rPr>
                    <m:sty m:val="bi"/>
                  </m:rPr>
                  <w:rPr>
                    <w:rStyle w:val="RSCB03MathematicsGreeketcChar"/>
                    <w:rFonts w:ascii="Cambria Math" w:eastAsiaTheme="minorEastAsia" w:hAnsi="Cambria Math"/>
                    <w:sz w:val="24"/>
                    <w:szCs w:val="24"/>
                  </w:rPr>
                  <m:t xml:space="preserve">0.1 </m:t>
                </m:r>
              </m:e>
              <m:e>
                <m:r>
                  <m:rPr>
                    <m:sty m:val="bi"/>
                  </m:rPr>
                  <w:rPr>
                    <w:rFonts w:ascii="Cambria Math" w:eastAsiaTheme="minorEastAsia" w:hAnsi="Cambria Math"/>
                    <w:sz w:val="24"/>
                    <w:lang w:val="en-GB"/>
                  </w:rPr>
                  <m:t>0,   otherwise</m:t>
                </m:r>
              </m:e>
            </m:eqArr>
          </m:e>
        </m:d>
        <m:r>
          <w:ins w:id="2015" w:author="Yibin Jiang" w:date="2026-03-27T13:33:00Z">
            <m:rPr>
              <m:sty m:val="p"/>
            </m:rPr>
            <w:rPr>
              <w:rFonts w:ascii="Cambria Math" w:hAnsi="Cambria Math"/>
              <w:sz w:val="24"/>
              <w:lang w:val="en-GB"/>
            </w:rPr>
            <m:t xml:space="preserve"> </m:t>
          </w:ins>
        </m:r>
        <m:r>
          <w:ins w:id="2016" w:author="Yibin Jiang" w:date="2026-03-27T13:33:00Z">
            <w:rPr>
              <w:rFonts w:ascii="Cambria Math" w:eastAsiaTheme="minorEastAsia" w:hAnsi="Cambria Math"/>
              <w:sz w:val="24"/>
              <w:lang w:val="en-GB"/>
            </w:rPr>
            <m:t xml:space="preserve">  </m:t>
          </w:ins>
        </m:r>
        <m:r>
          <w:del w:id="2017" w:author="Yibin Jiang" w:date="2026-03-27T13:33:00Z">
            <m:rPr>
              <m:sty m:val="p"/>
            </m:rPr>
            <w:rPr>
              <w:rFonts w:ascii="Cambria Math" w:hAnsi="Cambria Math"/>
              <w:sz w:val="24"/>
              <w:lang w:val="en-GB"/>
            </w:rPr>
            <m:t>(S2</m:t>
          </w:del>
        </m:r>
        <m:r>
          <w:del w:id="2018" w:author="Yibin Jiang" w:date="2026-03-27T13:33:00Z">
            <w:rPr>
              <w:rFonts w:ascii="Cambria Math" w:eastAsiaTheme="minorEastAsia" w:hAnsi="Cambria Math"/>
              <w:sz w:val="24"/>
              <w:lang w:val="en-GB"/>
            </w:rPr>
            <m:t>0</m:t>
          </w:del>
        </m:r>
        <m:r>
          <w:del w:id="2019" w:author="Yibin Jiang" w:date="2026-03-27T13:33:00Z">
            <m:rPr>
              <m:sty m:val="p"/>
            </m:rPr>
            <w:rPr>
              <w:rFonts w:ascii="Cambria Math" w:hAnsi="Cambria Math"/>
              <w:sz w:val="24"/>
              <w:lang w:val="en-GB"/>
            </w:rPr>
            <m:t>)</m:t>
          </w:del>
        </m:r>
      </m:oMath>
      <w:ins w:id="2020" w:author="Yibin Jiang" w:date="2026-03-27T13:33:00Z">
        <w:r w:rsidR="00ED2D36" w:rsidRPr="00ED2D36">
          <w:rPr>
            <w:sz w:val="24"/>
            <w:lang w:val="en-GB"/>
            <w:rPrChange w:id="2021" w:author="Yibin Jiang" w:date="2026-03-27T13:33:00Z">
              <w:rPr>
                <w:lang w:val="en-GB"/>
              </w:rPr>
            </w:rPrChange>
          </w:rPr>
          <w:t>(S</w:t>
        </w:r>
        <w:r w:rsidR="00ED2D36" w:rsidRPr="00ED2D36">
          <w:rPr>
            <w:rFonts w:eastAsiaTheme="minorEastAsia"/>
            <w:sz w:val="24"/>
            <w:lang w:val="en-GB"/>
            <w:rPrChange w:id="2022" w:author="Yibin Jiang" w:date="2026-03-27T13:33:00Z">
              <w:rPr>
                <w:rFonts w:eastAsiaTheme="minorEastAsia"/>
                <w:lang w:val="en-GB"/>
              </w:rPr>
            </w:rPrChange>
          </w:rPr>
          <w:t>20</w:t>
        </w:r>
        <w:r w:rsidR="00ED2D36" w:rsidRPr="00ED2D36">
          <w:rPr>
            <w:sz w:val="24"/>
            <w:lang w:val="en-GB"/>
            <w:rPrChange w:id="2023" w:author="Yibin Jiang" w:date="2026-03-27T13:33:00Z">
              <w:rPr>
                <w:lang w:val="en-GB"/>
              </w:rPr>
            </w:rPrChange>
          </w:rPr>
          <w:t>)</w:t>
        </w:r>
      </w:ins>
    </w:p>
    <w:p w14:paraId="3119E72B" w14:textId="01DC71CB" w:rsidR="00786B96" w:rsidRPr="00ED2D36" w:rsidRDefault="00786B96" w:rsidP="00397965">
      <w:pPr>
        <w:pStyle w:val="a3"/>
        <w:spacing w:line="360" w:lineRule="auto"/>
        <w:jc w:val="both"/>
        <w:rPr>
          <w:rFonts w:ascii="Times New Roman" w:hAnsi="Times New Roman" w:cs="Times New Roman"/>
          <w:color w:val="000000" w:themeColor="text1"/>
        </w:rPr>
      </w:pPr>
      <w:commentRangeStart w:id="2024"/>
      <w:r w:rsidRPr="00ED2D36">
        <w:rPr>
          <w:rFonts w:ascii="Times New Roman" w:hAnsi="Times New Roman" w:cs="Times New Roman"/>
          <w:color w:val="000000" w:themeColor="text1"/>
        </w:rPr>
        <w:t>Here,</w:t>
      </w:r>
      <w:ins w:id="2025" w:author="SYLZ" w:date="2026-03-27T14:25:00Z">
        <w:r w:rsidR="002B2466" w:rsidRPr="002B2466">
          <w:rPr>
            <w:rStyle w:val="RSCB03MathematicsGreeketcChar"/>
            <w:rFonts w:ascii="Cambria Math" w:hAnsi="Cambria Math"/>
            <w:b/>
            <w:i/>
            <w:sz w:val="24"/>
            <w:szCs w:val="24"/>
          </w:rPr>
          <w:t xml:space="preserve"> </w:t>
        </w:r>
      </w:ins>
      <m:oMath>
        <m:r>
          <w:ins w:id="2026" w:author="SYLZ" w:date="2026-03-27T14:31:00Z">
            <m:rPr>
              <m:sty m:val="bi"/>
            </m:rPr>
            <w:rPr>
              <w:rStyle w:val="RSCB03MathematicsGreeketcChar"/>
              <w:rFonts w:ascii="Cambria Math" w:hAnsi="Cambria Math" w:hint="eastAsia"/>
              <w:sz w:val="24"/>
              <w:szCs w:val="24"/>
              <w:lang w:eastAsia="zh-CN"/>
            </w:rPr>
            <m:t>σ</m:t>
          </w:ins>
        </m:r>
        <m:d>
          <m:dPr>
            <m:ctrlPr>
              <w:ins w:id="2027" w:author="SYLZ" w:date="2026-03-27T14:26:00Z">
                <w:rPr>
                  <w:rStyle w:val="RSCB03MathematicsGreeketcChar"/>
                  <w:rFonts w:ascii="Cambria Math" w:hAnsi="Cambria Math"/>
                  <w:b/>
                  <w:i/>
                  <w:sz w:val="24"/>
                  <w:szCs w:val="24"/>
                </w:rPr>
              </w:ins>
            </m:ctrlPr>
          </m:dPr>
          <m:e>
            <m:r>
              <w:ins w:id="2028" w:author="SYLZ" w:date="2026-03-27T14:26:00Z">
                <m:rPr>
                  <m:sty m:val="bi"/>
                </m:rPr>
                <w:rPr>
                  <w:rStyle w:val="RSCB03MathematicsGreeketcChar"/>
                  <w:rFonts w:ascii="Cambria Math" w:hAnsi="Cambria Math"/>
                  <w:sz w:val="24"/>
                  <w:szCs w:val="24"/>
                </w:rPr>
                <m:t>x</m:t>
              </w:ins>
            </m:r>
          </m:e>
        </m:d>
        <m:r>
          <w:ins w:id="2029" w:author="SYLZ" w:date="2026-03-27T14:26:00Z">
            <m:rPr>
              <m:sty m:val="bi"/>
            </m:rPr>
            <w:rPr>
              <w:rStyle w:val="RSCB03MathematicsGreeketcChar"/>
              <w:rFonts w:ascii="Cambria Math" w:hAnsi="Cambria Math"/>
              <w:sz w:val="24"/>
              <w:szCs w:val="24"/>
            </w:rPr>
            <m:t>=</m:t>
          </w:ins>
        </m:r>
        <m:sSup>
          <m:sSupPr>
            <m:ctrlPr>
              <w:ins w:id="2030" w:author="SYLZ" w:date="2026-03-27T14:26:00Z">
                <w:rPr>
                  <w:rStyle w:val="RSCB03MathematicsGreeketcChar"/>
                  <w:rFonts w:ascii="Cambria Math" w:hAnsi="Cambria Math"/>
                  <w:b/>
                  <w:i/>
                  <w:sz w:val="24"/>
                  <w:szCs w:val="24"/>
                </w:rPr>
              </w:ins>
            </m:ctrlPr>
          </m:sSupPr>
          <m:e>
            <m:sSup>
              <m:sSupPr>
                <m:ctrlPr>
                  <w:ins w:id="2031" w:author="SYLZ" w:date="2026-03-27T14:26:00Z">
                    <w:rPr>
                      <w:rStyle w:val="RSCB03MathematicsGreeketcChar"/>
                      <w:rFonts w:ascii="Cambria Math" w:hAnsi="Cambria Math"/>
                      <w:b/>
                      <w:i/>
                      <w:sz w:val="24"/>
                      <w:szCs w:val="24"/>
                    </w:rPr>
                  </w:ins>
                </m:ctrlPr>
              </m:sSupPr>
              <m:e>
                <m:r>
                  <w:ins w:id="2032" w:author="SYLZ" w:date="2026-03-27T14:26:00Z">
                    <m:rPr>
                      <m:sty m:val="bi"/>
                    </m:rPr>
                    <w:rPr>
                      <w:rStyle w:val="RSCB03MathematicsGreeketcChar"/>
                      <w:rFonts w:ascii="Cambria Math" w:hAnsi="Cambria Math"/>
                      <w:sz w:val="24"/>
                      <w:szCs w:val="24"/>
                    </w:rPr>
                    <m:t>(1+e</m:t>
                  </w:ins>
                </m:r>
              </m:e>
              <m:sup>
                <m:r>
                  <w:ins w:id="2033" w:author="SYLZ" w:date="2026-03-27T14:26:00Z">
                    <m:rPr>
                      <m:sty m:val="bi"/>
                    </m:rPr>
                    <w:rPr>
                      <w:rStyle w:val="RSCB03MathematicsGreeketcChar"/>
                      <w:rFonts w:ascii="Cambria Math" w:hAnsi="Cambria Math"/>
                      <w:sz w:val="24"/>
                      <w:szCs w:val="24"/>
                    </w:rPr>
                    <m:t>-x</m:t>
                  </w:ins>
                </m:r>
              </m:sup>
            </m:sSup>
            <m:r>
              <w:ins w:id="2034" w:author="SYLZ" w:date="2026-03-27T14:26:00Z">
                <m:rPr>
                  <m:sty m:val="bi"/>
                </m:rPr>
                <w:rPr>
                  <w:rStyle w:val="RSCB03MathematicsGreeketcChar"/>
                  <w:rFonts w:ascii="Cambria Math" w:hAnsi="Cambria Math"/>
                  <w:sz w:val="24"/>
                  <w:szCs w:val="24"/>
                </w:rPr>
                <m:t>)</m:t>
              </w:ins>
            </m:r>
          </m:e>
          <m:sup>
            <m:r>
              <w:ins w:id="2035" w:author="SYLZ" w:date="2026-03-27T14:26:00Z">
                <m:rPr>
                  <m:sty m:val="bi"/>
                </m:rPr>
                <w:rPr>
                  <w:rStyle w:val="RSCB03MathematicsGreeketcChar"/>
                  <w:rFonts w:ascii="Cambria Math" w:hAnsi="Cambria Math"/>
                  <w:sz w:val="24"/>
                  <w:szCs w:val="24"/>
                </w:rPr>
                <m:t>-1</m:t>
              </w:ins>
            </m:r>
          </m:sup>
        </m:sSup>
      </m:oMath>
      <w:r w:rsidRPr="00ED2D36">
        <w:rPr>
          <w:rFonts w:ascii="Times New Roman" w:hAnsi="Times New Roman" w:cs="Times New Roman"/>
          <w:color w:val="000000" w:themeColor="text1"/>
        </w:rPr>
        <w:t xml:space="preserve"> </w:t>
      </w:r>
      <w:ins w:id="2036" w:author="SYLZ" w:date="2026-03-27T14:26:00Z">
        <w:r w:rsidR="002B2466">
          <w:rPr>
            <w:rFonts w:ascii="Times New Roman" w:hAnsi="Times New Roman" w:cs="Times New Roman" w:hint="eastAsia"/>
            <w:color w:val="000000" w:themeColor="text1"/>
          </w:rPr>
          <w:t xml:space="preserve">is the sigmoid function </w:t>
        </w:r>
      </w:ins>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e</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is the pH deviation from the target,</w:t>
      </w:r>
      <w:commentRangeEnd w:id="2024"/>
      <w:r w:rsidR="00FE5215" w:rsidRPr="00ED2D36">
        <w:rPr>
          <w:rStyle w:val="a5"/>
          <w:rFonts w:ascii="Times New Roman" w:eastAsia="Times New Roman" w:hAnsi="Times New Roman" w:cs="Times New Roman"/>
          <w:kern w:val="2"/>
          <w14:ligatures w14:val="standardContextual"/>
        </w:rPr>
        <w:commentReference w:id="2024"/>
      </w:r>
      <w:r w:rsidRPr="00ED2D36">
        <w:rPr>
          <w:rFonts w:ascii="Times New Roman" w:hAnsi="Times New Roman" w:cs="Times New Roman"/>
          <w:color w:val="000000" w:themeColor="text1"/>
        </w:rPr>
        <w:t xml:space="preserve"> </w:t>
      </w:r>
      <m:oMath>
        <m:r>
          <m:rPr>
            <m:sty m:val="bi"/>
          </m:rPr>
          <w:rPr>
            <w:rFonts w:ascii="Cambria Math" w:hAnsi="Cambria Math" w:cs="Times New Roman"/>
            <w:color w:val="000000" w:themeColor="text1"/>
          </w:rPr>
          <m:t>w</m:t>
        </m:r>
      </m:oMath>
      <w:r w:rsidRPr="00ED2D36">
        <w:rPr>
          <w:rFonts w:ascii="Times New Roman" w:hAnsi="Times New Roman" w:cs="Times New Roman"/>
          <w:color w:val="000000" w:themeColor="text1"/>
        </w:rPr>
        <w:t xml:space="preserve"> is a fixed weighting coefficient set to 0.2, and </w:t>
      </w:r>
      <m:oMath>
        <m:r>
          <m:rPr>
            <m:sty m:val="bi"/>
          </m:rPr>
          <w:rPr>
            <w:rFonts w:ascii="Cambria Math" w:hAnsi="Cambria Math" w:cs="Times New Roman"/>
            <w:color w:val="000000" w:themeColor="text1"/>
          </w:rPr>
          <m:t>δ</m:t>
        </m:r>
        <m:r>
          <m:rPr>
            <m:sty m:val="p"/>
          </m:rPr>
          <w:rPr>
            <w:rFonts w:ascii="Cambria Math" w:hAnsi="Cambria Math" w:cs="Times New Roman"/>
            <w:color w:val="000000" w:themeColor="text1"/>
          </w:rPr>
          <m:t>=</m:t>
        </m:r>
        <m:r>
          <w:rPr>
            <w:rFonts w:ascii="Cambria Math" w:hAnsi="Cambria Math" w:cs="Times New Roman"/>
            <w:color w:val="000000" w:themeColor="text1"/>
          </w:rPr>
          <m:t>0.1</m:t>
        </m:r>
      </m:oMath>
      <w:r w:rsidRPr="00ED2D36">
        <w:rPr>
          <w:rFonts w:ascii="Times New Roman" w:hAnsi="Times New Roman" w:cs="Times New Roman"/>
          <w:color w:val="000000" w:themeColor="text1"/>
        </w:rPr>
        <w:t xml:space="preserve"> is the overshoot boundary. Since pH is dimensionless, both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e</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and </w:t>
      </w:r>
      <m:oMath>
        <m:r>
          <m:rPr>
            <m:sty m:val="bi"/>
          </m:rPr>
          <w:rPr>
            <w:rFonts w:ascii="Cambria Math" w:hAnsi="Cambria Math" w:cs="Times New Roman"/>
            <w:color w:val="000000" w:themeColor="text1"/>
          </w:rPr>
          <m:t>δ</m:t>
        </m:r>
      </m:oMath>
      <w:r w:rsidRPr="00ED2D36">
        <w:rPr>
          <w:rFonts w:ascii="Times New Roman" w:hAnsi="Times New Roman" w:cs="Times New Roman"/>
          <w:color w:val="000000" w:themeColor="text1"/>
        </w:rPr>
        <w:t xml:space="preserve"> are dimensionless. This term penalizes aggressive actions that drive the system too far beyond the target and therefore promotes smoother, safer adjustment behavior.</w:t>
      </w:r>
    </w:p>
    <w:p w14:paraId="49C62B2F"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037" w:name="_Toc225862940"/>
      <w:bookmarkStart w:id="2038" w:name="incorrect-reagent-penalty"/>
      <w:bookmarkEnd w:id="2006"/>
      <w:r w:rsidRPr="00ED2D36">
        <w:rPr>
          <w:rFonts w:ascii="Times New Roman" w:hAnsi="Times New Roman" w:cs="Times New Roman"/>
          <w:color w:val="000000" w:themeColor="text1"/>
          <w:sz w:val="24"/>
          <w:szCs w:val="24"/>
        </w:rPr>
        <w:t>4. Incorrect reagent penalty</w:t>
      </w:r>
      <w:bookmarkEnd w:id="2037"/>
    </w:p>
    <w:p w14:paraId="52738200" w14:textId="2B0BED26" w:rsidR="00786B96" w:rsidRPr="007D60E2" w:rsidRDefault="00786B96" w:rsidP="00397965">
      <w:pPr>
        <w:pStyle w:val="FirstParagraph"/>
        <w:spacing w:line="360" w:lineRule="auto"/>
        <w:jc w:val="both"/>
        <w:rPr>
          <w:rFonts w:ascii="Times New Roman" w:hAnsi="Times New Roman" w:cs="Times New Roman"/>
          <w:color w:val="000000" w:themeColor="text1"/>
          <w:lang w:val="en-GB"/>
          <w:rPrChange w:id="2039" w:author="SYLZ" w:date="2026-03-27T14:29:00Z">
            <w:rPr>
              <w:rFonts w:ascii="Times New Roman" w:hAnsi="Times New Roman" w:cs="Times New Roman"/>
              <w:color w:val="000000" w:themeColor="text1"/>
            </w:rPr>
          </w:rPrChange>
        </w:rPr>
      </w:pPr>
      <w:r w:rsidRPr="00ED2D36">
        <w:rPr>
          <w:rFonts w:ascii="Times New Roman" w:hAnsi="Times New Roman" w:cs="Times New Roman"/>
          <w:color w:val="000000" w:themeColor="text1"/>
        </w:rPr>
        <w:t>A fixed penalty</w:t>
      </w:r>
      <m:oMath>
        <m:r>
          <m:rPr>
            <m:sty m:val="b"/>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reagent</m:t>
            </m:r>
          </m:sup>
        </m:sSubSup>
        <m:r>
          <m:rPr>
            <m:sty m:val="b"/>
          </m:rPr>
          <w:rPr>
            <w:rFonts w:ascii="Cambria Math" w:hAnsi="Cambria Math" w:cs="Times New Roman"/>
            <w:color w:val="000000" w:themeColor="text1"/>
          </w:rPr>
          <m:t>)</m:t>
        </m:r>
      </m:oMath>
      <w:r w:rsidRPr="00ED2D36">
        <w:rPr>
          <w:rFonts w:ascii="Times New Roman" w:hAnsi="Times New Roman" w:cs="Times New Roman"/>
          <w:color w:val="000000" w:themeColor="text1"/>
        </w:rPr>
        <w:t xml:space="preserve"> is assigned when the selected reagent direction is chemically inconsistent with the control objective. Specifically, this occurs when acid is added while the controller should increase pH, or when base is added while it should decrease pH</w:t>
      </w:r>
      <w:r w:rsidR="001D4C3F" w:rsidRPr="00ED2D36">
        <w:rPr>
          <w:rFonts w:ascii="Times New Roman" w:hAnsi="Times New Roman" w:cs="Times New Roman"/>
          <w:color w:val="000000" w:themeColor="text1"/>
        </w:rPr>
        <w:t xml:space="preserve"> </w:t>
      </w:r>
      <w:r w:rsidR="00841588" w:rsidRPr="00ED2D36">
        <w:rPr>
          <w:rFonts w:ascii="Times New Roman" w:hAnsi="Times New Roman" w:cs="Times New Roman"/>
          <w:color w:val="000000" w:themeColor="text1"/>
        </w:rPr>
        <w:t xml:space="preserve">(defined as </w:t>
      </w:r>
      <m:oMath>
        <m:r>
          <w:rPr>
            <w:rFonts w:ascii="Cambria Math" w:hAnsi="Cambria Math" w:cs="Times New Roman"/>
            <w:color w:val="000000" w:themeColor="text1"/>
          </w:rPr>
          <m:t>"</m:t>
        </m:r>
        <m:r>
          <m:rPr>
            <m:sty m:val="bi"/>
          </m:rPr>
          <w:rPr>
            <w:rStyle w:val="RSCB03MathematicsGreeketcChar"/>
            <w:rFonts w:ascii="Cambria Math" w:hAnsi="Cambria Math" w:cs="Times New Roman"/>
            <w:sz w:val="24"/>
            <w:szCs w:val="24"/>
          </w:rPr>
          <m:t>wrong reagent used"</m:t>
        </m:r>
      </m:oMath>
      <w:r w:rsidR="00841588" w:rsidRPr="00ED2D36">
        <w:rPr>
          <w:rFonts w:ascii="Times New Roman" w:hAnsi="Times New Roman" w:cs="Times New Roman"/>
          <w:color w:val="000000" w:themeColor="text1"/>
        </w:rPr>
        <w:t>)</w:t>
      </w:r>
      <w:r w:rsidRPr="00ED2D36">
        <w:rPr>
          <w:rFonts w:ascii="Times New Roman" w:hAnsi="Times New Roman" w:cs="Times New Roman"/>
          <w:color w:val="000000" w:themeColor="text1"/>
        </w:rPr>
        <w:t xml:space="preserve">. </w:t>
      </w:r>
      <w:commentRangeStart w:id="2040"/>
      <w:r w:rsidRPr="00ED2D36">
        <w:rPr>
          <w:rFonts w:ascii="Times New Roman" w:hAnsi="Times New Roman" w:cs="Times New Roman"/>
          <w:color w:val="000000" w:themeColor="text1"/>
        </w:rPr>
        <w:t>This term encodes a basic chemical prior into the reward and helps prevent obviously wrong dosing decisions.</w:t>
      </w:r>
      <w:commentRangeEnd w:id="2040"/>
      <w:r w:rsidR="00D66E3D" w:rsidRPr="00ED2D36">
        <w:rPr>
          <w:rStyle w:val="a5"/>
          <w:rFonts w:ascii="Times New Roman" w:eastAsia="Times New Roman" w:hAnsi="Times New Roman" w:cs="Times New Roman"/>
          <w:kern w:val="2"/>
          <w14:ligatures w14:val="standardContextual"/>
        </w:rPr>
        <w:commentReference w:id="2040"/>
      </w:r>
      <w:ins w:id="2041" w:author="SYLZ" w:date="2026-03-27T14:29:00Z">
        <w:r w:rsidR="007D60E2">
          <w:rPr>
            <w:rFonts w:ascii="Times New Roman" w:hAnsi="Times New Roman" w:cs="Times New Roman" w:hint="eastAsia"/>
            <w:color w:val="000000" w:themeColor="text1"/>
          </w:rPr>
          <w:t xml:space="preserve"> </w:t>
        </w:r>
      </w:ins>
      <w:ins w:id="2042" w:author="SYLZ" w:date="2026-03-27T14:30:00Z">
        <w:r w:rsidR="007D60E2">
          <w:rPr>
            <w:rFonts w:ascii="Times New Roman" w:hAnsi="Times New Roman" w:cs="Times New Roman" w:hint="eastAsia"/>
            <w:color w:val="000000" w:themeColor="text1"/>
          </w:rPr>
          <w:t>Here</w:t>
        </w:r>
      </w:ins>
      <w:ins w:id="2043" w:author="SYLZ" w:date="2026-03-27T14:29:00Z">
        <w:r w:rsidR="007D60E2" w:rsidRPr="007D60E2">
          <w:rPr>
            <w:rStyle w:val="RSCB03MathematicsGreeketcChar"/>
            <w:rFonts w:ascii="Cambria Math" w:hAnsi="Cambria Math" w:cs="Times New Roman"/>
            <w:b/>
            <w:i/>
            <w:sz w:val="24"/>
            <w:szCs w:val="24"/>
            <w:lang w:eastAsia="zh-CN"/>
          </w:rPr>
          <w:t xml:space="preserve"> </w:t>
        </w:r>
      </w:ins>
      <m:oMath>
        <m:r>
          <w:ins w:id="2044" w:author="SYLZ" w:date="2026-03-27T14:29:00Z">
            <m:rPr>
              <m:sty m:val="bi"/>
            </m:rPr>
            <w:rPr>
              <w:rStyle w:val="RSCB03MathematicsGreeketcChar"/>
              <w:rFonts w:ascii="Cambria Math" w:hAnsi="Cambria Math" w:cs="Times New Roman"/>
              <w:sz w:val="24"/>
              <w:szCs w:val="24"/>
              <w:lang w:eastAsia="zh-CN"/>
            </w:rPr>
            <m:t>α</m:t>
          </w:ins>
        </m:r>
      </m:oMath>
      <w:ins w:id="2045" w:author="SYLZ" w:date="2026-03-27T14:29:00Z">
        <w:r w:rsidR="007D60E2">
          <w:rPr>
            <w:rStyle w:val="RSCB03MathematicsGreeketcChar"/>
            <w:rFonts w:ascii="Cambria Math" w:hAnsi="Cambria Math" w:cs="Times New Roman" w:hint="eastAsia"/>
            <w:b/>
            <w:i/>
            <w:sz w:val="24"/>
            <w:szCs w:val="24"/>
            <w:lang w:eastAsia="zh-CN"/>
          </w:rPr>
          <w:t xml:space="preserve"> </w:t>
        </w:r>
      </w:ins>
      <w:ins w:id="2046" w:author="SYLZ" w:date="2026-03-27T14:30:00Z">
        <w:r w:rsidR="007D60E2">
          <w:rPr>
            <w:rFonts w:ascii="Times New Roman" w:hAnsi="Times New Roman" w:hint="eastAsia"/>
            <w:color w:val="000000" w:themeColor="text1"/>
          </w:rPr>
          <w:t>is s</w:t>
        </w:r>
      </w:ins>
      <w:ins w:id="2047" w:author="SYLZ" w:date="2026-03-27T14:29:00Z">
        <w:r w:rsidR="007D60E2" w:rsidRPr="007D60E2">
          <w:rPr>
            <w:rFonts w:ascii="Times New Roman" w:hAnsi="Times New Roman"/>
            <w:color w:val="000000" w:themeColor="text1"/>
            <w:rPrChange w:id="2048" w:author="SYLZ" w:date="2026-03-27T14:29:00Z">
              <w:rPr>
                <w:rStyle w:val="RSCB03MathematicsGreeketcChar"/>
                <w:rFonts w:ascii="Cambria Math" w:hAnsi="Cambria Math" w:cs="Times New Roman"/>
                <w:b/>
                <w:i/>
                <w:sz w:val="24"/>
                <w:szCs w:val="24"/>
                <w:lang w:eastAsia="zh-CN"/>
              </w:rPr>
            </w:rPrChange>
          </w:rPr>
          <w:t>et</w:t>
        </w:r>
        <w:r w:rsidR="007D60E2">
          <w:rPr>
            <w:rFonts w:ascii="Times New Roman" w:hAnsi="Times New Roman" w:hint="eastAsia"/>
            <w:color w:val="000000" w:themeColor="text1"/>
          </w:rPr>
          <w:t xml:space="preserve"> to 1</w:t>
        </w:r>
      </w:ins>
      <w:ins w:id="2049" w:author="SYLZ" w:date="2026-03-27T14:30:00Z">
        <w:r w:rsidR="007D60E2">
          <w:rPr>
            <w:rFonts w:ascii="Times New Roman" w:hAnsi="Times New Roman" w:hint="eastAsia"/>
            <w:color w:val="000000" w:themeColor="text1"/>
          </w:rPr>
          <w:t xml:space="preserve">, and </w:t>
        </w:r>
      </w:ins>
      <m:oMath>
        <m:sSub>
          <m:sSubPr>
            <m:ctrlPr>
              <w:ins w:id="2050" w:author="SYLZ" w:date="2026-03-27T14:30:00Z">
                <w:rPr>
                  <w:rStyle w:val="RSCB03MathematicsGreeketcChar"/>
                  <w:rFonts w:ascii="Cambria Math" w:hAnsi="Cambria Math" w:cs="Times New Roman"/>
                  <w:b/>
                  <w:bCs/>
                  <w:i/>
                  <w:sz w:val="24"/>
                  <w:szCs w:val="24"/>
                  <w:lang w:eastAsia="zh-CN"/>
                </w:rPr>
              </w:ins>
            </m:ctrlPr>
          </m:sSubPr>
          <m:e>
            <m:r>
              <w:ins w:id="2051" w:author="SYLZ" w:date="2026-03-27T14:30:00Z">
                <m:rPr>
                  <m:sty m:val="bi"/>
                </m:rPr>
                <w:rPr>
                  <w:rStyle w:val="RSCB03MathematicsGreeketcChar"/>
                  <w:rFonts w:ascii="Cambria Math" w:hAnsi="Cambria Math" w:cs="Times New Roman"/>
                  <w:sz w:val="24"/>
                  <w:szCs w:val="24"/>
                  <w:lang w:eastAsia="zh-CN"/>
                </w:rPr>
                <m:t>e</m:t>
              </w:ins>
            </m:r>
          </m:e>
          <m:sub>
            <m:r>
              <w:ins w:id="2052" w:author="SYLZ" w:date="2026-03-27T14:30:00Z">
                <m:rPr>
                  <m:sty m:val="bi"/>
                </m:rPr>
                <w:rPr>
                  <w:rStyle w:val="RSCB03MathematicsGreeketcChar"/>
                  <w:rFonts w:ascii="Cambria Math" w:hAnsi="Cambria Math" w:cs="Times New Roman"/>
                  <w:sz w:val="24"/>
                  <w:szCs w:val="24"/>
                  <w:lang w:eastAsia="zh-CN"/>
                </w:rPr>
                <m:t>t</m:t>
              </w:ins>
            </m:r>
          </m:sub>
        </m:sSub>
      </m:oMath>
      <w:ins w:id="2053" w:author="SYLZ" w:date="2026-03-27T14:30:00Z">
        <w:r w:rsidR="007D60E2" w:rsidRPr="007D60E2">
          <w:rPr>
            <w:rFonts w:ascii="Times New Roman" w:hAnsi="Times New Roman" w:cs="Times New Roman"/>
            <w:color w:val="000000" w:themeColor="text1"/>
          </w:rPr>
          <w:t xml:space="preserve"> </w:t>
        </w:r>
        <w:r w:rsidR="007D60E2" w:rsidRPr="00ED2D36">
          <w:rPr>
            <w:rFonts w:ascii="Times New Roman" w:hAnsi="Times New Roman" w:cs="Times New Roman"/>
            <w:color w:val="000000" w:themeColor="text1"/>
          </w:rPr>
          <w:t>is the pH deviation from the target</w:t>
        </w:r>
        <w:r w:rsidR="00C12EB9">
          <w:rPr>
            <w:rFonts w:ascii="Times New Roman" w:hAnsi="Times New Roman" w:cs="Times New Roman" w:hint="eastAsia"/>
            <w:color w:val="000000" w:themeColor="text1"/>
          </w:rPr>
          <w:t>.</w:t>
        </w:r>
      </w:ins>
    </w:p>
    <w:p w14:paraId="4E310274" w14:textId="1CB44E22" w:rsidR="00841588" w:rsidRPr="00ED2D36" w:rsidRDefault="00E00915">
      <w:pPr>
        <w:pStyle w:val="a3"/>
        <w:spacing w:line="360" w:lineRule="auto"/>
        <w:rPr>
          <w:rFonts w:ascii="Times New Roman" w:hAnsi="Times New Roman" w:cs="Times New Roman"/>
        </w:rPr>
        <w:pPrChange w:id="2054" w:author="SYLZ" w:date="2026-03-27T10:39:00Z">
          <w:pPr>
            <w:pStyle w:val="a3"/>
          </w:pPr>
        </w:pPrChange>
      </w:pPr>
      <m:oMathPara>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reagent</m:t>
              </m:r>
            </m:sup>
          </m:sSubSup>
          <m:d>
            <m:dPr>
              <m:begChr m:val="{"/>
              <m:endChr m:val=""/>
              <m:ctrlPr>
                <w:rPr>
                  <w:rFonts w:ascii="Cambria Math" w:hAnsi="Cambria Math" w:cs="Times New Roman"/>
                  <w:b/>
                  <w:bCs/>
                  <w:i/>
                  <w:kern w:val="2"/>
                  <w:lang w:val="en-GB"/>
                  <w14:ligatures w14:val="standardContextual"/>
                </w:rPr>
              </m:ctrlPr>
            </m:dPr>
            <m:e>
              <m:eqArr>
                <m:eqArrPr>
                  <m:ctrlPr>
                    <w:rPr>
                      <w:rFonts w:ascii="Cambria Math" w:hAnsi="Cambria Math" w:cs="Times New Roman"/>
                      <w:b/>
                      <w:bCs/>
                      <w:i/>
                      <w:kern w:val="2"/>
                      <w:lang w:val="en-GB"/>
                      <w14:ligatures w14:val="standardContextual"/>
                    </w:rPr>
                  </m:ctrlPr>
                </m:eqArrPr>
                <m:e>
                  <m:r>
                    <m:rPr>
                      <m:sty m:val="bi"/>
                    </m:rPr>
                    <w:rPr>
                      <w:rStyle w:val="RSCB03MathematicsGreeketcChar"/>
                      <w:rFonts w:ascii="Cambria Math" w:hAnsi="Cambria Math" w:cs="Times New Roman"/>
                      <w:sz w:val="24"/>
                      <w:szCs w:val="24"/>
                    </w:rPr>
                    <m:t>-</m:t>
                  </m:r>
                  <m:r>
                    <m:rPr>
                      <m:sty m:val="bi"/>
                    </m:rPr>
                    <w:rPr>
                      <w:rStyle w:val="RSCB03MathematicsGreeketcChar"/>
                      <w:rFonts w:ascii="Cambria Math" w:hAnsi="Cambria Math" w:cs="Times New Roman"/>
                      <w:sz w:val="24"/>
                      <w:szCs w:val="24"/>
                      <w:lang w:eastAsia="zh-CN"/>
                    </w:rPr>
                    <m:t>α</m:t>
                  </m:r>
                  <m:d>
                    <m:dPr>
                      <m:begChr m:val="|"/>
                      <m:endChr m:val="|"/>
                      <m:ctrlPr>
                        <w:rPr>
                          <w:rStyle w:val="RSCB03MathematicsGreeketcChar"/>
                          <w:rFonts w:ascii="Cambria Math" w:hAnsi="Cambria Math" w:cs="Times New Roman"/>
                          <w:b/>
                          <w:bCs/>
                          <w:i/>
                          <w:sz w:val="24"/>
                          <w:szCs w:val="24"/>
                          <w:lang w:eastAsia="zh-CN"/>
                        </w:rPr>
                      </m:ctrlPr>
                    </m:dPr>
                    <m:e>
                      <m:sSub>
                        <m:sSubPr>
                          <m:ctrlPr>
                            <w:rPr>
                              <w:rStyle w:val="RSCB03MathematicsGreeketcChar"/>
                              <w:rFonts w:ascii="Cambria Math" w:hAnsi="Cambria Math" w:cs="Times New Roman"/>
                              <w:b/>
                              <w:bCs/>
                              <w:i/>
                              <w:sz w:val="24"/>
                              <w:szCs w:val="24"/>
                              <w:lang w:eastAsia="zh-CN"/>
                            </w:rPr>
                          </m:ctrlPr>
                        </m:sSubPr>
                        <m:e>
                          <m:r>
                            <m:rPr>
                              <m:sty m:val="bi"/>
                            </m:rPr>
                            <w:rPr>
                              <w:rStyle w:val="RSCB03MathematicsGreeketcChar"/>
                              <w:rFonts w:ascii="Cambria Math" w:hAnsi="Cambria Math" w:cs="Times New Roman"/>
                              <w:sz w:val="24"/>
                              <w:szCs w:val="24"/>
                              <w:lang w:eastAsia="zh-CN"/>
                            </w:rPr>
                            <m:t>e</m:t>
                          </m:r>
                        </m:e>
                        <m:sub>
                          <m:r>
                            <m:rPr>
                              <m:sty m:val="bi"/>
                            </m:rPr>
                            <w:rPr>
                              <w:rStyle w:val="RSCB03MathematicsGreeketcChar"/>
                              <w:rFonts w:ascii="Cambria Math" w:hAnsi="Cambria Math" w:cs="Times New Roman"/>
                              <w:sz w:val="24"/>
                              <w:szCs w:val="24"/>
                              <w:lang w:eastAsia="zh-CN"/>
                            </w:rPr>
                            <m:t>t</m:t>
                          </m:r>
                        </m:sub>
                      </m:sSub>
                    </m:e>
                  </m:d>
                  <m:r>
                    <m:rPr>
                      <m:sty m:val="bi"/>
                    </m:rPr>
                    <w:rPr>
                      <w:rStyle w:val="RSCB03MathematicsGreeketcChar"/>
                      <w:rFonts w:ascii="Cambria Math" w:hAnsi="Cambria Math" w:cs="Times New Roman"/>
                      <w:sz w:val="24"/>
                      <w:szCs w:val="24"/>
                    </w:rPr>
                    <m:t>,    wrong reagent used</m:t>
                  </m:r>
                </m:e>
                <m:e>
                  <m:r>
                    <m:rPr>
                      <m:sty m:val="bi"/>
                    </m:rPr>
                    <w:rPr>
                      <w:rFonts w:ascii="Cambria Math" w:hAnsi="Cambria Math" w:cs="Times New Roman"/>
                      <w:lang w:val="en-GB"/>
                    </w:rPr>
                    <m:t>0,   otherwise</m:t>
                  </m:r>
                </m:e>
              </m:eqArr>
            </m:e>
          </m:d>
          <m:r>
            <m:rPr>
              <m:sty m:val="p"/>
            </m:rPr>
            <w:rPr>
              <w:rFonts w:ascii="Cambria Math" w:hAnsi="Cambria Math" w:cs="Times New Roman"/>
              <w:lang w:val="en-GB"/>
            </w:rPr>
            <m:t>(S2</m:t>
          </m:r>
          <m:r>
            <w:rPr>
              <w:rFonts w:ascii="Cambria Math" w:hAnsi="Cambria Math" w:cs="Times New Roman"/>
              <w:lang w:val="en-GB"/>
            </w:rPr>
            <m:t>1</m:t>
          </m:r>
          <m:r>
            <m:rPr>
              <m:sty m:val="p"/>
            </m:rPr>
            <w:rPr>
              <w:rFonts w:ascii="Cambria Math" w:hAnsi="Cambria Math" w:cs="Times New Roman"/>
              <w:lang w:val="en-GB"/>
            </w:rPr>
            <m:t>)</m:t>
          </m:r>
        </m:oMath>
      </m:oMathPara>
    </w:p>
    <w:p w14:paraId="344F2CF1"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055" w:name="_Toc225862941"/>
      <w:bookmarkStart w:id="2056" w:name="X700c98cf62306573a7a2f81d2763c12696f48f3"/>
      <w:bookmarkEnd w:id="2038"/>
      <w:r w:rsidRPr="00ED2D36">
        <w:rPr>
          <w:rFonts w:ascii="Times New Roman" w:hAnsi="Times New Roman" w:cs="Times New Roman"/>
          <w:color w:val="000000" w:themeColor="text1"/>
          <w:sz w:val="24"/>
          <w:szCs w:val="24"/>
        </w:rPr>
        <w:lastRenderedPageBreak/>
        <w:t>5. Overshoot-related volume penalty and bonus</w:t>
      </w:r>
      <w:bookmarkEnd w:id="2055"/>
    </w:p>
    <w:p w14:paraId="5C7BE574" w14:textId="0366E19D"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The reward also includes a volume-sensitive term associated with overshoot behavior</w:t>
      </w:r>
      <w:ins w:id="2057" w:author="Yibin Jiang" w:date="2026-03-21T12:38:00Z">
        <w:r w:rsidR="00FE5668" w:rsidRPr="00ED2D36">
          <w:rPr>
            <w:rFonts w:ascii="Times New Roman" w:hAnsi="Times New Roman" w:cs="Times New Roman"/>
            <w:color w:val="000000" w:themeColor="text1"/>
          </w:rPr>
          <w:t xml:space="preserve"> </w:t>
        </w:r>
      </w:ins>
      <m:oMath>
        <m:r>
          <m:rPr>
            <m:sty m:val="bi"/>
          </m:rPr>
          <w:rPr>
            <w:rFonts w:ascii="Cambria Math" w:hAnsi="Cambria Math" w:cs="Times New Roman"/>
            <w:color w:val="000000" w:themeColor="text1"/>
          </w:rPr>
          <m:t>(</m:t>
        </m:r>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volume</m:t>
            </m:r>
          </m:sup>
        </m:sSubSup>
        <m:r>
          <m:rPr>
            <m:sty m:val="bi"/>
          </m:rPr>
          <w:rPr>
            <w:rFonts w:ascii="Cambria Math" w:hAnsi="Cambria Math" w:cs="Times New Roman"/>
            <w:color w:val="000000" w:themeColor="text1"/>
          </w:rPr>
          <m:t>)</m:t>
        </m:r>
      </m:oMath>
      <w:r w:rsidRPr="00ED2D36">
        <w:rPr>
          <w:rFonts w:ascii="Times New Roman" w:hAnsi="Times New Roman" w:cs="Times New Roman"/>
          <w:color w:val="000000" w:themeColor="text1"/>
        </w:rPr>
        <w:t>. If the previous action caused overshoot, a penalty is applied based on the added volume. The detailed formulation is given in Eq. S</w:t>
      </w:r>
      <w:r w:rsidR="00C52649" w:rsidRPr="00ED2D36">
        <w:rPr>
          <w:rFonts w:ascii="Times New Roman" w:hAnsi="Times New Roman" w:cs="Times New Roman"/>
          <w:color w:val="000000" w:themeColor="text1"/>
        </w:rPr>
        <w:t>22</w:t>
      </w:r>
      <w:r w:rsidRPr="00ED2D36">
        <w:rPr>
          <w:rFonts w:ascii="Times New Roman" w:hAnsi="Times New Roman" w:cs="Times New Roman"/>
          <w:color w:val="000000" w:themeColor="text1"/>
        </w:rPr>
        <w:t>:</w:t>
      </w:r>
    </w:p>
    <w:p w14:paraId="624A8AB9" w14:textId="7CC3EDA2" w:rsidR="00786B96" w:rsidRPr="00ED2D36" w:rsidRDefault="00E00915">
      <w:pPr>
        <w:pStyle w:val="a3"/>
        <w:spacing w:line="360" w:lineRule="auto"/>
        <w:jc w:val="center"/>
        <w:rPr>
          <w:rFonts w:ascii="Times New Roman" w:hAnsi="Times New Roman" w:cs="Times New Roman"/>
        </w:rPr>
        <w:pPrChange w:id="2058" w:author="SYLZ" w:date="2026-03-27T10:39:00Z">
          <w:pPr>
            <w:pStyle w:val="a3"/>
            <w:jc w:val="center"/>
          </w:pPr>
        </w:pPrChange>
      </w:pP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volume</m:t>
            </m:r>
          </m:sup>
        </m:sSubSup>
        <m:r>
          <m:rPr>
            <m:sty m:val="bi"/>
          </m:rPr>
          <w:rPr>
            <w:rFonts w:ascii="Cambria Math" w:hAnsi="Cambria Math" w:cs="Times New Roman"/>
            <w:color w:val="000000" w:themeColor="text1"/>
          </w:rPr>
          <m:t>=</m:t>
        </m:r>
        <m:r>
          <m:rPr>
            <m:sty m:val="bi"/>
          </m:rPr>
          <w:rPr>
            <w:rStyle w:val="RSCB03MathematicsGreeketcChar"/>
            <w:rFonts w:ascii="Cambria Math" w:eastAsia="宋体" w:hAnsi="Cambria Math" w:cs="Times New Roman"/>
            <w:sz w:val="24"/>
            <w:szCs w:val="24"/>
          </w:rPr>
          <m:t>-</m:t>
        </m:r>
        <m:sSub>
          <m:sSubPr>
            <m:ctrlPr>
              <w:rPr>
                <w:rStyle w:val="RSCB03MathematicsGreeketcChar"/>
                <w:rFonts w:ascii="Cambria Math" w:hAnsi="Cambria Math" w:cs="Times New Roman"/>
                <w:b/>
                <w:bCs/>
                <w:sz w:val="24"/>
                <w:szCs w:val="24"/>
                <w:lang w:eastAsia="zh-CN"/>
              </w:rPr>
            </m:ctrlPr>
          </m:sSubPr>
          <m:e>
            <m:r>
              <m:rPr>
                <m:sty m:val="bi"/>
              </m:rPr>
              <w:rPr>
                <w:rStyle w:val="RSCB03MathematicsGreeketcChar"/>
                <w:rFonts w:ascii="Cambria Math" w:eastAsia="宋体" w:hAnsi="Cambria Math" w:cs="Times New Roman"/>
                <w:sz w:val="24"/>
                <w:szCs w:val="24"/>
              </w:rPr>
              <m:t>p</m:t>
            </m:r>
          </m:e>
          <m:sub>
            <m:r>
              <m:rPr>
                <m:sty m:val="bi"/>
              </m:rPr>
              <w:rPr>
                <w:rStyle w:val="RSCB03MathematicsGreeketcChar"/>
                <w:rFonts w:ascii="Cambria Math" w:eastAsia="宋体" w:hAnsi="Cambria Math" w:cs="Times New Roman"/>
                <w:sz w:val="24"/>
                <w:szCs w:val="24"/>
              </w:rPr>
              <m:t>vol</m:t>
            </m:r>
          </m:sub>
        </m:sSub>
        <m:r>
          <m:rPr>
            <m:sty m:val="bi"/>
          </m:rPr>
          <w:rPr>
            <w:rStyle w:val="RSCB03MathematicsGreeketcChar"/>
            <w:rFonts w:ascii="Cambria Math" w:eastAsia="宋体" w:hAnsi="Cambria Math" w:cs="Times New Roman"/>
            <w:sz w:val="24"/>
            <w:szCs w:val="24"/>
          </w:rPr>
          <m:t>×</m:t>
        </m:r>
        <m:sSub>
          <m:sSubPr>
            <m:ctrlPr>
              <w:rPr>
                <w:rStyle w:val="RSCB03MathematicsGreeketcChar"/>
                <w:rFonts w:ascii="Cambria Math" w:hAnsi="Cambria Math" w:cs="Times New Roman"/>
                <w:b/>
                <w:bCs/>
                <w:sz w:val="24"/>
                <w:szCs w:val="24"/>
                <w:lang w:eastAsia="zh-CN"/>
              </w:rPr>
            </m:ctrlPr>
          </m:sSubPr>
          <m:e>
            <m:r>
              <m:rPr>
                <m:sty m:val="bi"/>
              </m:rPr>
              <w:rPr>
                <w:rStyle w:val="RSCB03MathematicsGreeketcChar"/>
                <w:rFonts w:ascii="Cambria Math" w:eastAsia="宋体" w:hAnsi="Cambria Math" w:cs="Times New Roman"/>
                <w:sz w:val="24"/>
                <w:szCs w:val="24"/>
              </w:rPr>
              <m:t>v</m:t>
            </m:r>
          </m:e>
          <m:sub>
            <m:r>
              <m:rPr>
                <m:sty m:val="bi"/>
              </m:rPr>
              <w:rPr>
                <w:rStyle w:val="RSCB03MathematicsGreeketcChar"/>
                <w:rFonts w:ascii="Cambria Math" w:eastAsia="宋体" w:hAnsi="Cambria Math" w:cs="Times New Roman"/>
                <w:sz w:val="24"/>
                <w:szCs w:val="24"/>
              </w:rPr>
              <m:t>t</m:t>
            </m:r>
          </m:sub>
        </m:sSub>
        <m:r>
          <m:rPr>
            <m:sty m:val="bi"/>
          </m:rPr>
          <w:rPr>
            <w:rStyle w:val="RSCB03MathematicsGreeketcChar"/>
            <w:rFonts w:ascii="Cambria Math" w:hAnsi="Cambria Math" w:cs="Times New Roman"/>
            <w:sz w:val="24"/>
            <w:szCs w:val="24"/>
            <w:lang w:eastAsia="zh-CN"/>
          </w:rPr>
          <m:t>+</m:t>
        </m:r>
        <m:sSub>
          <m:sSubPr>
            <m:ctrlPr>
              <w:rPr>
                <w:rStyle w:val="RSCB03MathematicsGreeketcChar"/>
                <w:rFonts w:ascii="Cambria Math" w:hAnsi="Cambria Math" w:cs="Times New Roman"/>
                <w:b/>
                <w:bCs/>
                <w:sz w:val="24"/>
                <w:szCs w:val="24"/>
                <w:lang w:eastAsia="zh-CN"/>
              </w:rPr>
            </m:ctrlPr>
          </m:sSubPr>
          <m:e>
            <m:r>
              <m:rPr>
                <m:sty m:val="bi"/>
              </m:rPr>
              <w:rPr>
                <w:rStyle w:val="RSCB03MathematicsGreeketcChar"/>
                <w:rFonts w:ascii="Cambria Math" w:eastAsia="宋体" w:hAnsi="Cambria Math" w:cs="Times New Roman"/>
                <w:sz w:val="24"/>
                <w:szCs w:val="24"/>
              </w:rPr>
              <m:t>b</m:t>
            </m:r>
          </m:e>
          <m:sub>
            <m:r>
              <m:rPr>
                <m:sty m:val="bi"/>
              </m:rPr>
              <w:rPr>
                <w:rStyle w:val="RSCB03MathematicsGreeketcChar"/>
                <w:rFonts w:ascii="Cambria Math" w:eastAsia="宋体" w:hAnsi="Cambria Math" w:cs="Times New Roman"/>
                <w:sz w:val="24"/>
                <w:szCs w:val="24"/>
              </w:rPr>
              <m:t>vol</m:t>
            </m:r>
          </m:sub>
        </m:sSub>
        <m:r>
          <m:rPr>
            <m:sty m:val="bi"/>
          </m:rPr>
          <w:rPr>
            <w:rStyle w:val="RSCB03MathematicsGreeketcChar"/>
            <w:rFonts w:ascii="Cambria Math" w:hAnsi="Cambria Math" w:cs="Times New Roman"/>
            <w:sz w:val="24"/>
            <w:szCs w:val="24"/>
            <w:lang w:eastAsia="zh-CN"/>
          </w:rPr>
          <m:t>*max</m:t>
        </m:r>
        <m:d>
          <m:dPr>
            <m:ctrlPr>
              <w:rPr>
                <w:rStyle w:val="RSCB03MathematicsGreeketcChar"/>
                <w:rFonts w:ascii="Cambria Math" w:hAnsi="Cambria Math" w:cs="Times New Roman"/>
                <w:b/>
                <w:bCs/>
                <w:sz w:val="24"/>
                <w:szCs w:val="24"/>
                <w:lang w:eastAsia="zh-CN"/>
              </w:rPr>
            </m:ctrlPr>
          </m:dPr>
          <m:e>
            <m:sSub>
              <m:sSubPr>
                <m:ctrlPr>
                  <w:rPr>
                    <w:rStyle w:val="RSCB03MathematicsGreeketcChar"/>
                    <w:rFonts w:ascii="Cambria Math" w:hAnsi="Cambria Math" w:cs="Times New Roman"/>
                    <w:b/>
                    <w:bCs/>
                    <w:sz w:val="24"/>
                    <w:szCs w:val="24"/>
                    <w:lang w:eastAsia="zh-CN"/>
                  </w:rPr>
                </m:ctrlPr>
              </m:sSubPr>
              <m:e>
                <m:r>
                  <m:rPr>
                    <m:sty m:val="bi"/>
                  </m:rPr>
                  <w:rPr>
                    <w:rStyle w:val="RSCB03MathematicsGreeketcChar"/>
                    <w:rFonts w:ascii="Cambria Math" w:eastAsia="宋体" w:hAnsi="Cambria Math" w:cs="Times New Roman"/>
                    <w:sz w:val="24"/>
                    <w:szCs w:val="24"/>
                  </w:rPr>
                  <m:t>V</m:t>
                </m:r>
              </m:e>
              <m:sub>
                <m:r>
                  <m:rPr>
                    <m:sty m:val="bi"/>
                  </m:rPr>
                  <w:rPr>
                    <w:rStyle w:val="RSCB03MathematicsGreeketcChar"/>
                    <w:rFonts w:ascii="Cambria Math" w:eastAsia="宋体" w:hAnsi="Cambria Math" w:cs="Times New Roman"/>
                    <w:sz w:val="24"/>
                    <w:szCs w:val="24"/>
                  </w:rPr>
                  <m:t>over</m:t>
                </m:r>
              </m:sub>
            </m:sSub>
            <m:r>
              <m:rPr>
                <m:sty m:val="bi"/>
              </m:rPr>
              <w:rPr>
                <w:rStyle w:val="RSCB03MathematicsGreeketcChar"/>
                <w:rFonts w:ascii="Cambria Math" w:eastAsia="宋体" w:hAnsi="Cambria Math" w:cs="Times New Roman"/>
                <w:sz w:val="24"/>
                <w:szCs w:val="24"/>
              </w:rPr>
              <m:t>-</m:t>
            </m:r>
            <m:sSub>
              <m:sSubPr>
                <m:ctrlPr>
                  <w:rPr>
                    <w:rStyle w:val="RSCB03MathematicsGreeketcChar"/>
                    <w:rFonts w:ascii="Cambria Math" w:hAnsi="Cambria Math" w:cs="Times New Roman"/>
                    <w:b/>
                    <w:bCs/>
                    <w:sz w:val="24"/>
                    <w:szCs w:val="24"/>
                    <w:lang w:eastAsia="zh-CN"/>
                  </w:rPr>
                </m:ctrlPr>
              </m:sSubPr>
              <m:e>
                <m:r>
                  <m:rPr>
                    <m:sty m:val="bi"/>
                  </m:rPr>
                  <w:rPr>
                    <w:rStyle w:val="RSCB03MathematicsGreeketcChar"/>
                    <w:rFonts w:ascii="Cambria Math" w:eastAsia="宋体" w:hAnsi="Cambria Math" w:cs="Times New Roman"/>
                    <w:sz w:val="24"/>
                    <w:szCs w:val="24"/>
                  </w:rPr>
                  <m:t>v</m:t>
                </m:r>
              </m:e>
              <m:sub>
                <m:r>
                  <m:rPr>
                    <m:sty m:val="bi"/>
                  </m:rPr>
                  <w:rPr>
                    <w:rStyle w:val="RSCB03MathematicsGreeketcChar"/>
                    <w:rFonts w:ascii="Cambria Math" w:eastAsia="宋体" w:hAnsi="Cambria Math" w:cs="Times New Roman"/>
                    <w:sz w:val="24"/>
                    <w:szCs w:val="24"/>
                  </w:rPr>
                  <m:t>t</m:t>
                </m:r>
              </m:sub>
            </m:sSub>
            <m:r>
              <m:rPr>
                <m:sty m:val="bi"/>
              </m:rPr>
              <w:rPr>
                <w:rStyle w:val="RSCB03MathematicsGreeketcChar"/>
                <w:rFonts w:ascii="Cambria Math" w:hAnsi="Cambria Math" w:cs="Times New Roman"/>
                <w:sz w:val="24"/>
                <w:szCs w:val="24"/>
                <w:lang w:eastAsia="zh-CN"/>
              </w:rPr>
              <m:t>,0</m:t>
            </m:r>
          </m:e>
        </m:d>
      </m:oMath>
      <w:r w:rsidR="00786B96" w:rsidRPr="00ED2D36">
        <w:rPr>
          <w:rFonts w:ascii="Times New Roman" w:hAnsi="Times New Roman" w:cs="Times New Roman"/>
          <w:b/>
          <w:bCs/>
        </w:rPr>
        <w:t xml:space="preserve"> </w:t>
      </w:r>
      <w:r w:rsidR="00786B96" w:rsidRPr="00ED2D36">
        <w:rPr>
          <w:rFonts w:ascii="Times New Roman" w:hAnsi="Times New Roman" w:cs="Times New Roman"/>
        </w:rPr>
        <w:t xml:space="preserve"> (S</w:t>
      </w:r>
      <w:r w:rsidR="00BE7BDB" w:rsidRPr="00ED2D36">
        <w:rPr>
          <w:rFonts w:ascii="Times New Roman" w:hAnsi="Times New Roman" w:cs="Times New Roman"/>
        </w:rPr>
        <w:t>22</w:t>
      </w:r>
      <w:r w:rsidR="00786B96" w:rsidRPr="00ED2D36">
        <w:rPr>
          <w:rFonts w:ascii="Times New Roman" w:hAnsi="Times New Roman" w:cs="Times New Roman"/>
        </w:rPr>
        <w:t>)</w:t>
      </w:r>
    </w:p>
    <w:p w14:paraId="60B8D6D6" w14:textId="661039F2"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In this expression,</w:t>
      </w:r>
      <w:r w:rsidRPr="00ED2D36">
        <w:rPr>
          <w:rFonts w:ascii="Times New Roman" w:hAnsi="Times New Roman" w:cs="Times New Roman"/>
          <w:b/>
          <w:bCs/>
          <w:color w:val="000000" w:themeColor="text1"/>
        </w:rPr>
        <w:t xml:space="preserv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i"/>
              </m:rPr>
              <w:rPr>
                <w:rFonts w:ascii="Cambria Math" w:hAnsi="Cambria Math" w:cs="Times New Roman"/>
                <w:color w:val="000000" w:themeColor="text1"/>
              </w:rPr>
              <m:t>t</m:t>
            </m:r>
          </m:sub>
        </m:sSub>
      </m:oMath>
      <w:r w:rsidRPr="00ED2D36">
        <w:rPr>
          <w:rFonts w:ascii="Times New Roman" w:hAnsi="Times New Roman" w:cs="Times New Roman"/>
          <w:color w:val="000000" w:themeColor="text1"/>
        </w:rPr>
        <w:t xml:space="preserve"> is the volume dispensed at step </w:t>
      </w:r>
      <m:oMath>
        <m:r>
          <m:rPr>
            <m:sty m:val="bi"/>
          </m:rPr>
          <w:rPr>
            <w:rFonts w:ascii="Cambria Math" w:hAnsi="Cambria Math" w:cs="Times New Roman"/>
            <w:color w:val="000000" w:themeColor="text1"/>
          </w:rPr>
          <m:t>t</m:t>
        </m:r>
      </m:oMath>
      <w:r w:rsidRPr="00ED2D36">
        <w:rPr>
          <w:rFonts w:ascii="Times New Roman" w:hAnsi="Times New Roman" w:cs="Times New Roman"/>
          <w:color w:val="000000" w:themeColor="text1"/>
        </w:rPr>
        <w:t xml:space="preserve">, expressed in mL;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p</m:t>
            </m:r>
          </m:e>
          <m:sub>
            <m:r>
              <m:rPr>
                <m:sty m:val="b"/>
              </m:rPr>
              <w:rPr>
                <w:rFonts w:ascii="Cambria Math" w:hAnsi="Cambria Math" w:cs="Times New Roman"/>
                <w:color w:val="000000" w:themeColor="text1"/>
              </w:rPr>
              <m:t>vol</m:t>
            </m:r>
          </m:sub>
        </m:sSub>
      </m:oMath>
      <w:r w:rsidRPr="00ED2D36">
        <w:rPr>
          <w:rFonts w:ascii="Times New Roman" w:hAnsi="Times New Roman" w:cs="Times New Roman"/>
          <w:color w:val="000000" w:themeColor="text1"/>
        </w:rPr>
        <w:t xml:space="preserve"> is a fixed penalty coefficient set to 0.1;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b</m:t>
            </m:r>
          </m:e>
          <m:sub>
            <m:r>
              <m:rPr>
                <m:sty m:val="b"/>
              </m:rPr>
              <w:rPr>
                <w:rFonts w:ascii="Cambria Math" w:hAnsi="Cambria Math" w:cs="Times New Roman"/>
                <w:color w:val="000000" w:themeColor="text1"/>
              </w:rPr>
              <m:t>vol</m:t>
            </m:r>
          </m:sub>
        </m:sSub>
      </m:oMath>
      <w:r w:rsidRPr="00ED2D36">
        <w:rPr>
          <w:rFonts w:ascii="Times New Roman" w:hAnsi="Times New Roman" w:cs="Times New Roman"/>
          <w:color w:val="000000" w:themeColor="text1"/>
        </w:rPr>
        <w:t xml:space="preserve"> is a fixed bonus coefficient also set to 0.1; and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V</m:t>
            </m:r>
          </m:e>
          <m:sub>
            <m:r>
              <m:rPr>
                <m:sty m:val="b"/>
              </m:rPr>
              <w:rPr>
                <w:rFonts w:ascii="Cambria Math" w:hAnsi="Cambria Math" w:cs="Times New Roman"/>
                <w:color w:val="000000" w:themeColor="text1"/>
              </w:rPr>
              <m:t>over</m:t>
            </m:r>
          </m:sub>
        </m:sSub>
      </m:oMath>
      <w:r w:rsidRPr="00ED2D36">
        <w:rPr>
          <w:rFonts w:ascii="Times New Roman" w:hAnsi="Times New Roman" w:cs="Times New Roman"/>
          <w:color w:val="000000" w:themeColor="text1"/>
        </w:rPr>
        <w:t xml:space="preserve"> is the volume of the action that caused the overshoot</w:t>
      </w:r>
      <w:r w:rsidR="00DF5B86" w:rsidRPr="00ED2D36">
        <w:rPr>
          <w:rFonts w:ascii="Times New Roman" w:hAnsi="Times New Roman" w:cs="Times New Roman"/>
          <w:color w:val="000000" w:themeColor="text1"/>
        </w:rPr>
        <w:t>,</w:t>
      </w:r>
      <w:r w:rsidR="00DF5B86" w:rsidRPr="00ED2D36">
        <w:rPr>
          <w:rStyle w:val="RSCB03MathematicsGreeketcChar"/>
          <w:rFonts w:cs="Times New Roman"/>
          <w:b/>
          <w:bCs/>
          <w:i/>
          <w:sz w:val="24"/>
          <w:szCs w:val="24"/>
          <w:lang w:eastAsia="zh-CN"/>
        </w:rPr>
        <w:t xml:space="preserve"> </w:t>
      </w:r>
      <m:oMath>
        <m:r>
          <m:rPr>
            <m:sty m:val="bi"/>
          </m:rPr>
          <w:rPr>
            <w:rStyle w:val="RSCB03MathematicsGreeketcChar"/>
            <w:rFonts w:ascii="Cambria Math" w:hAnsi="Cambria Math" w:cs="Times New Roman"/>
            <w:sz w:val="24"/>
            <w:szCs w:val="24"/>
            <w:lang w:eastAsia="zh-CN"/>
          </w:rPr>
          <m:t>max</m:t>
        </m:r>
      </m:oMath>
      <w:r w:rsidR="0039637C" w:rsidRPr="00ED2D36">
        <w:rPr>
          <w:rFonts w:ascii="Times New Roman" w:hAnsi="Times New Roman" w:cs="Times New Roman"/>
          <w:b/>
          <w:bCs/>
          <w:i/>
        </w:rPr>
        <w:t xml:space="preserve"> </w:t>
      </w:r>
      <w:r w:rsidR="0039637C" w:rsidRPr="00ED2D36">
        <w:rPr>
          <w:rFonts w:ascii="Times New Roman" w:hAnsi="Times New Roman" w:cs="Times New Roman"/>
          <w:color w:val="000000" w:themeColor="text1"/>
        </w:rPr>
        <w:t>refers to the maximum function</w:t>
      </w:r>
      <w:r w:rsidRPr="00ED2D36">
        <w:rPr>
          <w:rFonts w:ascii="Times New Roman" w:hAnsi="Times New Roman" w:cs="Times New Roman"/>
          <w:color w:val="000000" w:themeColor="text1"/>
        </w:rPr>
        <w:t>. If overshoot occurred in the previous step and the next action uses a smaller volume than the overshooting action, the controller receives a positive bonus. This design encourages adaptive correction: once the policy detects that it has been too aggressive, it is rewarded for becoming more conservative in the following step.</w:t>
      </w:r>
    </w:p>
    <w:p w14:paraId="2E16C4B5" w14:textId="77777777" w:rsidR="00786B96" w:rsidRPr="00ED2D36" w:rsidRDefault="00786B96" w:rsidP="00397965">
      <w:pPr>
        <w:pStyle w:val="3"/>
        <w:spacing w:line="360" w:lineRule="auto"/>
        <w:jc w:val="both"/>
        <w:rPr>
          <w:rFonts w:ascii="Times New Roman" w:hAnsi="Times New Roman" w:cs="Times New Roman"/>
          <w:color w:val="000000" w:themeColor="text1"/>
          <w:sz w:val="24"/>
          <w:szCs w:val="24"/>
        </w:rPr>
      </w:pPr>
      <w:bookmarkStart w:id="2059" w:name="_Toc225862942"/>
      <w:bookmarkStart w:id="2060" w:name="terminal-reward"/>
      <w:bookmarkEnd w:id="2056"/>
      <w:r w:rsidRPr="00ED2D36">
        <w:rPr>
          <w:rFonts w:ascii="Times New Roman" w:hAnsi="Times New Roman" w:cs="Times New Roman"/>
          <w:color w:val="000000" w:themeColor="text1"/>
          <w:sz w:val="24"/>
          <w:szCs w:val="24"/>
        </w:rPr>
        <w:t>6. Terminal reward</w:t>
      </w:r>
      <w:bookmarkEnd w:id="2059"/>
    </w:p>
    <w:p w14:paraId="3A851BFC" w14:textId="241C1220"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 terminal reward</w:t>
      </w:r>
      <m:oMath>
        <m:sSubSup>
          <m:sSubSupPr>
            <m:ctrlPr>
              <w:rPr>
                <w:rFonts w:ascii="Cambria Math" w:hAnsi="Cambria Math" w:cs="Times New Roman"/>
                <w:b/>
                <w:bCs/>
                <w:color w:val="000000" w:themeColor="text1"/>
              </w:rPr>
            </m:ctrlPr>
          </m:sSubSup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t</m:t>
            </m:r>
          </m:sub>
          <m:sup>
            <m:r>
              <m:rPr>
                <m:sty m:val="b"/>
              </m:rPr>
              <w:rPr>
                <w:rFonts w:ascii="Cambria Math" w:hAnsi="Cambria Math" w:cs="Times New Roman"/>
                <w:color w:val="000000" w:themeColor="text1"/>
              </w:rPr>
              <m:t>terminal</m:t>
            </m:r>
          </m:sup>
        </m:sSubSup>
        <m:r>
          <m:rPr>
            <m:sty m:val="bi"/>
          </m:rPr>
          <w:rPr>
            <w:rFonts w:ascii="Cambria Math" w:hAnsi="Cambria Math" w:cs="Times New Roman"/>
            <w:color w:val="000000" w:themeColor="text1"/>
          </w:rPr>
          <m:t>)</m:t>
        </m:r>
      </m:oMath>
      <w:r w:rsidRPr="00ED2D36">
        <w:rPr>
          <w:rFonts w:ascii="Times New Roman" w:hAnsi="Times New Roman" w:cs="Times New Roman"/>
          <w:color w:val="000000" w:themeColor="text1"/>
        </w:rPr>
        <w:t xml:space="preserve"> is assigned when the episode ends successfully. The functional form is given in Eq. S</w:t>
      </w:r>
      <w:r w:rsidR="00BE7BDB" w:rsidRPr="00ED2D36">
        <w:rPr>
          <w:rFonts w:ascii="Times New Roman" w:hAnsi="Times New Roman" w:cs="Times New Roman"/>
          <w:color w:val="000000" w:themeColor="text1"/>
        </w:rPr>
        <w:t>23</w:t>
      </w:r>
      <w:r w:rsidRPr="00ED2D36">
        <w:rPr>
          <w:rFonts w:ascii="Times New Roman" w:hAnsi="Times New Roman" w:cs="Times New Roman"/>
          <w:color w:val="000000" w:themeColor="text1"/>
        </w:rPr>
        <w:t>:</w:t>
      </w:r>
    </w:p>
    <w:p w14:paraId="1F8F7049" w14:textId="59081B05" w:rsidR="00786B96" w:rsidRPr="00ED2D36" w:rsidRDefault="00E00915" w:rsidP="00397965">
      <w:pPr>
        <w:pStyle w:val="RSCB03MathematicsGreeketc"/>
        <w:spacing w:line="360" w:lineRule="auto"/>
        <w:jc w:val="center"/>
        <w:rPr>
          <w:rFonts w:eastAsia="宋体"/>
          <w:sz w:val="24"/>
          <w:szCs w:val="24"/>
        </w:rPr>
      </w:pPr>
      <m:oMath>
        <m:sSubSup>
          <m:sSubSupPr>
            <m:ctrlPr>
              <w:rPr>
                <w:rFonts w:ascii="Cambria Math" w:hAnsi="Cambria Math"/>
                <w:b/>
                <w:bCs/>
                <w:color w:val="000000" w:themeColor="text1"/>
                <w:sz w:val="24"/>
                <w:szCs w:val="24"/>
              </w:rPr>
            </m:ctrlPr>
          </m:sSubSupPr>
          <m:e>
            <m:r>
              <m:rPr>
                <m:sty m:val="bi"/>
              </m:rPr>
              <w:rPr>
                <w:rFonts w:ascii="Cambria Math" w:hAnsi="Cambria Math"/>
                <w:color w:val="000000" w:themeColor="text1"/>
                <w:sz w:val="24"/>
                <w:szCs w:val="24"/>
              </w:rPr>
              <m:t>r</m:t>
            </m:r>
          </m:e>
          <m:sub>
            <m:r>
              <m:rPr>
                <m:sty m:val="bi"/>
              </m:rPr>
              <w:rPr>
                <w:rFonts w:ascii="Cambria Math" w:hAnsi="Cambria Math"/>
                <w:color w:val="000000" w:themeColor="text1"/>
                <w:sz w:val="24"/>
                <w:szCs w:val="24"/>
              </w:rPr>
              <m:t>t</m:t>
            </m:r>
          </m:sub>
          <m:sup>
            <m:r>
              <m:rPr>
                <m:sty m:val="b"/>
              </m:rPr>
              <w:rPr>
                <w:rFonts w:ascii="Cambria Math" w:hAnsi="Cambria Math"/>
                <w:color w:val="000000" w:themeColor="text1"/>
                <w:sz w:val="24"/>
                <w:szCs w:val="24"/>
              </w:rPr>
              <m:t>terminal</m:t>
            </m:r>
          </m:sup>
        </m:sSubSup>
        <m:r>
          <m:rPr>
            <m:sty m:val="bi"/>
          </m:rPr>
          <w:rPr>
            <w:rFonts w:ascii="Cambria Math" w:hAnsi="Cambria Math"/>
            <w:color w:val="000000" w:themeColor="text1"/>
            <w:sz w:val="24"/>
            <w:szCs w:val="24"/>
          </w:rPr>
          <m:t>=</m:t>
        </m:r>
        <m:d>
          <m:dPr>
            <m:begChr m:val="{"/>
            <m:endChr m:val=""/>
            <m:ctrlPr>
              <w:rPr>
                <w:rFonts w:ascii="Cambria Math" w:eastAsiaTheme="minorEastAsia" w:hAnsi="Cambria Math"/>
                <w:b/>
                <w:bCs/>
                <w:i/>
                <w:kern w:val="2"/>
                <w:sz w:val="24"/>
                <w:szCs w:val="24"/>
                <w:lang w:eastAsia="zh-CN"/>
                <w14:ligatures w14:val="standardContextual"/>
              </w:rPr>
            </m:ctrlPr>
          </m:dPr>
          <m:e>
            <m:eqArr>
              <m:eqArrPr>
                <m:ctrlPr>
                  <w:rPr>
                    <w:rFonts w:ascii="Cambria Math" w:eastAsiaTheme="minorEastAsia" w:hAnsi="Cambria Math"/>
                    <w:b/>
                    <w:bCs/>
                    <w:i/>
                    <w:kern w:val="2"/>
                    <w:sz w:val="24"/>
                    <w:szCs w:val="24"/>
                    <w:lang w:eastAsia="zh-CN"/>
                    <w14:ligatures w14:val="standardContextual"/>
                  </w:rPr>
                </m:ctrlPr>
              </m:eqArrPr>
              <m:e>
                <m:r>
                  <m:rPr>
                    <m:sty m:val="bi"/>
                  </m:rPr>
                  <w:rPr>
                    <w:rFonts w:ascii="Cambria Math" w:eastAsiaTheme="minorEastAsia" w:hAnsi="Cambria Math"/>
                    <w:kern w:val="2"/>
                    <w:sz w:val="24"/>
                    <w:szCs w:val="24"/>
                    <w:lang w:eastAsia="zh-CN"/>
                    <w14:ligatures w14:val="standardContextual"/>
                  </w:rPr>
                  <m:t>2</m:t>
                </m:r>
                <m:r>
                  <m:rPr>
                    <m:sty m:val="bi"/>
                  </m:rPr>
                  <w:rPr>
                    <w:rFonts w:ascii="Cambria Math" w:eastAsiaTheme="minorEastAsia" w:hAnsi="Cambria Math"/>
                    <w:kern w:val="2"/>
                    <w:sz w:val="24"/>
                    <w:szCs w:val="24"/>
                    <w:lang w:eastAsia="zh-CN"/>
                    <w14:ligatures w14:val="standardContextual"/>
                  </w:rPr>
                  <m:t>B,</m:t>
                </m:r>
                <m:r>
                  <m:rPr>
                    <m:sty m:val="bi"/>
                  </m:rPr>
                  <w:rPr>
                    <w:rFonts w:ascii="Cambria Math" w:hAnsi="Cambria Math"/>
                    <w:snapToGrid w:val="0"/>
                    <w:sz w:val="24"/>
                    <w:szCs w:val="24"/>
                  </w:rPr>
                  <m:t>if  t&lt;</m:t>
                </m:r>
                <m:f>
                  <m:fPr>
                    <m:ctrlPr>
                      <w:rPr>
                        <w:rFonts w:ascii="Cambria Math" w:hAnsi="Cambria Math"/>
                        <w:b/>
                        <w:bCs/>
                        <w:snapToGrid w:val="0"/>
                        <w:sz w:val="24"/>
                        <w:szCs w:val="24"/>
                      </w:rPr>
                    </m:ctrlPr>
                  </m:fPr>
                  <m:num>
                    <m:sSub>
                      <m:sSubPr>
                        <m:ctrlPr>
                          <w:rPr>
                            <w:rFonts w:ascii="Cambria Math" w:eastAsiaTheme="minorEastAsia" w:hAnsi="Cambria Math"/>
                            <w:b/>
                            <w:i/>
                            <w:snapToGrid w:val="0"/>
                            <w:sz w:val="24"/>
                            <w:szCs w:val="24"/>
                            <w:lang w:eastAsia="zh-CN"/>
                          </w:rPr>
                        </m:ctrlPr>
                      </m:sSubPr>
                      <m:e>
                        <m:r>
                          <m:rPr>
                            <m:sty m:val="bi"/>
                          </m:rPr>
                          <w:rPr>
                            <w:rFonts w:ascii="Cambria Math" w:eastAsiaTheme="minorEastAsia" w:hAnsi="Cambria Math"/>
                            <w:snapToGrid w:val="0"/>
                            <w:sz w:val="24"/>
                            <w:szCs w:val="24"/>
                            <w:lang w:eastAsia="zh-CN"/>
                          </w:rPr>
                          <m:t>t</m:t>
                        </m:r>
                      </m:e>
                      <m:sub>
                        <m:r>
                          <m:rPr>
                            <m:sty m:val="bi"/>
                          </m:rPr>
                          <w:rPr>
                            <w:rFonts w:ascii="Cambria Math" w:eastAsiaTheme="minorEastAsia" w:hAnsi="Cambria Math"/>
                            <w:snapToGrid w:val="0"/>
                            <w:sz w:val="24"/>
                            <w:szCs w:val="24"/>
                            <w:lang w:eastAsia="zh-CN"/>
                          </w:rPr>
                          <m:t>M</m:t>
                        </m:r>
                      </m:sub>
                    </m:sSub>
                  </m:num>
                  <m:den>
                    <m:r>
                      <m:rPr>
                        <m:sty m:val="bi"/>
                      </m:rPr>
                      <w:rPr>
                        <w:rFonts w:ascii="Cambria Math" w:hAnsi="Cambria Math"/>
                        <w:snapToGrid w:val="0"/>
                        <w:sz w:val="24"/>
                        <w:szCs w:val="24"/>
                      </w:rPr>
                      <m:t>2</m:t>
                    </m:r>
                  </m:den>
                </m:f>
              </m:e>
              <m:e>
                <m:r>
                  <m:rPr>
                    <m:sty m:val="bi"/>
                  </m:rPr>
                  <w:rPr>
                    <w:rFonts w:ascii="Cambria Math" w:eastAsiaTheme="minorEastAsia" w:hAnsi="Cambria Math"/>
                    <w:kern w:val="2"/>
                    <w:sz w:val="24"/>
                    <w:szCs w:val="24"/>
                    <w:lang w:eastAsia="zh-CN"/>
                    <w14:ligatures w14:val="standardContextual"/>
                  </w:rPr>
                  <m:t>B,</m:t>
                </m:r>
                <m:r>
                  <m:rPr>
                    <m:sty m:val="bi"/>
                  </m:rPr>
                  <w:rPr>
                    <w:rFonts w:ascii="Cambria Math" w:eastAsia="微软雅黑" w:hAnsi="Cambria Math"/>
                    <w:snapToGrid w:val="0"/>
                    <w:sz w:val="24"/>
                    <w:szCs w:val="24"/>
                  </w:rPr>
                  <m:t>if  t≥</m:t>
                </m:r>
                <m:f>
                  <m:fPr>
                    <m:ctrlPr>
                      <w:rPr>
                        <w:rFonts w:ascii="Cambria Math" w:hAnsi="Cambria Math"/>
                        <w:b/>
                        <w:bCs/>
                        <w:snapToGrid w:val="0"/>
                        <w:sz w:val="24"/>
                        <w:szCs w:val="24"/>
                      </w:rPr>
                    </m:ctrlPr>
                  </m:fPr>
                  <m:num>
                    <m:sSub>
                      <m:sSubPr>
                        <m:ctrlPr>
                          <w:rPr>
                            <w:rFonts w:ascii="Cambria Math" w:eastAsiaTheme="minorEastAsia" w:hAnsi="Cambria Math"/>
                            <w:b/>
                            <w:i/>
                            <w:snapToGrid w:val="0"/>
                            <w:sz w:val="24"/>
                            <w:szCs w:val="24"/>
                            <w:lang w:eastAsia="zh-CN"/>
                          </w:rPr>
                        </m:ctrlPr>
                      </m:sSubPr>
                      <m:e>
                        <m:r>
                          <m:rPr>
                            <m:sty m:val="bi"/>
                          </m:rPr>
                          <w:rPr>
                            <w:rFonts w:ascii="Cambria Math" w:eastAsiaTheme="minorEastAsia" w:hAnsi="Cambria Math"/>
                            <w:snapToGrid w:val="0"/>
                            <w:sz w:val="24"/>
                            <w:szCs w:val="24"/>
                            <w:lang w:eastAsia="zh-CN"/>
                          </w:rPr>
                          <m:t>t</m:t>
                        </m:r>
                      </m:e>
                      <m:sub>
                        <m:r>
                          <m:rPr>
                            <m:sty m:val="bi"/>
                          </m:rPr>
                          <w:rPr>
                            <w:rFonts w:ascii="Cambria Math" w:eastAsiaTheme="minorEastAsia" w:hAnsi="Cambria Math"/>
                            <w:snapToGrid w:val="0"/>
                            <w:sz w:val="24"/>
                            <w:szCs w:val="24"/>
                            <w:lang w:eastAsia="zh-CN"/>
                          </w:rPr>
                          <m:t>M</m:t>
                        </m:r>
                      </m:sub>
                    </m:sSub>
                  </m:num>
                  <m:den>
                    <m:r>
                      <m:rPr>
                        <m:sty m:val="bi"/>
                      </m:rPr>
                      <w:rPr>
                        <w:rFonts w:ascii="Cambria Math" w:hAnsi="Cambria Math"/>
                        <w:snapToGrid w:val="0"/>
                        <w:sz w:val="24"/>
                        <w:szCs w:val="24"/>
                      </w:rPr>
                      <m:t>2</m:t>
                    </m:r>
                  </m:den>
                </m:f>
              </m:e>
              <m:e>
                <m:r>
                  <m:rPr>
                    <m:sty m:val="bi"/>
                  </m:rPr>
                  <w:rPr>
                    <w:rFonts w:ascii="Cambria Math" w:eastAsiaTheme="minorEastAsia" w:hAnsi="Cambria Math"/>
                    <w:kern w:val="2"/>
                    <w:sz w:val="24"/>
                    <w:szCs w:val="24"/>
                    <w:lang w:eastAsia="zh-CN"/>
                    <w14:ligatures w14:val="standardContextual"/>
                  </w:rPr>
                  <m:t>0,otherwise</m:t>
                </m:r>
              </m:e>
            </m:eqArr>
          </m:e>
        </m:d>
      </m:oMath>
      <w:r w:rsidR="00724299" w:rsidRPr="00ED2D36">
        <w:rPr>
          <w:sz w:val="24"/>
          <w:szCs w:val="24"/>
          <w:lang w:eastAsia="zh-CN"/>
        </w:rPr>
        <w:t xml:space="preserve"> </w:t>
      </w:r>
      <w:r w:rsidR="00786B96" w:rsidRPr="00ED2D36">
        <w:rPr>
          <w:sz w:val="24"/>
          <w:szCs w:val="24"/>
          <w:lang w:eastAsia="zh-CN"/>
        </w:rPr>
        <w:t>(</w:t>
      </w:r>
      <w:r w:rsidR="00786B96" w:rsidRPr="00ED2D36">
        <w:rPr>
          <w:rFonts w:eastAsiaTheme="minorEastAsia"/>
          <w:sz w:val="24"/>
          <w:szCs w:val="24"/>
          <w:lang w:eastAsia="zh-CN"/>
        </w:rPr>
        <w:t>S</w:t>
      </w:r>
      <w:r w:rsidR="00BE7BDB" w:rsidRPr="00ED2D36">
        <w:rPr>
          <w:rFonts w:eastAsiaTheme="minorEastAsia"/>
          <w:sz w:val="24"/>
          <w:szCs w:val="24"/>
          <w:lang w:eastAsia="zh-CN"/>
        </w:rPr>
        <w:t>23</w:t>
      </w:r>
      <w:r w:rsidR="00786B96" w:rsidRPr="00ED2D36">
        <w:rPr>
          <w:sz w:val="24"/>
          <w:szCs w:val="24"/>
          <w:lang w:eastAsia="zh-CN"/>
        </w:rPr>
        <w:t>)</w:t>
      </w:r>
    </w:p>
    <w:p w14:paraId="5CD35CE9" w14:textId="270178D7"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A larger terminal reward is granted when the task is completed in fewer than half of the maximum allowed steps. In Eq. S</w:t>
      </w:r>
      <w:r w:rsidR="00E3796C" w:rsidRPr="00ED2D36">
        <w:rPr>
          <w:rFonts w:ascii="Times New Roman" w:hAnsi="Times New Roman" w:cs="Times New Roman"/>
          <w:color w:val="000000" w:themeColor="text1"/>
        </w:rPr>
        <w:t>23</w:t>
      </w:r>
      <w:r w:rsidRPr="00ED2D36">
        <w:rPr>
          <w:rFonts w:ascii="Times New Roman" w:hAnsi="Times New Roman" w:cs="Times New Roman"/>
          <w:color w:val="000000" w:themeColor="text1"/>
        </w:rPr>
        <w:t xml:space="preserve">, </w:t>
      </w:r>
      <m:oMath>
        <m:r>
          <m:rPr>
            <m:sty m:val="bi"/>
          </m:rPr>
          <w:rPr>
            <w:rFonts w:ascii="Cambria Math" w:hAnsi="Cambria Math" w:cs="Times New Roman"/>
            <w:color w:val="000000" w:themeColor="text1"/>
          </w:rPr>
          <m:t>B</m:t>
        </m:r>
      </m:oMath>
      <w:r w:rsidRPr="00ED2D36">
        <w:rPr>
          <w:rFonts w:ascii="Times New Roman" w:hAnsi="Times New Roman" w:cs="Times New Roman"/>
          <w:b/>
          <w:bCs/>
          <w:color w:val="000000" w:themeColor="text1"/>
        </w:rPr>
        <w:t xml:space="preserve"> </w:t>
      </w:r>
      <w:r w:rsidRPr="00ED2D36">
        <w:rPr>
          <w:rFonts w:ascii="Times New Roman" w:hAnsi="Times New Roman" w:cs="Times New Roman"/>
          <w:color w:val="000000" w:themeColor="text1"/>
        </w:rPr>
        <w:t xml:space="preserve">is a fixed </w:t>
      </w:r>
      <w:r w:rsidR="00C55BD1" w:rsidRPr="00ED2D36">
        <w:rPr>
          <w:rFonts w:ascii="Times New Roman" w:hAnsi="Times New Roman" w:cs="Times New Roman"/>
          <w:color w:val="000000" w:themeColor="text1"/>
        </w:rPr>
        <w:t xml:space="preserve">reward </w:t>
      </w:r>
      <w:r w:rsidRPr="00ED2D36">
        <w:rPr>
          <w:rFonts w:ascii="Times New Roman" w:hAnsi="Times New Roman" w:cs="Times New Roman"/>
          <w:color w:val="000000" w:themeColor="text1"/>
        </w:rPr>
        <w:t>constant set to 3.9. This term explicitly values both success and efficiency, thereby encouraging the policy not only to reach the target pH but to do so promptly.</w:t>
      </w:r>
    </w:p>
    <w:p w14:paraId="33A03FEB" w14:textId="77777777"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Taken together, the reward function combines local shaping terms and final task-level incentives. The dense reward and overshoot terms guide short-term behavior, the step penalty promotes efficiency, the incorrect-reagent penalty imposes chemically meaningful directional constraints, and the terminal reward emphasizes overall task completion.</w:t>
      </w:r>
    </w:p>
    <w:p w14:paraId="25C0FC14" w14:textId="77777777" w:rsidR="00786B96" w:rsidRPr="00ED2D36" w:rsidRDefault="00786B96" w:rsidP="00397965">
      <w:pPr>
        <w:pStyle w:val="2"/>
        <w:spacing w:line="360" w:lineRule="auto"/>
        <w:jc w:val="both"/>
        <w:rPr>
          <w:rFonts w:ascii="Times New Roman" w:hAnsi="Times New Roman" w:cs="Times New Roman"/>
          <w:color w:val="000000" w:themeColor="text1"/>
          <w:sz w:val="24"/>
          <w:szCs w:val="24"/>
        </w:rPr>
      </w:pPr>
      <w:bookmarkStart w:id="2061" w:name="_Toc225862943"/>
      <w:bookmarkStart w:id="2062" w:name="training-procedure"/>
      <w:bookmarkEnd w:id="1948"/>
      <w:bookmarkEnd w:id="2060"/>
      <w:r w:rsidRPr="00ED2D36">
        <w:rPr>
          <w:rFonts w:ascii="Times New Roman" w:hAnsi="Times New Roman" w:cs="Times New Roman"/>
          <w:color w:val="000000" w:themeColor="text1"/>
          <w:sz w:val="24"/>
          <w:szCs w:val="24"/>
        </w:rPr>
        <w:lastRenderedPageBreak/>
        <w:t>Training Procedure</w:t>
      </w:r>
      <w:bookmarkEnd w:id="2061"/>
    </w:p>
    <w:p w14:paraId="77935FB5" w14:textId="54BCDDD1" w:rsidR="00786B96" w:rsidRPr="00ED2D36" w:rsidRDefault="00786B96" w:rsidP="00397965">
      <w:pPr>
        <w:pStyle w:val="FirstParagraph"/>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For reinforcement learning, the policy network initialized by imitation learning was further optimized over </w:t>
      </w:r>
      <w:del w:id="2063" w:author="chao zhang" w:date="2026-03-30T20:34:00Z">
        <w:r w:rsidRPr="00ED2D36" w:rsidDel="00E2567B">
          <w:rPr>
            <w:rFonts w:ascii="Times New Roman" w:hAnsi="Times New Roman" w:cs="Times New Roman"/>
            <w:color w:val="000000" w:themeColor="text1"/>
          </w:rPr>
          <w:delText xml:space="preserve">1000 </w:delText>
        </w:r>
      </w:del>
      <w:ins w:id="2064" w:author="chao zhang" w:date="2026-03-30T20:34:00Z">
        <w:r w:rsidR="00E2567B">
          <w:rPr>
            <w:rFonts w:ascii="Times New Roman" w:hAnsi="Times New Roman" w:cs="Times New Roman" w:hint="eastAsia"/>
            <w:color w:val="000000" w:themeColor="text1"/>
          </w:rPr>
          <w:t>500</w:t>
        </w:r>
        <w:r w:rsidR="00E2567B" w:rsidRPr="00ED2D36">
          <w:rPr>
            <w:rFonts w:ascii="Times New Roman" w:hAnsi="Times New Roman" w:cs="Times New Roman"/>
            <w:color w:val="000000" w:themeColor="text1"/>
          </w:rPr>
          <w:t xml:space="preserve"> </w:t>
        </w:r>
      </w:ins>
      <w:r w:rsidRPr="00ED2D36">
        <w:rPr>
          <w:rFonts w:ascii="Times New Roman" w:hAnsi="Times New Roman" w:cs="Times New Roman"/>
          <w:color w:val="000000" w:themeColor="text1"/>
        </w:rPr>
        <w:t xml:space="preserve">training episodes. In each episode, a random </w:t>
      </w:r>
      <w:ins w:id="2065" w:author="Yibin Jiang" w:date="2026-03-31T15:24:00Z">
        <w:r w:rsidR="0047437A" w:rsidRPr="0047437A">
          <w:rPr>
            <w:rFonts w:ascii="Times New Roman" w:hAnsi="Times New Roman" w:cs="Times New Roman"/>
            <w:color w:val="000000" w:themeColor="text1"/>
          </w:rPr>
          <w:t xml:space="preserve">pH-adjustment </w:t>
        </w:r>
      </w:ins>
      <w:del w:id="2066" w:author="Yibin Jiang" w:date="2026-03-31T15:24:00Z">
        <w:r w:rsidRPr="00ED2D36" w:rsidDel="0047437A">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 xml:space="preserve">problem was generated from a family of monoprotic, diprotic, and triprotic acid systems. The acid concentration was fixed at 0.1 M, and target pH values were randomly sampled from 2 to 11. The maximum number of </w:t>
      </w:r>
      <w:del w:id="2067" w:author="Yibin Jiang" w:date="2026-03-31T15:24:00Z">
        <w:r w:rsidRPr="00ED2D36" w:rsidDel="001D02A0">
          <w:rPr>
            <w:rFonts w:ascii="Times New Roman" w:hAnsi="Times New Roman" w:cs="Times New Roman"/>
            <w:color w:val="000000" w:themeColor="text1"/>
          </w:rPr>
          <w:delText xml:space="preserve">titration </w:delText>
        </w:r>
      </w:del>
      <w:r w:rsidRPr="00ED2D36">
        <w:rPr>
          <w:rFonts w:ascii="Times New Roman" w:hAnsi="Times New Roman" w:cs="Times New Roman"/>
          <w:color w:val="000000" w:themeColor="text1"/>
        </w:rPr>
        <w:t>steps was 50.</w:t>
      </w:r>
    </w:p>
    <w:p w14:paraId="6BCB97CA" w14:textId="756E0E71" w:rsidR="00786B96" w:rsidRPr="00ED2D36" w:rsidRDefault="00786B96" w:rsidP="00397965">
      <w:pPr>
        <w:pStyle w:val="a3"/>
        <w:spacing w:line="360" w:lineRule="auto"/>
        <w:jc w:val="both"/>
        <w:rPr>
          <w:rFonts w:ascii="Times New Roman" w:hAnsi="Times New Roman" w:cs="Times New Roman"/>
          <w:color w:val="000000" w:themeColor="text1"/>
        </w:rPr>
      </w:pPr>
      <w:r w:rsidRPr="00ED2D36">
        <w:rPr>
          <w:rFonts w:ascii="Times New Roman" w:hAnsi="Times New Roman" w:cs="Times New Roman"/>
          <w:color w:val="000000" w:themeColor="text1"/>
        </w:rPr>
        <w:t xml:space="preserve">After training, the updated policy was evaluated on 3000 test experiments generated using the same random seed as the Bayesian-parameter-updating benchmark. In a more challenging setting using only 0.1 M HCl and 0.1 M NaOH, the reinforcement-learning policy achieved a success rate of 87.3% with an average of </w:t>
      </w:r>
      <w:del w:id="2068" w:author="chao zhang" w:date="2026-05-01T21:58:00Z">
        <w:r w:rsidRPr="00ED2D36" w:rsidDel="00490E17">
          <w:rPr>
            <w:rFonts w:ascii="Times New Roman" w:hAnsi="Times New Roman" w:cs="Times New Roman"/>
            <w:color w:val="000000" w:themeColor="text1"/>
          </w:rPr>
          <w:delText xml:space="preserve">7.9 </w:delText>
        </w:r>
      </w:del>
      <w:ins w:id="2069" w:author="chao zhang" w:date="2026-05-01T21:58:00Z">
        <w:r w:rsidR="00490E17">
          <w:rPr>
            <w:rFonts w:ascii="Times New Roman" w:hAnsi="Times New Roman" w:cs="Times New Roman" w:hint="eastAsia"/>
            <w:color w:val="000000" w:themeColor="text1"/>
          </w:rPr>
          <w:t>8</w:t>
        </w:r>
      </w:ins>
      <w:r w:rsidRPr="00ED2D36">
        <w:rPr>
          <w:rFonts w:ascii="Times New Roman" w:hAnsi="Times New Roman" w:cs="Times New Roman"/>
          <w:color w:val="000000" w:themeColor="text1"/>
        </w:rPr>
        <w:t>steps among successful experiments, whereas the Bayesian baseline achieved a success rate of 77.6% and required an average of 10</w:t>
      </w:r>
      <w:del w:id="2070" w:author="chao zhang" w:date="2026-05-01T22:04:00Z">
        <w:r w:rsidRPr="00ED2D36" w:rsidDel="00E00915">
          <w:rPr>
            <w:rFonts w:ascii="Times New Roman" w:hAnsi="Times New Roman" w:cs="Times New Roman"/>
            <w:color w:val="000000" w:themeColor="text1"/>
          </w:rPr>
          <w:delText>.</w:delText>
        </w:r>
      </w:del>
      <w:del w:id="2071" w:author="chao zhang" w:date="2026-05-01T21:59:00Z">
        <w:r w:rsidRPr="00ED2D36" w:rsidDel="00490E17">
          <w:rPr>
            <w:rFonts w:ascii="Times New Roman" w:hAnsi="Times New Roman" w:cs="Times New Roman"/>
            <w:color w:val="000000" w:themeColor="text1"/>
          </w:rPr>
          <w:delText>2</w:delText>
        </w:r>
      </w:del>
      <w:r w:rsidRPr="00ED2D36">
        <w:rPr>
          <w:rFonts w:ascii="Times New Roman" w:hAnsi="Times New Roman" w:cs="Times New Roman"/>
          <w:color w:val="000000" w:themeColor="text1"/>
        </w:rPr>
        <w:t xml:space="preserve"> steps. Thus, the learned policy improved </w:t>
      </w:r>
      <w:r w:rsidR="00DE3900" w:rsidRPr="00ED2D36">
        <w:rPr>
          <w:rFonts w:ascii="Times New Roman" w:hAnsi="Times New Roman" w:cs="Times New Roman"/>
          <w:color w:val="000000" w:themeColor="text1"/>
        </w:rPr>
        <w:t xml:space="preserve">the </w:t>
      </w:r>
      <w:r w:rsidRPr="00ED2D36">
        <w:rPr>
          <w:rFonts w:ascii="Times New Roman" w:hAnsi="Times New Roman" w:cs="Times New Roman"/>
          <w:color w:val="000000" w:themeColor="text1"/>
        </w:rPr>
        <w:t>success rate by 9.6 percentage points and reduced the average number of steps by 22.7% relative to the Bayesian controller.</w:t>
      </w:r>
    </w:p>
    <w:p w14:paraId="7C8B1617" w14:textId="1CFB3F7C" w:rsidR="00786B96" w:rsidRPr="00ED2D36" w:rsidRDefault="00786B96" w:rsidP="00397965">
      <w:pPr>
        <w:pStyle w:val="a3"/>
        <w:spacing w:line="360" w:lineRule="auto"/>
        <w:jc w:val="both"/>
        <w:rPr>
          <w:ins w:id="2072" w:author="Yibin Jiang" w:date="2026-03-21T12:39:00Z"/>
          <w:rFonts w:ascii="Times New Roman" w:hAnsi="Times New Roman" w:cs="Times New Roman"/>
          <w:color w:val="000000" w:themeColor="text1"/>
        </w:rPr>
      </w:pPr>
      <w:r w:rsidRPr="00ED2D36">
        <w:rPr>
          <w:rFonts w:ascii="Times New Roman" w:hAnsi="Times New Roman" w:cs="Times New Roman"/>
          <w:color w:val="000000" w:themeColor="text1"/>
        </w:rPr>
        <w:t>In the broader 3000-task simulation benchmark, the reinforcement-learning controller achieved a success rate of 94.3</w:t>
      </w:r>
      <w:del w:id="2073" w:author="chao zhang" w:date="2026-03-31T20:58:00Z">
        <w:r w:rsidRPr="00ED2D36" w:rsidDel="007920DF">
          <w:rPr>
            <w:rFonts w:ascii="Times New Roman" w:hAnsi="Times New Roman" w:cs="Times New Roman"/>
            <w:color w:val="000000" w:themeColor="text1"/>
          </w:rPr>
          <w:delText>27</w:delText>
        </w:r>
      </w:del>
      <w:r w:rsidRPr="00ED2D36">
        <w:rPr>
          <w:rFonts w:ascii="Times New Roman" w:hAnsi="Times New Roman" w:cs="Times New Roman"/>
          <w:color w:val="000000" w:themeColor="text1"/>
        </w:rPr>
        <w:t xml:space="preserve">%, an average step count of </w:t>
      </w:r>
      <m:oMath>
        <m:r>
          <m:rPr>
            <m:nor/>
          </m:rPr>
          <w:rPr>
            <w:rFonts w:ascii="Times New Roman" w:hAnsi="Times New Roman" w:cs="Times New Roman"/>
            <w:color w:val="000000" w:themeColor="text1"/>
            <w:rPrChange w:id="2074" w:author="chao zhang" w:date="2026-03-31T20:58:00Z">
              <w:rPr>
                <w:rFonts w:ascii="Cambria Math" w:hAnsi="Cambria Math" w:cs="Times New Roman"/>
                <w:color w:val="000000" w:themeColor="text1"/>
              </w:rPr>
            </w:rPrChange>
          </w:rPr>
          <m:t>10</m:t>
        </m:r>
        <m:r>
          <w:del w:id="2075" w:author="chao zhang" w:date="2026-05-01T21:58:00Z">
            <m:rPr>
              <m:nor/>
            </m:rPr>
            <w:rPr>
              <w:rFonts w:ascii="Times New Roman" w:hAnsi="Times New Roman" w:cs="Times New Roman"/>
              <w:color w:val="000000" w:themeColor="text1"/>
              <w:rPrChange w:id="2076" w:author="chao zhang" w:date="2026-03-31T20:58:00Z">
                <w:rPr>
                  <w:rFonts w:ascii="Cambria Math" w:hAnsi="Cambria Math" w:cs="Times New Roman"/>
                  <w:color w:val="000000" w:themeColor="text1"/>
                </w:rPr>
              </w:rPrChange>
            </w:rPr>
            <m:t>.2</m:t>
          </w:del>
        </m:r>
        <m:r>
          <w:del w:id="2077" w:author="chao zhang" w:date="2026-03-31T20:58:00Z">
            <m:rPr>
              <m:nor/>
            </m:rPr>
            <w:rPr>
              <w:rFonts w:ascii="Times New Roman" w:hAnsi="Times New Roman" w:cs="Times New Roman"/>
              <w:color w:val="000000" w:themeColor="text1"/>
              <w:rPrChange w:id="2078" w:author="chao zhang" w:date="2026-03-31T20:58:00Z">
                <w:rPr>
                  <w:rFonts w:ascii="Cambria Math" w:hAnsi="Cambria Math" w:cs="Times New Roman"/>
                  <w:color w:val="000000" w:themeColor="text1"/>
                </w:rPr>
              </w:rPrChange>
            </w:rPr>
            <m:t>1</m:t>
          </w:del>
        </m:r>
        <m:r>
          <m:rPr>
            <m:nor/>
          </m:rPr>
          <w:rPr>
            <w:rFonts w:ascii="Times New Roman" w:hAnsi="Times New Roman" w:cs="Times New Roman"/>
            <w:color w:val="000000" w:themeColor="text1"/>
            <w:rPrChange w:id="2079" w:author="chao zhang" w:date="2026-03-31T20:58:00Z">
              <w:rPr>
                <w:rFonts w:ascii="Cambria Math" w:hAnsi="Cambria Math" w:cs="Times New Roman"/>
                <w:color w:val="000000" w:themeColor="text1"/>
              </w:rPr>
            </w:rPrChange>
          </w:rPr>
          <m:t>±7</m:t>
        </m:r>
        <m:r>
          <w:del w:id="2080" w:author="chao zhang" w:date="2026-05-01T21:58:00Z">
            <m:rPr>
              <m:nor/>
            </m:rPr>
            <w:rPr>
              <w:rFonts w:ascii="Times New Roman" w:hAnsi="Times New Roman" w:cs="Times New Roman"/>
              <w:color w:val="000000" w:themeColor="text1"/>
              <w:rPrChange w:id="2081" w:author="chao zhang" w:date="2026-03-31T20:58:00Z">
                <w:rPr>
                  <w:rFonts w:ascii="Cambria Math" w:hAnsi="Cambria Math" w:cs="Times New Roman"/>
                  <w:color w:val="000000" w:themeColor="text1"/>
                </w:rPr>
              </w:rPrChange>
            </w:rPr>
            <m:t>.2</m:t>
          </w:del>
        </m:r>
        <m:r>
          <w:del w:id="2082" w:author="chao zhang" w:date="2026-03-31T20:58:00Z">
            <m:rPr>
              <m:nor/>
            </m:rPr>
            <w:rPr>
              <w:rFonts w:ascii="Times New Roman" w:hAnsi="Times New Roman" w:cs="Times New Roman"/>
              <w:color w:val="000000" w:themeColor="text1"/>
              <w:rPrChange w:id="2083" w:author="chao zhang" w:date="2026-03-31T20:58:00Z">
                <w:rPr>
                  <w:rFonts w:ascii="Cambria Math" w:hAnsi="Cambria Math" w:cs="Times New Roman"/>
                  <w:color w:val="000000" w:themeColor="text1"/>
                </w:rPr>
              </w:rPrChange>
            </w:rPr>
            <m:t>1</m:t>
          </w:del>
        </m:r>
      </m:oMath>
      <w:r w:rsidRPr="00ED2D36">
        <w:rPr>
          <w:rFonts w:ascii="Times New Roman" w:hAnsi="Times New Roman" w:cs="Times New Roman"/>
          <w:color w:val="000000" w:themeColor="text1"/>
        </w:rPr>
        <w:t xml:space="preserve">, and an overshoot rate of </w:t>
      </w:r>
      <w:del w:id="2084" w:author="chao zhang" w:date="2026-03-31T20:58:00Z">
        <w:r w:rsidRPr="00ED2D36" w:rsidDel="003845C5">
          <w:rPr>
            <w:rFonts w:ascii="Times New Roman" w:hAnsi="Times New Roman" w:cs="Times New Roman"/>
            <w:color w:val="000000" w:themeColor="text1"/>
          </w:rPr>
          <w:delText>28.67</w:delText>
        </w:r>
      </w:del>
      <w:ins w:id="2085" w:author="chao zhang" w:date="2026-03-31T20:58:00Z">
        <w:r w:rsidR="003845C5">
          <w:rPr>
            <w:rFonts w:ascii="Times New Roman" w:hAnsi="Times New Roman" w:cs="Times New Roman" w:hint="eastAsia"/>
            <w:color w:val="000000" w:themeColor="text1"/>
          </w:rPr>
          <w:t>31.4</w:t>
        </w:r>
      </w:ins>
      <w:r w:rsidRPr="00ED2D36">
        <w:rPr>
          <w:rFonts w:ascii="Times New Roman" w:hAnsi="Times New Roman" w:cs="Times New Roman"/>
          <w:color w:val="000000" w:themeColor="text1"/>
        </w:rPr>
        <w:t>%, performing comparably to imitation learning and better than the Bayesian controller in efficiency. These results indicate that reinforcement learning preserves the strong baseline behavior learned from imitation while further improving control efficiency through direct optimization of task-level reward.</w:t>
      </w:r>
      <w:bookmarkEnd w:id="1429"/>
      <w:bookmarkEnd w:id="2062"/>
    </w:p>
    <w:p w14:paraId="0F224FA1" w14:textId="3E3BAA6F" w:rsidR="000F2E82" w:rsidRPr="00ED2D36" w:rsidRDefault="000F2E82" w:rsidP="00397965">
      <w:pPr>
        <w:pStyle w:val="a3"/>
        <w:spacing w:line="360" w:lineRule="auto"/>
        <w:jc w:val="both"/>
        <w:rPr>
          <w:rFonts w:ascii="Times New Roman" w:hAnsi="Times New Roman" w:cs="Times New Roman"/>
          <w:color w:val="000000" w:themeColor="text1"/>
        </w:rPr>
      </w:pPr>
      <w:commentRangeStart w:id="2086"/>
      <w:ins w:id="2087" w:author="Yibin Jiang" w:date="2026-03-21T12:39:00Z">
        <w:r w:rsidRPr="00ED2D36">
          <w:rPr>
            <w:rFonts w:ascii="Times New Roman" w:hAnsi="Times New Roman" w:cs="Times New Roman"/>
            <w:color w:val="000000" w:themeColor="text1"/>
          </w:rPr>
          <w:t>The raw code for the machine learning process is avai</w:t>
        </w:r>
        <w:r w:rsidR="0040133A" w:rsidRPr="00ED2D36">
          <w:rPr>
            <w:rFonts w:ascii="Times New Roman" w:hAnsi="Times New Roman" w:cs="Times New Roman"/>
            <w:color w:val="000000" w:themeColor="text1"/>
          </w:rPr>
          <w:t>l</w:t>
        </w:r>
        <w:r w:rsidRPr="00ED2D36">
          <w:rPr>
            <w:rFonts w:ascii="Times New Roman" w:hAnsi="Times New Roman" w:cs="Times New Roman"/>
            <w:color w:val="000000" w:themeColor="text1"/>
          </w:rPr>
          <w:t>able at Git</w:t>
        </w:r>
        <w:r w:rsidR="0040133A" w:rsidRPr="00ED2D36">
          <w:rPr>
            <w:rFonts w:ascii="Times New Roman" w:hAnsi="Times New Roman" w:cs="Times New Roman"/>
            <w:color w:val="000000" w:themeColor="text1"/>
          </w:rPr>
          <w:t>H</w:t>
        </w:r>
        <w:r w:rsidRPr="00ED2D36">
          <w:rPr>
            <w:rFonts w:ascii="Times New Roman" w:hAnsi="Times New Roman" w:cs="Times New Roman"/>
            <w:color w:val="000000" w:themeColor="text1"/>
          </w:rPr>
          <w:t xml:space="preserve">ub </w:t>
        </w:r>
      </w:ins>
      <w:ins w:id="2088" w:author="chao zhang" w:date="2026-03-28T09:45:00Z">
        <w:r w:rsidR="007D318A" w:rsidRPr="007D318A">
          <w:rPr>
            <w:rFonts w:ascii="Times New Roman" w:hAnsi="Times New Roman" w:cs="Times New Roman"/>
            <w:color w:val="000000" w:themeColor="text1"/>
          </w:rPr>
          <w:t>https://github.com/Wang-Group/pH-Titration</w:t>
        </w:r>
      </w:ins>
      <w:ins w:id="2089" w:author="SYLZ" w:date="2026-03-27T14:34:00Z">
        <w:del w:id="2090" w:author="chao zhang" w:date="2026-03-28T09:45:00Z">
          <w:r w:rsidR="00F36469" w:rsidRPr="00F36469" w:rsidDel="007D318A">
            <w:rPr>
              <w:rFonts w:ascii="Times New Roman" w:hAnsi="Times New Roman" w:cs="Times New Roman"/>
              <w:color w:val="000000" w:themeColor="text1"/>
            </w:rPr>
            <w:delText>https://github.com/SYLZ777/phB.git</w:delText>
          </w:r>
        </w:del>
      </w:ins>
      <w:ins w:id="2091" w:author="SYLZ" w:date="2026-03-27T10:23:00Z">
        <w:del w:id="2092" w:author="chao zhang" w:date="2026-03-28T09:45:00Z">
          <w:r w:rsidR="008E3771" w:rsidRPr="00ED2D36" w:rsidDel="007D318A">
            <w:rPr>
              <w:rFonts w:ascii="Times New Roman" w:hAnsi="Times New Roman" w:cs="Times New Roman"/>
              <w:color w:val="000000" w:themeColor="text1"/>
            </w:rPr>
            <w:delText xml:space="preserve"> </w:delText>
          </w:r>
        </w:del>
      </w:ins>
      <w:ins w:id="2093" w:author="Yibin Jiang" w:date="2026-03-21T12:39:00Z">
        <w:del w:id="2094" w:author="SYLZ" w:date="2026-03-27T10:23:00Z">
          <w:r w:rsidRPr="00ED2D36" w:rsidDel="008E3771">
            <w:rPr>
              <w:rFonts w:ascii="Times New Roman" w:hAnsi="Times New Roman" w:cs="Times New Roman"/>
              <w:color w:val="000000" w:themeColor="text1"/>
            </w:rPr>
            <w:delText>[XXX]</w:delText>
          </w:r>
        </w:del>
        <w:r w:rsidRPr="00ED2D36">
          <w:rPr>
            <w:rFonts w:ascii="Times New Roman" w:hAnsi="Times New Roman" w:cs="Times New Roman"/>
            <w:color w:val="000000" w:themeColor="text1"/>
          </w:rPr>
          <w:t>.</w:t>
        </w:r>
        <w:commentRangeEnd w:id="2086"/>
        <w:r w:rsidR="00CC2238" w:rsidRPr="00ED2D36">
          <w:rPr>
            <w:rStyle w:val="a5"/>
            <w:rFonts w:ascii="Times New Roman" w:eastAsia="Times New Roman" w:hAnsi="Times New Roman" w:cs="Times New Roman"/>
            <w:kern w:val="2"/>
            <w14:ligatures w14:val="standardContextual"/>
          </w:rPr>
          <w:commentReference w:id="2086"/>
        </w:r>
      </w:ins>
    </w:p>
    <w:p w14:paraId="65FA7420" w14:textId="1B27320C" w:rsidR="00786B96" w:rsidRPr="008B595B" w:rsidDel="00585BEC" w:rsidRDefault="00585BEC">
      <w:pPr>
        <w:spacing w:line="360" w:lineRule="auto"/>
        <w:jc w:val="both"/>
        <w:rPr>
          <w:del w:id="2095" w:author="SYLZ" w:date="2026-03-27T10:20:00Z"/>
          <w:rFonts w:eastAsiaTheme="minorEastAsia"/>
          <w:b/>
          <w:bCs/>
          <w:sz w:val="24"/>
          <w:rPrChange w:id="2096" w:author="Yibin Jiang" w:date="2026-03-27T13:35:00Z">
            <w:rPr>
              <w:del w:id="2097" w:author="SYLZ" w:date="2026-03-27T10:20:00Z"/>
              <w:rFonts w:eastAsiaTheme="minorEastAsia"/>
              <w:sz w:val="24"/>
            </w:rPr>
          </w:rPrChange>
        </w:rPr>
        <w:pPrChange w:id="2098" w:author="SYLZ" w:date="2026-03-27T10:39:00Z">
          <w:pPr>
            <w:spacing w:line="480" w:lineRule="auto"/>
            <w:jc w:val="both"/>
          </w:pPr>
        </w:pPrChange>
      </w:pPr>
      <w:ins w:id="2099" w:author="SYLZ" w:date="2026-03-27T10:20:00Z">
        <w:r w:rsidRPr="008B595B">
          <w:rPr>
            <w:rFonts w:eastAsiaTheme="minorEastAsia"/>
            <w:b/>
            <w:bCs/>
            <w:sz w:val="24"/>
            <w:rPrChange w:id="2100" w:author="Yibin Jiang" w:date="2026-03-27T13:35:00Z">
              <w:rPr>
                <w:rFonts w:eastAsiaTheme="minorEastAsia"/>
                <w:sz w:val="24"/>
              </w:rPr>
            </w:rPrChange>
          </w:rPr>
          <w:t>Reference</w:t>
        </w:r>
      </w:ins>
    </w:p>
    <w:p w14:paraId="5CCD898B" w14:textId="77777777" w:rsidR="00585BEC" w:rsidRPr="00ED2D36" w:rsidDel="00C14253" w:rsidRDefault="00585BEC">
      <w:pPr>
        <w:suppressAutoHyphens/>
        <w:adjustRightInd w:val="0"/>
        <w:spacing w:line="360" w:lineRule="auto"/>
        <w:jc w:val="both"/>
        <w:rPr>
          <w:ins w:id="2101" w:author="SYLZ" w:date="2026-03-27T10:21:00Z"/>
          <w:del w:id="2102" w:author="chao zhang" w:date="2026-04-01T15:10:00Z"/>
          <w:rFonts w:eastAsiaTheme="minorEastAsia"/>
          <w:sz w:val="24"/>
        </w:rPr>
        <w:pPrChange w:id="2103" w:author="SYLZ" w:date="2026-03-27T10:39:00Z">
          <w:pPr>
            <w:suppressAutoHyphens/>
            <w:adjustRightInd w:val="0"/>
            <w:spacing w:line="480" w:lineRule="auto"/>
            <w:jc w:val="both"/>
          </w:pPr>
        </w:pPrChange>
      </w:pPr>
    </w:p>
    <w:p w14:paraId="1D1FB530" w14:textId="6F6ABD71" w:rsidR="00585BEC" w:rsidRPr="00ED2D36" w:rsidDel="00FD3442" w:rsidRDefault="00585BEC">
      <w:pPr>
        <w:spacing w:line="360" w:lineRule="auto"/>
        <w:jc w:val="both"/>
        <w:rPr>
          <w:ins w:id="2104" w:author="SYLZ" w:date="2026-03-27T10:20:00Z"/>
          <w:del w:id="2105" w:author="chao zhang" w:date="2026-04-01T15:08:00Z"/>
          <w:rFonts w:eastAsiaTheme="minorEastAsia"/>
          <w:sz w:val="24"/>
        </w:rPr>
        <w:pPrChange w:id="2106" w:author="SYLZ" w:date="2026-03-27T10:39:00Z">
          <w:pPr>
            <w:spacing w:line="480" w:lineRule="auto"/>
            <w:jc w:val="both"/>
          </w:pPr>
        </w:pPrChange>
      </w:pPr>
      <w:ins w:id="2107" w:author="SYLZ" w:date="2026-03-27T10:21:00Z">
        <w:del w:id="2108" w:author="chao zhang" w:date="2026-04-01T15:08:00Z">
          <w:r w:rsidRPr="00ED2D36" w:rsidDel="00FD3442">
            <w:rPr>
              <w:rFonts w:eastAsiaTheme="minorEastAsia"/>
              <w:sz w:val="24"/>
            </w:rPr>
            <w:delText>[1] Williams, R.J. Simple statistical gradient-following algorithms for connectionist reinforcement learning. </w:delText>
          </w:r>
          <w:r w:rsidRPr="00ED2D36" w:rsidDel="00FD3442">
            <w:rPr>
              <w:rFonts w:eastAsiaTheme="minorEastAsia"/>
              <w:i/>
              <w:iCs/>
              <w:sz w:val="24"/>
            </w:rPr>
            <w:delText>Mach</w:delText>
          </w:r>
        </w:del>
      </w:ins>
      <w:ins w:id="2109" w:author="SYLZ" w:date="2026-03-27T10:39:00Z">
        <w:del w:id="2110" w:author="chao zhang" w:date="2026-04-01T15:08:00Z">
          <w:r w:rsidR="00397965" w:rsidRPr="00ED2D36" w:rsidDel="00FD3442">
            <w:rPr>
              <w:rFonts w:eastAsiaTheme="minorEastAsia"/>
              <w:i/>
              <w:iCs/>
              <w:sz w:val="24"/>
            </w:rPr>
            <w:delText xml:space="preserve"> </w:delText>
          </w:r>
        </w:del>
      </w:ins>
      <w:ins w:id="2111" w:author="SYLZ" w:date="2026-03-27T10:21:00Z">
        <w:del w:id="2112" w:author="chao zhang" w:date="2026-04-01T15:08:00Z">
          <w:r w:rsidRPr="00ED2D36" w:rsidDel="00FD3442">
            <w:rPr>
              <w:rFonts w:eastAsiaTheme="minorEastAsia"/>
              <w:i/>
              <w:iCs/>
              <w:sz w:val="24"/>
            </w:rPr>
            <w:delText>Learn</w:delText>
          </w:r>
        </w:del>
      </w:ins>
      <w:ins w:id="2113" w:author="SYLZ" w:date="2026-03-27T10:54:00Z">
        <w:del w:id="2114" w:author="chao zhang" w:date="2026-04-01T15:08:00Z">
          <w:r w:rsidR="00F51791" w:rsidRPr="00ED2D36" w:rsidDel="00FD3442">
            <w:rPr>
              <w:rFonts w:eastAsiaTheme="minorEastAsia"/>
              <w:sz w:val="24"/>
            </w:rPr>
            <w:delText xml:space="preserve"> </w:delText>
          </w:r>
        </w:del>
      </w:ins>
      <w:ins w:id="2115" w:author="SYLZ" w:date="2026-03-27T10:21:00Z">
        <w:del w:id="2116" w:author="chao zhang" w:date="2026-04-01T15:08:00Z">
          <w:r w:rsidRPr="00ED2D36" w:rsidDel="00FD3442">
            <w:rPr>
              <w:rFonts w:eastAsiaTheme="minorEastAsia"/>
              <w:b/>
              <w:bCs/>
              <w:sz w:val="24"/>
            </w:rPr>
            <w:delText>8</w:delText>
          </w:r>
          <w:r w:rsidRPr="00ED2D36" w:rsidDel="00FD3442">
            <w:rPr>
              <w:rFonts w:eastAsiaTheme="minorEastAsia"/>
              <w:sz w:val="24"/>
            </w:rPr>
            <w:delText>, 229–256 (1992). https://doi.org/10.1007/BF00992696</w:delText>
          </w:r>
        </w:del>
      </w:ins>
    </w:p>
    <w:p w14:paraId="6D1F8976" w14:textId="77777777" w:rsidR="00FD3442" w:rsidDel="00C14253" w:rsidRDefault="00FD3442">
      <w:pPr>
        <w:suppressAutoHyphens/>
        <w:adjustRightInd w:val="0"/>
        <w:spacing w:line="360" w:lineRule="auto"/>
        <w:jc w:val="both"/>
        <w:rPr>
          <w:del w:id="2117" w:author="chao zhang" w:date="2026-04-01T15:10:00Z"/>
          <w:rFonts w:eastAsiaTheme="minorEastAsia"/>
          <w:w w:val="108"/>
          <w:sz w:val="24"/>
          <w:lang w:val="en-GB"/>
        </w:rPr>
      </w:pPr>
    </w:p>
    <w:p w14:paraId="2F22535B" w14:textId="77777777" w:rsidR="00FD3442" w:rsidRDefault="00FD3442">
      <w:pPr>
        <w:suppressAutoHyphens/>
        <w:adjustRightInd w:val="0"/>
        <w:spacing w:line="360" w:lineRule="auto"/>
        <w:jc w:val="both"/>
        <w:rPr>
          <w:rFonts w:eastAsiaTheme="minorEastAsia"/>
          <w:w w:val="108"/>
          <w:sz w:val="24"/>
          <w:lang w:val="en-GB"/>
        </w:rPr>
      </w:pPr>
    </w:p>
    <w:p w14:paraId="0C117AEC" w14:textId="77777777" w:rsidR="00FD3442" w:rsidRPr="00FD3442" w:rsidRDefault="00FD3442" w:rsidP="00FD3442">
      <w:pPr>
        <w:pStyle w:val="EndNoteBibliography"/>
        <w:ind w:left="720" w:hanging="720"/>
      </w:pPr>
      <w:r>
        <w:rPr>
          <w:rFonts w:eastAsiaTheme="minorEastAsia"/>
          <w:w w:val="108"/>
          <w:sz w:val="24"/>
          <w:lang w:val="en-GB"/>
        </w:rPr>
        <w:fldChar w:fldCharType="begin"/>
      </w:r>
      <w:r>
        <w:rPr>
          <w:rFonts w:eastAsiaTheme="minorEastAsia"/>
          <w:w w:val="108"/>
          <w:sz w:val="24"/>
          <w:lang w:val="en-GB"/>
        </w:rPr>
        <w:instrText xml:space="preserve"> ADDIN EN.REFLIST </w:instrText>
      </w:r>
      <w:r>
        <w:rPr>
          <w:rFonts w:eastAsiaTheme="minorEastAsia"/>
          <w:w w:val="108"/>
          <w:sz w:val="24"/>
          <w:lang w:val="en-GB"/>
        </w:rPr>
        <w:fldChar w:fldCharType="separate"/>
      </w:r>
      <w:r w:rsidRPr="00FD3442">
        <w:t>1.</w:t>
      </w:r>
      <w:r w:rsidRPr="00FD3442">
        <w:tab/>
        <w:t>R. J. Williams, Machine Learning, 1992, 8, 229–256.</w:t>
      </w:r>
    </w:p>
    <w:p w14:paraId="43405068" w14:textId="2EA85D56" w:rsidR="000B220A" w:rsidRPr="00ED2D36" w:rsidRDefault="00FD3442">
      <w:pPr>
        <w:suppressAutoHyphens/>
        <w:adjustRightInd w:val="0"/>
        <w:spacing w:line="360" w:lineRule="auto"/>
        <w:jc w:val="both"/>
        <w:rPr>
          <w:rFonts w:eastAsiaTheme="minorEastAsia"/>
          <w:w w:val="108"/>
          <w:sz w:val="24"/>
          <w:lang w:val="en-GB"/>
        </w:rPr>
        <w:pPrChange w:id="2118" w:author="SYLZ" w:date="2026-03-27T10:39:00Z">
          <w:pPr>
            <w:suppressAutoHyphens/>
            <w:adjustRightInd w:val="0"/>
            <w:spacing w:line="480" w:lineRule="auto"/>
            <w:ind w:firstLineChars="200" w:firstLine="518"/>
            <w:jc w:val="both"/>
          </w:pPr>
        </w:pPrChange>
      </w:pPr>
      <w:r>
        <w:rPr>
          <w:rFonts w:eastAsiaTheme="minorEastAsia"/>
          <w:w w:val="108"/>
          <w:sz w:val="24"/>
          <w:lang w:val="en-GB"/>
        </w:rPr>
        <w:fldChar w:fldCharType="end"/>
      </w:r>
    </w:p>
    <w:sectPr w:rsidR="000B220A" w:rsidRPr="00ED2D3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69" w:author="yibin" w:date="2026-02-13T09:49:00Z" w:initials="y">
    <w:p w14:paraId="0BF8D35C" w14:textId="77777777" w:rsidR="000B220A" w:rsidRPr="00D66E3D" w:rsidRDefault="00155E69">
      <w:pPr>
        <w:pStyle w:val="a6"/>
      </w:pPr>
      <w:r w:rsidRPr="00D66E3D">
        <w:annotationRef/>
      </w:r>
    </w:p>
  </w:comment>
  <w:comment w:id="1070" w:author="yibin" w:date="2026-02-13T09:50:00Z" w:initials="y">
    <w:p w14:paraId="6EE43446" w14:textId="77777777" w:rsidR="000B220A" w:rsidRPr="00D66E3D" w:rsidRDefault="00155E69">
      <w:pPr>
        <w:pStyle w:val="a6"/>
        <w:rPr>
          <w:rFonts w:eastAsia="宋体"/>
        </w:rPr>
      </w:pPr>
      <w:r w:rsidRPr="00D66E3D">
        <w:rPr>
          <w:rFonts w:eastAsia="宋体" w:hint="eastAsia"/>
        </w:rPr>
        <w:t xml:space="preserve">The right panel is not correct: 10 flush water (3*mL) is not a correct expression. Correct </w:t>
      </w:r>
      <w:proofErr w:type="spellStart"/>
      <w:r w:rsidRPr="00D66E3D">
        <w:rPr>
          <w:rFonts w:eastAsia="宋体" w:hint="eastAsia"/>
        </w:rPr>
        <w:t>evey</w:t>
      </w:r>
      <w:proofErr w:type="spellEnd"/>
      <w:r w:rsidRPr="00D66E3D">
        <w:rPr>
          <w:rFonts w:eastAsia="宋体" w:hint="eastAsia"/>
        </w:rPr>
        <w:t xml:space="preserve"> </w:t>
      </w:r>
      <w:proofErr w:type="spellStart"/>
      <w:r w:rsidRPr="00D66E3D">
        <w:rPr>
          <w:rFonts w:eastAsia="宋体" w:hint="eastAsia"/>
        </w:rPr>
        <w:t>expressino</w:t>
      </w:r>
      <w:proofErr w:type="spellEnd"/>
      <w:r w:rsidRPr="00D66E3D">
        <w:rPr>
          <w:rFonts w:eastAsia="宋体" w:hint="eastAsia"/>
        </w:rPr>
        <w:t xml:space="preserve"> in the right panel. </w:t>
      </w:r>
    </w:p>
  </w:comment>
  <w:comment w:id="1071" w:author="yibin" w:date="2026-02-13T09:49:00Z" w:initials="y">
    <w:p w14:paraId="509491FB" w14:textId="77777777" w:rsidR="000B220A" w:rsidRPr="00D66E3D" w:rsidRDefault="00155E69">
      <w:pPr>
        <w:pStyle w:val="a6"/>
      </w:pPr>
      <w:r w:rsidRPr="00D66E3D">
        <w:annotationRef/>
      </w:r>
    </w:p>
  </w:comment>
  <w:comment w:id="1192" w:author="yibin" w:date="2026-02-13T09:59:00Z" w:initials="y">
    <w:p w14:paraId="48668BD1" w14:textId="77777777" w:rsidR="000B220A" w:rsidRPr="00D66E3D" w:rsidRDefault="00155E69">
      <w:pPr>
        <w:pStyle w:val="a6"/>
        <w:rPr>
          <w:rFonts w:eastAsia="宋体"/>
        </w:rPr>
      </w:pPr>
      <w:r w:rsidRPr="00D66E3D">
        <w:rPr>
          <w:rFonts w:eastAsia="宋体" w:hint="eastAsia"/>
        </w:rPr>
        <w:t>Not clear at all: rephrase the expression.</w:t>
      </w:r>
    </w:p>
  </w:comment>
  <w:comment w:id="1236" w:author="chao zhang" w:date="2025-12-22T21:44:00Z" w:initials="">
    <w:p w14:paraId="3DACCFDD" w14:textId="77777777" w:rsidR="000B220A" w:rsidRPr="00D66E3D" w:rsidRDefault="00155E69">
      <w:pPr>
        <w:pStyle w:val="a6"/>
        <w:rPr>
          <w:rFonts w:eastAsiaTheme="minorEastAsia"/>
        </w:rPr>
      </w:pPr>
      <w:r w:rsidRPr="00D66E3D">
        <w:rPr>
          <w:rFonts w:asciiTheme="minorEastAsia" w:eastAsiaTheme="minorEastAsia" w:hAnsiTheme="minorEastAsia" w:hint="eastAsia"/>
        </w:rPr>
        <w:t>Recently added</w:t>
      </w:r>
    </w:p>
  </w:comment>
  <w:comment w:id="1240" w:author="Yibin Jiang [2]" w:date="2025-10-04T16:03:00Z" w:initials="YJ">
    <w:p w14:paraId="08B9076B" w14:textId="77777777" w:rsidR="000B220A" w:rsidRPr="00D66E3D" w:rsidRDefault="00155E69">
      <w:pPr>
        <w:pStyle w:val="a6"/>
        <w:rPr>
          <w:rFonts w:eastAsiaTheme="minorEastAsia"/>
        </w:rPr>
      </w:pPr>
      <w:r w:rsidRPr="00D66E3D">
        <w:rPr>
          <w:rFonts w:eastAsiaTheme="minorEastAsia" w:hint="eastAsia"/>
        </w:rPr>
        <w:t>M</w:t>
      </w:r>
      <w:r w:rsidRPr="00D66E3D">
        <w:rPr>
          <w:rFonts w:eastAsiaTheme="minorEastAsia"/>
        </w:rPr>
        <w:t xml:space="preserve">aybe the experiment order would be changed and should be consistent with that in the manuscript. </w:t>
      </w:r>
    </w:p>
  </w:comment>
  <w:comment w:id="1249" w:author="Yibin Jiang [2]" w:date="2025-10-04T16:04:00Z" w:initials="YJ">
    <w:p w14:paraId="64F907D5" w14:textId="77777777" w:rsidR="000B220A" w:rsidRPr="00D66E3D" w:rsidRDefault="00155E69">
      <w:pPr>
        <w:pStyle w:val="a6"/>
        <w:rPr>
          <w:rFonts w:eastAsiaTheme="minorEastAsia"/>
        </w:rPr>
      </w:pPr>
      <w:r w:rsidRPr="00D66E3D">
        <w:rPr>
          <w:rFonts w:eastAsiaTheme="minorEastAsia" w:hint="eastAsia"/>
        </w:rPr>
        <w:t>Y</w:t>
      </w:r>
      <w:r w:rsidRPr="00D66E3D">
        <w:rPr>
          <w:rFonts w:eastAsiaTheme="minorEastAsia"/>
        </w:rPr>
        <w:t>ou can simply say ultrapure water. This statement is not valid.</w:t>
      </w:r>
    </w:p>
  </w:comment>
  <w:comment w:id="1252" w:author="Yibin Jiang [2]" w:date="2025-10-04T16:05:00Z" w:initials="YJ">
    <w:p w14:paraId="70C63A04" w14:textId="77777777" w:rsidR="000B220A" w:rsidRPr="00D66E3D" w:rsidRDefault="00155E69">
      <w:pPr>
        <w:pStyle w:val="a6"/>
        <w:rPr>
          <w:rFonts w:eastAsiaTheme="minorEastAsia"/>
        </w:rPr>
      </w:pPr>
      <w:r w:rsidRPr="00D66E3D">
        <w:rPr>
          <w:rFonts w:eastAsiaTheme="minorEastAsia"/>
        </w:rPr>
        <w:t>How long is it? Varied from 5 s to 20 s?</w:t>
      </w:r>
    </w:p>
  </w:comment>
  <w:comment w:id="1554" w:author="Yibin Jiang" w:date="2026-03-19T18:59:00Z" w:initials="YJ">
    <w:p w14:paraId="0EF1CEAB" w14:textId="0921918D" w:rsidR="007E6C6F" w:rsidRPr="00D66E3D" w:rsidRDefault="007E6C6F">
      <w:pPr>
        <w:pStyle w:val="a6"/>
        <w:rPr>
          <w:rFonts w:eastAsiaTheme="minorEastAsia"/>
        </w:rPr>
      </w:pPr>
      <w:r w:rsidRPr="00D66E3D">
        <w:rPr>
          <w:rStyle w:val="a5"/>
        </w:rPr>
        <w:annotationRef/>
      </w:r>
      <w:proofErr w:type="spellStart"/>
      <w:r w:rsidRPr="00D66E3D">
        <w:rPr>
          <w:rFonts w:eastAsiaTheme="minorEastAsia" w:hint="eastAsia"/>
        </w:rPr>
        <w:t>Paritcle</w:t>
      </w:r>
      <w:proofErr w:type="spellEnd"/>
      <w:r w:rsidRPr="00D66E3D">
        <w:rPr>
          <w:rFonts w:eastAsiaTheme="minorEastAsia" w:hint="eastAsia"/>
        </w:rPr>
        <w:t xml:space="preserve"> is not a formal expression and </w:t>
      </w:r>
      <w:r w:rsidRPr="00D66E3D">
        <w:rPr>
          <w:rFonts w:eastAsiaTheme="minorEastAsia"/>
        </w:rPr>
        <w:t>can</w:t>
      </w:r>
      <w:r w:rsidRPr="00D66E3D">
        <w:rPr>
          <w:rFonts w:eastAsiaTheme="minorEastAsia" w:hint="eastAsia"/>
        </w:rPr>
        <w:t xml:space="preserve"> be confusing</w:t>
      </w:r>
    </w:p>
  </w:comment>
  <w:comment w:id="1555" w:author="SYLZ" w:date="2026-03-27T14:17:00Z" w:initials="S">
    <w:p w14:paraId="54054A48" w14:textId="28DAA5AA" w:rsidR="00390B1A" w:rsidRPr="00390B1A" w:rsidRDefault="00390B1A">
      <w:pPr>
        <w:pStyle w:val="a6"/>
        <w:rPr>
          <w:rFonts w:eastAsiaTheme="minorEastAsia"/>
        </w:rPr>
      </w:pPr>
      <w:r>
        <w:rPr>
          <w:rStyle w:val="a5"/>
        </w:rPr>
        <w:annotationRef/>
      </w:r>
      <w:r>
        <w:rPr>
          <w:rFonts w:eastAsiaTheme="minorEastAsia" w:hint="eastAsia"/>
        </w:rPr>
        <w:t>now</w:t>
      </w:r>
      <w:r w:rsidRPr="00390B1A">
        <w:rPr>
          <w:rFonts w:eastAsiaTheme="minorEastAsia"/>
        </w:rPr>
        <w:t xml:space="preserve"> use "parameter vector" in place of "particle".</w:t>
      </w:r>
    </w:p>
  </w:comment>
  <w:comment w:id="1556" w:author="SYLZ" w:date="2026-03-27T14:19:00Z" w:initials="S">
    <w:p w14:paraId="2F43C34A" w14:textId="55A7ADCC" w:rsidR="00390B1A" w:rsidRPr="00390B1A" w:rsidRDefault="00390B1A">
      <w:pPr>
        <w:pStyle w:val="a6"/>
      </w:pPr>
      <w:r>
        <w:rPr>
          <w:rStyle w:val="a5"/>
        </w:rPr>
        <w:annotationRef/>
      </w:r>
    </w:p>
  </w:comment>
  <w:comment w:id="1559" w:author="Yibin Jiang" w:date="2026-02-13T20:58:00Z" w:initials="YJ">
    <w:p w14:paraId="7EDB7E57" w14:textId="77777777" w:rsidR="00786B96" w:rsidRPr="00D66E3D" w:rsidRDefault="00786B96" w:rsidP="00786B96">
      <w:pPr>
        <w:pStyle w:val="a6"/>
        <w:rPr>
          <w:rFonts w:eastAsiaTheme="minorEastAsia"/>
        </w:rPr>
      </w:pPr>
      <w:r w:rsidRPr="00D66E3D">
        <w:rPr>
          <w:rStyle w:val="a5"/>
        </w:rPr>
        <w:annotationRef/>
      </w:r>
      <w:r w:rsidRPr="00D66E3D">
        <w:rPr>
          <w:rFonts w:eastAsiaTheme="minorEastAsia" w:hint="eastAsia"/>
        </w:rPr>
        <w:t xml:space="preserve">Double </w:t>
      </w:r>
      <w:r w:rsidRPr="00D66E3D">
        <w:rPr>
          <w:rFonts w:eastAsiaTheme="minorEastAsia"/>
        </w:rPr>
        <w:t>check</w:t>
      </w:r>
      <w:r w:rsidRPr="00D66E3D">
        <w:rPr>
          <w:rFonts w:eastAsiaTheme="minorEastAsia" w:hint="eastAsia"/>
        </w:rPr>
        <w:t xml:space="preserve"> the meaning of </w:t>
      </w:r>
      <w:proofErr w:type="spellStart"/>
      <w:r w:rsidRPr="00D66E3D">
        <w:rPr>
          <w:rFonts w:eastAsiaTheme="minorEastAsia" w:hint="eastAsia"/>
        </w:rPr>
        <w:t>k</w:t>
      </w:r>
      <w:r w:rsidRPr="00D66E3D">
        <w:rPr>
          <w:rFonts w:eastAsiaTheme="minorEastAsia" w:hint="eastAsia"/>
          <w:vertAlign w:val="subscript"/>
        </w:rPr>
        <w:t>imax</w:t>
      </w:r>
      <w:proofErr w:type="spellEnd"/>
      <w:r w:rsidRPr="00D66E3D">
        <w:rPr>
          <w:rFonts w:eastAsiaTheme="minorEastAsia" w:hint="eastAsia"/>
        </w:rPr>
        <w:t>.</w:t>
      </w:r>
    </w:p>
  </w:comment>
  <w:comment w:id="1717" w:author="Yibin Jiang" w:date="2026-03-21T12:19:00Z" w:initials="YJ">
    <w:p w14:paraId="5A807CA1" w14:textId="0359F009" w:rsidR="00CE5D61" w:rsidRPr="00D66E3D" w:rsidRDefault="00CE5D61">
      <w:pPr>
        <w:pStyle w:val="a6"/>
        <w:rPr>
          <w:rFonts w:eastAsiaTheme="minorEastAsia"/>
        </w:rPr>
      </w:pPr>
      <w:r w:rsidRPr="00D66E3D">
        <w:rPr>
          <w:rStyle w:val="a5"/>
        </w:rPr>
        <w:annotationRef/>
      </w:r>
      <w:r w:rsidRPr="00D66E3D">
        <w:rPr>
          <w:rFonts w:eastAsiaTheme="minorEastAsia" w:hint="eastAsia"/>
        </w:rPr>
        <w:t>Double check this</w:t>
      </w:r>
    </w:p>
  </w:comment>
  <w:comment w:id="1823" w:author="Yibin Jiang" w:date="2026-03-21T11:39:00Z" w:initials="YJ">
    <w:p w14:paraId="4F1C7169" w14:textId="17FF7BC4" w:rsidR="000963F9" w:rsidRPr="00D66E3D" w:rsidRDefault="000963F9">
      <w:pPr>
        <w:pStyle w:val="a6"/>
        <w:rPr>
          <w:rFonts w:eastAsiaTheme="minorEastAsia"/>
        </w:rPr>
      </w:pPr>
      <w:r w:rsidRPr="00D66E3D">
        <w:rPr>
          <w:rStyle w:val="a5"/>
        </w:rPr>
        <w:annotationRef/>
      </w:r>
      <w:r w:rsidRPr="00D66E3D">
        <w:rPr>
          <w:rFonts w:eastAsiaTheme="minorEastAsia" w:hint="eastAsia"/>
        </w:rPr>
        <w:t>Fill it</w:t>
      </w:r>
    </w:p>
  </w:comment>
  <w:comment w:id="1836" w:author="Yibin Jiang" w:date="2026-02-13T21:05:00Z" w:initials="YJ">
    <w:p w14:paraId="458AD7E6" w14:textId="77777777" w:rsidR="00786B96" w:rsidRPr="00D66E3D" w:rsidRDefault="00786B96" w:rsidP="00786B96">
      <w:pPr>
        <w:pStyle w:val="a6"/>
        <w:rPr>
          <w:rFonts w:eastAsiaTheme="minorEastAsia"/>
        </w:rPr>
      </w:pPr>
      <w:r w:rsidRPr="00D66E3D">
        <w:rPr>
          <w:rStyle w:val="a5"/>
        </w:rPr>
        <w:annotationRef/>
      </w:r>
      <w:r w:rsidRPr="00D66E3D">
        <w:rPr>
          <w:rFonts w:eastAsiaTheme="minorEastAsia" w:hint="eastAsia"/>
        </w:rPr>
        <w:t>Do not understand what this is doing.</w:t>
      </w:r>
    </w:p>
  </w:comment>
  <w:comment w:id="1931" w:author="Yibin Jiang" w:date="2026-03-21T11:44:00Z" w:initials="YJ">
    <w:p w14:paraId="1D946AB5" w14:textId="2690C58D" w:rsidR="00D46036" w:rsidRPr="00D66E3D" w:rsidRDefault="00D46036">
      <w:pPr>
        <w:pStyle w:val="a6"/>
        <w:rPr>
          <w:rFonts w:eastAsiaTheme="minorEastAsia"/>
        </w:rPr>
      </w:pPr>
      <w:r w:rsidRPr="00D66E3D">
        <w:rPr>
          <w:rStyle w:val="a5"/>
        </w:rPr>
        <w:annotationRef/>
      </w:r>
      <w:r w:rsidRPr="00D66E3D">
        <w:rPr>
          <w:rFonts w:eastAsiaTheme="minorEastAsia" w:hint="eastAsia"/>
        </w:rPr>
        <w:t>Cite the paper</w:t>
      </w:r>
    </w:p>
  </w:comment>
  <w:comment w:id="2024" w:author="Yibin Jiang" w:date="2026-03-21T12:36:00Z" w:initials="YJ">
    <w:p w14:paraId="5659A34C" w14:textId="5188053F" w:rsidR="00FE5215" w:rsidRPr="00D66E3D" w:rsidRDefault="00FE5215">
      <w:pPr>
        <w:pStyle w:val="a6"/>
        <w:rPr>
          <w:rFonts w:eastAsiaTheme="minorEastAsia"/>
        </w:rPr>
      </w:pPr>
      <w:r w:rsidRPr="00D66E3D">
        <w:rPr>
          <w:rStyle w:val="a5"/>
        </w:rPr>
        <w:annotationRef/>
      </w:r>
      <m:oMath>
        <m:d>
          <m:dPr>
            <m:begChr m:val="|"/>
            <m:endChr m:val="|"/>
            <m:ctrlPr>
              <w:rPr>
                <w:rStyle w:val="RSCB03MathematicsGreeketcChar"/>
                <w:rFonts w:ascii="Cambria Math" w:eastAsiaTheme="minorEastAsia" w:hAnsi="Cambria Math"/>
                <w:i/>
                <w:sz w:val="24"/>
                <w:szCs w:val="24"/>
              </w:rPr>
            </m:ctrlPr>
          </m:dPr>
          <m:e>
            <m:sSub>
              <m:sSubPr>
                <m:ctrlPr>
                  <w:rPr>
                    <w:rStyle w:val="RSCB03MathematicsGreeketcChar"/>
                    <w:rFonts w:ascii="Cambria Math" w:eastAsiaTheme="minorEastAsia" w:hAnsi="Cambria Math"/>
                    <w:i/>
                    <w:sz w:val="24"/>
                    <w:szCs w:val="24"/>
                    <w:lang w:eastAsia="zh-CN"/>
                  </w:rPr>
                </m:ctrlPr>
              </m:sSubPr>
              <m:e>
                <m:r>
                  <w:rPr>
                    <w:rStyle w:val="RSCB03MathematicsGreeketcChar"/>
                    <w:rFonts w:ascii="Cambria Math" w:eastAsiaTheme="minorEastAsia" w:hAnsi="Cambria Math"/>
                    <w:sz w:val="24"/>
                    <w:szCs w:val="24"/>
                    <w:lang w:val="de-DE"/>
                  </w:rPr>
                  <m:t>e</m:t>
                </m:r>
              </m:e>
              <m:sub>
                <m:r>
                  <w:rPr>
                    <w:rStyle w:val="RSCB03MathematicsGreeketcChar"/>
                    <w:rFonts w:ascii="Cambria Math" w:eastAsiaTheme="minorEastAsia" w:hAnsi="Cambria Math"/>
                    <w:sz w:val="24"/>
                    <w:szCs w:val="24"/>
                    <w:lang w:val="de-DE"/>
                  </w:rPr>
                  <m:t>t</m:t>
                </m:r>
              </m:sub>
            </m:sSub>
          </m:e>
        </m:d>
        <m:r>
          <w:rPr>
            <w:rStyle w:val="RSCB03MathematicsGreeketcChar"/>
            <w:rFonts w:ascii="Cambria Math" w:eastAsiaTheme="minorEastAsia" w:hAnsi="Cambria Math"/>
            <w:sz w:val="24"/>
            <w:szCs w:val="24"/>
          </w:rPr>
          <m:t>&gt;0.1</m:t>
        </m:r>
      </m:oMath>
      <w:r w:rsidRPr="00D66E3D">
        <w:rPr>
          <w:rStyle w:val="RSCB03MathematicsGreeketcChar"/>
          <w:rFonts w:eastAsiaTheme="minorEastAsia" w:hint="eastAsia"/>
          <w:sz w:val="24"/>
          <w:szCs w:val="24"/>
          <w:lang w:eastAsia="zh-CN"/>
        </w:rPr>
        <w:t xml:space="preserve"> or </w:t>
      </w:r>
      <m:oMath>
        <m:d>
          <m:dPr>
            <m:begChr m:val="|"/>
            <m:endChr m:val="|"/>
            <m:ctrlPr>
              <w:rPr>
                <w:rStyle w:val="RSCB03MathematicsGreeketcChar"/>
                <w:rFonts w:ascii="Cambria Math" w:eastAsiaTheme="minorEastAsia" w:hAnsi="Cambria Math"/>
                <w:i/>
                <w:sz w:val="24"/>
                <w:szCs w:val="24"/>
              </w:rPr>
            </m:ctrlPr>
          </m:dPr>
          <m:e>
            <m:sSub>
              <m:sSubPr>
                <m:ctrlPr>
                  <w:rPr>
                    <w:rStyle w:val="RSCB03MathematicsGreeketcChar"/>
                    <w:rFonts w:ascii="Cambria Math" w:eastAsiaTheme="minorEastAsia" w:hAnsi="Cambria Math"/>
                    <w:i/>
                    <w:sz w:val="24"/>
                    <w:szCs w:val="24"/>
                    <w:lang w:eastAsia="zh-CN"/>
                  </w:rPr>
                </m:ctrlPr>
              </m:sSubPr>
              <m:e>
                <m:r>
                  <w:rPr>
                    <w:rStyle w:val="RSCB03MathematicsGreeketcChar"/>
                    <w:rFonts w:ascii="Cambria Math" w:eastAsiaTheme="minorEastAsia" w:hAnsi="Cambria Math"/>
                    <w:sz w:val="24"/>
                    <w:szCs w:val="24"/>
                    <w:lang w:val="de-DE"/>
                  </w:rPr>
                  <m:t>e</m:t>
                </m:r>
              </m:e>
              <m:sub>
                <m:r>
                  <w:rPr>
                    <w:rStyle w:val="RSCB03MathematicsGreeketcChar"/>
                    <w:rFonts w:ascii="Cambria Math" w:eastAsiaTheme="minorEastAsia" w:hAnsi="Cambria Math"/>
                    <w:sz w:val="24"/>
                    <w:szCs w:val="24"/>
                    <w:lang w:val="de-DE"/>
                  </w:rPr>
                  <m:t>t</m:t>
                </m:r>
              </m:sub>
            </m:sSub>
          </m:e>
        </m:d>
        <m:r>
          <w:rPr>
            <w:rStyle w:val="RSCB03MathematicsGreeketcChar"/>
            <w:rFonts w:ascii="Cambria Math" w:eastAsiaTheme="minorEastAsia" w:hAnsi="Cambria Math"/>
            <w:sz w:val="24"/>
            <w:szCs w:val="24"/>
          </w:rPr>
          <m:t>&lt;0.1</m:t>
        </m:r>
      </m:oMath>
      <w:r w:rsidRPr="00D66E3D">
        <w:rPr>
          <w:rStyle w:val="RSCB03MathematicsGreeketcChar"/>
          <w:rFonts w:eastAsiaTheme="minorEastAsia" w:hint="eastAsia"/>
          <w:sz w:val="24"/>
          <w:szCs w:val="24"/>
          <w:lang w:eastAsia="zh-CN"/>
        </w:rPr>
        <w:t>? You should double check this.</w:t>
      </w:r>
      <w:r w:rsidR="0076511D" w:rsidRPr="00D66E3D">
        <w:rPr>
          <w:rStyle w:val="RSCB03MathematicsGreeketcChar"/>
          <w:rFonts w:eastAsiaTheme="minorEastAsia" w:hint="eastAsia"/>
          <w:sz w:val="24"/>
          <w:szCs w:val="24"/>
          <w:lang w:eastAsia="zh-CN"/>
        </w:rPr>
        <w:t xml:space="preserve"> Also, what is the </w:t>
      </w:r>
      <m:oMath>
        <m:r>
          <w:rPr>
            <w:rStyle w:val="RSCB03MathematicsGreeketcChar"/>
            <w:rFonts w:ascii="Cambria Math" w:eastAsiaTheme="minorEastAsia" w:hAnsi="Cambria Math"/>
            <w:sz w:val="24"/>
            <w:szCs w:val="24"/>
          </w:rPr>
          <m:t>σ</m:t>
        </m:r>
      </m:oMath>
      <w:r w:rsidR="0076511D" w:rsidRPr="00D66E3D">
        <w:rPr>
          <w:rStyle w:val="RSCB03MathematicsGreeketcChar"/>
          <w:rFonts w:eastAsiaTheme="minorEastAsia" w:hint="eastAsia"/>
          <w:sz w:val="24"/>
          <w:szCs w:val="24"/>
          <w:lang w:eastAsia="zh-CN"/>
        </w:rPr>
        <w:t xml:space="preserve"> term in this equation? </w:t>
      </w:r>
    </w:p>
  </w:comment>
  <w:comment w:id="2040" w:author="Yibin Jiang" w:date="2026-03-21T12:38:00Z" w:initials="YJ">
    <w:p w14:paraId="5E75A3BE" w14:textId="6D52ADE0" w:rsidR="00D66E3D" w:rsidRPr="00D66E3D" w:rsidRDefault="00D66E3D">
      <w:pPr>
        <w:pStyle w:val="a6"/>
        <w:rPr>
          <w:rFonts w:eastAsiaTheme="minorEastAsia"/>
        </w:rPr>
      </w:pPr>
      <w:r w:rsidRPr="00D66E3D">
        <w:rPr>
          <w:rStyle w:val="a5"/>
        </w:rPr>
        <w:annotationRef/>
      </w:r>
      <w:r w:rsidRPr="00D66E3D">
        <w:rPr>
          <w:rFonts w:eastAsiaTheme="minorEastAsia"/>
        </w:rPr>
        <w:t>C</w:t>
      </w:r>
      <w:r w:rsidRPr="00D66E3D">
        <w:rPr>
          <w:rFonts w:eastAsiaTheme="minorEastAsia" w:hint="eastAsia"/>
        </w:rPr>
        <w:t xml:space="preserve">larify the value of </w:t>
      </w:r>
      <m:oMath>
        <m:r>
          <w:rPr>
            <w:rStyle w:val="RSCB03MathematicsGreeketcChar"/>
            <w:rFonts w:ascii="Cambria Math" w:hAnsi="Cambria Math"/>
            <w:sz w:val="24"/>
            <w:szCs w:val="24"/>
            <w:lang w:eastAsia="zh-CN"/>
          </w:rPr>
          <m:t>α</m:t>
        </m:r>
      </m:oMath>
      <w:r w:rsidRPr="00D66E3D">
        <w:rPr>
          <w:rStyle w:val="RSCB03MathematicsGreeketcChar"/>
          <w:rFonts w:eastAsiaTheme="minorEastAsia" w:hint="eastAsia"/>
          <w:sz w:val="24"/>
          <w:szCs w:val="24"/>
          <w:lang w:eastAsia="zh-CN"/>
        </w:rPr>
        <w:t xml:space="preserve"> in the equation</w:t>
      </w:r>
    </w:p>
  </w:comment>
  <w:comment w:id="2086" w:author="Yibin Jiang" w:date="2026-03-21T12:39:00Z" w:initials="YJ">
    <w:p w14:paraId="6FC26129" w14:textId="28382AB2" w:rsidR="00CC2238" w:rsidRPr="00CC2238" w:rsidRDefault="00CC2238">
      <w:pPr>
        <w:pStyle w:val="a6"/>
        <w:rPr>
          <w:rFonts w:eastAsiaTheme="minorEastAsia"/>
        </w:rPr>
      </w:pPr>
      <w:r>
        <w:rPr>
          <w:rStyle w:val="a5"/>
        </w:rPr>
        <w:annotationRef/>
      </w:r>
      <w:r>
        <w:rPr>
          <w:rFonts w:eastAsiaTheme="minorEastAsia" w:hint="eastAsia"/>
        </w:rPr>
        <w:t xml:space="preserve">Add the </w:t>
      </w:r>
      <w:proofErr w:type="spellStart"/>
      <w:r>
        <w:rPr>
          <w:rFonts w:eastAsiaTheme="minorEastAsia" w:hint="eastAsia"/>
        </w:rPr>
        <w:t>github</w:t>
      </w:r>
      <w:proofErr w:type="spellEnd"/>
      <w:r>
        <w:rPr>
          <w:rFonts w:eastAsiaTheme="minorEastAsia" w:hint="eastAsia"/>
        </w:rPr>
        <w:t xml:space="preserve"> repo.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F8D35C" w15:done="1"/>
  <w15:commentEx w15:paraId="6EE43446" w15:done="1"/>
  <w15:commentEx w15:paraId="509491FB" w15:done="1"/>
  <w15:commentEx w15:paraId="48668BD1" w15:done="1"/>
  <w15:commentEx w15:paraId="3DACCFDD" w15:done="1"/>
  <w15:commentEx w15:paraId="08B9076B" w15:done="1"/>
  <w15:commentEx w15:paraId="64F907D5" w15:done="1"/>
  <w15:commentEx w15:paraId="70C63A04" w15:done="1"/>
  <w15:commentEx w15:paraId="0EF1CEAB" w15:done="0"/>
  <w15:commentEx w15:paraId="54054A48" w15:paraIdParent="0EF1CEAB" w15:done="0"/>
  <w15:commentEx w15:paraId="2F43C34A" w15:paraIdParent="0EF1CEAB" w15:done="0"/>
  <w15:commentEx w15:paraId="7EDB7E57" w15:done="1"/>
  <w15:commentEx w15:paraId="5A807CA1" w15:done="1"/>
  <w15:commentEx w15:paraId="4F1C7169" w15:done="0"/>
  <w15:commentEx w15:paraId="458AD7E6" w15:done="1"/>
  <w15:commentEx w15:paraId="1D946AB5" w15:done="1"/>
  <w15:commentEx w15:paraId="5659A34C" w15:done="1"/>
  <w15:commentEx w15:paraId="5E75A3BE" w15:done="1"/>
  <w15:commentEx w15:paraId="6FC2612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F03E6D2" w16cex:dateUtc="2026-03-19T10:59:00Z"/>
  <w16cex:commentExtensible w16cex:durableId="0CDFE1A4" w16cex:dateUtc="2026-03-27T06:17:00Z"/>
  <w16cex:commentExtensible w16cex:durableId="15CC11B7" w16cex:dateUtc="2026-03-27T06:19:00Z"/>
  <w16cex:commentExtensible w16cex:durableId="555BBCE5" w16cex:dateUtc="2026-02-13T12:58:00Z"/>
  <w16cex:commentExtensible w16cex:durableId="4B14A218" w16cex:dateUtc="2026-03-21T04:19:00Z"/>
  <w16cex:commentExtensible w16cex:durableId="0E47CF3E" w16cex:dateUtc="2026-03-21T03:39:00Z"/>
  <w16cex:commentExtensible w16cex:durableId="0AE69332" w16cex:dateUtc="2026-02-13T13:05:00Z"/>
  <w16cex:commentExtensible w16cex:durableId="5FA6127E" w16cex:dateUtc="2026-03-21T03:44:00Z"/>
  <w16cex:commentExtensible w16cex:durableId="50D59F70" w16cex:dateUtc="2026-03-21T04:36:00Z"/>
  <w16cex:commentExtensible w16cex:durableId="0747A243" w16cex:dateUtc="2026-03-21T04:38:00Z"/>
  <w16cex:commentExtensible w16cex:durableId="2AE83F02" w16cex:dateUtc="2026-03-21T0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F8D35C" w16cid:durableId="49710DDD"/>
  <w16cid:commentId w16cid:paraId="6EE43446" w16cid:durableId="1C129A36"/>
  <w16cid:commentId w16cid:paraId="509491FB" w16cid:durableId="4A4F3573"/>
  <w16cid:commentId w16cid:paraId="48668BD1" w16cid:durableId="48F94EE1"/>
  <w16cid:commentId w16cid:paraId="3DACCFDD" w16cid:durableId="4EE9F106"/>
  <w16cid:commentId w16cid:paraId="08B9076B" w16cid:durableId="4119354C"/>
  <w16cid:commentId w16cid:paraId="64F907D5" w16cid:durableId="4E6FD06D"/>
  <w16cid:commentId w16cid:paraId="70C63A04" w16cid:durableId="5AEA7EF3"/>
  <w16cid:commentId w16cid:paraId="0EF1CEAB" w16cid:durableId="5F03E6D2"/>
  <w16cid:commentId w16cid:paraId="54054A48" w16cid:durableId="0CDFE1A4"/>
  <w16cid:commentId w16cid:paraId="2F43C34A" w16cid:durableId="15CC11B7"/>
  <w16cid:commentId w16cid:paraId="7EDB7E57" w16cid:durableId="555BBCE5"/>
  <w16cid:commentId w16cid:paraId="5A807CA1" w16cid:durableId="4B14A218"/>
  <w16cid:commentId w16cid:paraId="4F1C7169" w16cid:durableId="0E47CF3E"/>
  <w16cid:commentId w16cid:paraId="458AD7E6" w16cid:durableId="0AE69332"/>
  <w16cid:commentId w16cid:paraId="1D946AB5" w16cid:durableId="5FA6127E"/>
  <w16cid:commentId w16cid:paraId="5659A34C" w16cid:durableId="50D59F70"/>
  <w16cid:commentId w16cid:paraId="5E75A3BE" w16cid:durableId="0747A243"/>
  <w16cid:commentId w16cid:paraId="6FC26129" w16cid:durableId="2AE83F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5D7DD" w14:textId="77777777" w:rsidR="00AF51B5" w:rsidRDefault="00AF51B5">
      <w:pPr>
        <w:spacing w:line="240" w:lineRule="auto"/>
      </w:pPr>
      <w:r>
        <w:separator/>
      </w:r>
    </w:p>
  </w:endnote>
  <w:endnote w:type="continuationSeparator" w:id="0">
    <w:p w14:paraId="7A0FC48D" w14:textId="77777777" w:rsidR="00AF51B5" w:rsidRDefault="00AF51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Bookman Old Style">
    <w:altName w:val="Segoe Print"/>
    <w:panose1 w:val="02050604050505020204"/>
    <w:charset w:val="00"/>
    <w:family w:val="roman"/>
    <w:pitch w:val="variable"/>
    <w:sig w:usb0="00000287" w:usb1="00000000" w:usb2="00000000" w:usb3="00000000" w:csb0="0000009F" w:csb1="00000000"/>
  </w:font>
  <w:font w:name="Times-Roma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8AD19" w14:textId="77777777" w:rsidR="00AF51B5" w:rsidRDefault="00AF51B5">
      <w:pPr>
        <w:spacing w:after="0"/>
      </w:pPr>
      <w:r>
        <w:separator/>
      </w:r>
    </w:p>
  </w:footnote>
  <w:footnote w:type="continuationSeparator" w:id="0">
    <w:p w14:paraId="36CF393F" w14:textId="77777777" w:rsidR="00AF51B5" w:rsidRDefault="00AF51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48CA7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42EF5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DF673E"/>
    <w:multiLevelType w:val="hybridMultilevel"/>
    <w:tmpl w:val="BA1E8AA4"/>
    <w:lvl w:ilvl="0" w:tplc="35BE3D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A87C60"/>
    <w:multiLevelType w:val="multilevel"/>
    <w:tmpl w:val="15A87C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A4D314D"/>
    <w:multiLevelType w:val="multilevel"/>
    <w:tmpl w:val="1A4D314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1BEF4BFD"/>
    <w:multiLevelType w:val="multilevel"/>
    <w:tmpl w:val="1BEF4B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94E6A73"/>
    <w:multiLevelType w:val="multilevel"/>
    <w:tmpl w:val="494E6A73"/>
    <w:lvl w:ilvl="0">
      <w:start w:val="1"/>
      <w:numFmt w:val="decimal"/>
      <w:lvlText w:val="%1."/>
      <w:lvlJc w:val="left"/>
      <w:pPr>
        <w:tabs>
          <w:tab w:val="left" w:pos="360"/>
        </w:tabs>
        <w:ind w:left="36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5FC54FBC"/>
    <w:multiLevelType w:val="multilevel"/>
    <w:tmpl w:val="5FC54F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11B097D"/>
    <w:multiLevelType w:val="hybridMultilevel"/>
    <w:tmpl w:val="91ECB4C8"/>
    <w:lvl w:ilvl="0" w:tplc="75886D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20D52A3"/>
    <w:multiLevelType w:val="multilevel"/>
    <w:tmpl w:val="620D52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6242CE3"/>
    <w:multiLevelType w:val="hybridMultilevel"/>
    <w:tmpl w:val="2834AA54"/>
    <w:lvl w:ilvl="0" w:tplc="CA246C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B134F03"/>
    <w:multiLevelType w:val="multilevel"/>
    <w:tmpl w:val="7B134F03"/>
    <w:lvl w:ilvl="0">
      <w:numFmt w:val="bullet"/>
      <w:lvlText w:val="-"/>
      <w:lvlJc w:val="left"/>
      <w:pPr>
        <w:ind w:left="360" w:hanging="360"/>
      </w:pPr>
      <w:rPr>
        <w:rFonts w:ascii="等线" w:eastAsia="等线" w:hAnsi="等线" w:cstheme="minorBidi"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952247108">
    <w:abstractNumId w:val="11"/>
  </w:num>
  <w:num w:numId="2" w16cid:durableId="584150826">
    <w:abstractNumId w:val="9"/>
  </w:num>
  <w:num w:numId="3" w16cid:durableId="1380938428">
    <w:abstractNumId w:val="6"/>
  </w:num>
  <w:num w:numId="4" w16cid:durableId="1836653314">
    <w:abstractNumId w:val="7"/>
  </w:num>
  <w:num w:numId="5" w16cid:durableId="12074764">
    <w:abstractNumId w:val="3"/>
  </w:num>
  <w:num w:numId="6" w16cid:durableId="1170414535">
    <w:abstractNumId w:val="5"/>
  </w:num>
  <w:num w:numId="7" w16cid:durableId="124397681">
    <w:abstractNumId w:val="4"/>
  </w:num>
  <w:num w:numId="8" w16cid:durableId="1791702444">
    <w:abstractNumId w:val="0"/>
  </w:num>
  <w:num w:numId="9" w16cid:durableId="2022586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4026893">
    <w:abstractNumId w:val="10"/>
  </w:num>
  <w:num w:numId="11" w16cid:durableId="1290817922">
    <w:abstractNumId w:val="8"/>
  </w:num>
  <w:num w:numId="12" w16cid:durableId="173573562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YLZ">
    <w15:presenceInfo w15:providerId="None" w15:userId="SYLZ"/>
  </w15:person>
  <w15:person w15:author="Yibin Jiang">
    <w15:presenceInfo w15:providerId="Windows Live" w15:userId="fa6280be0fac52b1"/>
  </w15:person>
  <w15:person w15:author="chao zhang">
    <w15:presenceInfo w15:providerId="Windows Live" w15:userId="4e33cf8e204b604d"/>
  </w15:person>
  <w15:person w15:author="yibin">
    <w15:presenceInfo w15:providerId="None" w15:userId="yibin"/>
  </w15:person>
  <w15:person w15:author="Yibin Jiang [2]">
    <w15:presenceInfo w15:providerId="None" w15:userId="Yibin Ji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UxMbM0NzU3NrCwMDZR0lEKTi0uzszPAykwqwUAknzbNSwAAAA="/>
    <w:docVar w:name="EN.InstantFormat" w:val="&lt;ENInstantFormat&gt;&lt;Enabled&gt;1&lt;/Enabled&gt;&lt;ScanUnformatted&gt;1&lt;/ScanUnformatted&gt;&lt;ScanChanges&gt;1&lt;/ScanChanges&gt;&lt;Suspended&gt;0&lt;/Suspended&gt;&lt;/ENInstantFormat&gt;"/>
    <w:docVar w:name="EN.Layout" w:val="&lt;ENLayout&gt;&lt;Style&gt;Chemical Scienc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0ws0wr2pf2fr0ewepy5zsdcrvt90fwzvsw2&quot;&gt;ph (2026-02-09T164547)&lt;record-ids&gt;&lt;item&gt;32&lt;/item&gt;&lt;/record-ids&gt;&lt;/item&gt;&lt;/Libraries&gt;"/>
    <w:docVar w:name="EN.UseJSCitationFormat" w:val="False"/>
  </w:docVars>
  <w:rsids>
    <w:rsidRoot w:val="002E47F4"/>
    <w:rsid w:val="00010971"/>
    <w:rsid w:val="000148DB"/>
    <w:rsid w:val="00014C0B"/>
    <w:rsid w:val="0002017F"/>
    <w:rsid w:val="000246EB"/>
    <w:rsid w:val="000256E6"/>
    <w:rsid w:val="00027974"/>
    <w:rsid w:val="00031984"/>
    <w:rsid w:val="00032739"/>
    <w:rsid w:val="00035372"/>
    <w:rsid w:val="000422D2"/>
    <w:rsid w:val="00042713"/>
    <w:rsid w:val="0004555C"/>
    <w:rsid w:val="00045978"/>
    <w:rsid w:val="00045CA3"/>
    <w:rsid w:val="000474D4"/>
    <w:rsid w:val="00052E53"/>
    <w:rsid w:val="000531FC"/>
    <w:rsid w:val="00057932"/>
    <w:rsid w:val="00061EF4"/>
    <w:rsid w:val="000628B5"/>
    <w:rsid w:val="00063AF5"/>
    <w:rsid w:val="00063FC0"/>
    <w:rsid w:val="00066876"/>
    <w:rsid w:val="00073E0B"/>
    <w:rsid w:val="00076C3A"/>
    <w:rsid w:val="00081163"/>
    <w:rsid w:val="000833BB"/>
    <w:rsid w:val="00084397"/>
    <w:rsid w:val="0008476C"/>
    <w:rsid w:val="00087649"/>
    <w:rsid w:val="00090237"/>
    <w:rsid w:val="00090625"/>
    <w:rsid w:val="00093F25"/>
    <w:rsid w:val="000963F9"/>
    <w:rsid w:val="000A1B47"/>
    <w:rsid w:val="000A4294"/>
    <w:rsid w:val="000A5A6B"/>
    <w:rsid w:val="000A5F29"/>
    <w:rsid w:val="000A62B1"/>
    <w:rsid w:val="000A7D0F"/>
    <w:rsid w:val="000B1056"/>
    <w:rsid w:val="000B16C2"/>
    <w:rsid w:val="000B220A"/>
    <w:rsid w:val="000B227C"/>
    <w:rsid w:val="000C0B27"/>
    <w:rsid w:val="000C72C5"/>
    <w:rsid w:val="000D14B4"/>
    <w:rsid w:val="000D2EB4"/>
    <w:rsid w:val="000D4DCE"/>
    <w:rsid w:val="000D54B8"/>
    <w:rsid w:val="000D5E6D"/>
    <w:rsid w:val="000E22DA"/>
    <w:rsid w:val="000E34A9"/>
    <w:rsid w:val="000E45B8"/>
    <w:rsid w:val="000E6826"/>
    <w:rsid w:val="000E76D3"/>
    <w:rsid w:val="000E7F50"/>
    <w:rsid w:val="000F2644"/>
    <w:rsid w:val="000F2E82"/>
    <w:rsid w:val="000F353B"/>
    <w:rsid w:val="000F470A"/>
    <w:rsid w:val="000F65DA"/>
    <w:rsid w:val="000F73A2"/>
    <w:rsid w:val="00100A18"/>
    <w:rsid w:val="00101EA0"/>
    <w:rsid w:val="001023E2"/>
    <w:rsid w:val="00103F40"/>
    <w:rsid w:val="001066C0"/>
    <w:rsid w:val="00106A5C"/>
    <w:rsid w:val="00111541"/>
    <w:rsid w:val="00111546"/>
    <w:rsid w:val="0011163E"/>
    <w:rsid w:val="0011271D"/>
    <w:rsid w:val="00116256"/>
    <w:rsid w:val="00117949"/>
    <w:rsid w:val="00117E83"/>
    <w:rsid w:val="00121D2F"/>
    <w:rsid w:val="00124584"/>
    <w:rsid w:val="00124715"/>
    <w:rsid w:val="001304CC"/>
    <w:rsid w:val="00133108"/>
    <w:rsid w:val="0013344D"/>
    <w:rsid w:val="00137A1C"/>
    <w:rsid w:val="00146AEA"/>
    <w:rsid w:val="00152274"/>
    <w:rsid w:val="00152583"/>
    <w:rsid w:val="00152DF5"/>
    <w:rsid w:val="00154B64"/>
    <w:rsid w:val="00155E69"/>
    <w:rsid w:val="00156994"/>
    <w:rsid w:val="00161355"/>
    <w:rsid w:val="001617FB"/>
    <w:rsid w:val="001625C5"/>
    <w:rsid w:val="00170757"/>
    <w:rsid w:val="00171B84"/>
    <w:rsid w:val="00171B89"/>
    <w:rsid w:val="00174CFA"/>
    <w:rsid w:val="00175D5D"/>
    <w:rsid w:val="00180358"/>
    <w:rsid w:val="00181038"/>
    <w:rsid w:val="00181ED0"/>
    <w:rsid w:val="00181FFA"/>
    <w:rsid w:val="00186064"/>
    <w:rsid w:val="001861F8"/>
    <w:rsid w:val="0019393F"/>
    <w:rsid w:val="001969D1"/>
    <w:rsid w:val="00197583"/>
    <w:rsid w:val="001A045A"/>
    <w:rsid w:val="001A0C65"/>
    <w:rsid w:val="001A6A6F"/>
    <w:rsid w:val="001A727E"/>
    <w:rsid w:val="001B3E49"/>
    <w:rsid w:val="001B4712"/>
    <w:rsid w:val="001B5FED"/>
    <w:rsid w:val="001B70B6"/>
    <w:rsid w:val="001C072F"/>
    <w:rsid w:val="001C4A7D"/>
    <w:rsid w:val="001D02A0"/>
    <w:rsid w:val="001D47FC"/>
    <w:rsid w:val="001D4C3F"/>
    <w:rsid w:val="001D4F39"/>
    <w:rsid w:val="001D7F0E"/>
    <w:rsid w:val="001E39A8"/>
    <w:rsid w:val="001E3B4E"/>
    <w:rsid w:val="001E4557"/>
    <w:rsid w:val="001E5AAA"/>
    <w:rsid w:val="001E7CA7"/>
    <w:rsid w:val="001F0D94"/>
    <w:rsid w:val="001F68CC"/>
    <w:rsid w:val="0020595B"/>
    <w:rsid w:val="0021022D"/>
    <w:rsid w:val="002111D5"/>
    <w:rsid w:val="002164FD"/>
    <w:rsid w:val="00221F5A"/>
    <w:rsid w:val="0022253D"/>
    <w:rsid w:val="0022353E"/>
    <w:rsid w:val="00223BB3"/>
    <w:rsid w:val="002246D5"/>
    <w:rsid w:val="002262D2"/>
    <w:rsid w:val="0022708B"/>
    <w:rsid w:val="00237BBC"/>
    <w:rsid w:val="002467E8"/>
    <w:rsid w:val="00246895"/>
    <w:rsid w:val="00250CFA"/>
    <w:rsid w:val="002517B5"/>
    <w:rsid w:val="00251E3C"/>
    <w:rsid w:val="00252DFB"/>
    <w:rsid w:val="002537D7"/>
    <w:rsid w:val="00253A65"/>
    <w:rsid w:val="00257770"/>
    <w:rsid w:val="00257E11"/>
    <w:rsid w:val="00262648"/>
    <w:rsid w:val="0026496E"/>
    <w:rsid w:val="00266081"/>
    <w:rsid w:val="00271209"/>
    <w:rsid w:val="0027407C"/>
    <w:rsid w:val="0027588B"/>
    <w:rsid w:val="00277EA9"/>
    <w:rsid w:val="0028079C"/>
    <w:rsid w:val="002810D0"/>
    <w:rsid w:val="00281DDC"/>
    <w:rsid w:val="0028359F"/>
    <w:rsid w:val="00285DF1"/>
    <w:rsid w:val="00287DED"/>
    <w:rsid w:val="002942B2"/>
    <w:rsid w:val="002962F8"/>
    <w:rsid w:val="002A1B4B"/>
    <w:rsid w:val="002A5052"/>
    <w:rsid w:val="002B22BB"/>
    <w:rsid w:val="002B2466"/>
    <w:rsid w:val="002B5402"/>
    <w:rsid w:val="002C3D47"/>
    <w:rsid w:val="002C4A66"/>
    <w:rsid w:val="002C6F44"/>
    <w:rsid w:val="002C7B4B"/>
    <w:rsid w:val="002D03C6"/>
    <w:rsid w:val="002D203E"/>
    <w:rsid w:val="002D5811"/>
    <w:rsid w:val="002E1F50"/>
    <w:rsid w:val="002E3025"/>
    <w:rsid w:val="002E47F4"/>
    <w:rsid w:val="002E77AB"/>
    <w:rsid w:val="002E77D5"/>
    <w:rsid w:val="002F0901"/>
    <w:rsid w:val="002F238F"/>
    <w:rsid w:val="002F44D2"/>
    <w:rsid w:val="003020FC"/>
    <w:rsid w:val="003023B1"/>
    <w:rsid w:val="00324BF3"/>
    <w:rsid w:val="00325218"/>
    <w:rsid w:val="00326698"/>
    <w:rsid w:val="00330517"/>
    <w:rsid w:val="003306BF"/>
    <w:rsid w:val="00333EB7"/>
    <w:rsid w:val="00335D2C"/>
    <w:rsid w:val="00336C07"/>
    <w:rsid w:val="00343CC3"/>
    <w:rsid w:val="003455E0"/>
    <w:rsid w:val="00345C90"/>
    <w:rsid w:val="00351665"/>
    <w:rsid w:val="00351EAD"/>
    <w:rsid w:val="003546A2"/>
    <w:rsid w:val="00356A98"/>
    <w:rsid w:val="003573C0"/>
    <w:rsid w:val="0035746A"/>
    <w:rsid w:val="003608E8"/>
    <w:rsid w:val="00360B96"/>
    <w:rsid w:val="00360D34"/>
    <w:rsid w:val="003611C2"/>
    <w:rsid w:val="0036411A"/>
    <w:rsid w:val="00373B53"/>
    <w:rsid w:val="003845C5"/>
    <w:rsid w:val="0038519E"/>
    <w:rsid w:val="0038527C"/>
    <w:rsid w:val="00386A7D"/>
    <w:rsid w:val="00390249"/>
    <w:rsid w:val="00390493"/>
    <w:rsid w:val="00390B1A"/>
    <w:rsid w:val="0039637C"/>
    <w:rsid w:val="00397965"/>
    <w:rsid w:val="003B01EA"/>
    <w:rsid w:val="003B211C"/>
    <w:rsid w:val="003B22D5"/>
    <w:rsid w:val="003B2904"/>
    <w:rsid w:val="003B497F"/>
    <w:rsid w:val="003B57E8"/>
    <w:rsid w:val="003B7BC4"/>
    <w:rsid w:val="003C3572"/>
    <w:rsid w:val="003C547A"/>
    <w:rsid w:val="003C547F"/>
    <w:rsid w:val="003C68C2"/>
    <w:rsid w:val="003C72D0"/>
    <w:rsid w:val="003D1B23"/>
    <w:rsid w:val="003D3826"/>
    <w:rsid w:val="003D6FE6"/>
    <w:rsid w:val="003E02D6"/>
    <w:rsid w:val="003E0465"/>
    <w:rsid w:val="003E1514"/>
    <w:rsid w:val="003E1ED0"/>
    <w:rsid w:val="003E28B7"/>
    <w:rsid w:val="003E3B6D"/>
    <w:rsid w:val="003E4AE5"/>
    <w:rsid w:val="003F264A"/>
    <w:rsid w:val="003F3119"/>
    <w:rsid w:val="003F3B65"/>
    <w:rsid w:val="003F70B0"/>
    <w:rsid w:val="0040133A"/>
    <w:rsid w:val="00401D85"/>
    <w:rsid w:val="004055BC"/>
    <w:rsid w:val="0041001B"/>
    <w:rsid w:val="00411F96"/>
    <w:rsid w:val="004139AD"/>
    <w:rsid w:val="00415339"/>
    <w:rsid w:val="0041778C"/>
    <w:rsid w:val="00425245"/>
    <w:rsid w:val="00425294"/>
    <w:rsid w:val="0042646E"/>
    <w:rsid w:val="004342D8"/>
    <w:rsid w:val="004412F8"/>
    <w:rsid w:val="00441317"/>
    <w:rsid w:val="0044257E"/>
    <w:rsid w:val="00444726"/>
    <w:rsid w:val="004468E0"/>
    <w:rsid w:val="004478AA"/>
    <w:rsid w:val="0045210D"/>
    <w:rsid w:val="00454D2F"/>
    <w:rsid w:val="0045509D"/>
    <w:rsid w:val="00456698"/>
    <w:rsid w:val="00457996"/>
    <w:rsid w:val="00457CCC"/>
    <w:rsid w:val="00460D48"/>
    <w:rsid w:val="00464659"/>
    <w:rsid w:val="00465399"/>
    <w:rsid w:val="0047200A"/>
    <w:rsid w:val="004725F1"/>
    <w:rsid w:val="00473D24"/>
    <w:rsid w:val="0047437A"/>
    <w:rsid w:val="004766A5"/>
    <w:rsid w:val="0047784B"/>
    <w:rsid w:val="004809E5"/>
    <w:rsid w:val="00482A41"/>
    <w:rsid w:val="00482B9F"/>
    <w:rsid w:val="0048755E"/>
    <w:rsid w:val="00490E17"/>
    <w:rsid w:val="00491A4F"/>
    <w:rsid w:val="00491CD0"/>
    <w:rsid w:val="004951BA"/>
    <w:rsid w:val="004A0C5D"/>
    <w:rsid w:val="004A1F89"/>
    <w:rsid w:val="004A2AF1"/>
    <w:rsid w:val="004A4B8A"/>
    <w:rsid w:val="004A7AD9"/>
    <w:rsid w:val="004A7E00"/>
    <w:rsid w:val="004B0675"/>
    <w:rsid w:val="004B4F21"/>
    <w:rsid w:val="004B7949"/>
    <w:rsid w:val="004C4EBB"/>
    <w:rsid w:val="004C650E"/>
    <w:rsid w:val="004D59D7"/>
    <w:rsid w:val="004E1106"/>
    <w:rsid w:val="004E202C"/>
    <w:rsid w:val="004E2A68"/>
    <w:rsid w:val="004E30EB"/>
    <w:rsid w:val="004E41C7"/>
    <w:rsid w:val="004F1AB4"/>
    <w:rsid w:val="004F3791"/>
    <w:rsid w:val="004F382F"/>
    <w:rsid w:val="004F4913"/>
    <w:rsid w:val="004F4AE7"/>
    <w:rsid w:val="004F4BAB"/>
    <w:rsid w:val="005025C4"/>
    <w:rsid w:val="00505D9B"/>
    <w:rsid w:val="0050631F"/>
    <w:rsid w:val="00507EF1"/>
    <w:rsid w:val="0051013F"/>
    <w:rsid w:val="005101AD"/>
    <w:rsid w:val="00511B26"/>
    <w:rsid w:val="00512234"/>
    <w:rsid w:val="00515797"/>
    <w:rsid w:val="0052228D"/>
    <w:rsid w:val="005228FB"/>
    <w:rsid w:val="00522C71"/>
    <w:rsid w:val="00522FF6"/>
    <w:rsid w:val="0052598B"/>
    <w:rsid w:val="00526FC1"/>
    <w:rsid w:val="00527588"/>
    <w:rsid w:val="0053035B"/>
    <w:rsid w:val="00531A13"/>
    <w:rsid w:val="00531D76"/>
    <w:rsid w:val="00532A76"/>
    <w:rsid w:val="005342F2"/>
    <w:rsid w:val="0053473B"/>
    <w:rsid w:val="00534C0B"/>
    <w:rsid w:val="0053776D"/>
    <w:rsid w:val="005415EA"/>
    <w:rsid w:val="005417A8"/>
    <w:rsid w:val="0055115B"/>
    <w:rsid w:val="005538F4"/>
    <w:rsid w:val="00554015"/>
    <w:rsid w:val="00555FAD"/>
    <w:rsid w:val="00563FE0"/>
    <w:rsid w:val="0056628C"/>
    <w:rsid w:val="0056642D"/>
    <w:rsid w:val="00567B56"/>
    <w:rsid w:val="00567FF3"/>
    <w:rsid w:val="00571BB7"/>
    <w:rsid w:val="005768A1"/>
    <w:rsid w:val="00577115"/>
    <w:rsid w:val="0057795A"/>
    <w:rsid w:val="00580F58"/>
    <w:rsid w:val="00580FB8"/>
    <w:rsid w:val="00582232"/>
    <w:rsid w:val="0058260C"/>
    <w:rsid w:val="00582CF4"/>
    <w:rsid w:val="00583D26"/>
    <w:rsid w:val="005841D8"/>
    <w:rsid w:val="00585BEC"/>
    <w:rsid w:val="00592A56"/>
    <w:rsid w:val="00593CDC"/>
    <w:rsid w:val="0059445A"/>
    <w:rsid w:val="005A40B9"/>
    <w:rsid w:val="005A50AF"/>
    <w:rsid w:val="005A63E9"/>
    <w:rsid w:val="005B0071"/>
    <w:rsid w:val="005B3E34"/>
    <w:rsid w:val="005B503C"/>
    <w:rsid w:val="005C043B"/>
    <w:rsid w:val="005C2E5A"/>
    <w:rsid w:val="005C2F76"/>
    <w:rsid w:val="005C32C2"/>
    <w:rsid w:val="005C5E85"/>
    <w:rsid w:val="005D0475"/>
    <w:rsid w:val="005D42C2"/>
    <w:rsid w:val="005D447A"/>
    <w:rsid w:val="005D4D4E"/>
    <w:rsid w:val="005D580F"/>
    <w:rsid w:val="005E1E22"/>
    <w:rsid w:val="005E4D08"/>
    <w:rsid w:val="005E601C"/>
    <w:rsid w:val="005E667C"/>
    <w:rsid w:val="005E7649"/>
    <w:rsid w:val="005E7A82"/>
    <w:rsid w:val="005F0988"/>
    <w:rsid w:val="005F0A21"/>
    <w:rsid w:val="005F1DA9"/>
    <w:rsid w:val="0060128C"/>
    <w:rsid w:val="0060658B"/>
    <w:rsid w:val="006077D9"/>
    <w:rsid w:val="0062075F"/>
    <w:rsid w:val="00621970"/>
    <w:rsid w:val="0063313B"/>
    <w:rsid w:val="00636358"/>
    <w:rsid w:val="00637C45"/>
    <w:rsid w:val="006403E1"/>
    <w:rsid w:val="00643A39"/>
    <w:rsid w:val="0064446D"/>
    <w:rsid w:val="006453F1"/>
    <w:rsid w:val="00645439"/>
    <w:rsid w:val="00647964"/>
    <w:rsid w:val="00647CBA"/>
    <w:rsid w:val="00650244"/>
    <w:rsid w:val="00655AC6"/>
    <w:rsid w:val="00655F9C"/>
    <w:rsid w:val="00657EDA"/>
    <w:rsid w:val="0066167A"/>
    <w:rsid w:val="00663C75"/>
    <w:rsid w:val="0066572A"/>
    <w:rsid w:val="00667266"/>
    <w:rsid w:val="006703B3"/>
    <w:rsid w:val="006711D4"/>
    <w:rsid w:val="006743EA"/>
    <w:rsid w:val="00676285"/>
    <w:rsid w:val="0068277C"/>
    <w:rsid w:val="006843CE"/>
    <w:rsid w:val="00684A30"/>
    <w:rsid w:val="00685A16"/>
    <w:rsid w:val="00686F5D"/>
    <w:rsid w:val="006925A8"/>
    <w:rsid w:val="0069296F"/>
    <w:rsid w:val="00694A70"/>
    <w:rsid w:val="006960D8"/>
    <w:rsid w:val="00697A56"/>
    <w:rsid w:val="006A0634"/>
    <w:rsid w:val="006A4C76"/>
    <w:rsid w:val="006A7143"/>
    <w:rsid w:val="006B1B89"/>
    <w:rsid w:val="006B3CB1"/>
    <w:rsid w:val="006B4910"/>
    <w:rsid w:val="006C0C0A"/>
    <w:rsid w:val="006C0D55"/>
    <w:rsid w:val="006C2FB8"/>
    <w:rsid w:val="006C48AC"/>
    <w:rsid w:val="006C5CF5"/>
    <w:rsid w:val="006D2123"/>
    <w:rsid w:val="006D521A"/>
    <w:rsid w:val="006E081A"/>
    <w:rsid w:val="006E5DCA"/>
    <w:rsid w:val="006E642A"/>
    <w:rsid w:val="006E6C3E"/>
    <w:rsid w:val="00703B1A"/>
    <w:rsid w:val="0070508A"/>
    <w:rsid w:val="00707363"/>
    <w:rsid w:val="0070774C"/>
    <w:rsid w:val="00710A96"/>
    <w:rsid w:val="007116E1"/>
    <w:rsid w:val="00713148"/>
    <w:rsid w:val="007153EF"/>
    <w:rsid w:val="007158C3"/>
    <w:rsid w:val="0072391B"/>
    <w:rsid w:val="00723EDB"/>
    <w:rsid w:val="00724281"/>
    <w:rsid w:val="00724299"/>
    <w:rsid w:val="00724F4A"/>
    <w:rsid w:val="00725516"/>
    <w:rsid w:val="00726CB3"/>
    <w:rsid w:val="00727306"/>
    <w:rsid w:val="00733848"/>
    <w:rsid w:val="00733C17"/>
    <w:rsid w:val="00736914"/>
    <w:rsid w:val="00742029"/>
    <w:rsid w:val="00743160"/>
    <w:rsid w:val="00744189"/>
    <w:rsid w:val="0074482A"/>
    <w:rsid w:val="00745282"/>
    <w:rsid w:val="00745A17"/>
    <w:rsid w:val="00750228"/>
    <w:rsid w:val="00756274"/>
    <w:rsid w:val="00757A02"/>
    <w:rsid w:val="00762A41"/>
    <w:rsid w:val="00763BB0"/>
    <w:rsid w:val="0076511D"/>
    <w:rsid w:val="007664C0"/>
    <w:rsid w:val="00767ADA"/>
    <w:rsid w:val="00770440"/>
    <w:rsid w:val="007815AA"/>
    <w:rsid w:val="00786904"/>
    <w:rsid w:val="00786B96"/>
    <w:rsid w:val="00791DFB"/>
    <w:rsid w:val="007920DF"/>
    <w:rsid w:val="00794268"/>
    <w:rsid w:val="00794947"/>
    <w:rsid w:val="00796733"/>
    <w:rsid w:val="007A0EDC"/>
    <w:rsid w:val="007A3BE6"/>
    <w:rsid w:val="007A572A"/>
    <w:rsid w:val="007B2A99"/>
    <w:rsid w:val="007C1AF4"/>
    <w:rsid w:val="007C4B3C"/>
    <w:rsid w:val="007C62BC"/>
    <w:rsid w:val="007C7313"/>
    <w:rsid w:val="007D318A"/>
    <w:rsid w:val="007D60E2"/>
    <w:rsid w:val="007E0792"/>
    <w:rsid w:val="007E3C1A"/>
    <w:rsid w:val="007E6C6F"/>
    <w:rsid w:val="007F0A56"/>
    <w:rsid w:val="007F1D2C"/>
    <w:rsid w:val="007F2C98"/>
    <w:rsid w:val="0080148C"/>
    <w:rsid w:val="00801B75"/>
    <w:rsid w:val="00802F0C"/>
    <w:rsid w:val="00803323"/>
    <w:rsid w:val="0080348D"/>
    <w:rsid w:val="0080408E"/>
    <w:rsid w:val="00804CDF"/>
    <w:rsid w:val="00805475"/>
    <w:rsid w:val="00811276"/>
    <w:rsid w:val="0081315D"/>
    <w:rsid w:val="00820A6B"/>
    <w:rsid w:val="00821455"/>
    <w:rsid w:val="00827371"/>
    <w:rsid w:val="0083002E"/>
    <w:rsid w:val="00830561"/>
    <w:rsid w:val="00832DF3"/>
    <w:rsid w:val="00835EB8"/>
    <w:rsid w:val="008409F0"/>
    <w:rsid w:val="00840EF9"/>
    <w:rsid w:val="00841588"/>
    <w:rsid w:val="00842FC2"/>
    <w:rsid w:val="00850172"/>
    <w:rsid w:val="00850438"/>
    <w:rsid w:val="00851CA3"/>
    <w:rsid w:val="008537E1"/>
    <w:rsid w:val="00853BAC"/>
    <w:rsid w:val="0085572B"/>
    <w:rsid w:val="00856887"/>
    <w:rsid w:val="0086119F"/>
    <w:rsid w:val="00864EC0"/>
    <w:rsid w:val="008662EB"/>
    <w:rsid w:val="0086695D"/>
    <w:rsid w:val="00867553"/>
    <w:rsid w:val="00875871"/>
    <w:rsid w:val="00890A07"/>
    <w:rsid w:val="00890E45"/>
    <w:rsid w:val="00892CC9"/>
    <w:rsid w:val="008A0007"/>
    <w:rsid w:val="008A3234"/>
    <w:rsid w:val="008B595B"/>
    <w:rsid w:val="008B6471"/>
    <w:rsid w:val="008B6546"/>
    <w:rsid w:val="008C16EE"/>
    <w:rsid w:val="008C25F8"/>
    <w:rsid w:val="008C35B8"/>
    <w:rsid w:val="008C73D9"/>
    <w:rsid w:val="008D3166"/>
    <w:rsid w:val="008D7B2B"/>
    <w:rsid w:val="008E2B7C"/>
    <w:rsid w:val="008E2B83"/>
    <w:rsid w:val="008E3771"/>
    <w:rsid w:val="008E53DC"/>
    <w:rsid w:val="008F4B23"/>
    <w:rsid w:val="008F7EF5"/>
    <w:rsid w:val="009019FC"/>
    <w:rsid w:val="009043B3"/>
    <w:rsid w:val="00904712"/>
    <w:rsid w:val="00905422"/>
    <w:rsid w:val="00905DA0"/>
    <w:rsid w:val="009072EB"/>
    <w:rsid w:val="0091062D"/>
    <w:rsid w:val="00910B7E"/>
    <w:rsid w:val="00924499"/>
    <w:rsid w:val="009253A2"/>
    <w:rsid w:val="0092616D"/>
    <w:rsid w:val="00927D97"/>
    <w:rsid w:val="00931F53"/>
    <w:rsid w:val="00932AB9"/>
    <w:rsid w:val="0093322F"/>
    <w:rsid w:val="009335E8"/>
    <w:rsid w:val="00934C5C"/>
    <w:rsid w:val="009352A0"/>
    <w:rsid w:val="00935EAB"/>
    <w:rsid w:val="00940DA7"/>
    <w:rsid w:val="00942605"/>
    <w:rsid w:val="00945D6E"/>
    <w:rsid w:val="009475F5"/>
    <w:rsid w:val="00947916"/>
    <w:rsid w:val="009503CA"/>
    <w:rsid w:val="0095599E"/>
    <w:rsid w:val="00962508"/>
    <w:rsid w:val="00962916"/>
    <w:rsid w:val="00962DCC"/>
    <w:rsid w:val="00964137"/>
    <w:rsid w:val="00976018"/>
    <w:rsid w:val="00976829"/>
    <w:rsid w:val="00977716"/>
    <w:rsid w:val="00977E97"/>
    <w:rsid w:val="0098036A"/>
    <w:rsid w:val="00980DEF"/>
    <w:rsid w:val="0098328D"/>
    <w:rsid w:val="00983C91"/>
    <w:rsid w:val="0098501D"/>
    <w:rsid w:val="00986504"/>
    <w:rsid w:val="00991338"/>
    <w:rsid w:val="009938D2"/>
    <w:rsid w:val="009B10D1"/>
    <w:rsid w:val="009B2B94"/>
    <w:rsid w:val="009B474C"/>
    <w:rsid w:val="009B69FD"/>
    <w:rsid w:val="009C12D4"/>
    <w:rsid w:val="009C2246"/>
    <w:rsid w:val="009C2453"/>
    <w:rsid w:val="009C3B0D"/>
    <w:rsid w:val="009D14C5"/>
    <w:rsid w:val="009D23C0"/>
    <w:rsid w:val="009D4ABD"/>
    <w:rsid w:val="009D5F28"/>
    <w:rsid w:val="009D77C2"/>
    <w:rsid w:val="009D7E88"/>
    <w:rsid w:val="009E06A3"/>
    <w:rsid w:val="009E2EFC"/>
    <w:rsid w:val="009E4B31"/>
    <w:rsid w:val="009E4C32"/>
    <w:rsid w:val="009E6DAC"/>
    <w:rsid w:val="009F2D98"/>
    <w:rsid w:val="009F389B"/>
    <w:rsid w:val="00A01C0B"/>
    <w:rsid w:val="00A01C17"/>
    <w:rsid w:val="00A020A1"/>
    <w:rsid w:val="00A04918"/>
    <w:rsid w:val="00A12979"/>
    <w:rsid w:val="00A140DB"/>
    <w:rsid w:val="00A14C90"/>
    <w:rsid w:val="00A173D3"/>
    <w:rsid w:val="00A2003B"/>
    <w:rsid w:val="00A22A1A"/>
    <w:rsid w:val="00A256AD"/>
    <w:rsid w:val="00A3539F"/>
    <w:rsid w:val="00A35644"/>
    <w:rsid w:val="00A369C9"/>
    <w:rsid w:val="00A36BD2"/>
    <w:rsid w:val="00A44722"/>
    <w:rsid w:val="00A458B0"/>
    <w:rsid w:val="00A539C4"/>
    <w:rsid w:val="00A542C5"/>
    <w:rsid w:val="00A560F0"/>
    <w:rsid w:val="00A61D09"/>
    <w:rsid w:val="00A62FFC"/>
    <w:rsid w:val="00A71D53"/>
    <w:rsid w:val="00A73602"/>
    <w:rsid w:val="00A8046E"/>
    <w:rsid w:val="00A80558"/>
    <w:rsid w:val="00A865FD"/>
    <w:rsid w:val="00A9074E"/>
    <w:rsid w:val="00A95A7E"/>
    <w:rsid w:val="00A96BBE"/>
    <w:rsid w:val="00AB2C8B"/>
    <w:rsid w:val="00AB371E"/>
    <w:rsid w:val="00AC1904"/>
    <w:rsid w:val="00AC2AE4"/>
    <w:rsid w:val="00AC4785"/>
    <w:rsid w:val="00AD4552"/>
    <w:rsid w:val="00AD4C4D"/>
    <w:rsid w:val="00AF3817"/>
    <w:rsid w:val="00AF4898"/>
    <w:rsid w:val="00AF51B5"/>
    <w:rsid w:val="00AF5B1E"/>
    <w:rsid w:val="00AF75D3"/>
    <w:rsid w:val="00B0072F"/>
    <w:rsid w:val="00B01884"/>
    <w:rsid w:val="00B047E1"/>
    <w:rsid w:val="00B05A04"/>
    <w:rsid w:val="00B115DF"/>
    <w:rsid w:val="00B12D49"/>
    <w:rsid w:val="00B154B3"/>
    <w:rsid w:val="00B156CC"/>
    <w:rsid w:val="00B212FF"/>
    <w:rsid w:val="00B2187C"/>
    <w:rsid w:val="00B24311"/>
    <w:rsid w:val="00B246BA"/>
    <w:rsid w:val="00B25F32"/>
    <w:rsid w:val="00B2606E"/>
    <w:rsid w:val="00B278CB"/>
    <w:rsid w:val="00B3028C"/>
    <w:rsid w:val="00B31D26"/>
    <w:rsid w:val="00B32C94"/>
    <w:rsid w:val="00B33AC3"/>
    <w:rsid w:val="00B346B9"/>
    <w:rsid w:val="00B3514A"/>
    <w:rsid w:val="00B357F0"/>
    <w:rsid w:val="00B36275"/>
    <w:rsid w:val="00B369C0"/>
    <w:rsid w:val="00B4035F"/>
    <w:rsid w:val="00B436C0"/>
    <w:rsid w:val="00B443E6"/>
    <w:rsid w:val="00B44F50"/>
    <w:rsid w:val="00B4592D"/>
    <w:rsid w:val="00B4607C"/>
    <w:rsid w:val="00B50030"/>
    <w:rsid w:val="00B51735"/>
    <w:rsid w:val="00B527F3"/>
    <w:rsid w:val="00B63D58"/>
    <w:rsid w:val="00B64630"/>
    <w:rsid w:val="00B661D7"/>
    <w:rsid w:val="00B740DB"/>
    <w:rsid w:val="00B74514"/>
    <w:rsid w:val="00B74E1C"/>
    <w:rsid w:val="00B75B04"/>
    <w:rsid w:val="00B75F0D"/>
    <w:rsid w:val="00B7656A"/>
    <w:rsid w:val="00B775F1"/>
    <w:rsid w:val="00B93D6E"/>
    <w:rsid w:val="00B95AE2"/>
    <w:rsid w:val="00BA0788"/>
    <w:rsid w:val="00BA114C"/>
    <w:rsid w:val="00BB15E2"/>
    <w:rsid w:val="00BB1706"/>
    <w:rsid w:val="00BB3797"/>
    <w:rsid w:val="00BB426E"/>
    <w:rsid w:val="00BB448E"/>
    <w:rsid w:val="00BB4E60"/>
    <w:rsid w:val="00BB6128"/>
    <w:rsid w:val="00BB687F"/>
    <w:rsid w:val="00BC07F4"/>
    <w:rsid w:val="00BC1696"/>
    <w:rsid w:val="00BC221E"/>
    <w:rsid w:val="00BC247C"/>
    <w:rsid w:val="00BC2767"/>
    <w:rsid w:val="00BC6879"/>
    <w:rsid w:val="00BD051E"/>
    <w:rsid w:val="00BD0565"/>
    <w:rsid w:val="00BD2E19"/>
    <w:rsid w:val="00BD31E2"/>
    <w:rsid w:val="00BD667F"/>
    <w:rsid w:val="00BE02AA"/>
    <w:rsid w:val="00BE2B1F"/>
    <w:rsid w:val="00BE321E"/>
    <w:rsid w:val="00BE3266"/>
    <w:rsid w:val="00BE7BDB"/>
    <w:rsid w:val="00BF09A0"/>
    <w:rsid w:val="00BF0CC1"/>
    <w:rsid w:val="00BF1B6B"/>
    <w:rsid w:val="00BF1F84"/>
    <w:rsid w:val="00BF3E46"/>
    <w:rsid w:val="00C014CB"/>
    <w:rsid w:val="00C044B8"/>
    <w:rsid w:val="00C062B6"/>
    <w:rsid w:val="00C102CD"/>
    <w:rsid w:val="00C11C5C"/>
    <w:rsid w:val="00C12EB9"/>
    <w:rsid w:val="00C14253"/>
    <w:rsid w:val="00C162F4"/>
    <w:rsid w:val="00C207D0"/>
    <w:rsid w:val="00C2236A"/>
    <w:rsid w:val="00C22739"/>
    <w:rsid w:val="00C244BE"/>
    <w:rsid w:val="00C24916"/>
    <w:rsid w:val="00C249B9"/>
    <w:rsid w:val="00C25BB2"/>
    <w:rsid w:val="00C3108C"/>
    <w:rsid w:val="00C31587"/>
    <w:rsid w:val="00C31A4E"/>
    <w:rsid w:val="00C32728"/>
    <w:rsid w:val="00C3675C"/>
    <w:rsid w:val="00C425CA"/>
    <w:rsid w:val="00C42F8E"/>
    <w:rsid w:val="00C430EF"/>
    <w:rsid w:val="00C434AE"/>
    <w:rsid w:val="00C437D9"/>
    <w:rsid w:val="00C47711"/>
    <w:rsid w:val="00C5036A"/>
    <w:rsid w:val="00C52649"/>
    <w:rsid w:val="00C52A52"/>
    <w:rsid w:val="00C55BD1"/>
    <w:rsid w:val="00C709A6"/>
    <w:rsid w:val="00C73870"/>
    <w:rsid w:val="00C81870"/>
    <w:rsid w:val="00C92D75"/>
    <w:rsid w:val="00C92FA0"/>
    <w:rsid w:val="00C961D4"/>
    <w:rsid w:val="00CA41E7"/>
    <w:rsid w:val="00CA4F0E"/>
    <w:rsid w:val="00CB10C8"/>
    <w:rsid w:val="00CB3734"/>
    <w:rsid w:val="00CB3B63"/>
    <w:rsid w:val="00CB5F83"/>
    <w:rsid w:val="00CC0D5B"/>
    <w:rsid w:val="00CC2238"/>
    <w:rsid w:val="00CC30E5"/>
    <w:rsid w:val="00CC400D"/>
    <w:rsid w:val="00CD016C"/>
    <w:rsid w:val="00CD0DBA"/>
    <w:rsid w:val="00CD2D16"/>
    <w:rsid w:val="00CD562F"/>
    <w:rsid w:val="00CD5822"/>
    <w:rsid w:val="00CD5B07"/>
    <w:rsid w:val="00CD5C87"/>
    <w:rsid w:val="00CD5FB5"/>
    <w:rsid w:val="00CD7E9E"/>
    <w:rsid w:val="00CE1094"/>
    <w:rsid w:val="00CE11DA"/>
    <w:rsid w:val="00CE263C"/>
    <w:rsid w:val="00CE5D61"/>
    <w:rsid w:val="00CE5EE9"/>
    <w:rsid w:val="00CE6415"/>
    <w:rsid w:val="00CF3C63"/>
    <w:rsid w:val="00D0081F"/>
    <w:rsid w:val="00D01236"/>
    <w:rsid w:val="00D11D99"/>
    <w:rsid w:val="00D16EDA"/>
    <w:rsid w:val="00D17B9B"/>
    <w:rsid w:val="00D2055D"/>
    <w:rsid w:val="00D20743"/>
    <w:rsid w:val="00D20EB1"/>
    <w:rsid w:val="00D2264C"/>
    <w:rsid w:val="00D301F8"/>
    <w:rsid w:val="00D312B1"/>
    <w:rsid w:val="00D31421"/>
    <w:rsid w:val="00D331F1"/>
    <w:rsid w:val="00D33DCB"/>
    <w:rsid w:val="00D33E94"/>
    <w:rsid w:val="00D35E37"/>
    <w:rsid w:val="00D40AA2"/>
    <w:rsid w:val="00D41813"/>
    <w:rsid w:val="00D42BA0"/>
    <w:rsid w:val="00D43831"/>
    <w:rsid w:val="00D43D7F"/>
    <w:rsid w:val="00D44D37"/>
    <w:rsid w:val="00D4550C"/>
    <w:rsid w:val="00D45F0E"/>
    <w:rsid w:val="00D46036"/>
    <w:rsid w:val="00D5025E"/>
    <w:rsid w:val="00D508C6"/>
    <w:rsid w:val="00D554DF"/>
    <w:rsid w:val="00D55900"/>
    <w:rsid w:val="00D62972"/>
    <w:rsid w:val="00D66E3D"/>
    <w:rsid w:val="00D66FCC"/>
    <w:rsid w:val="00D70C11"/>
    <w:rsid w:val="00D72E1D"/>
    <w:rsid w:val="00D747A1"/>
    <w:rsid w:val="00D75D5D"/>
    <w:rsid w:val="00D7612B"/>
    <w:rsid w:val="00D80FB4"/>
    <w:rsid w:val="00D8161B"/>
    <w:rsid w:val="00D82959"/>
    <w:rsid w:val="00D831AB"/>
    <w:rsid w:val="00D83CF4"/>
    <w:rsid w:val="00D87B60"/>
    <w:rsid w:val="00D906D0"/>
    <w:rsid w:val="00D9320A"/>
    <w:rsid w:val="00D94074"/>
    <w:rsid w:val="00D95454"/>
    <w:rsid w:val="00D96557"/>
    <w:rsid w:val="00DA1877"/>
    <w:rsid w:val="00DA3D9E"/>
    <w:rsid w:val="00DA495B"/>
    <w:rsid w:val="00DA58CB"/>
    <w:rsid w:val="00DB4061"/>
    <w:rsid w:val="00DB530C"/>
    <w:rsid w:val="00DC2AA2"/>
    <w:rsid w:val="00DD224D"/>
    <w:rsid w:val="00DE02F0"/>
    <w:rsid w:val="00DE0685"/>
    <w:rsid w:val="00DE1D80"/>
    <w:rsid w:val="00DE20AC"/>
    <w:rsid w:val="00DE2A48"/>
    <w:rsid w:val="00DE3900"/>
    <w:rsid w:val="00DE5E60"/>
    <w:rsid w:val="00DE6D77"/>
    <w:rsid w:val="00DE74F4"/>
    <w:rsid w:val="00DF06B2"/>
    <w:rsid w:val="00DF1C2E"/>
    <w:rsid w:val="00DF5B86"/>
    <w:rsid w:val="00DF66F6"/>
    <w:rsid w:val="00DF6C7C"/>
    <w:rsid w:val="00E00915"/>
    <w:rsid w:val="00E033E2"/>
    <w:rsid w:val="00E06AE8"/>
    <w:rsid w:val="00E16823"/>
    <w:rsid w:val="00E168D6"/>
    <w:rsid w:val="00E20228"/>
    <w:rsid w:val="00E20697"/>
    <w:rsid w:val="00E20F99"/>
    <w:rsid w:val="00E23D13"/>
    <w:rsid w:val="00E2567B"/>
    <w:rsid w:val="00E347EC"/>
    <w:rsid w:val="00E34BF8"/>
    <w:rsid w:val="00E374A5"/>
    <w:rsid w:val="00E3796C"/>
    <w:rsid w:val="00E41A24"/>
    <w:rsid w:val="00E463FB"/>
    <w:rsid w:val="00E46900"/>
    <w:rsid w:val="00E46E38"/>
    <w:rsid w:val="00E47E52"/>
    <w:rsid w:val="00E50459"/>
    <w:rsid w:val="00E50856"/>
    <w:rsid w:val="00E55834"/>
    <w:rsid w:val="00E566BD"/>
    <w:rsid w:val="00E609CC"/>
    <w:rsid w:val="00E62BC7"/>
    <w:rsid w:val="00E64A7C"/>
    <w:rsid w:val="00E66361"/>
    <w:rsid w:val="00E67A59"/>
    <w:rsid w:val="00E72C8B"/>
    <w:rsid w:val="00E7349A"/>
    <w:rsid w:val="00E75299"/>
    <w:rsid w:val="00E756AE"/>
    <w:rsid w:val="00E77E0D"/>
    <w:rsid w:val="00E8065C"/>
    <w:rsid w:val="00E812D4"/>
    <w:rsid w:val="00E8590D"/>
    <w:rsid w:val="00E85E49"/>
    <w:rsid w:val="00E94D39"/>
    <w:rsid w:val="00E9575A"/>
    <w:rsid w:val="00E95DF1"/>
    <w:rsid w:val="00EA2594"/>
    <w:rsid w:val="00EB2C81"/>
    <w:rsid w:val="00EC06D5"/>
    <w:rsid w:val="00EC3299"/>
    <w:rsid w:val="00EC3C4C"/>
    <w:rsid w:val="00EC5EFC"/>
    <w:rsid w:val="00ED13CD"/>
    <w:rsid w:val="00ED2D36"/>
    <w:rsid w:val="00ED4C4F"/>
    <w:rsid w:val="00ED5E1A"/>
    <w:rsid w:val="00EE2281"/>
    <w:rsid w:val="00EE534B"/>
    <w:rsid w:val="00EE682A"/>
    <w:rsid w:val="00EF251C"/>
    <w:rsid w:val="00F00058"/>
    <w:rsid w:val="00F0503F"/>
    <w:rsid w:val="00F0647C"/>
    <w:rsid w:val="00F07D69"/>
    <w:rsid w:val="00F10C02"/>
    <w:rsid w:val="00F15029"/>
    <w:rsid w:val="00F15284"/>
    <w:rsid w:val="00F1716C"/>
    <w:rsid w:val="00F23921"/>
    <w:rsid w:val="00F275A9"/>
    <w:rsid w:val="00F27CF1"/>
    <w:rsid w:val="00F30B99"/>
    <w:rsid w:val="00F324B1"/>
    <w:rsid w:val="00F33412"/>
    <w:rsid w:val="00F34F7B"/>
    <w:rsid w:val="00F359FE"/>
    <w:rsid w:val="00F36055"/>
    <w:rsid w:val="00F36469"/>
    <w:rsid w:val="00F412FB"/>
    <w:rsid w:val="00F4586D"/>
    <w:rsid w:val="00F472DE"/>
    <w:rsid w:val="00F472FE"/>
    <w:rsid w:val="00F514E3"/>
    <w:rsid w:val="00F51791"/>
    <w:rsid w:val="00F52747"/>
    <w:rsid w:val="00F53E29"/>
    <w:rsid w:val="00F54A79"/>
    <w:rsid w:val="00F54AB0"/>
    <w:rsid w:val="00F60587"/>
    <w:rsid w:val="00F614E5"/>
    <w:rsid w:val="00F61A10"/>
    <w:rsid w:val="00F63C67"/>
    <w:rsid w:val="00F648C2"/>
    <w:rsid w:val="00F66EAD"/>
    <w:rsid w:val="00F714BF"/>
    <w:rsid w:val="00F71526"/>
    <w:rsid w:val="00F71E23"/>
    <w:rsid w:val="00F72D52"/>
    <w:rsid w:val="00F74849"/>
    <w:rsid w:val="00F75972"/>
    <w:rsid w:val="00F801A1"/>
    <w:rsid w:val="00F81A3A"/>
    <w:rsid w:val="00F81F62"/>
    <w:rsid w:val="00F829D4"/>
    <w:rsid w:val="00F848AF"/>
    <w:rsid w:val="00F84CC2"/>
    <w:rsid w:val="00F864C3"/>
    <w:rsid w:val="00F90F52"/>
    <w:rsid w:val="00F913F9"/>
    <w:rsid w:val="00F9771B"/>
    <w:rsid w:val="00F97E85"/>
    <w:rsid w:val="00FA2FC2"/>
    <w:rsid w:val="00FA387F"/>
    <w:rsid w:val="00FB1D24"/>
    <w:rsid w:val="00FC0344"/>
    <w:rsid w:val="00FC1879"/>
    <w:rsid w:val="00FC3A47"/>
    <w:rsid w:val="00FD0572"/>
    <w:rsid w:val="00FD3442"/>
    <w:rsid w:val="00FD6D25"/>
    <w:rsid w:val="00FE1B30"/>
    <w:rsid w:val="00FE3044"/>
    <w:rsid w:val="00FE4C14"/>
    <w:rsid w:val="00FE5215"/>
    <w:rsid w:val="00FE55F5"/>
    <w:rsid w:val="00FE5668"/>
    <w:rsid w:val="00FE58FB"/>
    <w:rsid w:val="00FE68E0"/>
    <w:rsid w:val="00FF45E3"/>
    <w:rsid w:val="028B70EE"/>
    <w:rsid w:val="03102D3C"/>
    <w:rsid w:val="04FD0F93"/>
    <w:rsid w:val="0657780D"/>
    <w:rsid w:val="06AF3BB6"/>
    <w:rsid w:val="0A426A46"/>
    <w:rsid w:val="12A22DAA"/>
    <w:rsid w:val="183421C5"/>
    <w:rsid w:val="1A3F729E"/>
    <w:rsid w:val="1DA4206C"/>
    <w:rsid w:val="1E666E53"/>
    <w:rsid w:val="1E6D1E98"/>
    <w:rsid w:val="1F8F03D5"/>
    <w:rsid w:val="24A55EAE"/>
    <w:rsid w:val="24B97BE0"/>
    <w:rsid w:val="256C2AED"/>
    <w:rsid w:val="2C4E09B8"/>
    <w:rsid w:val="2E0D43A7"/>
    <w:rsid w:val="366E71CE"/>
    <w:rsid w:val="39F75EA6"/>
    <w:rsid w:val="3AD03C89"/>
    <w:rsid w:val="3EA640EC"/>
    <w:rsid w:val="3EB554EF"/>
    <w:rsid w:val="412A332C"/>
    <w:rsid w:val="468034B7"/>
    <w:rsid w:val="476D2792"/>
    <w:rsid w:val="48484577"/>
    <w:rsid w:val="49006836"/>
    <w:rsid w:val="49C128CD"/>
    <w:rsid w:val="4A040912"/>
    <w:rsid w:val="4B223AA8"/>
    <w:rsid w:val="4B342571"/>
    <w:rsid w:val="4B443536"/>
    <w:rsid w:val="4CDB7C54"/>
    <w:rsid w:val="4D560AA4"/>
    <w:rsid w:val="50F836C3"/>
    <w:rsid w:val="514D1FE0"/>
    <w:rsid w:val="5153584A"/>
    <w:rsid w:val="53412131"/>
    <w:rsid w:val="560C01BB"/>
    <w:rsid w:val="5AD62471"/>
    <w:rsid w:val="5B6D158C"/>
    <w:rsid w:val="5E7D6910"/>
    <w:rsid w:val="5E8F6FDE"/>
    <w:rsid w:val="613F5508"/>
    <w:rsid w:val="62853336"/>
    <w:rsid w:val="62E66850"/>
    <w:rsid w:val="660C0E45"/>
    <w:rsid w:val="667D7330"/>
    <w:rsid w:val="67B249F7"/>
    <w:rsid w:val="67B46287"/>
    <w:rsid w:val="69D770B2"/>
    <w:rsid w:val="69E20CC7"/>
    <w:rsid w:val="6B260059"/>
    <w:rsid w:val="6DE83B08"/>
    <w:rsid w:val="720D29DE"/>
    <w:rsid w:val="729A0541"/>
    <w:rsid w:val="77413963"/>
    <w:rsid w:val="7DB80F80"/>
    <w:rsid w:val="7EB77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E7343"/>
  <w15:docId w15:val="{F53706F1-0CCC-4C8C-8267-12019082D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unhideWhenUsed="1"/>
    <w:lsdException w:name="header" w:uiPriority="0" w:unhideWhenUsed="1"/>
    <w:lsdException w:name="footer"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0"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473B"/>
    <w:pPr>
      <w:widowControl w:val="0"/>
      <w:spacing w:after="160" w:line="278" w:lineRule="auto"/>
    </w:pPr>
    <w:rPr>
      <w:rFonts w:ascii="Times New Roman" w:eastAsia="Times New Roman" w:hAnsi="Times New Roman" w:cs="Times New Roman"/>
      <w:kern w:val="2"/>
      <w:sz w:val="22"/>
      <w:szCs w:val="24"/>
      <w14:ligatures w14:val="standardContextual"/>
    </w:rPr>
  </w:style>
  <w:style w:type="paragraph" w:styleId="1">
    <w:name w:val="heading 1"/>
    <w:basedOn w:val="a"/>
    <w:next w:val="a"/>
    <w:link w:val="10"/>
    <w:uiPriority w:val="9"/>
    <w:qFormat/>
    <w:pPr>
      <w:keepNext/>
      <w:keepLines/>
      <w:spacing w:beforeLines="80" w:before="80" w:after="80" w:line="240" w:lineRule="auto"/>
      <w:outlineLvl w:val="0"/>
    </w:pPr>
    <w:rPr>
      <w:b/>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line="240" w:lineRule="auto"/>
    </w:pPr>
    <w:rPr>
      <w:rFonts w:asciiTheme="minorHAnsi" w:eastAsiaTheme="minorEastAsia" w:hAnsiTheme="minorHAnsi" w:cstheme="minorBidi"/>
      <w:kern w:val="0"/>
      <w:sz w:val="24"/>
      <w14:ligatures w14:val="none"/>
    </w:rPr>
  </w:style>
  <w:style w:type="character" w:styleId="a5">
    <w:name w:val="annotation reference"/>
    <w:basedOn w:val="a0"/>
    <w:uiPriority w:val="99"/>
    <w:unhideWhenUsed/>
    <w:rPr>
      <w:sz w:val="21"/>
      <w:szCs w:val="21"/>
    </w:rPr>
  </w:style>
  <w:style w:type="paragraph" w:styleId="a6">
    <w:name w:val="annotation text"/>
    <w:basedOn w:val="a"/>
    <w:link w:val="a7"/>
    <w:uiPriority w:val="99"/>
    <w:unhideWhenUsed/>
  </w:style>
  <w:style w:type="paragraph" w:styleId="a8">
    <w:name w:val="annotation subject"/>
    <w:basedOn w:val="a6"/>
    <w:next w:val="a6"/>
    <w:link w:val="a9"/>
    <w:uiPriority w:val="99"/>
    <w:semiHidden/>
    <w:unhideWhenUsed/>
    <w:rPr>
      <w:b/>
      <w:bCs/>
    </w:rPr>
  </w:style>
  <w:style w:type="character" w:styleId="aa">
    <w:name w:val="FollowedHyperlink"/>
    <w:basedOn w:val="a0"/>
    <w:uiPriority w:val="99"/>
    <w:semiHidden/>
    <w:unhideWhenUsed/>
    <w:qFormat/>
    <w:rPr>
      <w:color w:val="96607D" w:themeColor="followedHyperlink"/>
      <w:u w:val="single"/>
    </w:rPr>
  </w:style>
  <w:style w:type="paragraph" w:styleId="ab">
    <w:name w:val="footer"/>
    <w:basedOn w:val="a"/>
    <w:link w:val="ac"/>
    <w:unhideWhenUsed/>
    <w:pPr>
      <w:tabs>
        <w:tab w:val="center" w:pos="4153"/>
        <w:tab w:val="right" w:pos="8306"/>
      </w:tabs>
      <w:snapToGrid w:val="0"/>
      <w:spacing w:line="240" w:lineRule="auto"/>
    </w:pPr>
    <w:rPr>
      <w:sz w:val="18"/>
      <w:szCs w:val="18"/>
    </w:rPr>
  </w:style>
  <w:style w:type="paragraph" w:styleId="ad">
    <w:name w:val="header"/>
    <w:basedOn w:val="a"/>
    <w:link w:val="ae"/>
    <w:unhideWhenUsed/>
    <w:pPr>
      <w:tabs>
        <w:tab w:val="center" w:pos="4153"/>
        <w:tab w:val="right" w:pos="8306"/>
      </w:tabs>
      <w:snapToGrid w:val="0"/>
      <w:spacing w:line="240" w:lineRule="auto"/>
      <w:jc w:val="center"/>
    </w:pPr>
    <w:rPr>
      <w:sz w:val="18"/>
      <w:szCs w:val="18"/>
    </w:rPr>
  </w:style>
  <w:style w:type="character" w:styleId="af">
    <w:name w:val="Hyperlink"/>
    <w:basedOn w:val="a0"/>
    <w:uiPriority w:val="99"/>
    <w:unhideWhenUsed/>
    <w:qFormat/>
    <w:rPr>
      <w:color w:val="467886" w:themeColor="hyperlink"/>
      <w:u w:val="single"/>
    </w:rPr>
  </w:style>
  <w:style w:type="paragraph" w:styleId="af0">
    <w:name w:val="Normal (Web)"/>
    <w:basedOn w:val="a"/>
    <w:uiPriority w:val="99"/>
    <w:unhideWhenUsed/>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Subtitle"/>
    <w:basedOn w:val="a"/>
    <w:next w:val="a"/>
    <w:link w:val="af2"/>
    <w:qFormat/>
    <w:pPr>
      <w:jc w:val="center"/>
    </w:pPr>
    <w:rPr>
      <w:rFonts w:asciiTheme="majorHAnsi" w:eastAsiaTheme="majorEastAsia" w:hAnsiTheme="majorHAnsi" w:cstheme="majorBidi"/>
      <w:color w:val="595959" w:themeColor="text1" w:themeTint="A6"/>
      <w:spacing w:val="15"/>
      <w:sz w:val="28"/>
      <w:szCs w:val="28"/>
    </w:rPr>
  </w:style>
  <w:style w:type="table" w:styleId="af3">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Title"/>
    <w:basedOn w:val="a"/>
    <w:next w:val="a"/>
    <w:link w:val="af5"/>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TOC1">
    <w:name w:val="toc 1"/>
    <w:basedOn w:val="a"/>
    <w:next w:val="a"/>
    <w:autoRedefine/>
    <w:uiPriority w:val="39"/>
    <w:unhideWhenUsed/>
    <w:rsid w:val="003E3B6D"/>
    <w:pPr>
      <w:tabs>
        <w:tab w:val="right" w:leader="dot" w:pos="8296"/>
      </w:tabs>
      <w:pPrChange w:id="0" w:author="SYLZ" w:date="2026-03-27T15:27:00Z">
        <w:pPr>
          <w:widowControl w:val="0"/>
          <w:tabs>
            <w:tab w:val="right" w:leader="dot" w:pos="8296"/>
          </w:tabs>
          <w:spacing w:after="160" w:line="278" w:lineRule="auto"/>
        </w:pPr>
      </w:pPrChange>
    </w:pPr>
    <w:rPr>
      <w:bCs/>
      <w:noProof/>
      <w:sz w:val="20"/>
      <w:szCs w:val="20"/>
      <w:rPrChange w:id="0" w:author="SYLZ" w:date="2026-03-27T15:27:00Z">
        <w:rPr>
          <w:kern w:val="2"/>
          <w:lang w:val="en-US" w:eastAsia="zh-CN" w:bidi="ar-SA"/>
          <w14:ligatures w14:val="standardContextual"/>
        </w:rPr>
      </w:rPrChange>
    </w:rPr>
  </w:style>
  <w:style w:type="paragraph" w:styleId="TOC2">
    <w:name w:val="toc 2"/>
    <w:basedOn w:val="a"/>
    <w:next w:val="a"/>
    <w:autoRedefine/>
    <w:uiPriority w:val="39"/>
    <w:unhideWhenUsed/>
    <w:rsid w:val="008409F0"/>
    <w:pPr>
      <w:tabs>
        <w:tab w:val="right" w:leader="dot" w:pos="8296"/>
      </w:tabs>
      <w:ind w:leftChars="200" w:left="440"/>
      <w:pPrChange w:id="1" w:author="SYLZ" w:date="2026-03-27T15:35:00Z">
        <w:pPr>
          <w:widowControl w:val="0"/>
          <w:spacing w:after="160" w:line="278" w:lineRule="auto"/>
          <w:ind w:leftChars="200" w:left="420"/>
        </w:pPr>
      </w:pPrChange>
    </w:pPr>
    <w:rPr>
      <w:noProof/>
      <w:sz w:val="20"/>
      <w:szCs w:val="20"/>
      <w:rPrChange w:id="1" w:author="SYLZ" w:date="2026-03-27T15:35:00Z">
        <w:rPr>
          <w:kern w:val="2"/>
          <w:lang w:val="en-US" w:eastAsia="zh-CN" w:bidi="ar-SA"/>
          <w14:ligatures w14:val="standardContextual"/>
        </w:rPr>
      </w:rPrChange>
    </w:rPr>
  </w:style>
  <w:style w:type="character" w:customStyle="1" w:styleId="10">
    <w:name w:val="标题 1 字符"/>
    <w:basedOn w:val="a0"/>
    <w:link w:val="1"/>
    <w:uiPriority w:val="9"/>
    <w:qFormat/>
    <w:rPr>
      <w:rFonts w:ascii="Times New Roman" w:eastAsia="Times New Roman" w:hAnsi="Times New Roman" w:cs="Times New Roman"/>
      <w:b/>
      <w:kern w:val="2"/>
      <w:sz w:val="22"/>
      <w:szCs w:val="24"/>
      <w14:ligatures w14:val="standardContextual"/>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5">
    <w:name w:val="标题 字符"/>
    <w:basedOn w:val="a0"/>
    <w:link w:val="af4"/>
    <w:uiPriority w:val="10"/>
    <w:qFormat/>
    <w:rPr>
      <w:rFonts w:asciiTheme="majorHAnsi" w:eastAsiaTheme="majorEastAsia" w:hAnsiTheme="majorHAnsi" w:cstheme="majorBidi"/>
      <w:spacing w:val="-10"/>
      <w:kern w:val="28"/>
      <w:sz w:val="56"/>
      <w:szCs w:val="56"/>
    </w:rPr>
  </w:style>
  <w:style w:type="character" w:customStyle="1" w:styleId="af2">
    <w:name w:val="副标题 字符"/>
    <w:basedOn w:val="a0"/>
    <w:link w:val="af1"/>
    <w:uiPriority w:val="11"/>
    <w:qFormat/>
    <w:rPr>
      <w:rFonts w:asciiTheme="majorHAnsi" w:eastAsiaTheme="majorEastAsia" w:hAnsiTheme="majorHAnsi" w:cstheme="majorBidi"/>
      <w:color w:val="595959" w:themeColor="text1" w:themeTint="A6"/>
      <w:spacing w:val="15"/>
      <w:sz w:val="28"/>
      <w:szCs w:val="28"/>
    </w:rPr>
  </w:style>
  <w:style w:type="paragraph" w:styleId="af6">
    <w:name w:val="Quote"/>
    <w:basedOn w:val="a"/>
    <w:next w:val="a"/>
    <w:link w:val="af7"/>
    <w:uiPriority w:val="29"/>
    <w:qFormat/>
    <w:pPr>
      <w:spacing w:before="160"/>
      <w:jc w:val="center"/>
    </w:pPr>
    <w:rPr>
      <w:i/>
      <w:iCs/>
      <w:color w:val="404040" w:themeColor="text1" w:themeTint="BF"/>
    </w:rPr>
  </w:style>
  <w:style w:type="character" w:customStyle="1" w:styleId="af7">
    <w:name w:val="引用 字符"/>
    <w:basedOn w:val="a0"/>
    <w:link w:val="af6"/>
    <w:uiPriority w:val="29"/>
    <w:qFormat/>
    <w:rPr>
      <w:i/>
      <w:iCs/>
      <w:color w:val="404040" w:themeColor="text1" w:themeTint="BF"/>
    </w:rPr>
  </w:style>
  <w:style w:type="paragraph" w:styleId="af8">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9">
    <w:name w:val="Intense Quote"/>
    <w:basedOn w:val="a"/>
    <w:next w:val="a"/>
    <w:link w:val="af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a">
    <w:name w:val="明显引用 字符"/>
    <w:basedOn w:val="a0"/>
    <w:link w:val="af9"/>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RSCB03MathematicsGreeketc">
    <w:name w:val="RSC B03 Mathematics/Greek etc"/>
    <w:basedOn w:val="a"/>
    <w:link w:val="RSCB03MathematicsGreeketcChar"/>
    <w:qFormat/>
    <w:pPr>
      <w:widowControl/>
      <w:tabs>
        <w:tab w:val="center" w:pos="2268"/>
        <w:tab w:val="right" w:pos="4536"/>
      </w:tabs>
      <w:spacing w:before="160" w:line="240" w:lineRule="auto"/>
    </w:pPr>
    <w:rPr>
      <w:kern w:val="0"/>
      <w:sz w:val="18"/>
      <w:szCs w:val="22"/>
      <w:lang w:val="en-GB" w:eastAsia="en-US"/>
      <w14:ligatures w14:val="none"/>
    </w:rPr>
  </w:style>
  <w:style w:type="character" w:customStyle="1" w:styleId="RSCB03MathematicsGreeketcChar">
    <w:name w:val="RSC B03 Mathematics/Greek etc Char"/>
    <w:basedOn w:val="a0"/>
    <w:link w:val="RSCB03MathematicsGreeketc"/>
    <w:qFormat/>
    <w:rPr>
      <w:rFonts w:ascii="Times New Roman" w:hAnsi="Times New Roman"/>
      <w:kern w:val="0"/>
      <w:sz w:val="18"/>
      <w:szCs w:val="22"/>
      <w:lang w:val="en-GB" w:eastAsia="en-US"/>
      <w14:ligatures w14:val="none"/>
    </w:rPr>
  </w:style>
  <w:style w:type="paragraph" w:customStyle="1" w:styleId="JCEbodytext">
    <w:name w:val="JCE body text"/>
    <w:qFormat/>
    <w:pPr>
      <w:spacing w:line="480" w:lineRule="auto"/>
      <w:ind w:firstLine="360"/>
    </w:pPr>
    <w:rPr>
      <w:rFonts w:ascii="Bookman Old Style" w:eastAsia="Times New Roman" w:hAnsi="Bookman Old Style" w:cs="Times New Roman"/>
      <w:lang w:eastAsia="en-US"/>
    </w:rPr>
  </w:style>
  <w:style w:type="paragraph" w:customStyle="1" w:styleId="JCETabletext">
    <w:name w:val="JCE Table text"/>
    <w:basedOn w:val="a"/>
    <w:next w:val="a"/>
    <w:qFormat/>
    <w:pPr>
      <w:keepLines/>
      <w:spacing w:before="40" w:after="40" w:line="240" w:lineRule="auto"/>
    </w:pPr>
    <w:rPr>
      <w:rFonts w:ascii="Bookman Old Style" w:hAnsi="Bookman Old Style"/>
      <w:kern w:val="0"/>
      <w:sz w:val="18"/>
      <w:lang w:eastAsia="en-US"/>
      <w14:ligatures w14:val="none"/>
    </w:rPr>
  </w:style>
  <w:style w:type="paragraph" w:customStyle="1" w:styleId="JCETabletitle">
    <w:name w:val="JCE Table title"/>
    <w:basedOn w:val="a"/>
    <w:qFormat/>
    <w:pPr>
      <w:keepLines/>
      <w:widowControl/>
      <w:spacing w:after="40" w:line="240" w:lineRule="auto"/>
    </w:pPr>
    <w:rPr>
      <w:rFonts w:ascii="Bookman Old Style" w:hAnsi="Bookman Old Style"/>
      <w:b/>
      <w:kern w:val="0"/>
      <w:sz w:val="20"/>
      <w:lang w:eastAsia="en-US"/>
      <w14:ligatures w14:val="none"/>
    </w:rPr>
  </w:style>
  <w:style w:type="paragraph" w:customStyle="1" w:styleId="RSCI01FigureSchemeChartwithbottombar">
    <w:name w:val="RSC I01 Figure/Scheme/Chart with bottom bar"/>
    <w:basedOn w:val="a"/>
    <w:link w:val="RSCI01FigureSchemeChartwithbottombarChar"/>
    <w:qFormat/>
    <w:pPr>
      <w:widowControl/>
      <w:pBdr>
        <w:bottom w:val="single" w:sz="12" w:space="5" w:color="999999"/>
      </w:pBdr>
      <w:spacing w:before="40" w:after="120" w:line="120" w:lineRule="exact"/>
      <w:jc w:val="both"/>
    </w:pPr>
    <w:rPr>
      <w:rFonts w:cstheme="minorHAnsi"/>
      <w:w w:val="108"/>
      <w:kern w:val="0"/>
      <w:sz w:val="14"/>
      <w:szCs w:val="14"/>
      <w:lang w:val="en-GB" w:eastAsia="en-US"/>
      <w14:ligatures w14:val="none"/>
    </w:rPr>
  </w:style>
  <w:style w:type="character" w:customStyle="1" w:styleId="RSCI01FigureSchemeChartwithbottombarChar">
    <w:name w:val="RSC I01 Figure/Scheme/Chart with bottom bar Char"/>
    <w:basedOn w:val="a0"/>
    <w:link w:val="RSCI01FigureSchemeChartwithbottombar"/>
    <w:qFormat/>
    <w:rPr>
      <w:rFonts w:cstheme="minorHAnsi"/>
      <w:w w:val="108"/>
      <w:kern w:val="0"/>
      <w:sz w:val="14"/>
      <w:szCs w:val="14"/>
      <w:lang w:val="en-GB" w:eastAsia="en-US"/>
      <w14:ligatures w14:val="none"/>
    </w:rPr>
  </w:style>
  <w:style w:type="character" w:customStyle="1" w:styleId="13">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rPr>
      <w:color w:val="605E5C"/>
      <w:shd w:val="clear" w:color="auto" w:fill="E1DFDD"/>
    </w:rPr>
  </w:style>
  <w:style w:type="paragraph" w:customStyle="1" w:styleId="TOC10">
    <w:name w:val="TOC 标题1"/>
    <w:basedOn w:val="1"/>
    <w:next w:val="a"/>
    <w:uiPriority w:val="39"/>
    <w:unhideWhenUsed/>
    <w:qFormat/>
    <w:pPr>
      <w:widowControl/>
      <w:spacing w:before="240" w:after="0" w:line="259" w:lineRule="auto"/>
      <w:outlineLvl w:val="9"/>
    </w:pPr>
    <w:rPr>
      <w:kern w:val="0"/>
      <w:sz w:val="32"/>
      <w:szCs w:val="32"/>
      <w:lang w:eastAsia="en-US"/>
      <w14:ligatures w14:val="none"/>
    </w:rPr>
  </w:style>
  <w:style w:type="character" w:customStyle="1" w:styleId="a7">
    <w:name w:val="批注文字 字符"/>
    <w:basedOn w:val="a0"/>
    <w:link w:val="a6"/>
    <w:uiPriority w:val="99"/>
    <w:qFormat/>
    <w:rPr>
      <w:rFonts w:ascii="Times New Roman" w:eastAsia="Times New Roman" w:hAnsi="Times New Roman" w:cs="Times New Roman"/>
      <w:kern w:val="2"/>
      <w:sz w:val="22"/>
      <w:szCs w:val="24"/>
      <w14:ligatures w14:val="standardContextual"/>
    </w:rPr>
  </w:style>
  <w:style w:type="character" w:customStyle="1" w:styleId="a9">
    <w:name w:val="批注主题 字符"/>
    <w:basedOn w:val="a7"/>
    <w:link w:val="a8"/>
    <w:uiPriority w:val="99"/>
    <w:semiHidden/>
    <w:rPr>
      <w:rFonts w:ascii="Times New Roman" w:eastAsia="Times New Roman" w:hAnsi="Times New Roman" w:cs="Times New Roman"/>
      <w:b/>
      <w:bCs/>
      <w:kern w:val="2"/>
      <w:sz w:val="22"/>
      <w:szCs w:val="24"/>
      <w14:ligatures w14:val="standardContextual"/>
    </w:rPr>
  </w:style>
  <w:style w:type="paragraph" w:customStyle="1" w:styleId="14">
    <w:name w:val="修订1"/>
    <w:hidden/>
    <w:uiPriority w:val="99"/>
    <w:unhideWhenUsed/>
    <w:rPr>
      <w:rFonts w:ascii="Times New Roman" w:eastAsia="Times New Roman" w:hAnsi="Times New Roman" w:cs="Times New Roman"/>
      <w:kern w:val="2"/>
      <w:sz w:val="22"/>
      <w:szCs w:val="24"/>
      <w14:ligatures w14:val="standardContextual"/>
    </w:rPr>
  </w:style>
  <w:style w:type="character" w:customStyle="1" w:styleId="ae">
    <w:name w:val="页眉 字符"/>
    <w:basedOn w:val="a0"/>
    <w:link w:val="ad"/>
    <w:rPr>
      <w:rFonts w:ascii="Times New Roman" w:eastAsia="Times New Roman" w:hAnsi="Times New Roman" w:cs="Times New Roman"/>
      <w:kern w:val="2"/>
      <w:sz w:val="18"/>
      <w:szCs w:val="18"/>
      <w14:ligatures w14:val="standardContextual"/>
    </w:rPr>
  </w:style>
  <w:style w:type="character" w:customStyle="1" w:styleId="ac">
    <w:name w:val="页脚 字符"/>
    <w:basedOn w:val="a0"/>
    <w:link w:val="ab"/>
    <w:rPr>
      <w:rFonts w:ascii="Times New Roman" w:eastAsia="Times New Roman" w:hAnsi="Times New Roman" w:cs="Times New Roman"/>
      <w:kern w:val="2"/>
      <w:sz w:val="18"/>
      <w:szCs w:val="18"/>
      <w14:ligatures w14:val="standardContextual"/>
    </w:rPr>
  </w:style>
  <w:style w:type="character" w:customStyle="1" w:styleId="fontstyle01">
    <w:name w:val="fontstyle01"/>
    <w:basedOn w:val="a0"/>
    <w:rPr>
      <w:rFonts w:ascii="Times-Roman" w:hAnsi="Times-Roman" w:hint="default"/>
      <w:color w:val="000000"/>
      <w:sz w:val="24"/>
      <w:szCs w:val="24"/>
    </w:rPr>
  </w:style>
  <w:style w:type="character" w:customStyle="1" w:styleId="31">
    <w:name w:val="未处理的提及3"/>
    <w:basedOn w:val="a0"/>
    <w:uiPriority w:val="99"/>
    <w:semiHidden/>
    <w:unhideWhenUsed/>
    <w:rPr>
      <w:color w:val="605E5C"/>
      <w:shd w:val="clear" w:color="auto" w:fill="E1DFDD"/>
    </w:rPr>
  </w:style>
  <w:style w:type="character" w:styleId="afb">
    <w:name w:val="Placeholder Text"/>
    <w:basedOn w:val="a0"/>
    <w:unhideWhenUsed/>
    <w:rPr>
      <w:color w:val="666666"/>
    </w:rPr>
  </w:style>
  <w:style w:type="character" w:customStyle="1" w:styleId="a4">
    <w:name w:val="正文文本 字符"/>
    <w:basedOn w:val="a0"/>
    <w:link w:val="a3"/>
    <w:rPr>
      <w:sz w:val="24"/>
      <w:szCs w:val="24"/>
    </w:rPr>
  </w:style>
  <w:style w:type="paragraph" w:customStyle="1" w:styleId="FirstParagraph">
    <w:name w:val="First Paragraph"/>
    <w:basedOn w:val="a3"/>
    <w:next w:val="a3"/>
    <w:qFormat/>
  </w:style>
  <w:style w:type="paragraph" w:styleId="afc">
    <w:name w:val="Revision"/>
    <w:hidden/>
    <w:uiPriority w:val="99"/>
    <w:unhideWhenUsed/>
    <w:rsid w:val="002A1B4B"/>
    <w:rPr>
      <w:rFonts w:ascii="Times New Roman" w:eastAsia="Times New Roman" w:hAnsi="Times New Roman" w:cs="Times New Roman"/>
      <w:kern w:val="2"/>
      <w:sz w:val="22"/>
      <w:szCs w:val="24"/>
      <w14:ligatures w14:val="standardContextual"/>
    </w:rPr>
  </w:style>
  <w:style w:type="paragraph" w:customStyle="1" w:styleId="Compact">
    <w:name w:val="Compact"/>
    <w:basedOn w:val="a3"/>
    <w:qFormat/>
    <w:rsid w:val="00786B96"/>
    <w:pPr>
      <w:spacing w:before="36" w:after="36"/>
    </w:pPr>
    <w:rPr>
      <w:lang w:eastAsia="en-US"/>
    </w:rPr>
  </w:style>
  <w:style w:type="paragraph" w:customStyle="1" w:styleId="Author">
    <w:name w:val="Author"/>
    <w:next w:val="a3"/>
    <w:qFormat/>
    <w:rsid w:val="00786B96"/>
    <w:pPr>
      <w:keepNext/>
      <w:keepLines/>
      <w:spacing w:after="200"/>
      <w:jc w:val="center"/>
    </w:pPr>
    <w:rPr>
      <w:sz w:val="24"/>
      <w:szCs w:val="24"/>
      <w:lang w:eastAsia="en-US"/>
    </w:rPr>
  </w:style>
  <w:style w:type="paragraph" w:styleId="afd">
    <w:name w:val="Date"/>
    <w:next w:val="a3"/>
    <w:link w:val="afe"/>
    <w:qFormat/>
    <w:rsid w:val="00786B96"/>
    <w:pPr>
      <w:keepNext/>
      <w:keepLines/>
      <w:spacing w:after="200"/>
      <w:jc w:val="center"/>
    </w:pPr>
    <w:rPr>
      <w:sz w:val="24"/>
      <w:szCs w:val="24"/>
      <w:lang w:eastAsia="en-US"/>
    </w:rPr>
  </w:style>
  <w:style w:type="character" w:customStyle="1" w:styleId="afe">
    <w:name w:val="日期 字符"/>
    <w:basedOn w:val="a0"/>
    <w:link w:val="afd"/>
    <w:rsid w:val="00786B96"/>
    <w:rPr>
      <w:sz w:val="24"/>
      <w:szCs w:val="24"/>
      <w:lang w:eastAsia="en-US"/>
    </w:rPr>
  </w:style>
  <w:style w:type="paragraph" w:customStyle="1" w:styleId="AbstractTitle">
    <w:name w:val="Abstract Title"/>
    <w:basedOn w:val="a"/>
    <w:next w:val="Abstract"/>
    <w:qFormat/>
    <w:rsid w:val="00786B96"/>
    <w:pPr>
      <w:keepNext/>
      <w:keepLines/>
      <w:widowControl/>
      <w:spacing w:before="300" w:after="0" w:line="240" w:lineRule="auto"/>
      <w:jc w:val="center"/>
    </w:pPr>
    <w:rPr>
      <w:rFonts w:asciiTheme="minorHAnsi" w:eastAsiaTheme="minorEastAsia" w:hAnsiTheme="minorHAnsi" w:cstheme="minorBidi"/>
      <w:b/>
      <w:color w:val="345A8A"/>
      <w:kern w:val="0"/>
      <w:sz w:val="20"/>
      <w:szCs w:val="20"/>
      <w:lang w:eastAsia="en-US"/>
      <w14:ligatures w14:val="none"/>
    </w:rPr>
  </w:style>
  <w:style w:type="paragraph" w:customStyle="1" w:styleId="Abstract">
    <w:name w:val="Abstract"/>
    <w:basedOn w:val="a"/>
    <w:next w:val="a3"/>
    <w:qFormat/>
    <w:rsid w:val="00786B96"/>
    <w:pPr>
      <w:keepNext/>
      <w:keepLines/>
      <w:widowControl/>
      <w:spacing w:before="100" w:after="300" w:line="240" w:lineRule="auto"/>
    </w:pPr>
    <w:rPr>
      <w:rFonts w:asciiTheme="minorHAnsi" w:eastAsiaTheme="minorEastAsia" w:hAnsiTheme="minorHAnsi" w:cstheme="minorBidi"/>
      <w:kern w:val="0"/>
      <w:sz w:val="20"/>
      <w:szCs w:val="20"/>
      <w:lang w:eastAsia="en-US"/>
      <w14:ligatures w14:val="none"/>
    </w:rPr>
  </w:style>
  <w:style w:type="paragraph" w:styleId="aff">
    <w:name w:val="Bibliography"/>
    <w:basedOn w:val="a"/>
    <w:qFormat/>
    <w:rsid w:val="00786B96"/>
    <w:pPr>
      <w:widowControl/>
      <w:spacing w:after="200" w:line="240" w:lineRule="auto"/>
    </w:pPr>
    <w:rPr>
      <w:rFonts w:asciiTheme="minorHAnsi" w:eastAsiaTheme="minorEastAsia" w:hAnsiTheme="minorHAnsi" w:cstheme="minorBidi"/>
      <w:kern w:val="0"/>
      <w:sz w:val="24"/>
      <w:lang w:eastAsia="en-US"/>
      <w14:ligatures w14:val="none"/>
    </w:rPr>
  </w:style>
  <w:style w:type="paragraph" w:styleId="aff0">
    <w:name w:val="Block Text"/>
    <w:basedOn w:val="a3"/>
    <w:next w:val="a3"/>
    <w:uiPriority w:val="9"/>
    <w:unhideWhenUsed/>
    <w:qFormat/>
    <w:rsid w:val="00786B96"/>
    <w:pPr>
      <w:spacing w:before="100" w:after="100"/>
      <w:ind w:left="480" w:right="480"/>
    </w:pPr>
    <w:rPr>
      <w:lang w:eastAsia="en-US"/>
    </w:rPr>
  </w:style>
  <w:style w:type="paragraph" w:styleId="aff1">
    <w:name w:val="footnote text"/>
    <w:basedOn w:val="a"/>
    <w:link w:val="aff2"/>
    <w:uiPriority w:val="9"/>
    <w:unhideWhenUsed/>
    <w:qFormat/>
    <w:rsid w:val="00786B96"/>
    <w:pPr>
      <w:widowControl/>
      <w:spacing w:after="200" w:line="240" w:lineRule="auto"/>
    </w:pPr>
    <w:rPr>
      <w:rFonts w:asciiTheme="minorHAnsi" w:eastAsiaTheme="minorEastAsia" w:hAnsiTheme="minorHAnsi" w:cstheme="minorBidi"/>
      <w:kern w:val="0"/>
      <w:sz w:val="24"/>
      <w:lang w:eastAsia="en-US"/>
      <w14:ligatures w14:val="none"/>
    </w:rPr>
  </w:style>
  <w:style w:type="character" w:customStyle="1" w:styleId="aff2">
    <w:name w:val="脚注文本 字符"/>
    <w:basedOn w:val="a0"/>
    <w:link w:val="aff1"/>
    <w:uiPriority w:val="9"/>
    <w:rsid w:val="00786B96"/>
    <w:rPr>
      <w:sz w:val="24"/>
      <w:szCs w:val="24"/>
      <w:lang w:eastAsia="en-US"/>
    </w:rPr>
  </w:style>
  <w:style w:type="paragraph" w:customStyle="1" w:styleId="FootnoteBlockText">
    <w:name w:val="Footnote Block Text"/>
    <w:uiPriority w:val="9"/>
    <w:unhideWhenUsed/>
    <w:qFormat/>
    <w:rsid w:val="00786B96"/>
    <w:pPr>
      <w:spacing w:before="100" w:after="100"/>
      <w:ind w:left="480" w:right="480"/>
    </w:pPr>
    <w:rPr>
      <w:sz w:val="24"/>
      <w:szCs w:val="24"/>
      <w:lang w:eastAsia="en-US"/>
    </w:rPr>
  </w:style>
  <w:style w:type="table" w:customStyle="1" w:styleId="Table">
    <w:name w:val="Table"/>
    <w:semiHidden/>
    <w:unhideWhenUsed/>
    <w:qFormat/>
    <w:rsid w:val="00786B96"/>
    <w:pPr>
      <w:spacing w:after="200"/>
    </w:pPr>
    <w:rPr>
      <w:sz w:val="24"/>
      <w:szCs w:val="24"/>
      <w:lang w:val="en-GB"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786B96"/>
    <w:pPr>
      <w:keepNext/>
      <w:keepLines/>
      <w:widowControl/>
      <w:spacing w:after="0" w:line="240" w:lineRule="auto"/>
    </w:pPr>
    <w:rPr>
      <w:rFonts w:asciiTheme="minorHAnsi" w:eastAsiaTheme="minorEastAsia" w:hAnsiTheme="minorHAnsi" w:cstheme="minorBidi"/>
      <w:b/>
      <w:kern w:val="0"/>
      <w:sz w:val="24"/>
      <w:lang w:eastAsia="en-US"/>
      <w14:ligatures w14:val="none"/>
    </w:rPr>
  </w:style>
  <w:style w:type="paragraph" w:customStyle="1" w:styleId="Definition">
    <w:name w:val="Definition"/>
    <w:basedOn w:val="a"/>
    <w:rsid w:val="00786B96"/>
    <w:pPr>
      <w:widowControl/>
      <w:spacing w:after="200" w:line="240" w:lineRule="auto"/>
    </w:pPr>
    <w:rPr>
      <w:rFonts w:asciiTheme="minorHAnsi" w:eastAsiaTheme="minorEastAsia" w:hAnsiTheme="minorHAnsi" w:cstheme="minorBidi"/>
      <w:kern w:val="0"/>
      <w:sz w:val="24"/>
      <w:lang w:eastAsia="en-US"/>
      <w14:ligatures w14:val="none"/>
    </w:rPr>
  </w:style>
  <w:style w:type="paragraph" w:styleId="aff3">
    <w:name w:val="caption"/>
    <w:basedOn w:val="a"/>
    <w:link w:val="aff4"/>
    <w:rsid w:val="00786B96"/>
    <w:pPr>
      <w:widowControl/>
      <w:spacing w:after="120" w:line="240" w:lineRule="auto"/>
    </w:pPr>
    <w:rPr>
      <w:rFonts w:asciiTheme="minorHAnsi" w:eastAsiaTheme="minorEastAsia" w:hAnsiTheme="minorHAnsi" w:cstheme="minorBidi"/>
      <w:i/>
      <w:kern w:val="0"/>
      <w:sz w:val="24"/>
      <w:lang w:eastAsia="en-US"/>
      <w14:ligatures w14:val="none"/>
    </w:rPr>
  </w:style>
  <w:style w:type="paragraph" w:customStyle="1" w:styleId="TableCaption">
    <w:name w:val="Table Caption"/>
    <w:basedOn w:val="aff3"/>
    <w:rsid w:val="00786B96"/>
    <w:pPr>
      <w:keepNext/>
    </w:pPr>
  </w:style>
  <w:style w:type="paragraph" w:customStyle="1" w:styleId="ImageCaption">
    <w:name w:val="Image Caption"/>
    <w:basedOn w:val="aff3"/>
    <w:rsid w:val="00786B96"/>
  </w:style>
  <w:style w:type="paragraph" w:customStyle="1" w:styleId="Figure">
    <w:name w:val="Figure"/>
    <w:basedOn w:val="a"/>
    <w:rsid w:val="00786B96"/>
    <w:pPr>
      <w:widowControl/>
      <w:spacing w:after="200" w:line="240" w:lineRule="auto"/>
    </w:pPr>
    <w:rPr>
      <w:rFonts w:asciiTheme="minorHAnsi" w:eastAsiaTheme="minorEastAsia" w:hAnsiTheme="minorHAnsi" w:cstheme="minorBidi"/>
      <w:kern w:val="0"/>
      <w:sz w:val="24"/>
      <w:lang w:eastAsia="en-US"/>
      <w14:ligatures w14:val="none"/>
    </w:rPr>
  </w:style>
  <w:style w:type="paragraph" w:customStyle="1" w:styleId="CaptionedFigure">
    <w:name w:val="Captioned Figure"/>
    <w:basedOn w:val="Figure"/>
    <w:rsid w:val="00786B96"/>
    <w:pPr>
      <w:keepNext/>
    </w:pPr>
  </w:style>
  <w:style w:type="character" w:customStyle="1" w:styleId="aff4">
    <w:name w:val="题注 字符"/>
    <w:basedOn w:val="a0"/>
    <w:link w:val="aff3"/>
    <w:rsid w:val="00786B96"/>
    <w:rPr>
      <w:i/>
      <w:sz w:val="24"/>
      <w:szCs w:val="24"/>
      <w:lang w:eastAsia="en-US"/>
    </w:rPr>
  </w:style>
  <w:style w:type="character" w:customStyle="1" w:styleId="VerbatimChar">
    <w:name w:val="Verbatim Char"/>
    <w:basedOn w:val="aff4"/>
    <w:link w:val="SourceCode"/>
    <w:rsid w:val="00786B96"/>
    <w:rPr>
      <w:rFonts w:ascii="Consolas" w:hAnsi="Consolas"/>
      <w:i/>
      <w:sz w:val="22"/>
      <w:szCs w:val="24"/>
      <w:lang w:eastAsia="en-US"/>
    </w:rPr>
  </w:style>
  <w:style w:type="character" w:customStyle="1" w:styleId="SectionNumber">
    <w:name w:val="Section Number"/>
    <w:basedOn w:val="aff4"/>
    <w:rsid w:val="00786B96"/>
    <w:rPr>
      <w:i/>
      <w:sz w:val="24"/>
      <w:szCs w:val="24"/>
      <w:lang w:eastAsia="en-US"/>
    </w:rPr>
  </w:style>
  <w:style w:type="character" w:styleId="aff5">
    <w:name w:val="footnote reference"/>
    <w:basedOn w:val="aff4"/>
    <w:rsid w:val="00786B96"/>
    <w:rPr>
      <w:i/>
      <w:sz w:val="24"/>
      <w:szCs w:val="24"/>
      <w:vertAlign w:val="superscript"/>
      <w:lang w:eastAsia="en-US"/>
    </w:rPr>
  </w:style>
  <w:style w:type="paragraph" w:styleId="TOC">
    <w:name w:val="TOC Heading"/>
    <w:basedOn w:val="1"/>
    <w:next w:val="a3"/>
    <w:uiPriority w:val="39"/>
    <w:unhideWhenUsed/>
    <w:qFormat/>
    <w:rsid w:val="00786B96"/>
    <w:pPr>
      <w:widowControl/>
      <w:spacing w:beforeLines="0" w:before="240" w:after="0" w:line="259" w:lineRule="auto"/>
      <w:outlineLvl w:val="9"/>
    </w:pPr>
    <w:rPr>
      <w:rFonts w:asciiTheme="majorHAnsi" w:eastAsiaTheme="majorEastAsia" w:hAnsiTheme="majorHAnsi" w:cstheme="majorBidi"/>
      <w:b w:val="0"/>
      <w:color w:val="0F4761" w:themeColor="accent1" w:themeShade="BF"/>
      <w:kern w:val="0"/>
      <w:sz w:val="32"/>
      <w:szCs w:val="32"/>
      <w:lang w:eastAsia="en-US"/>
      <w14:ligatures w14:val="none"/>
    </w:rPr>
  </w:style>
  <w:style w:type="paragraph" w:customStyle="1" w:styleId="SourceCode">
    <w:name w:val="Source Code"/>
    <w:basedOn w:val="a"/>
    <w:link w:val="VerbatimChar"/>
    <w:rsid w:val="00786B96"/>
    <w:pPr>
      <w:widowControl/>
      <w:wordWrap w:val="0"/>
      <w:spacing w:after="200" w:line="240" w:lineRule="auto"/>
    </w:pPr>
    <w:rPr>
      <w:rFonts w:ascii="Consolas" w:eastAsiaTheme="minorEastAsia" w:hAnsi="Consolas" w:cstheme="minorBidi"/>
      <w:i/>
      <w:kern w:val="0"/>
      <w:lang w:eastAsia="en-US"/>
      <w14:ligatures w14:val="none"/>
    </w:rPr>
  </w:style>
  <w:style w:type="character" w:customStyle="1" w:styleId="KeywordTok">
    <w:name w:val="KeywordTok"/>
    <w:basedOn w:val="VerbatimChar"/>
    <w:rsid w:val="00786B96"/>
    <w:rPr>
      <w:rFonts w:ascii="Consolas" w:hAnsi="Consolas"/>
      <w:b/>
      <w:i/>
      <w:color w:val="007020"/>
      <w:sz w:val="22"/>
      <w:szCs w:val="24"/>
      <w:lang w:eastAsia="en-US"/>
    </w:rPr>
  </w:style>
  <w:style w:type="character" w:customStyle="1" w:styleId="DataTypeTok">
    <w:name w:val="DataTypeTok"/>
    <w:basedOn w:val="VerbatimChar"/>
    <w:rsid w:val="00786B96"/>
    <w:rPr>
      <w:rFonts w:ascii="Consolas" w:hAnsi="Consolas"/>
      <w:i/>
      <w:color w:val="902000"/>
      <w:sz w:val="22"/>
      <w:szCs w:val="24"/>
      <w:lang w:eastAsia="en-US"/>
    </w:rPr>
  </w:style>
  <w:style w:type="character" w:customStyle="1" w:styleId="DecValTok">
    <w:name w:val="DecValTok"/>
    <w:basedOn w:val="VerbatimChar"/>
    <w:rsid w:val="00786B96"/>
    <w:rPr>
      <w:rFonts w:ascii="Consolas" w:hAnsi="Consolas"/>
      <w:i/>
      <w:color w:val="40A070"/>
      <w:sz w:val="22"/>
      <w:szCs w:val="24"/>
      <w:lang w:eastAsia="en-US"/>
    </w:rPr>
  </w:style>
  <w:style w:type="character" w:customStyle="1" w:styleId="BaseNTok">
    <w:name w:val="BaseNTok"/>
    <w:basedOn w:val="VerbatimChar"/>
    <w:rsid w:val="00786B96"/>
    <w:rPr>
      <w:rFonts w:ascii="Consolas" w:hAnsi="Consolas"/>
      <w:i/>
      <w:color w:val="40A070"/>
      <w:sz w:val="22"/>
      <w:szCs w:val="24"/>
      <w:lang w:eastAsia="en-US"/>
    </w:rPr>
  </w:style>
  <w:style w:type="character" w:customStyle="1" w:styleId="FloatTok">
    <w:name w:val="FloatTok"/>
    <w:basedOn w:val="VerbatimChar"/>
    <w:rsid w:val="00786B96"/>
    <w:rPr>
      <w:rFonts w:ascii="Consolas" w:hAnsi="Consolas"/>
      <w:i/>
      <w:color w:val="40A070"/>
      <w:sz w:val="22"/>
      <w:szCs w:val="24"/>
      <w:lang w:eastAsia="en-US"/>
    </w:rPr>
  </w:style>
  <w:style w:type="character" w:customStyle="1" w:styleId="ConstantTok">
    <w:name w:val="ConstantTok"/>
    <w:basedOn w:val="VerbatimChar"/>
    <w:rsid w:val="00786B96"/>
    <w:rPr>
      <w:rFonts w:ascii="Consolas" w:hAnsi="Consolas"/>
      <w:i/>
      <w:color w:val="880000"/>
      <w:sz w:val="22"/>
      <w:szCs w:val="24"/>
      <w:lang w:eastAsia="en-US"/>
    </w:rPr>
  </w:style>
  <w:style w:type="character" w:customStyle="1" w:styleId="CharTok">
    <w:name w:val="CharTok"/>
    <w:basedOn w:val="VerbatimChar"/>
    <w:rsid w:val="00786B96"/>
    <w:rPr>
      <w:rFonts w:ascii="Consolas" w:hAnsi="Consolas"/>
      <w:i/>
      <w:color w:val="4070A0"/>
      <w:sz w:val="22"/>
      <w:szCs w:val="24"/>
      <w:lang w:eastAsia="en-US"/>
    </w:rPr>
  </w:style>
  <w:style w:type="character" w:customStyle="1" w:styleId="SpecialCharTok">
    <w:name w:val="SpecialCharTok"/>
    <w:basedOn w:val="VerbatimChar"/>
    <w:rsid w:val="00786B96"/>
    <w:rPr>
      <w:rFonts w:ascii="Consolas" w:hAnsi="Consolas"/>
      <w:i/>
      <w:color w:val="4070A0"/>
      <w:sz w:val="22"/>
      <w:szCs w:val="24"/>
      <w:lang w:eastAsia="en-US"/>
    </w:rPr>
  </w:style>
  <w:style w:type="character" w:customStyle="1" w:styleId="StringTok">
    <w:name w:val="StringTok"/>
    <w:basedOn w:val="VerbatimChar"/>
    <w:rsid w:val="00786B96"/>
    <w:rPr>
      <w:rFonts w:ascii="Consolas" w:hAnsi="Consolas"/>
      <w:i/>
      <w:color w:val="4070A0"/>
      <w:sz w:val="22"/>
      <w:szCs w:val="24"/>
      <w:lang w:eastAsia="en-US"/>
    </w:rPr>
  </w:style>
  <w:style w:type="character" w:customStyle="1" w:styleId="VerbatimStringTok">
    <w:name w:val="VerbatimStringTok"/>
    <w:basedOn w:val="VerbatimChar"/>
    <w:rsid w:val="00786B96"/>
    <w:rPr>
      <w:rFonts w:ascii="Consolas" w:hAnsi="Consolas"/>
      <w:i/>
      <w:color w:val="4070A0"/>
      <w:sz w:val="22"/>
      <w:szCs w:val="24"/>
      <w:lang w:eastAsia="en-US"/>
    </w:rPr>
  </w:style>
  <w:style w:type="character" w:customStyle="1" w:styleId="SpecialStringTok">
    <w:name w:val="SpecialStringTok"/>
    <w:basedOn w:val="VerbatimChar"/>
    <w:rsid w:val="00786B96"/>
    <w:rPr>
      <w:rFonts w:ascii="Consolas" w:hAnsi="Consolas"/>
      <w:i/>
      <w:color w:val="BB6688"/>
      <w:sz w:val="22"/>
      <w:szCs w:val="24"/>
      <w:lang w:eastAsia="en-US"/>
    </w:rPr>
  </w:style>
  <w:style w:type="character" w:customStyle="1" w:styleId="ImportTok">
    <w:name w:val="ImportTok"/>
    <w:basedOn w:val="VerbatimChar"/>
    <w:rsid w:val="00786B96"/>
    <w:rPr>
      <w:rFonts w:ascii="Consolas" w:hAnsi="Consolas"/>
      <w:b/>
      <w:i/>
      <w:color w:val="008000"/>
      <w:sz w:val="22"/>
      <w:szCs w:val="24"/>
      <w:lang w:eastAsia="en-US"/>
    </w:rPr>
  </w:style>
  <w:style w:type="character" w:customStyle="1" w:styleId="CommentTok">
    <w:name w:val="CommentTok"/>
    <w:basedOn w:val="VerbatimChar"/>
    <w:rsid w:val="00786B96"/>
    <w:rPr>
      <w:rFonts w:ascii="Consolas" w:hAnsi="Consolas"/>
      <w:i w:val="0"/>
      <w:color w:val="60A0B0"/>
      <w:sz w:val="22"/>
      <w:szCs w:val="24"/>
      <w:lang w:eastAsia="en-US"/>
    </w:rPr>
  </w:style>
  <w:style w:type="character" w:customStyle="1" w:styleId="DocumentationTok">
    <w:name w:val="DocumentationTok"/>
    <w:basedOn w:val="VerbatimChar"/>
    <w:rsid w:val="00786B96"/>
    <w:rPr>
      <w:rFonts w:ascii="Consolas" w:hAnsi="Consolas"/>
      <w:i w:val="0"/>
      <w:color w:val="BA2121"/>
      <w:sz w:val="22"/>
      <w:szCs w:val="24"/>
      <w:lang w:eastAsia="en-US"/>
    </w:rPr>
  </w:style>
  <w:style w:type="character" w:customStyle="1" w:styleId="AnnotationTok">
    <w:name w:val="AnnotationTok"/>
    <w:basedOn w:val="VerbatimChar"/>
    <w:rsid w:val="00786B96"/>
    <w:rPr>
      <w:rFonts w:ascii="Consolas" w:hAnsi="Consolas"/>
      <w:b/>
      <w:i w:val="0"/>
      <w:color w:val="60A0B0"/>
      <w:sz w:val="22"/>
      <w:szCs w:val="24"/>
      <w:lang w:eastAsia="en-US"/>
    </w:rPr>
  </w:style>
  <w:style w:type="character" w:customStyle="1" w:styleId="CommentVarTok">
    <w:name w:val="CommentVarTok"/>
    <w:basedOn w:val="VerbatimChar"/>
    <w:rsid w:val="00786B96"/>
    <w:rPr>
      <w:rFonts w:ascii="Consolas" w:hAnsi="Consolas"/>
      <w:b/>
      <w:i w:val="0"/>
      <w:color w:val="60A0B0"/>
      <w:sz w:val="22"/>
      <w:szCs w:val="24"/>
      <w:lang w:eastAsia="en-US"/>
    </w:rPr>
  </w:style>
  <w:style w:type="character" w:customStyle="1" w:styleId="OtherTok">
    <w:name w:val="OtherTok"/>
    <w:basedOn w:val="VerbatimChar"/>
    <w:rsid w:val="00786B96"/>
    <w:rPr>
      <w:rFonts w:ascii="Consolas" w:hAnsi="Consolas"/>
      <w:i/>
      <w:color w:val="007020"/>
      <w:sz w:val="22"/>
      <w:szCs w:val="24"/>
      <w:lang w:eastAsia="en-US"/>
    </w:rPr>
  </w:style>
  <w:style w:type="character" w:customStyle="1" w:styleId="FunctionTok">
    <w:name w:val="FunctionTok"/>
    <w:basedOn w:val="VerbatimChar"/>
    <w:rsid w:val="00786B96"/>
    <w:rPr>
      <w:rFonts w:ascii="Consolas" w:hAnsi="Consolas"/>
      <w:i/>
      <w:color w:val="06287E"/>
      <w:sz w:val="22"/>
      <w:szCs w:val="24"/>
      <w:lang w:eastAsia="en-US"/>
    </w:rPr>
  </w:style>
  <w:style w:type="character" w:customStyle="1" w:styleId="VariableTok">
    <w:name w:val="VariableTok"/>
    <w:basedOn w:val="VerbatimChar"/>
    <w:rsid w:val="00786B96"/>
    <w:rPr>
      <w:rFonts w:ascii="Consolas" w:hAnsi="Consolas"/>
      <w:i/>
      <w:color w:val="19177C"/>
      <w:sz w:val="22"/>
      <w:szCs w:val="24"/>
      <w:lang w:eastAsia="en-US"/>
    </w:rPr>
  </w:style>
  <w:style w:type="character" w:customStyle="1" w:styleId="ControlFlowTok">
    <w:name w:val="ControlFlowTok"/>
    <w:basedOn w:val="VerbatimChar"/>
    <w:rsid w:val="00786B96"/>
    <w:rPr>
      <w:rFonts w:ascii="Consolas" w:hAnsi="Consolas"/>
      <w:b/>
      <w:i/>
      <w:color w:val="007020"/>
      <w:sz w:val="22"/>
      <w:szCs w:val="24"/>
      <w:lang w:eastAsia="en-US"/>
    </w:rPr>
  </w:style>
  <w:style w:type="character" w:customStyle="1" w:styleId="OperatorTok">
    <w:name w:val="OperatorTok"/>
    <w:basedOn w:val="VerbatimChar"/>
    <w:rsid w:val="00786B96"/>
    <w:rPr>
      <w:rFonts w:ascii="Consolas" w:hAnsi="Consolas"/>
      <w:i/>
      <w:color w:val="666666"/>
      <w:sz w:val="22"/>
      <w:szCs w:val="24"/>
      <w:lang w:eastAsia="en-US"/>
    </w:rPr>
  </w:style>
  <w:style w:type="character" w:customStyle="1" w:styleId="BuiltInTok">
    <w:name w:val="BuiltInTok"/>
    <w:basedOn w:val="VerbatimChar"/>
    <w:rsid w:val="00786B96"/>
    <w:rPr>
      <w:rFonts w:ascii="Consolas" w:hAnsi="Consolas"/>
      <w:i/>
      <w:color w:val="008000"/>
      <w:sz w:val="22"/>
      <w:szCs w:val="24"/>
      <w:lang w:eastAsia="en-US"/>
    </w:rPr>
  </w:style>
  <w:style w:type="character" w:customStyle="1" w:styleId="ExtensionTok">
    <w:name w:val="ExtensionTok"/>
    <w:basedOn w:val="VerbatimChar"/>
    <w:rsid w:val="00786B96"/>
    <w:rPr>
      <w:rFonts w:ascii="Consolas" w:hAnsi="Consolas"/>
      <w:i/>
      <w:sz w:val="22"/>
      <w:szCs w:val="24"/>
      <w:lang w:eastAsia="en-US"/>
    </w:rPr>
  </w:style>
  <w:style w:type="character" w:customStyle="1" w:styleId="PreprocessorTok">
    <w:name w:val="PreprocessorTok"/>
    <w:basedOn w:val="VerbatimChar"/>
    <w:rsid w:val="00786B96"/>
    <w:rPr>
      <w:rFonts w:ascii="Consolas" w:hAnsi="Consolas"/>
      <w:i/>
      <w:color w:val="BC7A00"/>
      <w:sz w:val="22"/>
      <w:szCs w:val="24"/>
      <w:lang w:eastAsia="en-US"/>
    </w:rPr>
  </w:style>
  <w:style w:type="character" w:customStyle="1" w:styleId="AttributeTok">
    <w:name w:val="AttributeTok"/>
    <w:basedOn w:val="VerbatimChar"/>
    <w:rsid w:val="00786B96"/>
    <w:rPr>
      <w:rFonts w:ascii="Consolas" w:hAnsi="Consolas"/>
      <w:i/>
      <w:color w:val="7D9029"/>
      <w:sz w:val="22"/>
      <w:szCs w:val="24"/>
      <w:lang w:eastAsia="en-US"/>
    </w:rPr>
  </w:style>
  <w:style w:type="character" w:customStyle="1" w:styleId="RegionMarkerTok">
    <w:name w:val="RegionMarkerTok"/>
    <w:basedOn w:val="VerbatimChar"/>
    <w:rsid w:val="00786B96"/>
    <w:rPr>
      <w:rFonts w:ascii="Consolas" w:hAnsi="Consolas"/>
      <w:i/>
      <w:sz w:val="22"/>
      <w:szCs w:val="24"/>
      <w:lang w:eastAsia="en-US"/>
    </w:rPr>
  </w:style>
  <w:style w:type="character" w:customStyle="1" w:styleId="InformationTok">
    <w:name w:val="InformationTok"/>
    <w:basedOn w:val="VerbatimChar"/>
    <w:rsid w:val="00786B96"/>
    <w:rPr>
      <w:rFonts w:ascii="Consolas" w:hAnsi="Consolas"/>
      <w:b/>
      <w:i w:val="0"/>
      <w:color w:val="60A0B0"/>
      <w:sz w:val="22"/>
      <w:szCs w:val="24"/>
      <w:lang w:eastAsia="en-US"/>
    </w:rPr>
  </w:style>
  <w:style w:type="character" w:customStyle="1" w:styleId="WarningTok">
    <w:name w:val="WarningTok"/>
    <w:basedOn w:val="VerbatimChar"/>
    <w:rsid w:val="00786B96"/>
    <w:rPr>
      <w:rFonts w:ascii="Consolas" w:hAnsi="Consolas"/>
      <w:b/>
      <w:i w:val="0"/>
      <w:color w:val="60A0B0"/>
      <w:sz w:val="22"/>
      <w:szCs w:val="24"/>
      <w:lang w:eastAsia="en-US"/>
    </w:rPr>
  </w:style>
  <w:style w:type="character" w:customStyle="1" w:styleId="AlertTok">
    <w:name w:val="AlertTok"/>
    <w:basedOn w:val="VerbatimChar"/>
    <w:rsid w:val="00786B96"/>
    <w:rPr>
      <w:rFonts w:ascii="Consolas" w:hAnsi="Consolas"/>
      <w:b/>
      <w:i/>
      <w:color w:val="FF0000"/>
      <w:sz w:val="22"/>
      <w:szCs w:val="24"/>
      <w:lang w:eastAsia="en-US"/>
    </w:rPr>
  </w:style>
  <w:style w:type="character" w:customStyle="1" w:styleId="ErrorTok">
    <w:name w:val="ErrorTok"/>
    <w:basedOn w:val="VerbatimChar"/>
    <w:rsid w:val="00786B96"/>
    <w:rPr>
      <w:rFonts w:ascii="Consolas" w:hAnsi="Consolas"/>
      <w:b/>
      <w:i/>
      <w:color w:val="FF0000"/>
      <w:sz w:val="22"/>
      <w:szCs w:val="24"/>
      <w:lang w:eastAsia="en-US"/>
    </w:rPr>
  </w:style>
  <w:style w:type="character" w:customStyle="1" w:styleId="NormalTok">
    <w:name w:val="NormalTok"/>
    <w:basedOn w:val="VerbatimChar"/>
    <w:rsid w:val="00786B96"/>
    <w:rPr>
      <w:rFonts w:ascii="Consolas" w:hAnsi="Consolas"/>
      <w:i/>
      <w:sz w:val="22"/>
      <w:szCs w:val="24"/>
      <w:lang w:eastAsia="en-US"/>
    </w:rPr>
  </w:style>
  <w:style w:type="paragraph" w:styleId="TOC3">
    <w:name w:val="toc 3"/>
    <w:basedOn w:val="a"/>
    <w:next w:val="a"/>
    <w:autoRedefine/>
    <w:uiPriority w:val="39"/>
    <w:unhideWhenUsed/>
    <w:rsid w:val="009D14C5"/>
    <w:pPr>
      <w:ind w:leftChars="400" w:left="840"/>
    </w:pPr>
  </w:style>
  <w:style w:type="character" w:styleId="aff6">
    <w:name w:val="Strong"/>
    <w:basedOn w:val="a0"/>
    <w:uiPriority w:val="22"/>
    <w:qFormat/>
    <w:rsid w:val="00AC4785"/>
    <w:rPr>
      <w:b/>
      <w:bCs/>
    </w:rPr>
  </w:style>
  <w:style w:type="character" w:styleId="aff7">
    <w:name w:val="Unresolved Mention"/>
    <w:basedOn w:val="a0"/>
    <w:uiPriority w:val="99"/>
    <w:semiHidden/>
    <w:unhideWhenUsed/>
    <w:rsid w:val="00F829D4"/>
    <w:rPr>
      <w:color w:val="605E5C"/>
      <w:shd w:val="clear" w:color="auto" w:fill="E1DFDD"/>
    </w:rPr>
  </w:style>
  <w:style w:type="paragraph" w:customStyle="1" w:styleId="EndNoteBibliographyTitle">
    <w:name w:val="EndNote Bibliography Title"/>
    <w:basedOn w:val="a"/>
    <w:link w:val="EndNoteBibliographyTitle0"/>
    <w:rsid w:val="00FD3442"/>
    <w:pPr>
      <w:spacing w:after="0"/>
      <w:jc w:val="center"/>
    </w:pPr>
    <w:rPr>
      <w:noProof/>
    </w:rPr>
  </w:style>
  <w:style w:type="character" w:customStyle="1" w:styleId="EndNoteBibliographyTitle0">
    <w:name w:val="EndNote Bibliography Title 字符"/>
    <w:basedOn w:val="a4"/>
    <w:link w:val="EndNoteBibliographyTitle"/>
    <w:rsid w:val="00FD3442"/>
    <w:rPr>
      <w:rFonts w:ascii="Times New Roman" w:eastAsia="Times New Roman" w:hAnsi="Times New Roman" w:cs="Times New Roman"/>
      <w:noProof/>
      <w:kern w:val="2"/>
      <w:sz w:val="22"/>
      <w:szCs w:val="24"/>
      <w14:ligatures w14:val="standardContextual"/>
    </w:rPr>
  </w:style>
  <w:style w:type="paragraph" w:customStyle="1" w:styleId="EndNoteBibliography">
    <w:name w:val="EndNote Bibliography"/>
    <w:basedOn w:val="a"/>
    <w:link w:val="EndNoteBibliography0"/>
    <w:rsid w:val="00FD3442"/>
    <w:pPr>
      <w:spacing w:line="240" w:lineRule="auto"/>
      <w:jc w:val="both"/>
    </w:pPr>
    <w:rPr>
      <w:noProof/>
    </w:rPr>
  </w:style>
  <w:style w:type="character" w:customStyle="1" w:styleId="EndNoteBibliography0">
    <w:name w:val="EndNote Bibliography 字符"/>
    <w:basedOn w:val="a4"/>
    <w:link w:val="EndNoteBibliography"/>
    <w:rsid w:val="00FD3442"/>
    <w:rPr>
      <w:rFonts w:ascii="Times New Roman" w:eastAsia="Times New Roman" w:hAnsi="Times New Roman" w:cs="Times New Roman"/>
      <w:noProof/>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6743">
      <w:bodyDiv w:val="1"/>
      <w:marLeft w:val="0"/>
      <w:marRight w:val="0"/>
      <w:marTop w:val="0"/>
      <w:marBottom w:val="0"/>
      <w:divBdr>
        <w:top w:val="none" w:sz="0" w:space="0" w:color="auto"/>
        <w:left w:val="none" w:sz="0" w:space="0" w:color="auto"/>
        <w:bottom w:val="none" w:sz="0" w:space="0" w:color="auto"/>
        <w:right w:val="none" w:sz="0" w:space="0" w:color="auto"/>
      </w:divBdr>
    </w:div>
    <w:div w:id="37752886">
      <w:bodyDiv w:val="1"/>
      <w:marLeft w:val="0"/>
      <w:marRight w:val="0"/>
      <w:marTop w:val="0"/>
      <w:marBottom w:val="0"/>
      <w:divBdr>
        <w:top w:val="none" w:sz="0" w:space="0" w:color="auto"/>
        <w:left w:val="none" w:sz="0" w:space="0" w:color="auto"/>
        <w:bottom w:val="none" w:sz="0" w:space="0" w:color="auto"/>
        <w:right w:val="none" w:sz="0" w:space="0" w:color="auto"/>
      </w:divBdr>
    </w:div>
    <w:div w:id="79522002">
      <w:bodyDiv w:val="1"/>
      <w:marLeft w:val="0"/>
      <w:marRight w:val="0"/>
      <w:marTop w:val="0"/>
      <w:marBottom w:val="0"/>
      <w:divBdr>
        <w:top w:val="none" w:sz="0" w:space="0" w:color="auto"/>
        <w:left w:val="none" w:sz="0" w:space="0" w:color="auto"/>
        <w:bottom w:val="none" w:sz="0" w:space="0" w:color="auto"/>
        <w:right w:val="none" w:sz="0" w:space="0" w:color="auto"/>
      </w:divBdr>
    </w:div>
    <w:div w:id="87190978">
      <w:bodyDiv w:val="1"/>
      <w:marLeft w:val="0"/>
      <w:marRight w:val="0"/>
      <w:marTop w:val="0"/>
      <w:marBottom w:val="0"/>
      <w:divBdr>
        <w:top w:val="none" w:sz="0" w:space="0" w:color="auto"/>
        <w:left w:val="none" w:sz="0" w:space="0" w:color="auto"/>
        <w:bottom w:val="none" w:sz="0" w:space="0" w:color="auto"/>
        <w:right w:val="none" w:sz="0" w:space="0" w:color="auto"/>
      </w:divBdr>
    </w:div>
    <w:div w:id="128980547">
      <w:bodyDiv w:val="1"/>
      <w:marLeft w:val="0"/>
      <w:marRight w:val="0"/>
      <w:marTop w:val="0"/>
      <w:marBottom w:val="0"/>
      <w:divBdr>
        <w:top w:val="none" w:sz="0" w:space="0" w:color="auto"/>
        <w:left w:val="none" w:sz="0" w:space="0" w:color="auto"/>
        <w:bottom w:val="none" w:sz="0" w:space="0" w:color="auto"/>
        <w:right w:val="none" w:sz="0" w:space="0" w:color="auto"/>
      </w:divBdr>
    </w:div>
    <w:div w:id="194394504">
      <w:bodyDiv w:val="1"/>
      <w:marLeft w:val="0"/>
      <w:marRight w:val="0"/>
      <w:marTop w:val="0"/>
      <w:marBottom w:val="0"/>
      <w:divBdr>
        <w:top w:val="none" w:sz="0" w:space="0" w:color="auto"/>
        <w:left w:val="none" w:sz="0" w:space="0" w:color="auto"/>
        <w:bottom w:val="none" w:sz="0" w:space="0" w:color="auto"/>
        <w:right w:val="none" w:sz="0" w:space="0" w:color="auto"/>
      </w:divBdr>
    </w:div>
    <w:div w:id="212691196">
      <w:bodyDiv w:val="1"/>
      <w:marLeft w:val="0"/>
      <w:marRight w:val="0"/>
      <w:marTop w:val="0"/>
      <w:marBottom w:val="0"/>
      <w:divBdr>
        <w:top w:val="none" w:sz="0" w:space="0" w:color="auto"/>
        <w:left w:val="none" w:sz="0" w:space="0" w:color="auto"/>
        <w:bottom w:val="none" w:sz="0" w:space="0" w:color="auto"/>
        <w:right w:val="none" w:sz="0" w:space="0" w:color="auto"/>
      </w:divBdr>
    </w:div>
    <w:div w:id="232204691">
      <w:bodyDiv w:val="1"/>
      <w:marLeft w:val="0"/>
      <w:marRight w:val="0"/>
      <w:marTop w:val="0"/>
      <w:marBottom w:val="0"/>
      <w:divBdr>
        <w:top w:val="none" w:sz="0" w:space="0" w:color="auto"/>
        <w:left w:val="none" w:sz="0" w:space="0" w:color="auto"/>
        <w:bottom w:val="none" w:sz="0" w:space="0" w:color="auto"/>
        <w:right w:val="none" w:sz="0" w:space="0" w:color="auto"/>
      </w:divBdr>
    </w:div>
    <w:div w:id="234165098">
      <w:bodyDiv w:val="1"/>
      <w:marLeft w:val="0"/>
      <w:marRight w:val="0"/>
      <w:marTop w:val="0"/>
      <w:marBottom w:val="0"/>
      <w:divBdr>
        <w:top w:val="none" w:sz="0" w:space="0" w:color="auto"/>
        <w:left w:val="none" w:sz="0" w:space="0" w:color="auto"/>
        <w:bottom w:val="none" w:sz="0" w:space="0" w:color="auto"/>
        <w:right w:val="none" w:sz="0" w:space="0" w:color="auto"/>
      </w:divBdr>
    </w:div>
    <w:div w:id="255987881">
      <w:bodyDiv w:val="1"/>
      <w:marLeft w:val="0"/>
      <w:marRight w:val="0"/>
      <w:marTop w:val="0"/>
      <w:marBottom w:val="0"/>
      <w:divBdr>
        <w:top w:val="none" w:sz="0" w:space="0" w:color="auto"/>
        <w:left w:val="none" w:sz="0" w:space="0" w:color="auto"/>
        <w:bottom w:val="none" w:sz="0" w:space="0" w:color="auto"/>
        <w:right w:val="none" w:sz="0" w:space="0" w:color="auto"/>
      </w:divBdr>
    </w:div>
    <w:div w:id="460198339">
      <w:bodyDiv w:val="1"/>
      <w:marLeft w:val="0"/>
      <w:marRight w:val="0"/>
      <w:marTop w:val="0"/>
      <w:marBottom w:val="0"/>
      <w:divBdr>
        <w:top w:val="none" w:sz="0" w:space="0" w:color="auto"/>
        <w:left w:val="none" w:sz="0" w:space="0" w:color="auto"/>
        <w:bottom w:val="none" w:sz="0" w:space="0" w:color="auto"/>
        <w:right w:val="none" w:sz="0" w:space="0" w:color="auto"/>
      </w:divBdr>
    </w:div>
    <w:div w:id="484778433">
      <w:bodyDiv w:val="1"/>
      <w:marLeft w:val="0"/>
      <w:marRight w:val="0"/>
      <w:marTop w:val="0"/>
      <w:marBottom w:val="0"/>
      <w:divBdr>
        <w:top w:val="none" w:sz="0" w:space="0" w:color="auto"/>
        <w:left w:val="none" w:sz="0" w:space="0" w:color="auto"/>
        <w:bottom w:val="none" w:sz="0" w:space="0" w:color="auto"/>
        <w:right w:val="none" w:sz="0" w:space="0" w:color="auto"/>
      </w:divBdr>
    </w:div>
    <w:div w:id="508108679">
      <w:bodyDiv w:val="1"/>
      <w:marLeft w:val="0"/>
      <w:marRight w:val="0"/>
      <w:marTop w:val="0"/>
      <w:marBottom w:val="0"/>
      <w:divBdr>
        <w:top w:val="none" w:sz="0" w:space="0" w:color="auto"/>
        <w:left w:val="none" w:sz="0" w:space="0" w:color="auto"/>
        <w:bottom w:val="none" w:sz="0" w:space="0" w:color="auto"/>
        <w:right w:val="none" w:sz="0" w:space="0" w:color="auto"/>
      </w:divBdr>
    </w:div>
    <w:div w:id="573970978">
      <w:bodyDiv w:val="1"/>
      <w:marLeft w:val="0"/>
      <w:marRight w:val="0"/>
      <w:marTop w:val="0"/>
      <w:marBottom w:val="0"/>
      <w:divBdr>
        <w:top w:val="none" w:sz="0" w:space="0" w:color="auto"/>
        <w:left w:val="none" w:sz="0" w:space="0" w:color="auto"/>
        <w:bottom w:val="none" w:sz="0" w:space="0" w:color="auto"/>
        <w:right w:val="none" w:sz="0" w:space="0" w:color="auto"/>
      </w:divBdr>
    </w:div>
    <w:div w:id="744494621">
      <w:bodyDiv w:val="1"/>
      <w:marLeft w:val="0"/>
      <w:marRight w:val="0"/>
      <w:marTop w:val="0"/>
      <w:marBottom w:val="0"/>
      <w:divBdr>
        <w:top w:val="none" w:sz="0" w:space="0" w:color="auto"/>
        <w:left w:val="none" w:sz="0" w:space="0" w:color="auto"/>
        <w:bottom w:val="none" w:sz="0" w:space="0" w:color="auto"/>
        <w:right w:val="none" w:sz="0" w:space="0" w:color="auto"/>
      </w:divBdr>
    </w:div>
    <w:div w:id="822508248">
      <w:bodyDiv w:val="1"/>
      <w:marLeft w:val="0"/>
      <w:marRight w:val="0"/>
      <w:marTop w:val="0"/>
      <w:marBottom w:val="0"/>
      <w:divBdr>
        <w:top w:val="none" w:sz="0" w:space="0" w:color="auto"/>
        <w:left w:val="none" w:sz="0" w:space="0" w:color="auto"/>
        <w:bottom w:val="none" w:sz="0" w:space="0" w:color="auto"/>
        <w:right w:val="none" w:sz="0" w:space="0" w:color="auto"/>
      </w:divBdr>
    </w:div>
    <w:div w:id="882408538">
      <w:bodyDiv w:val="1"/>
      <w:marLeft w:val="0"/>
      <w:marRight w:val="0"/>
      <w:marTop w:val="0"/>
      <w:marBottom w:val="0"/>
      <w:divBdr>
        <w:top w:val="none" w:sz="0" w:space="0" w:color="auto"/>
        <w:left w:val="none" w:sz="0" w:space="0" w:color="auto"/>
        <w:bottom w:val="none" w:sz="0" w:space="0" w:color="auto"/>
        <w:right w:val="none" w:sz="0" w:space="0" w:color="auto"/>
      </w:divBdr>
    </w:div>
    <w:div w:id="1094012150">
      <w:bodyDiv w:val="1"/>
      <w:marLeft w:val="0"/>
      <w:marRight w:val="0"/>
      <w:marTop w:val="0"/>
      <w:marBottom w:val="0"/>
      <w:divBdr>
        <w:top w:val="none" w:sz="0" w:space="0" w:color="auto"/>
        <w:left w:val="none" w:sz="0" w:space="0" w:color="auto"/>
        <w:bottom w:val="none" w:sz="0" w:space="0" w:color="auto"/>
        <w:right w:val="none" w:sz="0" w:space="0" w:color="auto"/>
      </w:divBdr>
    </w:div>
    <w:div w:id="1245146481">
      <w:bodyDiv w:val="1"/>
      <w:marLeft w:val="0"/>
      <w:marRight w:val="0"/>
      <w:marTop w:val="0"/>
      <w:marBottom w:val="0"/>
      <w:divBdr>
        <w:top w:val="none" w:sz="0" w:space="0" w:color="auto"/>
        <w:left w:val="none" w:sz="0" w:space="0" w:color="auto"/>
        <w:bottom w:val="none" w:sz="0" w:space="0" w:color="auto"/>
        <w:right w:val="none" w:sz="0" w:space="0" w:color="auto"/>
      </w:divBdr>
    </w:div>
    <w:div w:id="1265187845">
      <w:bodyDiv w:val="1"/>
      <w:marLeft w:val="0"/>
      <w:marRight w:val="0"/>
      <w:marTop w:val="0"/>
      <w:marBottom w:val="0"/>
      <w:divBdr>
        <w:top w:val="none" w:sz="0" w:space="0" w:color="auto"/>
        <w:left w:val="none" w:sz="0" w:space="0" w:color="auto"/>
        <w:bottom w:val="none" w:sz="0" w:space="0" w:color="auto"/>
        <w:right w:val="none" w:sz="0" w:space="0" w:color="auto"/>
      </w:divBdr>
    </w:div>
    <w:div w:id="1372539695">
      <w:bodyDiv w:val="1"/>
      <w:marLeft w:val="0"/>
      <w:marRight w:val="0"/>
      <w:marTop w:val="0"/>
      <w:marBottom w:val="0"/>
      <w:divBdr>
        <w:top w:val="none" w:sz="0" w:space="0" w:color="auto"/>
        <w:left w:val="none" w:sz="0" w:space="0" w:color="auto"/>
        <w:bottom w:val="none" w:sz="0" w:space="0" w:color="auto"/>
        <w:right w:val="none" w:sz="0" w:space="0" w:color="auto"/>
      </w:divBdr>
    </w:div>
    <w:div w:id="1415204243">
      <w:bodyDiv w:val="1"/>
      <w:marLeft w:val="0"/>
      <w:marRight w:val="0"/>
      <w:marTop w:val="0"/>
      <w:marBottom w:val="0"/>
      <w:divBdr>
        <w:top w:val="none" w:sz="0" w:space="0" w:color="auto"/>
        <w:left w:val="none" w:sz="0" w:space="0" w:color="auto"/>
        <w:bottom w:val="none" w:sz="0" w:space="0" w:color="auto"/>
        <w:right w:val="none" w:sz="0" w:space="0" w:color="auto"/>
      </w:divBdr>
    </w:div>
    <w:div w:id="1625228939">
      <w:bodyDiv w:val="1"/>
      <w:marLeft w:val="0"/>
      <w:marRight w:val="0"/>
      <w:marTop w:val="0"/>
      <w:marBottom w:val="0"/>
      <w:divBdr>
        <w:top w:val="none" w:sz="0" w:space="0" w:color="auto"/>
        <w:left w:val="none" w:sz="0" w:space="0" w:color="auto"/>
        <w:bottom w:val="none" w:sz="0" w:space="0" w:color="auto"/>
        <w:right w:val="none" w:sz="0" w:space="0" w:color="auto"/>
      </w:divBdr>
    </w:div>
    <w:div w:id="1632400503">
      <w:bodyDiv w:val="1"/>
      <w:marLeft w:val="0"/>
      <w:marRight w:val="0"/>
      <w:marTop w:val="0"/>
      <w:marBottom w:val="0"/>
      <w:divBdr>
        <w:top w:val="none" w:sz="0" w:space="0" w:color="auto"/>
        <w:left w:val="none" w:sz="0" w:space="0" w:color="auto"/>
        <w:bottom w:val="none" w:sz="0" w:space="0" w:color="auto"/>
        <w:right w:val="none" w:sz="0" w:space="0" w:color="auto"/>
      </w:divBdr>
    </w:div>
    <w:div w:id="1735155521">
      <w:bodyDiv w:val="1"/>
      <w:marLeft w:val="0"/>
      <w:marRight w:val="0"/>
      <w:marTop w:val="0"/>
      <w:marBottom w:val="0"/>
      <w:divBdr>
        <w:top w:val="none" w:sz="0" w:space="0" w:color="auto"/>
        <w:left w:val="none" w:sz="0" w:space="0" w:color="auto"/>
        <w:bottom w:val="none" w:sz="0" w:space="0" w:color="auto"/>
        <w:right w:val="none" w:sz="0" w:space="0" w:color="auto"/>
      </w:divBdr>
    </w:div>
    <w:div w:id="1881237677">
      <w:bodyDiv w:val="1"/>
      <w:marLeft w:val="0"/>
      <w:marRight w:val="0"/>
      <w:marTop w:val="0"/>
      <w:marBottom w:val="0"/>
      <w:divBdr>
        <w:top w:val="none" w:sz="0" w:space="0" w:color="auto"/>
        <w:left w:val="none" w:sz="0" w:space="0" w:color="auto"/>
        <w:bottom w:val="none" w:sz="0" w:space="0" w:color="auto"/>
        <w:right w:val="none" w:sz="0" w:space="0" w:color="auto"/>
      </w:divBdr>
    </w:div>
    <w:div w:id="1902984380">
      <w:bodyDiv w:val="1"/>
      <w:marLeft w:val="0"/>
      <w:marRight w:val="0"/>
      <w:marTop w:val="0"/>
      <w:marBottom w:val="0"/>
      <w:divBdr>
        <w:top w:val="none" w:sz="0" w:space="0" w:color="auto"/>
        <w:left w:val="none" w:sz="0" w:space="0" w:color="auto"/>
        <w:bottom w:val="none" w:sz="0" w:space="0" w:color="auto"/>
        <w:right w:val="none" w:sz="0" w:space="0" w:color="auto"/>
      </w:divBdr>
    </w:div>
    <w:div w:id="1929268614">
      <w:bodyDiv w:val="1"/>
      <w:marLeft w:val="0"/>
      <w:marRight w:val="0"/>
      <w:marTop w:val="0"/>
      <w:marBottom w:val="0"/>
      <w:divBdr>
        <w:top w:val="none" w:sz="0" w:space="0" w:color="auto"/>
        <w:left w:val="none" w:sz="0" w:space="0" w:color="auto"/>
        <w:bottom w:val="none" w:sz="0" w:space="0" w:color="auto"/>
        <w:right w:val="none" w:sz="0" w:space="0" w:color="auto"/>
      </w:divBdr>
    </w:div>
    <w:div w:id="2038777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B4E55-7137-4657-A38E-959A30714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8358</Words>
  <Characters>47643</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873707740@qq.com</dc:creator>
  <cp:lastModifiedBy>chao zhang</cp:lastModifiedBy>
  <cp:revision>4</cp:revision>
  <dcterms:created xsi:type="dcterms:W3CDTF">2026-05-01T12:41:00Z</dcterms:created>
  <dcterms:modified xsi:type="dcterms:W3CDTF">2026-05-01T14:05:00Z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eyJoZGlkIjoiN2QwZDgyMDFhZGQ0YzFmYzkwZWU5OTI2Mjc5MDZmOWQiLCJ1c2VySWQiOiIzMTA5MjgyNjEifQ==</vt:lpwstr>
  </property>
  <property fmtid="{D5CDD505-2E9C-101B-9397-08002B2CF9AE}" pid="3" name="KSOProductBuildVer">
    <vt:lpwstr>1033-12.2.0.23196</vt:lpwstr>
  </property>
  <property fmtid="{D5CDD505-2E9C-101B-9397-08002B2CF9AE}" pid="4" name="ICV">
    <vt:lpwstr>3BA29F2F5CAC4F24B5EE0D5A3D7D00D5_12</vt:lpwstr>
  </property>
</Properties>
</file>