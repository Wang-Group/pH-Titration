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54F370" w14:textId="7828D244" w:rsidR="00C425CA" w:rsidRPr="00B26863" w:rsidRDefault="00FA387F">
      <w:pPr>
        <w:spacing w:after="240" w:line="360" w:lineRule="auto"/>
        <w:jc w:val="center"/>
        <w:rPr>
          <w:ins w:id="2" w:author="Yibin Jiang" w:date="2026-03-21T12:05:00Z"/>
          <w:rFonts w:eastAsiaTheme="minorEastAsia"/>
          <w:b/>
          <w:sz w:val="32"/>
          <w:szCs w:val="32"/>
          <w:rPrChange w:id="3" w:author="Yibin Jiang" w:date="2026-05-02T17:56:00Z">
            <w:rPr>
              <w:ins w:id="4" w:author="Yibin Jiang" w:date="2026-03-21T12:05:00Z"/>
              <w:rFonts w:eastAsiaTheme="minorEastAsia"/>
              <w:b/>
              <w:sz w:val="28"/>
              <w:szCs w:val="28"/>
            </w:rPr>
          </w:rPrChange>
        </w:rPr>
        <w:pPrChange w:id="5" w:author="SYLZ" w:date="2026-03-27T10:39:00Z">
          <w:pPr>
            <w:spacing w:after="240" w:line="480" w:lineRule="auto"/>
            <w:jc w:val="center"/>
          </w:pPr>
        </w:pPrChange>
      </w:pPr>
      <w:ins w:id="6" w:author="Yibin Jiang" w:date="2026-03-21T12:05:00Z">
        <w:r w:rsidRPr="00B26863">
          <w:rPr>
            <w:rFonts w:eastAsiaTheme="minorEastAsia"/>
            <w:b/>
            <w:sz w:val="32"/>
            <w:szCs w:val="32"/>
            <w:rPrChange w:id="7" w:author="Yibin Jiang" w:date="2026-05-02T17:56:00Z">
              <w:rPr>
                <w:rFonts w:eastAsiaTheme="minorEastAsia"/>
                <w:b/>
                <w:sz w:val="28"/>
                <w:szCs w:val="28"/>
              </w:rPr>
            </w:rPrChange>
          </w:rPr>
          <w:t>Supplementary</w:t>
        </w:r>
        <w:r w:rsidR="00C425CA" w:rsidRPr="00B26863">
          <w:rPr>
            <w:rFonts w:eastAsiaTheme="minorEastAsia"/>
            <w:b/>
            <w:sz w:val="32"/>
            <w:szCs w:val="32"/>
            <w:rPrChange w:id="8" w:author="Yibin Jiang" w:date="2026-05-02T17:56:00Z">
              <w:rPr>
                <w:rFonts w:eastAsiaTheme="minorEastAsia"/>
                <w:b/>
                <w:sz w:val="28"/>
                <w:szCs w:val="28"/>
              </w:rPr>
            </w:rPrChange>
          </w:rPr>
          <w:t xml:space="preserve"> Information</w:t>
        </w:r>
      </w:ins>
    </w:p>
    <w:p w14:paraId="1135BBED" w14:textId="77777777" w:rsidR="000975AF" w:rsidRPr="008E414A" w:rsidRDefault="000975AF" w:rsidP="000975AF">
      <w:pPr>
        <w:spacing w:after="240" w:line="360" w:lineRule="auto"/>
        <w:jc w:val="center"/>
        <w:rPr>
          <w:ins w:id="9" w:author="chao zhang" w:date="2026-05-06T09:39:00Z"/>
          <w:b/>
          <w:sz w:val="32"/>
          <w:szCs w:val="32"/>
        </w:rPr>
      </w:pPr>
      <w:ins w:id="10" w:author="chao zhang" w:date="2026-05-06T09:39:00Z">
        <w:r w:rsidRPr="008E414A">
          <w:rPr>
            <w:b/>
            <w:sz w:val="32"/>
            <w:szCs w:val="32"/>
          </w:rPr>
          <w:t>Bayesian Inference and Reinforcement Learning for Autonomous pH Adjustment in Diverse Chemical Systems</w:t>
        </w:r>
      </w:ins>
    </w:p>
    <w:p w14:paraId="1A5EED51" w14:textId="24635161" w:rsidR="00C425CA" w:rsidRPr="00ED2D36" w:rsidDel="000975AF" w:rsidRDefault="00C425CA">
      <w:pPr>
        <w:spacing w:after="240" w:line="360" w:lineRule="auto"/>
        <w:jc w:val="center"/>
        <w:rPr>
          <w:ins w:id="11" w:author="Yibin Jiang" w:date="2026-03-21T12:04:00Z"/>
          <w:del w:id="12" w:author="chao zhang" w:date="2026-05-06T09:39:00Z"/>
          <w:b/>
          <w:sz w:val="32"/>
          <w:szCs w:val="32"/>
          <w:rPrChange w:id="13" w:author="Yibin Jiang" w:date="2026-03-27T13:33:00Z">
            <w:rPr>
              <w:ins w:id="14" w:author="Yibin Jiang" w:date="2026-03-21T12:04:00Z"/>
              <w:del w:id="15" w:author="chao zhang" w:date="2026-05-06T09:39:00Z"/>
              <w:b/>
              <w:sz w:val="28"/>
              <w:szCs w:val="28"/>
            </w:rPr>
          </w:rPrChange>
        </w:rPr>
        <w:pPrChange w:id="16" w:author="SYLZ" w:date="2026-03-27T10:39:00Z">
          <w:pPr>
            <w:spacing w:after="240" w:line="480" w:lineRule="auto"/>
          </w:pPr>
        </w:pPrChange>
      </w:pPr>
      <w:ins w:id="17" w:author="Yibin Jiang" w:date="2026-03-21T12:04:00Z">
        <w:del w:id="18" w:author="chao zhang" w:date="2026-05-06T09:39:00Z">
          <w:r w:rsidRPr="00ED2D36" w:rsidDel="000975AF">
            <w:rPr>
              <w:b/>
              <w:sz w:val="32"/>
              <w:szCs w:val="32"/>
              <w:rPrChange w:id="19" w:author="Yibin Jiang" w:date="2026-03-27T13:33:00Z">
                <w:rPr>
                  <w:b/>
                  <w:sz w:val="28"/>
                  <w:szCs w:val="28"/>
                </w:rPr>
              </w:rPrChange>
            </w:rPr>
            <w:delText>Hybrid Bayesian Inference and Reinforcement Learning for Autonomous pH Adjustment in Diverse Chemical Systems</w:delText>
          </w:r>
        </w:del>
      </w:ins>
    </w:p>
    <w:p w14:paraId="46C2F572" w14:textId="77777777" w:rsidR="00C425CA" w:rsidRPr="00ED2D36" w:rsidRDefault="00C425CA">
      <w:pPr>
        <w:spacing w:after="240" w:line="240" w:lineRule="auto"/>
        <w:jc w:val="center"/>
        <w:rPr>
          <w:ins w:id="20" w:author="Yibin Jiang" w:date="2026-03-21T12:04:00Z"/>
          <w:rFonts w:eastAsia="等线"/>
          <w:sz w:val="24"/>
          <w:rPrChange w:id="21" w:author="Yibin Jiang" w:date="2026-03-27T13:33:00Z">
            <w:rPr>
              <w:ins w:id="22" w:author="Yibin Jiang" w:date="2026-03-21T12:04:00Z"/>
              <w:rFonts w:eastAsia="等线"/>
            </w:rPr>
          </w:rPrChange>
        </w:rPr>
        <w:pPrChange w:id="23" w:author="Yibin Jiang" w:date="2026-03-31T15:02:00Z">
          <w:pPr>
            <w:spacing w:after="240"/>
          </w:pPr>
        </w:pPrChange>
      </w:pPr>
      <w:proofErr w:type="spellStart"/>
      <w:ins w:id="24" w:author="Yibin Jiang" w:date="2026-03-21T12:04:00Z">
        <w:r w:rsidRPr="00ED2D36">
          <w:rPr>
            <w:rFonts w:eastAsia="等线"/>
            <w:sz w:val="24"/>
            <w:rPrChange w:id="25" w:author="Yibin Jiang" w:date="2026-03-27T13:33:00Z">
              <w:rPr>
                <w:rFonts w:eastAsia="等线"/>
              </w:rPr>
            </w:rPrChange>
          </w:rPr>
          <w:t>Siyuan</w:t>
        </w:r>
        <w:proofErr w:type="spellEnd"/>
        <w:r w:rsidRPr="00ED2D36">
          <w:rPr>
            <w:rFonts w:eastAsia="等线"/>
            <w:sz w:val="24"/>
            <w:rPrChange w:id="26" w:author="Yibin Jiang" w:date="2026-03-27T13:33:00Z">
              <w:rPr>
                <w:rFonts w:eastAsia="等线"/>
              </w:rPr>
            </w:rPrChange>
          </w:rPr>
          <w:t xml:space="preserve"> Zhang</w:t>
        </w:r>
        <w:r w:rsidRPr="00ED2D36">
          <w:rPr>
            <w:sz w:val="24"/>
            <w:vertAlign w:val="superscript"/>
            <w:rPrChange w:id="27" w:author="Yibin Jiang" w:date="2026-03-27T13:33:00Z">
              <w:rPr>
                <w:vertAlign w:val="superscript"/>
              </w:rPr>
            </w:rPrChange>
          </w:rPr>
          <w:t>1</w:t>
        </w:r>
        <w:r w:rsidRPr="00ED2D36">
          <w:rPr>
            <w:rFonts w:eastAsia="等线"/>
            <w:sz w:val="24"/>
            <w:rPrChange w:id="28" w:author="Yibin Jiang" w:date="2026-03-27T13:33:00Z">
              <w:rPr>
                <w:rFonts w:eastAsia="等线"/>
              </w:rPr>
            </w:rPrChange>
          </w:rPr>
          <w:t>, Lin Huang</w:t>
        </w:r>
        <w:r w:rsidRPr="00ED2D36">
          <w:rPr>
            <w:sz w:val="24"/>
            <w:vertAlign w:val="superscript"/>
            <w:rPrChange w:id="29" w:author="Yibin Jiang" w:date="2026-03-27T13:33:00Z">
              <w:rPr>
                <w:vertAlign w:val="superscript"/>
              </w:rPr>
            </w:rPrChange>
          </w:rPr>
          <w:t>1</w:t>
        </w:r>
        <w:r w:rsidRPr="00ED2D36">
          <w:rPr>
            <w:rFonts w:eastAsia="等线"/>
            <w:sz w:val="24"/>
            <w:vertAlign w:val="superscript"/>
            <w:rPrChange w:id="30" w:author="Yibin Jiang" w:date="2026-03-27T13:33:00Z">
              <w:rPr>
                <w:rFonts w:eastAsia="等线"/>
                <w:szCs w:val="21"/>
                <w:vertAlign w:val="superscript"/>
              </w:rPr>
            </w:rPrChange>
          </w:rPr>
          <w:t>†</w:t>
        </w:r>
        <w:r w:rsidRPr="00ED2D36">
          <w:rPr>
            <w:rFonts w:eastAsia="等线"/>
            <w:sz w:val="24"/>
            <w:rPrChange w:id="31" w:author="Yibin Jiang" w:date="2026-03-27T13:33:00Z">
              <w:rPr>
                <w:rFonts w:eastAsia="等线"/>
              </w:rPr>
            </w:rPrChange>
          </w:rPr>
          <w:t xml:space="preserve">, </w:t>
        </w:r>
        <w:proofErr w:type="spellStart"/>
        <w:r w:rsidRPr="00ED2D36">
          <w:rPr>
            <w:rFonts w:eastAsia="等线"/>
            <w:sz w:val="24"/>
            <w:rPrChange w:id="32" w:author="Yibin Jiang" w:date="2026-03-27T13:33:00Z">
              <w:rPr>
                <w:rFonts w:eastAsia="等线"/>
              </w:rPr>
            </w:rPrChange>
          </w:rPr>
          <w:t>Tianci</w:t>
        </w:r>
        <w:proofErr w:type="spellEnd"/>
        <w:r w:rsidRPr="00ED2D36">
          <w:rPr>
            <w:rFonts w:eastAsia="等线"/>
            <w:sz w:val="24"/>
            <w:rPrChange w:id="33" w:author="Yibin Jiang" w:date="2026-03-27T13:33:00Z">
              <w:rPr>
                <w:rFonts w:eastAsia="等线"/>
              </w:rPr>
            </w:rPrChange>
          </w:rPr>
          <w:t xml:space="preserve"> Shi</w:t>
        </w:r>
        <w:r w:rsidRPr="00ED2D36">
          <w:rPr>
            <w:sz w:val="24"/>
            <w:vertAlign w:val="superscript"/>
            <w:rPrChange w:id="34" w:author="Yibin Jiang" w:date="2026-03-27T13:33:00Z">
              <w:rPr>
                <w:vertAlign w:val="superscript"/>
              </w:rPr>
            </w:rPrChange>
          </w:rPr>
          <w:t>1</w:t>
        </w:r>
        <w:r w:rsidRPr="00ED2D36">
          <w:rPr>
            <w:rFonts w:eastAsia="等线"/>
            <w:sz w:val="24"/>
            <w:vertAlign w:val="superscript"/>
            <w:rPrChange w:id="35" w:author="Yibin Jiang" w:date="2026-03-27T13:33:00Z">
              <w:rPr>
                <w:rFonts w:eastAsia="等线"/>
                <w:szCs w:val="21"/>
                <w:vertAlign w:val="superscript"/>
              </w:rPr>
            </w:rPrChange>
          </w:rPr>
          <w:t>†</w:t>
        </w:r>
        <w:r w:rsidRPr="00ED2D36">
          <w:rPr>
            <w:rFonts w:eastAsia="等线"/>
            <w:sz w:val="24"/>
            <w:rPrChange w:id="36" w:author="Yibin Jiang" w:date="2026-03-27T13:33:00Z">
              <w:rPr>
                <w:rFonts w:eastAsia="等线"/>
              </w:rPr>
            </w:rPrChange>
          </w:rPr>
          <w:t xml:space="preserve">, </w:t>
        </w:r>
        <w:proofErr w:type="spellStart"/>
        <w:r w:rsidRPr="00ED2D36">
          <w:rPr>
            <w:rFonts w:eastAsia="等线"/>
            <w:sz w:val="24"/>
            <w:rPrChange w:id="37" w:author="Yibin Jiang" w:date="2026-03-27T13:33:00Z">
              <w:rPr>
                <w:rFonts w:eastAsia="等线"/>
              </w:rPr>
            </w:rPrChange>
          </w:rPr>
          <w:t>Yibo</w:t>
        </w:r>
        <w:proofErr w:type="spellEnd"/>
        <w:r w:rsidRPr="00ED2D36">
          <w:rPr>
            <w:rFonts w:eastAsia="等线"/>
            <w:sz w:val="24"/>
            <w:rPrChange w:id="38" w:author="Yibin Jiang" w:date="2026-03-27T13:33:00Z">
              <w:rPr>
                <w:rFonts w:eastAsia="等线"/>
              </w:rPr>
            </w:rPrChange>
          </w:rPr>
          <w:t xml:space="preserve"> Xie</w:t>
        </w:r>
        <w:r w:rsidRPr="00ED2D36">
          <w:rPr>
            <w:sz w:val="24"/>
            <w:vertAlign w:val="superscript"/>
            <w:rPrChange w:id="39" w:author="Yibin Jiang" w:date="2026-03-27T13:33:00Z">
              <w:rPr>
                <w:vertAlign w:val="superscript"/>
              </w:rPr>
            </w:rPrChange>
          </w:rPr>
          <w:t>1,</w:t>
        </w:r>
        <w:r w:rsidRPr="00ED2D36">
          <w:rPr>
            <w:rFonts w:eastAsia="等线"/>
            <w:sz w:val="24"/>
            <w:vertAlign w:val="superscript"/>
            <w:rPrChange w:id="40" w:author="Yibin Jiang" w:date="2026-03-27T13:33:00Z">
              <w:rPr>
                <w:rFonts w:eastAsia="等线"/>
                <w:vertAlign w:val="superscript"/>
              </w:rPr>
            </w:rPrChange>
          </w:rPr>
          <w:t>4</w:t>
        </w:r>
        <w:r w:rsidRPr="00ED2D36">
          <w:rPr>
            <w:rFonts w:eastAsia="等线"/>
            <w:sz w:val="24"/>
            <w:rPrChange w:id="41" w:author="Yibin Jiang" w:date="2026-03-27T13:33:00Z">
              <w:rPr>
                <w:rFonts w:eastAsia="等线"/>
              </w:rPr>
            </w:rPrChange>
          </w:rPr>
          <w:t>, Jing Yang</w:t>
        </w:r>
        <w:r w:rsidRPr="00ED2D36">
          <w:rPr>
            <w:rFonts w:eastAsia="等线"/>
            <w:sz w:val="24"/>
            <w:vertAlign w:val="superscript"/>
            <w:rPrChange w:id="42" w:author="Yibin Jiang" w:date="2026-03-27T13:33:00Z">
              <w:rPr>
                <w:rFonts w:eastAsia="等线"/>
                <w:vertAlign w:val="superscript"/>
              </w:rPr>
            </w:rPrChange>
          </w:rPr>
          <w:t>2</w:t>
        </w:r>
        <w:r w:rsidRPr="00ED2D36">
          <w:rPr>
            <w:sz w:val="24"/>
            <w:vertAlign w:val="superscript"/>
            <w:rPrChange w:id="43" w:author="Yibin Jiang" w:date="2026-03-27T13:33:00Z">
              <w:rPr>
                <w:vertAlign w:val="superscript"/>
              </w:rPr>
            </w:rPrChange>
          </w:rPr>
          <w:t>*</w:t>
        </w:r>
        <w:r w:rsidRPr="00ED2D36">
          <w:rPr>
            <w:rFonts w:eastAsia="等线"/>
            <w:sz w:val="24"/>
            <w:rPrChange w:id="44" w:author="Yibin Jiang" w:date="2026-03-27T13:33:00Z">
              <w:rPr>
                <w:rFonts w:eastAsia="等线"/>
              </w:rPr>
            </w:rPrChange>
          </w:rPr>
          <w:t xml:space="preserve">, </w:t>
        </w:r>
        <w:proofErr w:type="spellStart"/>
        <w:r w:rsidRPr="00ED2D36">
          <w:rPr>
            <w:rFonts w:eastAsia="等线"/>
            <w:sz w:val="24"/>
            <w:rPrChange w:id="45" w:author="Yibin Jiang" w:date="2026-03-27T13:33:00Z">
              <w:rPr>
                <w:rFonts w:eastAsia="等线"/>
              </w:rPr>
            </w:rPrChange>
          </w:rPr>
          <w:t>Yibin</w:t>
        </w:r>
        <w:proofErr w:type="spellEnd"/>
        <w:r w:rsidRPr="00ED2D36">
          <w:rPr>
            <w:rFonts w:eastAsia="等线"/>
            <w:sz w:val="24"/>
            <w:rPrChange w:id="46" w:author="Yibin Jiang" w:date="2026-03-27T13:33:00Z">
              <w:rPr>
                <w:rFonts w:eastAsia="等线"/>
              </w:rPr>
            </w:rPrChange>
          </w:rPr>
          <w:t xml:space="preserve"> Jiang</w:t>
        </w:r>
        <w:r w:rsidRPr="00ED2D36">
          <w:rPr>
            <w:sz w:val="24"/>
            <w:vertAlign w:val="superscript"/>
            <w:rPrChange w:id="47" w:author="Yibin Jiang" w:date="2026-03-27T13:33:00Z">
              <w:rPr>
                <w:vertAlign w:val="superscript"/>
              </w:rPr>
            </w:rPrChange>
          </w:rPr>
          <w:t>1,2,3*</w:t>
        </w:r>
        <w:r w:rsidRPr="00ED2D36">
          <w:rPr>
            <w:rFonts w:eastAsia="等线"/>
            <w:sz w:val="24"/>
            <w:rPrChange w:id="48" w:author="Yibin Jiang" w:date="2026-03-27T13:33:00Z">
              <w:rPr>
                <w:rFonts w:eastAsia="等线"/>
              </w:rPr>
            </w:rPrChange>
          </w:rPr>
          <w:t>, Cheng Wang</w:t>
        </w:r>
        <w:r w:rsidRPr="00ED2D36">
          <w:rPr>
            <w:sz w:val="24"/>
            <w:vertAlign w:val="superscript"/>
            <w:rPrChange w:id="49" w:author="Yibin Jiang" w:date="2026-03-27T13:33:00Z">
              <w:rPr>
                <w:vertAlign w:val="superscript"/>
              </w:rPr>
            </w:rPrChange>
          </w:rPr>
          <w:t>1,2,3,4*</w:t>
        </w:r>
      </w:ins>
    </w:p>
    <w:p w14:paraId="404EF905" w14:textId="77777777" w:rsidR="00C425CA" w:rsidRPr="00ED2D36" w:rsidRDefault="00C425CA">
      <w:pPr>
        <w:spacing w:after="240" w:line="240" w:lineRule="auto"/>
        <w:jc w:val="center"/>
        <w:rPr>
          <w:ins w:id="50" w:author="Yibin Jiang" w:date="2026-03-21T12:04:00Z"/>
          <w:rFonts w:eastAsia="等线"/>
          <w:sz w:val="24"/>
          <w:rPrChange w:id="51" w:author="Yibin Jiang" w:date="2026-03-27T13:33:00Z">
            <w:rPr>
              <w:ins w:id="52" w:author="Yibin Jiang" w:date="2026-03-21T12:04:00Z"/>
              <w:rFonts w:eastAsia="等线"/>
            </w:rPr>
          </w:rPrChange>
        </w:rPr>
        <w:pPrChange w:id="53" w:author="Yibin Jiang" w:date="2026-03-31T15:02:00Z">
          <w:pPr>
            <w:spacing w:after="240"/>
          </w:pPr>
        </w:pPrChange>
      </w:pPr>
      <w:ins w:id="54" w:author="Yibin Jiang" w:date="2026-03-21T12:04:00Z">
        <w:r w:rsidRPr="00ED2D36">
          <w:rPr>
            <w:rFonts w:eastAsia="等线"/>
            <w:sz w:val="24"/>
            <w:vertAlign w:val="superscript"/>
            <w:rPrChange w:id="55" w:author="Yibin Jiang" w:date="2026-03-27T13:33:00Z">
              <w:rPr>
                <w:rFonts w:eastAsia="等线"/>
                <w:vertAlign w:val="superscript"/>
              </w:rPr>
            </w:rPrChange>
          </w:rPr>
          <w:t>1</w:t>
        </w:r>
        <w:r w:rsidRPr="00ED2D36">
          <w:rPr>
            <w:rFonts w:eastAsia="等线"/>
            <w:sz w:val="24"/>
            <w:rPrChange w:id="56" w:author="Yibin Jiang" w:date="2026-03-27T13:33:00Z">
              <w:rPr>
                <w:rFonts w:eastAsia="等线"/>
              </w:rPr>
            </w:rPrChange>
          </w:rPr>
          <w:t>iChem, State Key Laboratory of Physical Chemistry of Solid Surfaces, College of Chemistry and Chemical Engineering, Xiamen University, Xiamen 361005, P. R. China.</w:t>
        </w:r>
      </w:ins>
    </w:p>
    <w:p w14:paraId="30B41028" w14:textId="77777777" w:rsidR="00C425CA" w:rsidRPr="00ED2D36" w:rsidRDefault="00C425CA">
      <w:pPr>
        <w:spacing w:after="240" w:line="240" w:lineRule="auto"/>
        <w:jc w:val="center"/>
        <w:rPr>
          <w:ins w:id="57" w:author="Yibin Jiang" w:date="2026-03-21T12:04:00Z"/>
          <w:rFonts w:eastAsia="等线"/>
          <w:sz w:val="24"/>
          <w:rPrChange w:id="58" w:author="Yibin Jiang" w:date="2026-03-27T13:33:00Z">
            <w:rPr>
              <w:ins w:id="59" w:author="Yibin Jiang" w:date="2026-03-21T12:04:00Z"/>
              <w:rFonts w:eastAsia="等线"/>
            </w:rPr>
          </w:rPrChange>
        </w:rPr>
        <w:pPrChange w:id="60" w:author="Yibin Jiang" w:date="2026-03-31T15:02:00Z">
          <w:pPr>
            <w:spacing w:after="240"/>
          </w:pPr>
        </w:pPrChange>
      </w:pPr>
      <w:ins w:id="61" w:author="Yibin Jiang" w:date="2026-03-21T12:04:00Z">
        <w:r w:rsidRPr="00ED2D36">
          <w:rPr>
            <w:rFonts w:eastAsia="等线"/>
            <w:sz w:val="24"/>
            <w:vertAlign w:val="superscript"/>
            <w:rPrChange w:id="62" w:author="Yibin Jiang" w:date="2026-03-27T13:33:00Z">
              <w:rPr>
                <w:rFonts w:eastAsia="等线"/>
                <w:vertAlign w:val="superscript"/>
              </w:rPr>
            </w:rPrChange>
          </w:rPr>
          <w:t>2</w:t>
        </w:r>
        <w:r w:rsidRPr="00ED2D36">
          <w:rPr>
            <w:rFonts w:eastAsia="等线"/>
            <w:sz w:val="24"/>
            <w:rPrChange w:id="63" w:author="Yibin Jiang" w:date="2026-03-27T13:33:00Z">
              <w:rPr>
                <w:rFonts w:eastAsia="等线"/>
              </w:rPr>
            </w:rPrChange>
          </w:rPr>
          <w:t>College of Chemistry and Chemical Engineering, Xiamen University, Xiamen 361005, P. R. China.</w:t>
        </w:r>
      </w:ins>
    </w:p>
    <w:p w14:paraId="06DC921F" w14:textId="77777777" w:rsidR="00C425CA" w:rsidRPr="00ED2D36" w:rsidRDefault="00C425CA">
      <w:pPr>
        <w:spacing w:after="240" w:line="240" w:lineRule="auto"/>
        <w:jc w:val="center"/>
        <w:rPr>
          <w:ins w:id="64" w:author="Yibin Jiang" w:date="2026-03-21T12:04:00Z"/>
          <w:rFonts w:eastAsia="等线"/>
          <w:sz w:val="24"/>
          <w:rPrChange w:id="65" w:author="Yibin Jiang" w:date="2026-03-27T13:33:00Z">
            <w:rPr>
              <w:ins w:id="66" w:author="Yibin Jiang" w:date="2026-03-21T12:04:00Z"/>
              <w:rFonts w:eastAsia="等线"/>
            </w:rPr>
          </w:rPrChange>
        </w:rPr>
        <w:pPrChange w:id="67" w:author="Yibin Jiang" w:date="2026-03-31T15:02:00Z">
          <w:pPr>
            <w:spacing w:after="240"/>
          </w:pPr>
        </w:pPrChange>
      </w:pPr>
      <w:ins w:id="68" w:author="Yibin Jiang" w:date="2026-03-21T12:04:00Z">
        <w:r w:rsidRPr="00ED2D36">
          <w:rPr>
            <w:rFonts w:eastAsia="等线"/>
            <w:sz w:val="24"/>
            <w:vertAlign w:val="superscript"/>
            <w:rPrChange w:id="69" w:author="Yibin Jiang" w:date="2026-03-27T13:33:00Z">
              <w:rPr>
                <w:rFonts w:eastAsia="等线"/>
                <w:vertAlign w:val="superscript"/>
              </w:rPr>
            </w:rPrChange>
          </w:rPr>
          <w:t>3</w:t>
        </w:r>
        <w:r w:rsidRPr="00ED2D36">
          <w:rPr>
            <w:rFonts w:eastAsia="等线"/>
            <w:sz w:val="24"/>
            <w:rPrChange w:id="70" w:author="Yibin Jiang" w:date="2026-03-27T13:33:00Z">
              <w:rPr>
                <w:rFonts w:eastAsia="等线"/>
              </w:rPr>
            </w:rPrChange>
          </w:rPr>
          <w:t>Innovation Laboratory for Sciences and Technologies of Energy Materials of Fujian Province (IKKEM), Xiamen 361005, P. R. China.</w:t>
        </w:r>
      </w:ins>
    </w:p>
    <w:p w14:paraId="56DE5C98" w14:textId="77777777" w:rsidR="00C425CA" w:rsidRPr="00ED2D36" w:rsidRDefault="00C425CA">
      <w:pPr>
        <w:spacing w:after="240" w:line="240" w:lineRule="auto"/>
        <w:jc w:val="center"/>
        <w:rPr>
          <w:ins w:id="71" w:author="Yibin Jiang" w:date="2026-03-21T12:04:00Z"/>
          <w:rFonts w:eastAsia="等线"/>
          <w:sz w:val="24"/>
          <w:rPrChange w:id="72" w:author="Yibin Jiang" w:date="2026-03-27T13:33:00Z">
            <w:rPr>
              <w:ins w:id="73" w:author="Yibin Jiang" w:date="2026-03-21T12:04:00Z"/>
              <w:rFonts w:eastAsia="等线"/>
            </w:rPr>
          </w:rPrChange>
        </w:rPr>
        <w:pPrChange w:id="74" w:author="Yibin Jiang" w:date="2026-03-31T15:02:00Z">
          <w:pPr>
            <w:spacing w:after="240"/>
          </w:pPr>
        </w:pPrChange>
      </w:pPr>
      <w:ins w:id="75" w:author="Yibin Jiang" w:date="2026-03-21T12:04:00Z">
        <w:r w:rsidRPr="00ED2D36">
          <w:rPr>
            <w:rFonts w:eastAsia="等线"/>
            <w:sz w:val="24"/>
            <w:vertAlign w:val="superscript"/>
            <w:rPrChange w:id="76" w:author="Yibin Jiang" w:date="2026-03-27T13:33:00Z">
              <w:rPr>
                <w:rFonts w:eastAsia="等线"/>
                <w:vertAlign w:val="superscript"/>
              </w:rPr>
            </w:rPrChange>
          </w:rPr>
          <w:t>4</w:t>
        </w:r>
        <w:r w:rsidRPr="00ED2D36">
          <w:rPr>
            <w:rFonts w:eastAsia="等线"/>
            <w:sz w:val="24"/>
            <w:rPrChange w:id="77" w:author="Yibin Jiang" w:date="2026-03-27T13:33:00Z">
              <w:rPr>
                <w:rFonts w:eastAsia="等线"/>
              </w:rPr>
            </w:rPrChange>
          </w:rPr>
          <w:t>Institute of Artificial Intelligence, Xiamen University, Xiamen 361005, P. R. China.</w:t>
        </w:r>
      </w:ins>
    </w:p>
    <w:p w14:paraId="2B9308F0" w14:textId="04FD898C" w:rsidR="00C425CA" w:rsidRPr="00ED2D36" w:rsidRDefault="00C425CA">
      <w:pPr>
        <w:spacing w:after="240" w:line="240" w:lineRule="auto"/>
        <w:jc w:val="center"/>
        <w:rPr>
          <w:ins w:id="78" w:author="Yibin Jiang" w:date="2026-03-21T12:04:00Z"/>
          <w:rFonts w:eastAsia="等线"/>
          <w:sz w:val="24"/>
          <w:rPrChange w:id="79" w:author="Yibin Jiang" w:date="2026-03-27T13:33:00Z">
            <w:rPr>
              <w:ins w:id="80" w:author="Yibin Jiang" w:date="2026-03-21T12:04:00Z"/>
              <w:rFonts w:eastAsia="等线"/>
            </w:rPr>
          </w:rPrChange>
        </w:rPr>
        <w:pPrChange w:id="81" w:author="Yibin Jiang" w:date="2026-03-31T15:02:00Z">
          <w:pPr>
            <w:spacing w:after="240"/>
          </w:pPr>
        </w:pPrChange>
      </w:pPr>
      <w:ins w:id="82" w:author="Yibin Jiang" w:date="2026-03-21T12:04:00Z">
        <w:r w:rsidRPr="00ED2D36">
          <w:rPr>
            <w:rFonts w:eastAsia="等线"/>
            <w:sz w:val="24"/>
            <w:vertAlign w:val="superscript"/>
            <w:rPrChange w:id="83" w:author="Yibin Jiang" w:date="2026-03-27T13:33:00Z">
              <w:rPr>
                <w:rFonts w:eastAsia="等线"/>
                <w:szCs w:val="21"/>
                <w:vertAlign w:val="superscript"/>
              </w:rPr>
            </w:rPrChange>
          </w:rPr>
          <w:t>†</w:t>
        </w:r>
        <w:r w:rsidRPr="00ED2D36">
          <w:rPr>
            <w:rFonts w:eastAsia="等线"/>
            <w:sz w:val="24"/>
            <w:rPrChange w:id="84" w:author="Yibin Jiang" w:date="2026-03-27T13:33:00Z">
              <w:rPr>
                <w:rFonts w:eastAsia="等线"/>
                <w:szCs w:val="21"/>
              </w:rPr>
            </w:rPrChange>
          </w:rPr>
          <w:t xml:space="preserve">These authors contributed equally. </w:t>
        </w:r>
        <w:r w:rsidRPr="00ED2D36">
          <w:rPr>
            <w:rFonts w:eastAsia="等线"/>
            <w:sz w:val="24"/>
            <w:rPrChange w:id="85" w:author="Yibin Jiang" w:date="2026-03-27T13:33:00Z">
              <w:rPr>
                <w:rFonts w:eastAsia="等线"/>
              </w:rPr>
            </w:rPrChange>
          </w:rPr>
          <w:t>*Corresponding author email:</w:t>
        </w:r>
      </w:ins>
    </w:p>
    <w:p w14:paraId="3B9473C2" w14:textId="5C1B23DA" w:rsidR="00C425CA" w:rsidRPr="00ED2D36" w:rsidRDefault="00C425CA">
      <w:pPr>
        <w:spacing w:after="240" w:line="240" w:lineRule="auto"/>
        <w:jc w:val="center"/>
        <w:rPr>
          <w:ins w:id="86" w:author="Yibin Jiang" w:date="2026-03-21T12:04:00Z"/>
          <w:rFonts w:eastAsia="等线"/>
          <w:b/>
          <w:color w:val="0000FF"/>
          <w:sz w:val="24"/>
          <w:u w:val="single"/>
          <w:rPrChange w:id="87" w:author="Yibin Jiang" w:date="2026-03-27T13:33:00Z">
            <w:rPr>
              <w:ins w:id="88" w:author="Yibin Jiang" w:date="2026-03-21T12:04:00Z"/>
              <w:rFonts w:eastAsiaTheme="minorEastAsia"/>
              <w:b w:val="0"/>
              <w:kern w:val="2"/>
              <w:sz w:val="24"/>
              <w:szCs w:val="24"/>
              <w:lang w:eastAsia="zh-CN"/>
              <w14:ligatures w14:val="standardContextual"/>
            </w:rPr>
          </w:rPrChange>
        </w:rPr>
        <w:pPrChange w:id="89" w:author="Yibin Jiang" w:date="2026-03-27T13:18:00Z">
          <w:pPr>
            <w:pStyle w:val="TOC10"/>
            <w:spacing w:before="249" w:line="480" w:lineRule="auto"/>
            <w:jc w:val="both"/>
          </w:pPr>
        </w:pPrChange>
      </w:pPr>
      <w:ins w:id="90" w:author="Yibin Jiang" w:date="2026-03-21T12:04:00Z">
        <w:r w:rsidRPr="00ED2D36">
          <w:rPr>
            <w:sz w:val="24"/>
            <w:rPrChange w:id="91" w:author="Yibin Jiang" w:date="2026-03-27T13:33:00Z">
              <w:rPr/>
            </w:rPrChange>
          </w:rPr>
          <w:fldChar w:fldCharType="begin"/>
        </w:r>
        <w:r w:rsidRPr="00ED2D36">
          <w:rPr>
            <w:sz w:val="24"/>
            <w:rPrChange w:id="92" w:author="Yibin Jiang" w:date="2026-03-27T13:33:00Z">
              <w:rPr/>
            </w:rPrChange>
          </w:rPr>
          <w:instrText>HYPERLINK "mailto:j.yang@xmu.edu.cn"</w:instrText>
        </w:r>
        <w:r w:rsidRPr="008C2164">
          <w:rPr>
            <w:sz w:val="24"/>
          </w:rPr>
        </w:r>
        <w:r w:rsidRPr="00ED2D36">
          <w:rPr>
            <w:sz w:val="24"/>
            <w:rPrChange w:id="93" w:author="Yibin Jiang" w:date="2026-03-27T13:33:00Z">
              <w:rPr/>
            </w:rPrChange>
          </w:rPr>
          <w:fldChar w:fldCharType="separate"/>
        </w:r>
        <w:r w:rsidRPr="00ED2D36">
          <w:rPr>
            <w:rStyle w:val="af"/>
            <w:sz w:val="24"/>
            <w:rPrChange w:id="94" w:author="Yibin Jiang" w:date="2026-03-27T13:33:00Z">
              <w:rPr>
                <w:rStyle w:val="af"/>
              </w:rPr>
            </w:rPrChange>
          </w:rPr>
          <w:t>j.yang@xmu.edu.cn</w:t>
        </w:r>
        <w:r w:rsidRPr="00ED2D36">
          <w:rPr>
            <w:sz w:val="24"/>
            <w:rPrChange w:id="95" w:author="Yibin Jiang" w:date="2026-03-27T13:33:00Z">
              <w:rPr/>
            </w:rPrChange>
          </w:rPr>
          <w:fldChar w:fldCharType="end"/>
        </w:r>
        <w:r w:rsidRPr="00ED2D36">
          <w:rPr>
            <w:sz w:val="24"/>
            <w:rPrChange w:id="96" w:author="Yibin Jiang" w:date="2026-03-27T13:33:00Z">
              <w:rPr/>
            </w:rPrChange>
          </w:rPr>
          <w:t xml:space="preserve">, </w:t>
        </w:r>
      </w:ins>
      <w:ins w:id="97" w:author="Yibin Jiang" w:date="2026-03-21T12:05:00Z">
        <w:r w:rsidR="00F829D4" w:rsidRPr="00ED2D36">
          <w:rPr>
            <w:rFonts w:eastAsia="等线"/>
            <w:sz w:val="24"/>
            <w:rPrChange w:id="98" w:author="Yibin Jiang" w:date="2026-03-27T13:33:00Z">
              <w:rPr>
                <w:rFonts w:eastAsia="等线"/>
              </w:rPr>
            </w:rPrChange>
          </w:rPr>
          <w:fldChar w:fldCharType="begin"/>
        </w:r>
        <w:r w:rsidR="00F829D4" w:rsidRPr="00ED2D36">
          <w:rPr>
            <w:rFonts w:eastAsia="等线"/>
            <w:sz w:val="24"/>
            <w:rPrChange w:id="99" w:author="Yibin Jiang" w:date="2026-03-27T13:33:00Z">
              <w:rPr>
                <w:rFonts w:eastAsia="等线"/>
              </w:rPr>
            </w:rPrChange>
          </w:rPr>
          <w:instrText>HYPERLINK "mailto:</w:instrText>
        </w:r>
      </w:ins>
      <w:ins w:id="100" w:author="Yibin Jiang" w:date="2026-03-21T12:04:00Z">
        <w:r w:rsidR="00F829D4" w:rsidRPr="00ED2D36">
          <w:rPr>
            <w:rFonts w:eastAsia="等线"/>
            <w:sz w:val="24"/>
            <w:rPrChange w:id="101" w:author="Yibin Jiang" w:date="2026-03-27T13:33:00Z">
              <w:rPr>
                <w:rStyle w:val="af"/>
                <w:rFonts w:eastAsia="等线"/>
              </w:rPr>
            </w:rPrChange>
          </w:rPr>
          <w:instrText>yibinjiang@</w:instrText>
        </w:r>
      </w:ins>
      <w:ins w:id="102" w:author="Yibin Jiang" w:date="2026-03-21T12:05:00Z">
        <w:r w:rsidR="00F829D4" w:rsidRPr="00ED2D36">
          <w:rPr>
            <w:rFonts w:eastAsia="等线"/>
            <w:sz w:val="24"/>
            <w:rPrChange w:id="103" w:author="Yibin Jiang" w:date="2026-03-27T13:33:00Z">
              <w:rPr>
                <w:rStyle w:val="af"/>
                <w:rFonts w:eastAsia="等线"/>
              </w:rPr>
            </w:rPrChange>
          </w:rPr>
          <w:instrText>xmu.edu.cn</w:instrText>
        </w:r>
        <w:r w:rsidR="00F829D4" w:rsidRPr="00ED2D36">
          <w:rPr>
            <w:rFonts w:eastAsia="等线"/>
            <w:sz w:val="24"/>
            <w:rPrChange w:id="104" w:author="Yibin Jiang" w:date="2026-03-27T13:33:00Z">
              <w:rPr>
                <w:rFonts w:eastAsia="等线"/>
              </w:rPr>
            </w:rPrChange>
          </w:rPr>
          <w:instrText>"</w:instrText>
        </w:r>
        <w:r w:rsidR="00F829D4" w:rsidRPr="008C2164">
          <w:rPr>
            <w:rFonts w:eastAsia="等线"/>
            <w:sz w:val="24"/>
          </w:rPr>
        </w:r>
        <w:r w:rsidR="00F829D4" w:rsidRPr="00ED2D36">
          <w:rPr>
            <w:rFonts w:eastAsia="等线"/>
            <w:sz w:val="24"/>
            <w:rPrChange w:id="105" w:author="Yibin Jiang" w:date="2026-03-27T13:33:00Z">
              <w:rPr>
                <w:rFonts w:eastAsia="等线"/>
              </w:rPr>
            </w:rPrChange>
          </w:rPr>
          <w:fldChar w:fldCharType="separate"/>
        </w:r>
      </w:ins>
      <w:ins w:id="106" w:author="Yibin Jiang" w:date="2026-03-21T12:04:00Z">
        <w:r w:rsidR="00F829D4" w:rsidRPr="00ED2D36">
          <w:rPr>
            <w:rStyle w:val="af"/>
            <w:rFonts w:eastAsia="等线"/>
            <w:sz w:val="24"/>
            <w:rPrChange w:id="107" w:author="Yibin Jiang" w:date="2026-03-27T13:33:00Z">
              <w:rPr>
                <w:rStyle w:val="af"/>
                <w:rFonts w:eastAsia="等线"/>
              </w:rPr>
            </w:rPrChange>
          </w:rPr>
          <w:t>yibinjiang@</w:t>
        </w:r>
      </w:ins>
      <w:ins w:id="108" w:author="Yibin Jiang" w:date="2026-03-21T12:05:00Z">
        <w:r w:rsidR="00F829D4" w:rsidRPr="00ED2D36">
          <w:rPr>
            <w:rStyle w:val="af"/>
            <w:rFonts w:eastAsia="等线"/>
            <w:sz w:val="24"/>
            <w:rPrChange w:id="109" w:author="Yibin Jiang" w:date="2026-03-27T13:33:00Z">
              <w:rPr>
                <w:rStyle w:val="af"/>
                <w:rFonts w:eastAsia="等线"/>
              </w:rPr>
            </w:rPrChange>
          </w:rPr>
          <w:t>xmu.edu.cn</w:t>
        </w:r>
        <w:r w:rsidR="00F829D4" w:rsidRPr="00ED2D36">
          <w:rPr>
            <w:rFonts w:eastAsia="等线"/>
            <w:sz w:val="24"/>
            <w:rPrChange w:id="110" w:author="Yibin Jiang" w:date="2026-03-27T13:33:00Z">
              <w:rPr>
                <w:rFonts w:eastAsia="等线"/>
              </w:rPr>
            </w:rPrChange>
          </w:rPr>
          <w:fldChar w:fldCharType="end"/>
        </w:r>
      </w:ins>
      <w:ins w:id="111" w:author="Yibin Jiang" w:date="2026-03-21T12:04:00Z">
        <w:r w:rsidRPr="00ED2D36">
          <w:rPr>
            <w:rFonts w:eastAsia="等线"/>
            <w:sz w:val="24"/>
            <w:rPrChange w:id="112" w:author="Yibin Jiang" w:date="2026-03-27T13:33:00Z">
              <w:rPr>
                <w:rFonts w:eastAsia="等线"/>
              </w:rPr>
            </w:rPrChange>
          </w:rPr>
          <w:t xml:space="preserve">, </w:t>
        </w:r>
        <w:r w:rsidRPr="00ED2D36">
          <w:rPr>
            <w:sz w:val="24"/>
            <w:rPrChange w:id="113" w:author="Yibin Jiang" w:date="2026-03-27T13:33:00Z">
              <w:rPr/>
            </w:rPrChange>
          </w:rPr>
          <w:fldChar w:fldCharType="begin"/>
        </w:r>
        <w:r w:rsidRPr="00ED2D36">
          <w:rPr>
            <w:sz w:val="24"/>
            <w:rPrChange w:id="114" w:author="Yibin Jiang" w:date="2026-03-27T13:33:00Z">
              <w:rPr/>
            </w:rPrChange>
          </w:rPr>
          <w:instrText>HYPERLINK "mailto:wangchengxmu@xmu.edu.cn"</w:instrText>
        </w:r>
        <w:r w:rsidRPr="008C2164">
          <w:rPr>
            <w:sz w:val="24"/>
          </w:rPr>
        </w:r>
        <w:r w:rsidRPr="00ED2D36">
          <w:rPr>
            <w:sz w:val="24"/>
            <w:rPrChange w:id="115" w:author="Yibin Jiang" w:date="2026-03-27T13:33:00Z">
              <w:rPr>
                <w:rStyle w:val="af"/>
                <w:rFonts w:eastAsia="等线"/>
              </w:rPr>
            </w:rPrChange>
          </w:rPr>
          <w:fldChar w:fldCharType="separate"/>
        </w:r>
        <w:r w:rsidRPr="00ED2D36">
          <w:rPr>
            <w:rStyle w:val="af"/>
            <w:rFonts w:eastAsia="等线"/>
            <w:sz w:val="24"/>
            <w:rPrChange w:id="116" w:author="Yibin Jiang" w:date="2026-03-27T13:33:00Z">
              <w:rPr>
                <w:rStyle w:val="af"/>
                <w:rFonts w:eastAsia="等线"/>
              </w:rPr>
            </w:rPrChange>
          </w:rPr>
          <w:t>wangchengxmu@xmu.edu.cn</w:t>
        </w:r>
        <w:r w:rsidRPr="00ED2D36">
          <w:rPr>
            <w:rStyle w:val="af"/>
            <w:rFonts w:eastAsia="等线"/>
            <w:sz w:val="24"/>
            <w:rPrChange w:id="117" w:author="Yibin Jiang" w:date="2026-03-27T13:33:00Z">
              <w:rPr>
                <w:rStyle w:val="af"/>
                <w:rFonts w:eastAsia="等线"/>
              </w:rPr>
            </w:rPrChange>
          </w:rPr>
          <w:fldChar w:fldCharType="end"/>
        </w:r>
      </w:ins>
    </w:p>
    <w:sdt>
      <w:sdtPr>
        <w:rPr>
          <w:b w:val="0"/>
          <w:kern w:val="2"/>
          <w:sz w:val="24"/>
          <w:szCs w:val="24"/>
          <w:lang w:eastAsia="zh-CN"/>
          <w14:ligatures w14:val="standardContextual"/>
        </w:rPr>
        <w:id w:val="776990249"/>
        <w:docPartObj>
          <w:docPartGallery w:val="Table of Contents"/>
          <w:docPartUnique/>
        </w:docPartObj>
      </w:sdtPr>
      <w:sdtEndPr>
        <w:rPr>
          <w:bCs/>
        </w:rPr>
      </w:sdtEndPr>
      <w:sdtContent>
        <w:p w14:paraId="31DA6B43" w14:textId="4380B45F" w:rsidR="000B220A" w:rsidRPr="00027974" w:rsidRDefault="00155E69">
          <w:pPr>
            <w:pStyle w:val="TOC10"/>
            <w:spacing w:before="249" w:line="360" w:lineRule="auto"/>
            <w:jc w:val="both"/>
            <w:rPr>
              <w:sz w:val="24"/>
              <w:szCs w:val="24"/>
            </w:rPr>
            <w:pPrChange w:id="118" w:author="SYLZ" w:date="2026-03-27T10:39:00Z">
              <w:pPr>
                <w:pStyle w:val="TOC10"/>
                <w:spacing w:before="249" w:line="480" w:lineRule="auto"/>
                <w:jc w:val="both"/>
              </w:pPr>
            </w:pPrChange>
          </w:pPr>
          <w:r w:rsidRPr="00027974">
            <w:rPr>
              <w:sz w:val="24"/>
              <w:szCs w:val="24"/>
            </w:rPr>
            <w:t>Table of Contents</w:t>
          </w:r>
        </w:p>
        <w:p w14:paraId="5D0045B8" w14:textId="33A7952D" w:rsidR="003A2E70" w:rsidRDefault="00155E69">
          <w:pPr>
            <w:pStyle w:val="TOC1"/>
            <w:rPr>
              <w:ins w:id="119" w:author="chao zhang" w:date="2026-05-06T10:24:00Z"/>
              <w:rFonts w:asciiTheme="minorHAnsi" w:eastAsiaTheme="minorEastAsia" w:hAnsiTheme="minorHAnsi" w:cstheme="minorBidi" w:hint="eastAsia"/>
              <w:bCs w:val="0"/>
              <w:sz w:val="22"/>
              <w:szCs w:val="24"/>
            </w:rPr>
          </w:pPr>
          <w:r w:rsidRPr="00027974">
            <w:rPr>
              <w:sz w:val="24"/>
              <w:szCs w:val="24"/>
            </w:rPr>
            <w:fldChar w:fldCharType="begin"/>
          </w:r>
          <w:r w:rsidRPr="00027974">
            <w:rPr>
              <w:sz w:val="24"/>
              <w:szCs w:val="24"/>
            </w:rPr>
            <w:instrText xml:space="preserve"> TOC \o "1-3" \h \z \u </w:instrText>
          </w:r>
          <w:r w:rsidRPr="00027974">
            <w:rPr>
              <w:sz w:val="24"/>
              <w:szCs w:val="24"/>
            </w:rPr>
            <w:fldChar w:fldCharType="separate"/>
          </w:r>
          <w:ins w:id="120" w:author="chao zhang" w:date="2026-05-06T10:24:00Z">
            <w:r w:rsidR="003A2E70" w:rsidRPr="004C782B">
              <w:rPr>
                <w:rStyle w:val="af"/>
                <w:rFonts w:hint="eastAsia"/>
              </w:rPr>
              <w:fldChar w:fldCharType="begin"/>
            </w:r>
            <w:r w:rsidR="003A2E70" w:rsidRPr="004C782B">
              <w:rPr>
                <w:rStyle w:val="af"/>
                <w:rFonts w:hint="eastAsia"/>
              </w:rPr>
              <w:instrText xml:space="preserve"> </w:instrText>
            </w:r>
            <w:r w:rsidR="003A2E70">
              <w:rPr>
                <w:rFonts w:hint="eastAsia"/>
              </w:rPr>
              <w:instrText>HYPERLINK \l "_Toc228955502"</w:instrText>
            </w:r>
            <w:r w:rsidR="003A2E70" w:rsidRPr="004C782B">
              <w:rPr>
                <w:rStyle w:val="af"/>
                <w:rFonts w:hint="eastAsia"/>
              </w:rPr>
              <w:instrText xml:space="preserve"> </w:instrText>
            </w:r>
            <w:r w:rsidR="003A2E70" w:rsidRPr="004C782B">
              <w:rPr>
                <w:rStyle w:val="af"/>
                <w:rFonts w:hint="eastAsia"/>
              </w:rPr>
            </w:r>
            <w:r w:rsidR="003A2E70" w:rsidRPr="004C782B">
              <w:rPr>
                <w:rStyle w:val="af"/>
                <w:rFonts w:hint="eastAsia"/>
              </w:rPr>
              <w:fldChar w:fldCharType="separate"/>
            </w:r>
            <w:r w:rsidR="003A2E70" w:rsidRPr="004C782B">
              <w:rPr>
                <w:rStyle w:val="af"/>
                <w:rFonts w:hint="eastAsia"/>
              </w:rPr>
              <w:t>Section 1 Introduction to the Automatic pH-Adjustment Device</w:t>
            </w:r>
            <w:r w:rsidR="003A2E70">
              <w:rPr>
                <w:rFonts w:hint="eastAsia"/>
                <w:webHidden/>
              </w:rPr>
              <w:tab/>
            </w:r>
            <w:r w:rsidR="003A2E70">
              <w:rPr>
                <w:rFonts w:hint="eastAsia"/>
                <w:webHidden/>
              </w:rPr>
              <w:fldChar w:fldCharType="begin"/>
            </w:r>
            <w:r w:rsidR="003A2E70">
              <w:rPr>
                <w:rFonts w:hint="eastAsia"/>
                <w:webHidden/>
              </w:rPr>
              <w:instrText xml:space="preserve"> </w:instrText>
            </w:r>
            <w:r w:rsidR="003A2E70">
              <w:rPr>
                <w:webHidden/>
              </w:rPr>
              <w:instrText>PAGEREF _Toc228955502 \h</w:instrText>
            </w:r>
            <w:r w:rsidR="003A2E70">
              <w:rPr>
                <w:rFonts w:hint="eastAsia"/>
                <w:webHidden/>
              </w:rPr>
              <w:instrText xml:space="preserve"> </w:instrText>
            </w:r>
            <w:r w:rsidR="003A2E70">
              <w:rPr>
                <w:rFonts w:hint="eastAsia"/>
                <w:webHidden/>
              </w:rPr>
            </w:r>
          </w:ins>
          <w:r w:rsidR="003A2E70">
            <w:rPr>
              <w:webHidden/>
            </w:rPr>
            <w:fldChar w:fldCharType="separate"/>
          </w:r>
          <w:ins w:id="121" w:author="chao zhang" w:date="2026-05-06T10:24:00Z">
            <w:r w:rsidR="003A2E70">
              <w:rPr>
                <w:webHidden/>
              </w:rPr>
              <w:t>2</w:t>
            </w:r>
            <w:r w:rsidR="003A2E70">
              <w:rPr>
                <w:rFonts w:hint="eastAsia"/>
                <w:webHidden/>
              </w:rPr>
              <w:fldChar w:fldCharType="end"/>
            </w:r>
            <w:r w:rsidR="003A2E70" w:rsidRPr="004C782B">
              <w:rPr>
                <w:rStyle w:val="af"/>
                <w:rFonts w:hint="eastAsia"/>
              </w:rPr>
              <w:fldChar w:fldCharType="end"/>
            </w:r>
          </w:ins>
        </w:p>
        <w:p w14:paraId="6E7F9C8D" w14:textId="0E2EF50C" w:rsidR="003A2E70" w:rsidRDefault="003A2E70">
          <w:pPr>
            <w:pStyle w:val="TOC1"/>
            <w:rPr>
              <w:ins w:id="122" w:author="chao zhang" w:date="2026-05-06T10:24:00Z"/>
              <w:rFonts w:asciiTheme="minorHAnsi" w:eastAsiaTheme="minorEastAsia" w:hAnsiTheme="minorHAnsi" w:cstheme="minorBidi" w:hint="eastAsia"/>
              <w:bCs w:val="0"/>
              <w:sz w:val="22"/>
              <w:szCs w:val="24"/>
            </w:rPr>
          </w:pPr>
          <w:ins w:id="123" w:author="chao zhang" w:date="2026-05-06T10:24:00Z">
            <w:r w:rsidRPr="004C782B">
              <w:rPr>
                <w:rStyle w:val="af"/>
                <w:rFonts w:hint="eastAsia"/>
              </w:rPr>
              <w:fldChar w:fldCharType="begin"/>
            </w:r>
            <w:r w:rsidRPr="004C782B">
              <w:rPr>
                <w:rStyle w:val="af"/>
                <w:rFonts w:hint="eastAsia"/>
              </w:rPr>
              <w:instrText xml:space="preserve"> </w:instrText>
            </w:r>
            <w:r>
              <w:rPr>
                <w:rFonts w:hint="eastAsia"/>
              </w:rPr>
              <w:instrText>HYPERLINK \l "_Toc228955503"</w:instrText>
            </w:r>
            <w:r w:rsidRPr="004C782B">
              <w:rPr>
                <w:rStyle w:val="af"/>
                <w:rFonts w:hint="eastAsia"/>
              </w:rPr>
              <w:instrText xml:space="preserve"> </w:instrText>
            </w:r>
            <w:r w:rsidRPr="004C782B">
              <w:rPr>
                <w:rStyle w:val="af"/>
                <w:rFonts w:hint="eastAsia"/>
              </w:rPr>
            </w:r>
            <w:r w:rsidRPr="004C782B">
              <w:rPr>
                <w:rStyle w:val="af"/>
                <w:rFonts w:hint="eastAsia"/>
              </w:rPr>
              <w:fldChar w:fldCharType="separate"/>
            </w:r>
            <w:r w:rsidRPr="004C782B">
              <w:rPr>
                <w:rStyle w:val="af"/>
                <w:rFonts w:hint="eastAsia"/>
              </w:rPr>
              <w:t>Section 2 Chemical Reagents</w:t>
            </w:r>
            <w:r>
              <w:rPr>
                <w:rFonts w:hint="eastAsia"/>
                <w:webHidden/>
              </w:rPr>
              <w:tab/>
            </w:r>
            <w:r>
              <w:rPr>
                <w:rFonts w:hint="eastAsia"/>
                <w:webHidden/>
              </w:rPr>
              <w:fldChar w:fldCharType="begin"/>
            </w:r>
            <w:r>
              <w:rPr>
                <w:rFonts w:hint="eastAsia"/>
                <w:webHidden/>
              </w:rPr>
              <w:instrText xml:space="preserve"> </w:instrText>
            </w:r>
            <w:r>
              <w:rPr>
                <w:webHidden/>
              </w:rPr>
              <w:instrText>PAGEREF _Toc228955503 \h</w:instrText>
            </w:r>
            <w:r>
              <w:rPr>
                <w:rFonts w:hint="eastAsia"/>
                <w:webHidden/>
              </w:rPr>
              <w:instrText xml:space="preserve"> </w:instrText>
            </w:r>
            <w:r>
              <w:rPr>
                <w:rFonts w:hint="eastAsia"/>
                <w:webHidden/>
              </w:rPr>
            </w:r>
          </w:ins>
          <w:r>
            <w:rPr>
              <w:webHidden/>
            </w:rPr>
            <w:fldChar w:fldCharType="separate"/>
          </w:r>
          <w:ins w:id="124" w:author="chao zhang" w:date="2026-05-06T10:24:00Z">
            <w:r>
              <w:rPr>
                <w:webHidden/>
              </w:rPr>
              <w:t>3</w:t>
            </w:r>
            <w:r>
              <w:rPr>
                <w:rFonts w:hint="eastAsia"/>
                <w:webHidden/>
              </w:rPr>
              <w:fldChar w:fldCharType="end"/>
            </w:r>
            <w:r w:rsidRPr="004C782B">
              <w:rPr>
                <w:rStyle w:val="af"/>
                <w:rFonts w:hint="eastAsia"/>
              </w:rPr>
              <w:fldChar w:fldCharType="end"/>
            </w:r>
          </w:ins>
        </w:p>
        <w:p w14:paraId="30A5BEF7" w14:textId="5E5F3544" w:rsidR="003A2E70" w:rsidRDefault="003A2E70">
          <w:pPr>
            <w:pStyle w:val="TOC1"/>
            <w:rPr>
              <w:ins w:id="125" w:author="chao zhang" w:date="2026-05-06T10:24:00Z"/>
              <w:rFonts w:asciiTheme="minorHAnsi" w:eastAsiaTheme="minorEastAsia" w:hAnsiTheme="minorHAnsi" w:cstheme="minorBidi" w:hint="eastAsia"/>
              <w:bCs w:val="0"/>
              <w:sz w:val="22"/>
              <w:szCs w:val="24"/>
            </w:rPr>
          </w:pPr>
          <w:ins w:id="126" w:author="chao zhang" w:date="2026-05-06T10:24:00Z">
            <w:r w:rsidRPr="004C782B">
              <w:rPr>
                <w:rStyle w:val="af"/>
                <w:rFonts w:hint="eastAsia"/>
              </w:rPr>
              <w:fldChar w:fldCharType="begin"/>
            </w:r>
            <w:r w:rsidRPr="004C782B">
              <w:rPr>
                <w:rStyle w:val="af"/>
                <w:rFonts w:hint="eastAsia"/>
              </w:rPr>
              <w:instrText xml:space="preserve"> </w:instrText>
            </w:r>
            <w:r>
              <w:rPr>
                <w:rFonts w:hint="eastAsia"/>
              </w:rPr>
              <w:instrText>HYPERLINK \l "_Toc228955504"</w:instrText>
            </w:r>
            <w:r w:rsidRPr="004C782B">
              <w:rPr>
                <w:rStyle w:val="af"/>
                <w:rFonts w:hint="eastAsia"/>
              </w:rPr>
              <w:instrText xml:space="preserve"> </w:instrText>
            </w:r>
            <w:r w:rsidRPr="004C782B">
              <w:rPr>
                <w:rStyle w:val="af"/>
                <w:rFonts w:hint="eastAsia"/>
              </w:rPr>
            </w:r>
            <w:r w:rsidRPr="004C782B">
              <w:rPr>
                <w:rStyle w:val="af"/>
                <w:rFonts w:hint="eastAsia"/>
              </w:rPr>
              <w:fldChar w:fldCharType="separate"/>
            </w:r>
            <w:r w:rsidRPr="004C782B">
              <w:rPr>
                <w:rStyle w:val="af"/>
                <w:rFonts w:hint="eastAsia"/>
              </w:rPr>
              <w:t>Section 3 Experiment Validation</w:t>
            </w:r>
            <w:r>
              <w:rPr>
                <w:rFonts w:hint="eastAsia"/>
                <w:webHidden/>
              </w:rPr>
              <w:tab/>
            </w:r>
            <w:r>
              <w:rPr>
                <w:rFonts w:hint="eastAsia"/>
                <w:webHidden/>
              </w:rPr>
              <w:fldChar w:fldCharType="begin"/>
            </w:r>
            <w:r>
              <w:rPr>
                <w:rFonts w:hint="eastAsia"/>
                <w:webHidden/>
              </w:rPr>
              <w:instrText xml:space="preserve"> </w:instrText>
            </w:r>
            <w:r>
              <w:rPr>
                <w:webHidden/>
              </w:rPr>
              <w:instrText>PAGEREF _Toc228955504 \h</w:instrText>
            </w:r>
            <w:r>
              <w:rPr>
                <w:rFonts w:hint="eastAsia"/>
                <w:webHidden/>
              </w:rPr>
              <w:instrText xml:space="preserve"> </w:instrText>
            </w:r>
            <w:r>
              <w:rPr>
                <w:rFonts w:hint="eastAsia"/>
                <w:webHidden/>
              </w:rPr>
            </w:r>
          </w:ins>
          <w:r>
            <w:rPr>
              <w:webHidden/>
            </w:rPr>
            <w:fldChar w:fldCharType="separate"/>
          </w:r>
          <w:ins w:id="127" w:author="chao zhang" w:date="2026-05-06T10:24:00Z">
            <w:r>
              <w:rPr>
                <w:webHidden/>
              </w:rPr>
              <w:t>4</w:t>
            </w:r>
            <w:r>
              <w:rPr>
                <w:rFonts w:hint="eastAsia"/>
                <w:webHidden/>
              </w:rPr>
              <w:fldChar w:fldCharType="end"/>
            </w:r>
            <w:r w:rsidRPr="004C782B">
              <w:rPr>
                <w:rStyle w:val="af"/>
                <w:rFonts w:hint="eastAsia"/>
              </w:rPr>
              <w:fldChar w:fldCharType="end"/>
            </w:r>
          </w:ins>
        </w:p>
        <w:p w14:paraId="619BD961" w14:textId="18A77AD8" w:rsidR="003A2E70" w:rsidRDefault="003A2E70">
          <w:pPr>
            <w:pStyle w:val="TOC2"/>
            <w:rPr>
              <w:ins w:id="128" w:author="chao zhang" w:date="2026-05-06T10:24:00Z"/>
              <w:rFonts w:asciiTheme="minorHAnsi" w:eastAsiaTheme="minorEastAsia" w:hAnsiTheme="minorHAnsi" w:cstheme="minorBidi" w:hint="eastAsia"/>
              <w:sz w:val="22"/>
              <w:szCs w:val="24"/>
            </w:rPr>
          </w:pPr>
          <w:ins w:id="129" w:author="chao zhang" w:date="2026-05-06T10:24:00Z">
            <w:r w:rsidRPr="004C782B">
              <w:rPr>
                <w:rStyle w:val="af"/>
                <w:rFonts w:hint="eastAsia"/>
              </w:rPr>
              <w:fldChar w:fldCharType="begin"/>
            </w:r>
            <w:r w:rsidRPr="004C782B">
              <w:rPr>
                <w:rStyle w:val="af"/>
                <w:rFonts w:hint="eastAsia"/>
              </w:rPr>
              <w:instrText xml:space="preserve"> </w:instrText>
            </w:r>
            <w:r>
              <w:rPr>
                <w:rFonts w:hint="eastAsia"/>
              </w:rPr>
              <w:instrText>HYPERLINK \l "_Toc228955505"</w:instrText>
            </w:r>
            <w:r w:rsidRPr="004C782B">
              <w:rPr>
                <w:rStyle w:val="af"/>
                <w:rFonts w:hint="eastAsia"/>
              </w:rPr>
              <w:instrText xml:space="preserve"> </w:instrText>
            </w:r>
            <w:r w:rsidRPr="004C782B">
              <w:rPr>
                <w:rStyle w:val="af"/>
                <w:rFonts w:hint="eastAsia"/>
              </w:rPr>
            </w:r>
            <w:r w:rsidRPr="004C782B">
              <w:rPr>
                <w:rStyle w:val="af"/>
                <w:rFonts w:hint="eastAsia"/>
              </w:rPr>
              <w:fldChar w:fldCharType="separate"/>
            </w:r>
            <w:r w:rsidRPr="004C782B">
              <w:rPr>
                <w:rStyle w:val="af"/>
                <w:rFonts w:hint="eastAsia"/>
              </w:rPr>
              <w:t>Experiment 1 Benchmarking Three Control Policies in a Robotic pH Adjustment Task</w:t>
            </w:r>
            <w:r>
              <w:rPr>
                <w:rFonts w:hint="eastAsia"/>
                <w:webHidden/>
              </w:rPr>
              <w:tab/>
            </w:r>
            <w:r>
              <w:rPr>
                <w:rFonts w:hint="eastAsia"/>
                <w:webHidden/>
              </w:rPr>
              <w:fldChar w:fldCharType="begin"/>
            </w:r>
            <w:r>
              <w:rPr>
                <w:rFonts w:hint="eastAsia"/>
                <w:webHidden/>
              </w:rPr>
              <w:instrText xml:space="preserve"> </w:instrText>
            </w:r>
            <w:r>
              <w:rPr>
                <w:webHidden/>
              </w:rPr>
              <w:instrText>PAGEREF _Toc228955505 \h</w:instrText>
            </w:r>
            <w:r>
              <w:rPr>
                <w:rFonts w:hint="eastAsia"/>
                <w:webHidden/>
              </w:rPr>
              <w:instrText xml:space="preserve"> </w:instrText>
            </w:r>
            <w:r>
              <w:rPr>
                <w:rFonts w:hint="eastAsia"/>
                <w:webHidden/>
              </w:rPr>
            </w:r>
          </w:ins>
          <w:r>
            <w:rPr>
              <w:webHidden/>
            </w:rPr>
            <w:fldChar w:fldCharType="separate"/>
          </w:r>
          <w:ins w:id="130" w:author="chao zhang" w:date="2026-05-06T10:24:00Z">
            <w:r>
              <w:rPr>
                <w:webHidden/>
              </w:rPr>
              <w:t>4</w:t>
            </w:r>
            <w:r>
              <w:rPr>
                <w:rFonts w:hint="eastAsia"/>
                <w:webHidden/>
              </w:rPr>
              <w:fldChar w:fldCharType="end"/>
            </w:r>
            <w:r w:rsidRPr="004C782B">
              <w:rPr>
                <w:rStyle w:val="af"/>
                <w:rFonts w:hint="eastAsia"/>
              </w:rPr>
              <w:fldChar w:fldCharType="end"/>
            </w:r>
          </w:ins>
        </w:p>
        <w:p w14:paraId="32EF3B4D" w14:textId="21DA8CFA" w:rsidR="003A2E70" w:rsidRDefault="003A2E70">
          <w:pPr>
            <w:pStyle w:val="TOC2"/>
            <w:rPr>
              <w:ins w:id="131" w:author="chao zhang" w:date="2026-05-06T10:24:00Z"/>
              <w:rFonts w:asciiTheme="minorHAnsi" w:eastAsiaTheme="minorEastAsia" w:hAnsiTheme="minorHAnsi" w:cstheme="minorBidi" w:hint="eastAsia"/>
              <w:sz w:val="22"/>
              <w:szCs w:val="24"/>
            </w:rPr>
          </w:pPr>
          <w:ins w:id="132" w:author="chao zhang" w:date="2026-05-06T10:24:00Z">
            <w:r w:rsidRPr="004C782B">
              <w:rPr>
                <w:rStyle w:val="af"/>
                <w:rFonts w:hint="eastAsia"/>
              </w:rPr>
              <w:fldChar w:fldCharType="begin"/>
            </w:r>
            <w:r w:rsidRPr="004C782B">
              <w:rPr>
                <w:rStyle w:val="af"/>
                <w:rFonts w:hint="eastAsia"/>
              </w:rPr>
              <w:instrText xml:space="preserve"> </w:instrText>
            </w:r>
            <w:r>
              <w:rPr>
                <w:rFonts w:hint="eastAsia"/>
              </w:rPr>
              <w:instrText>HYPERLINK \l "_Toc228955506"</w:instrText>
            </w:r>
            <w:r w:rsidRPr="004C782B">
              <w:rPr>
                <w:rStyle w:val="af"/>
                <w:rFonts w:hint="eastAsia"/>
              </w:rPr>
              <w:instrText xml:space="preserve"> </w:instrText>
            </w:r>
            <w:r w:rsidRPr="004C782B">
              <w:rPr>
                <w:rStyle w:val="af"/>
                <w:rFonts w:hint="eastAsia"/>
              </w:rPr>
            </w:r>
            <w:r w:rsidRPr="004C782B">
              <w:rPr>
                <w:rStyle w:val="af"/>
                <w:rFonts w:hint="eastAsia"/>
              </w:rPr>
              <w:fldChar w:fldCharType="separate"/>
            </w:r>
            <w:r w:rsidRPr="004C782B">
              <w:rPr>
                <w:rStyle w:val="af"/>
                <w:rFonts w:hint="eastAsia"/>
              </w:rPr>
              <w:t>Experiment 2 Wastewater Neutralization</w:t>
            </w:r>
            <w:r>
              <w:rPr>
                <w:rFonts w:hint="eastAsia"/>
                <w:webHidden/>
              </w:rPr>
              <w:tab/>
            </w:r>
            <w:r>
              <w:rPr>
                <w:rFonts w:hint="eastAsia"/>
                <w:webHidden/>
              </w:rPr>
              <w:fldChar w:fldCharType="begin"/>
            </w:r>
            <w:r>
              <w:rPr>
                <w:rFonts w:hint="eastAsia"/>
                <w:webHidden/>
              </w:rPr>
              <w:instrText xml:space="preserve"> </w:instrText>
            </w:r>
            <w:r>
              <w:rPr>
                <w:webHidden/>
              </w:rPr>
              <w:instrText>PAGEREF _Toc228955506 \h</w:instrText>
            </w:r>
            <w:r>
              <w:rPr>
                <w:rFonts w:hint="eastAsia"/>
                <w:webHidden/>
              </w:rPr>
              <w:instrText xml:space="preserve"> </w:instrText>
            </w:r>
            <w:r>
              <w:rPr>
                <w:rFonts w:hint="eastAsia"/>
                <w:webHidden/>
              </w:rPr>
            </w:r>
          </w:ins>
          <w:r>
            <w:rPr>
              <w:webHidden/>
            </w:rPr>
            <w:fldChar w:fldCharType="separate"/>
          </w:r>
          <w:ins w:id="133" w:author="chao zhang" w:date="2026-05-06T10:24:00Z">
            <w:r>
              <w:rPr>
                <w:webHidden/>
              </w:rPr>
              <w:t>7</w:t>
            </w:r>
            <w:r>
              <w:rPr>
                <w:rFonts w:hint="eastAsia"/>
                <w:webHidden/>
              </w:rPr>
              <w:fldChar w:fldCharType="end"/>
            </w:r>
            <w:r w:rsidRPr="004C782B">
              <w:rPr>
                <w:rStyle w:val="af"/>
                <w:rFonts w:hint="eastAsia"/>
              </w:rPr>
              <w:fldChar w:fldCharType="end"/>
            </w:r>
          </w:ins>
        </w:p>
        <w:p w14:paraId="1EC2C361" w14:textId="4D3B96FB" w:rsidR="003A2E70" w:rsidRDefault="003A2E70">
          <w:pPr>
            <w:pStyle w:val="TOC2"/>
            <w:rPr>
              <w:ins w:id="134" w:author="chao zhang" w:date="2026-05-06T10:24:00Z"/>
              <w:rFonts w:asciiTheme="minorHAnsi" w:eastAsiaTheme="minorEastAsia" w:hAnsiTheme="minorHAnsi" w:cstheme="minorBidi" w:hint="eastAsia"/>
              <w:sz w:val="22"/>
              <w:szCs w:val="24"/>
            </w:rPr>
          </w:pPr>
          <w:ins w:id="135" w:author="chao zhang" w:date="2026-05-06T10:24:00Z">
            <w:r w:rsidRPr="004C782B">
              <w:rPr>
                <w:rStyle w:val="af"/>
                <w:rFonts w:hint="eastAsia"/>
              </w:rPr>
              <w:fldChar w:fldCharType="begin"/>
            </w:r>
            <w:r w:rsidRPr="004C782B">
              <w:rPr>
                <w:rStyle w:val="af"/>
                <w:rFonts w:hint="eastAsia"/>
              </w:rPr>
              <w:instrText xml:space="preserve"> </w:instrText>
            </w:r>
            <w:r>
              <w:rPr>
                <w:rFonts w:hint="eastAsia"/>
              </w:rPr>
              <w:instrText>HYPERLINK \l "_Toc228955507"</w:instrText>
            </w:r>
            <w:r w:rsidRPr="004C782B">
              <w:rPr>
                <w:rStyle w:val="af"/>
                <w:rFonts w:hint="eastAsia"/>
              </w:rPr>
              <w:instrText xml:space="preserve"> </w:instrText>
            </w:r>
            <w:r w:rsidRPr="004C782B">
              <w:rPr>
                <w:rStyle w:val="af"/>
                <w:rFonts w:hint="eastAsia"/>
              </w:rPr>
            </w:r>
            <w:r w:rsidRPr="004C782B">
              <w:rPr>
                <w:rStyle w:val="af"/>
                <w:rFonts w:hint="eastAsia"/>
              </w:rPr>
              <w:fldChar w:fldCharType="separate"/>
            </w:r>
            <w:r w:rsidRPr="004C782B">
              <w:rPr>
                <w:rStyle w:val="af"/>
                <w:rFonts w:hint="eastAsia"/>
              </w:rPr>
              <w:t>Experiment 3 Isolation of Casein by Adjusting pH to the Isoelectric Point</w:t>
            </w:r>
            <w:r>
              <w:rPr>
                <w:rFonts w:hint="eastAsia"/>
                <w:webHidden/>
              </w:rPr>
              <w:tab/>
            </w:r>
            <w:r>
              <w:rPr>
                <w:rFonts w:hint="eastAsia"/>
                <w:webHidden/>
              </w:rPr>
              <w:fldChar w:fldCharType="begin"/>
            </w:r>
            <w:r>
              <w:rPr>
                <w:rFonts w:hint="eastAsia"/>
                <w:webHidden/>
              </w:rPr>
              <w:instrText xml:space="preserve"> </w:instrText>
            </w:r>
            <w:r>
              <w:rPr>
                <w:webHidden/>
              </w:rPr>
              <w:instrText>PAGEREF _Toc228955507 \h</w:instrText>
            </w:r>
            <w:r>
              <w:rPr>
                <w:rFonts w:hint="eastAsia"/>
                <w:webHidden/>
              </w:rPr>
              <w:instrText xml:space="preserve"> </w:instrText>
            </w:r>
            <w:r>
              <w:rPr>
                <w:rFonts w:hint="eastAsia"/>
                <w:webHidden/>
              </w:rPr>
            </w:r>
          </w:ins>
          <w:r>
            <w:rPr>
              <w:webHidden/>
            </w:rPr>
            <w:fldChar w:fldCharType="separate"/>
          </w:r>
          <w:ins w:id="136" w:author="chao zhang" w:date="2026-05-06T10:24:00Z">
            <w:r>
              <w:rPr>
                <w:webHidden/>
              </w:rPr>
              <w:t>8</w:t>
            </w:r>
            <w:r>
              <w:rPr>
                <w:rFonts w:hint="eastAsia"/>
                <w:webHidden/>
              </w:rPr>
              <w:fldChar w:fldCharType="end"/>
            </w:r>
            <w:r w:rsidRPr="004C782B">
              <w:rPr>
                <w:rStyle w:val="af"/>
                <w:rFonts w:hint="eastAsia"/>
              </w:rPr>
              <w:fldChar w:fldCharType="end"/>
            </w:r>
          </w:ins>
        </w:p>
        <w:p w14:paraId="30CE21E0" w14:textId="5C3ED5A4" w:rsidR="003A2E70" w:rsidRDefault="003A2E70">
          <w:pPr>
            <w:pStyle w:val="TOC2"/>
            <w:rPr>
              <w:ins w:id="137" w:author="chao zhang" w:date="2026-05-06T10:24:00Z"/>
              <w:rFonts w:asciiTheme="minorHAnsi" w:eastAsiaTheme="minorEastAsia" w:hAnsiTheme="minorHAnsi" w:cstheme="minorBidi" w:hint="eastAsia"/>
              <w:sz w:val="22"/>
              <w:szCs w:val="24"/>
            </w:rPr>
          </w:pPr>
          <w:ins w:id="138" w:author="chao zhang" w:date="2026-05-06T10:24:00Z">
            <w:r w:rsidRPr="004C782B">
              <w:rPr>
                <w:rStyle w:val="af"/>
                <w:rFonts w:hint="eastAsia"/>
              </w:rPr>
              <w:fldChar w:fldCharType="begin"/>
            </w:r>
            <w:r w:rsidRPr="004C782B">
              <w:rPr>
                <w:rStyle w:val="af"/>
                <w:rFonts w:hint="eastAsia"/>
              </w:rPr>
              <w:instrText xml:space="preserve"> </w:instrText>
            </w:r>
            <w:r>
              <w:rPr>
                <w:rFonts w:hint="eastAsia"/>
              </w:rPr>
              <w:instrText>HYPERLINK \l "_Toc228955508"</w:instrText>
            </w:r>
            <w:r w:rsidRPr="004C782B">
              <w:rPr>
                <w:rStyle w:val="af"/>
                <w:rFonts w:hint="eastAsia"/>
              </w:rPr>
              <w:instrText xml:space="preserve"> </w:instrText>
            </w:r>
            <w:r w:rsidRPr="004C782B">
              <w:rPr>
                <w:rStyle w:val="af"/>
                <w:rFonts w:hint="eastAsia"/>
              </w:rPr>
            </w:r>
            <w:r w:rsidRPr="004C782B">
              <w:rPr>
                <w:rStyle w:val="af"/>
                <w:rFonts w:hint="eastAsia"/>
              </w:rPr>
              <w:fldChar w:fldCharType="separate"/>
            </w:r>
            <w:r w:rsidRPr="004C782B">
              <w:rPr>
                <w:rStyle w:val="af"/>
                <w:rFonts w:hint="eastAsia"/>
              </w:rPr>
              <w:t>Experiment 4 Determination of the Stability Constant for the SSA–Cu(II) Complex</w:t>
            </w:r>
            <w:r>
              <w:rPr>
                <w:rFonts w:hint="eastAsia"/>
                <w:webHidden/>
              </w:rPr>
              <w:tab/>
            </w:r>
            <w:r>
              <w:rPr>
                <w:rFonts w:hint="eastAsia"/>
                <w:webHidden/>
              </w:rPr>
              <w:fldChar w:fldCharType="begin"/>
            </w:r>
            <w:r>
              <w:rPr>
                <w:rFonts w:hint="eastAsia"/>
                <w:webHidden/>
              </w:rPr>
              <w:instrText xml:space="preserve"> </w:instrText>
            </w:r>
            <w:r>
              <w:rPr>
                <w:webHidden/>
              </w:rPr>
              <w:instrText>PAGEREF _Toc228955508 \h</w:instrText>
            </w:r>
            <w:r>
              <w:rPr>
                <w:rFonts w:hint="eastAsia"/>
                <w:webHidden/>
              </w:rPr>
              <w:instrText xml:space="preserve"> </w:instrText>
            </w:r>
            <w:r>
              <w:rPr>
                <w:rFonts w:hint="eastAsia"/>
                <w:webHidden/>
              </w:rPr>
            </w:r>
          </w:ins>
          <w:r>
            <w:rPr>
              <w:webHidden/>
            </w:rPr>
            <w:fldChar w:fldCharType="separate"/>
          </w:r>
          <w:ins w:id="139" w:author="chao zhang" w:date="2026-05-06T10:24:00Z">
            <w:r>
              <w:rPr>
                <w:webHidden/>
              </w:rPr>
              <w:t>9</w:t>
            </w:r>
            <w:r>
              <w:rPr>
                <w:rFonts w:hint="eastAsia"/>
                <w:webHidden/>
              </w:rPr>
              <w:fldChar w:fldCharType="end"/>
            </w:r>
            <w:r w:rsidRPr="004C782B">
              <w:rPr>
                <w:rStyle w:val="af"/>
                <w:rFonts w:hint="eastAsia"/>
              </w:rPr>
              <w:fldChar w:fldCharType="end"/>
            </w:r>
          </w:ins>
        </w:p>
        <w:p w14:paraId="6EF66CB5" w14:textId="7B98898C" w:rsidR="003A2E70" w:rsidRDefault="003A2E70">
          <w:pPr>
            <w:pStyle w:val="TOC1"/>
            <w:rPr>
              <w:ins w:id="140" w:author="chao zhang" w:date="2026-05-06T10:24:00Z"/>
              <w:rFonts w:asciiTheme="minorHAnsi" w:eastAsiaTheme="minorEastAsia" w:hAnsiTheme="minorHAnsi" w:cstheme="minorBidi" w:hint="eastAsia"/>
              <w:bCs w:val="0"/>
              <w:sz w:val="22"/>
              <w:szCs w:val="24"/>
            </w:rPr>
          </w:pPr>
          <w:ins w:id="141" w:author="chao zhang" w:date="2026-05-06T10:24:00Z">
            <w:r w:rsidRPr="004C782B">
              <w:rPr>
                <w:rStyle w:val="af"/>
                <w:rFonts w:hint="eastAsia"/>
              </w:rPr>
              <w:fldChar w:fldCharType="begin"/>
            </w:r>
            <w:r w:rsidRPr="004C782B">
              <w:rPr>
                <w:rStyle w:val="af"/>
                <w:rFonts w:hint="eastAsia"/>
              </w:rPr>
              <w:instrText xml:space="preserve"> </w:instrText>
            </w:r>
            <w:r>
              <w:rPr>
                <w:rFonts w:hint="eastAsia"/>
              </w:rPr>
              <w:instrText>HYPERLINK \l "_Toc228955509"</w:instrText>
            </w:r>
            <w:r w:rsidRPr="004C782B">
              <w:rPr>
                <w:rStyle w:val="af"/>
                <w:rFonts w:hint="eastAsia"/>
              </w:rPr>
              <w:instrText xml:space="preserve"> </w:instrText>
            </w:r>
            <w:r w:rsidRPr="004C782B">
              <w:rPr>
                <w:rStyle w:val="af"/>
                <w:rFonts w:hint="eastAsia"/>
              </w:rPr>
            </w:r>
            <w:r w:rsidRPr="004C782B">
              <w:rPr>
                <w:rStyle w:val="af"/>
                <w:rFonts w:hint="eastAsia"/>
              </w:rPr>
              <w:fldChar w:fldCharType="separate"/>
            </w:r>
            <w:r w:rsidRPr="004C782B">
              <w:rPr>
                <w:rStyle w:val="af"/>
                <w:rFonts w:hint="eastAsia"/>
              </w:rPr>
              <w:t>Section 4 Adaptive PID baseline, Bayesian Updating and Reinforcement Learning</w:t>
            </w:r>
            <w:r>
              <w:rPr>
                <w:rFonts w:hint="eastAsia"/>
                <w:webHidden/>
              </w:rPr>
              <w:tab/>
            </w:r>
            <w:r>
              <w:rPr>
                <w:rFonts w:hint="eastAsia"/>
                <w:webHidden/>
              </w:rPr>
              <w:fldChar w:fldCharType="begin"/>
            </w:r>
            <w:r>
              <w:rPr>
                <w:rFonts w:hint="eastAsia"/>
                <w:webHidden/>
              </w:rPr>
              <w:instrText xml:space="preserve"> </w:instrText>
            </w:r>
            <w:r>
              <w:rPr>
                <w:webHidden/>
              </w:rPr>
              <w:instrText>PAGEREF _Toc228955509 \h</w:instrText>
            </w:r>
            <w:r>
              <w:rPr>
                <w:rFonts w:hint="eastAsia"/>
                <w:webHidden/>
              </w:rPr>
              <w:instrText xml:space="preserve"> </w:instrText>
            </w:r>
            <w:r>
              <w:rPr>
                <w:rFonts w:hint="eastAsia"/>
                <w:webHidden/>
              </w:rPr>
            </w:r>
          </w:ins>
          <w:r>
            <w:rPr>
              <w:webHidden/>
            </w:rPr>
            <w:fldChar w:fldCharType="separate"/>
          </w:r>
          <w:ins w:id="142" w:author="chao zhang" w:date="2026-05-06T10:24:00Z">
            <w:r>
              <w:rPr>
                <w:webHidden/>
              </w:rPr>
              <w:t>13</w:t>
            </w:r>
            <w:r>
              <w:rPr>
                <w:rFonts w:hint="eastAsia"/>
                <w:webHidden/>
              </w:rPr>
              <w:fldChar w:fldCharType="end"/>
            </w:r>
            <w:r w:rsidRPr="004C782B">
              <w:rPr>
                <w:rStyle w:val="af"/>
                <w:rFonts w:hint="eastAsia"/>
              </w:rPr>
              <w:fldChar w:fldCharType="end"/>
            </w:r>
          </w:ins>
        </w:p>
        <w:p w14:paraId="7EB54FE4" w14:textId="768E6808" w:rsidR="003A2E70" w:rsidRDefault="003A2E70">
          <w:pPr>
            <w:pStyle w:val="TOC2"/>
            <w:rPr>
              <w:ins w:id="143" w:author="chao zhang" w:date="2026-05-06T10:24:00Z"/>
              <w:rFonts w:asciiTheme="minorHAnsi" w:eastAsiaTheme="minorEastAsia" w:hAnsiTheme="minorHAnsi" w:cstheme="minorBidi" w:hint="eastAsia"/>
              <w:sz w:val="22"/>
              <w:szCs w:val="24"/>
            </w:rPr>
          </w:pPr>
          <w:ins w:id="144" w:author="chao zhang" w:date="2026-05-06T10:24:00Z">
            <w:r w:rsidRPr="004C782B">
              <w:rPr>
                <w:rStyle w:val="af"/>
                <w:rFonts w:hint="eastAsia"/>
              </w:rPr>
              <w:fldChar w:fldCharType="begin"/>
            </w:r>
            <w:r w:rsidRPr="004C782B">
              <w:rPr>
                <w:rStyle w:val="af"/>
                <w:rFonts w:hint="eastAsia"/>
              </w:rPr>
              <w:instrText xml:space="preserve"> </w:instrText>
            </w:r>
            <w:r>
              <w:rPr>
                <w:rFonts w:hint="eastAsia"/>
              </w:rPr>
              <w:instrText>HYPERLINK \l "_Toc228955510"</w:instrText>
            </w:r>
            <w:r w:rsidRPr="004C782B">
              <w:rPr>
                <w:rStyle w:val="af"/>
                <w:rFonts w:hint="eastAsia"/>
              </w:rPr>
              <w:instrText xml:space="preserve"> </w:instrText>
            </w:r>
            <w:r w:rsidRPr="004C782B">
              <w:rPr>
                <w:rStyle w:val="af"/>
                <w:rFonts w:hint="eastAsia"/>
              </w:rPr>
            </w:r>
            <w:r w:rsidRPr="004C782B">
              <w:rPr>
                <w:rStyle w:val="af"/>
                <w:rFonts w:hint="eastAsia"/>
              </w:rPr>
              <w:fldChar w:fldCharType="separate"/>
            </w:r>
            <w:r w:rsidRPr="004C782B">
              <w:rPr>
                <w:rStyle w:val="af"/>
                <w:rFonts w:hint="eastAsia"/>
              </w:rPr>
              <w:t>Adaptive PID baseline</w:t>
            </w:r>
            <w:r>
              <w:rPr>
                <w:rFonts w:hint="eastAsia"/>
                <w:webHidden/>
              </w:rPr>
              <w:tab/>
            </w:r>
            <w:r>
              <w:rPr>
                <w:rFonts w:hint="eastAsia"/>
                <w:webHidden/>
              </w:rPr>
              <w:fldChar w:fldCharType="begin"/>
            </w:r>
            <w:r>
              <w:rPr>
                <w:rFonts w:hint="eastAsia"/>
                <w:webHidden/>
              </w:rPr>
              <w:instrText xml:space="preserve"> </w:instrText>
            </w:r>
            <w:r>
              <w:rPr>
                <w:webHidden/>
              </w:rPr>
              <w:instrText>PAGEREF _Toc228955510 \h</w:instrText>
            </w:r>
            <w:r>
              <w:rPr>
                <w:rFonts w:hint="eastAsia"/>
                <w:webHidden/>
              </w:rPr>
              <w:instrText xml:space="preserve"> </w:instrText>
            </w:r>
            <w:r>
              <w:rPr>
                <w:rFonts w:hint="eastAsia"/>
                <w:webHidden/>
              </w:rPr>
            </w:r>
          </w:ins>
          <w:r>
            <w:rPr>
              <w:webHidden/>
            </w:rPr>
            <w:fldChar w:fldCharType="separate"/>
          </w:r>
          <w:ins w:id="145" w:author="chao zhang" w:date="2026-05-06T10:24:00Z">
            <w:r>
              <w:rPr>
                <w:webHidden/>
              </w:rPr>
              <w:t>13</w:t>
            </w:r>
            <w:r>
              <w:rPr>
                <w:rFonts w:hint="eastAsia"/>
                <w:webHidden/>
              </w:rPr>
              <w:fldChar w:fldCharType="end"/>
            </w:r>
            <w:r w:rsidRPr="004C782B">
              <w:rPr>
                <w:rStyle w:val="af"/>
                <w:rFonts w:hint="eastAsia"/>
              </w:rPr>
              <w:fldChar w:fldCharType="end"/>
            </w:r>
          </w:ins>
        </w:p>
        <w:p w14:paraId="0CC6CCA7" w14:textId="782FE700" w:rsidR="003A2E70" w:rsidRDefault="003A2E70">
          <w:pPr>
            <w:pStyle w:val="TOC2"/>
            <w:rPr>
              <w:ins w:id="146" w:author="chao zhang" w:date="2026-05-06T10:24:00Z"/>
              <w:rFonts w:asciiTheme="minorHAnsi" w:eastAsiaTheme="minorEastAsia" w:hAnsiTheme="minorHAnsi" w:cstheme="minorBidi" w:hint="eastAsia"/>
              <w:sz w:val="22"/>
              <w:szCs w:val="24"/>
            </w:rPr>
          </w:pPr>
          <w:ins w:id="147" w:author="chao zhang" w:date="2026-05-06T10:24:00Z">
            <w:r w:rsidRPr="004C782B">
              <w:rPr>
                <w:rStyle w:val="af"/>
                <w:rFonts w:hint="eastAsia"/>
              </w:rPr>
              <w:fldChar w:fldCharType="begin"/>
            </w:r>
            <w:r w:rsidRPr="004C782B">
              <w:rPr>
                <w:rStyle w:val="af"/>
                <w:rFonts w:hint="eastAsia"/>
              </w:rPr>
              <w:instrText xml:space="preserve"> </w:instrText>
            </w:r>
            <w:r>
              <w:rPr>
                <w:rFonts w:hint="eastAsia"/>
              </w:rPr>
              <w:instrText>HYPERLINK \l "_Toc228955511"</w:instrText>
            </w:r>
            <w:r w:rsidRPr="004C782B">
              <w:rPr>
                <w:rStyle w:val="af"/>
                <w:rFonts w:hint="eastAsia"/>
              </w:rPr>
              <w:instrText xml:space="preserve"> </w:instrText>
            </w:r>
            <w:r w:rsidRPr="004C782B">
              <w:rPr>
                <w:rStyle w:val="af"/>
                <w:rFonts w:hint="eastAsia"/>
              </w:rPr>
            </w:r>
            <w:r w:rsidRPr="004C782B">
              <w:rPr>
                <w:rStyle w:val="af"/>
                <w:rFonts w:hint="eastAsia"/>
              </w:rPr>
              <w:fldChar w:fldCharType="separate"/>
            </w:r>
            <w:r w:rsidRPr="004C782B">
              <w:rPr>
                <w:rStyle w:val="af"/>
                <w:rFonts w:hint="eastAsia"/>
              </w:rPr>
              <w:t>Bayesian Parameter Updating</w:t>
            </w:r>
            <w:r>
              <w:rPr>
                <w:rFonts w:hint="eastAsia"/>
                <w:webHidden/>
              </w:rPr>
              <w:tab/>
            </w:r>
            <w:r>
              <w:rPr>
                <w:rFonts w:hint="eastAsia"/>
                <w:webHidden/>
              </w:rPr>
              <w:fldChar w:fldCharType="begin"/>
            </w:r>
            <w:r>
              <w:rPr>
                <w:rFonts w:hint="eastAsia"/>
                <w:webHidden/>
              </w:rPr>
              <w:instrText xml:space="preserve"> </w:instrText>
            </w:r>
            <w:r>
              <w:rPr>
                <w:webHidden/>
              </w:rPr>
              <w:instrText>PAGEREF _Toc228955511 \h</w:instrText>
            </w:r>
            <w:r>
              <w:rPr>
                <w:rFonts w:hint="eastAsia"/>
                <w:webHidden/>
              </w:rPr>
              <w:instrText xml:space="preserve"> </w:instrText>
            </w:r>
            <w:r>
              <w:rPr>
                <w:rFonts w:hint="eastAsia"/>
                <w:webHidden/>
              </w:rPr>
            </w:r>
          </w:ins>
          <w:r>
            <w:rPr>
              <w:webHidden/>
            </w:rPr>
            <w:fldChar w:fldCharType="separate"/>
          </w:r>
          <w:ins w:id="148" w:author="chao zhang" w:date="2026-05-06T10:24:00Z">
            <w:r>
              <w:rPr>
                <w:webHidden/>
              </w:rPr>
              <w:t>14</w:t>
            </w:r>
            <w:r>
              <w:rPr>
                <w:rFonts w:hint="eastAsia"/>
                <w:webHidden/>
              </w:rPr>
              <w:fldChar w:fldCharType="end"/>
            </w:r>
            <w:r w:rsidRPr="004C782B">
              <w:rPr>
                <w:rStyle w:val="af"/>
                <w:rFonts w:hint="eastAsia"/>
              </w:rPr>
              <w:fldChar w:fldCharType="end"/>
            </w:r>
          </w:ins>
        </w:p>
        <w:p w14:paraId="41A5C8A8" w14:textId="580069F3" w:rsidR="003A2E70" w:rsidRDefault="003A2E70">
          <w:pPr>
            <w:pStyle w:val="TOC3"/>
            <w:tabs>
              <w:tab w:val="right" w:leader="dot" w:pos="8296"/>
            </w:tabs>
            <w:ind w:left="880"/>
            <w:rPr>
              <w:ins w:id="149" w:author="chao zhang" w:date="2026-05-06T10:24:00Z"/>
              <w:rFonts w:asciiTheme="minorHAnsi" w:eastAsiaTheme="minorEastAsia" w:hAnsiTheme="minorHAnsi" w:cstheme="minorBidi" w:hint="eastAsia"/>
              <w:noProof/>
            </w:rPr>
          </w:pPr>
          <w:ins w:id="150" w:author="chao zhang" w:date="2026-05-06T10:24:00Z">
            <w:r w:rsidRPr="004C782B">
              <w:rPr>
                <w:rStyle w:val="af"/>
                <w:rFonts w:hint="eastAsia"/>
                <w:noProof/>
              </w:rPr>
              <w:fldChar w:fldCharType="begin"/>
            </w:r>
            <w:r w:rsidRPr="004C782B">
              <w:rPr>
                <w:rStyle w:val="af"/>
                <w:rFonts w:hint="eastAsia"/>
                <w:noProof/>
              </w:rPr>
              <w:instrText xml:space="preserve"> </w:instrText>
            </w:r>
            <w:r>
              <w:rPr>
                <w:rFonts w:hint="eastAsia"/>
                <w:noProof/>
              </w:rPr>
              <w:instrText>HYPERLINK \l "_Toc228955512"</w:instrText>
            </w:r>
            <w:r w:rsidRPr="004C782B">
              <w:rPr>
                <w:rStyle w:val="af"/>
                <w:rFonts w:hint="eastAsia"/>
                <w:noProof/>
              </w:rPr>
              <w:instrText xml:space="preserve"> </w:instrText>
            </w:r>
            <w:r w:rsidRPr="004C782B">
              <w:rPr>
                <w:rStyle w:val="af"/>
                <w:rFonts w:hint="eastAsia"/>
                <w:noProof/>
              </w:rPr>
            </w:r>
            <w:r w:rsidRPr="004C782B">
              <w:rPr>
                <w:rStyle w:val="af"/>
                <w:rFonts w:hint="eastAsia"/>
                <w:noProof/>
              </w:rPr>
              <w:fldChar w:fldCharType="separate"/>
            </w:r>
            <w:r w:rsidRPr="004C782B">
              <w:rPr>
                <w:rStyle w:val="af"/>
                <w:rFonts w:hint="eastAsia"/>
                <w:noProof/>
              </w:rPr>
              <w:t>1. Sampling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_Toc228955512 \h</w:instrText>
            </w:r>
            <w:r>
              <w:rPr>
                <w:rFonts w:hint="eastAsia"/>
                <w:noProof/>
                <w:webHidden/>
              </w:rPr>
              <w:instrText xml:space="preserve"> </w:instrText>
            </w:r>
            <w:r>
              <w:rPr>
                <w:rFonts w:hint="eastAsia"/>
                <w:noProof/>
                <w:webHidden/>
              </w:rPr>
            </w:r>
          </w:ins>
          <w:r>
            <w:rPr>
              <w:noProof/>
              <w:webHidden/>
            </w:rPr>
            <w:fldChar w:fldCharType="separate"/>
          </w:r>
          <w:ins w:id="151" w:author="chao zhang" w:date="2026-05-06T10:24:00Z">
            <w:r>
              <w:rPr>
                <w:noProof/>
                <w:webHidden/>
              </w:rPr>
              <w:t>14</w:t>
            </w:r>
            <w:r>
              <w:rPr>
                <w:rFonts w:hint="eastAsia"/>
                <w:noProof/>
                <w:webHidden/>
              </w:rPr>
              <w:fldChar w:fldCharType="end"/>
            </w:r>
            <w:r w:rsidRPr="004C782B">
              <w:rPr>
                <w:rStyle w:val="af"/>
                <w:rFonts w:hint="eastAsia"/>
                <w:noProof/>
              </w:rPr>
              <w:fldChar w:fldCharType="end"/>
            </w:r>
          </w:ins>
        </w:p>
        <w:p w14:paraId="100FB265" w14:textId="2404D50D" w:rsidR="003A2E70" w:rsidRDefault="003A2E70">
          <w:pPr>
            <w:pStyle w:val="TOC3"/>
            <w:tabs>
              <w:tab w:val="right" w:leader="dot" w:pos="8296"/>
            </w:tabs>
            <w:ind w:left="880"/>
            <w:rPr>
              <w:ins w:id="152" w:author="chao zhang" w:date="2026-05-06T10:24:00Z"/>
              <w:rFonts w:asciiTheme="minorHAnsi" w:eastAsiaTheme="minorEastAsia" w:hAnsiTheme="minorHAnsi" w:cstheme="minorBidi" w:hint="eastAsia"/>
              <w:noProof/>
            </w:rPr>
          </w:pPr>
          <w:ins w:id="153" w:author="chao zhang" w:date="2026-05-06T10:24:00Z">
            <w:r w:rsidRPr="004C782B">
              <w:rPr>
                <w:rStyle w:val="af"/>
                <w:rFonts w:hint="eastAsia"/>
                <w:noProof/>
              </w:rPr>
              <w:lastRenderedPageBreak/>
              <w:fldChar w:fldCharType="begin"/>
            </w:r>
            <w:r w:rsidRPr="004C782B">
              <w:rPr>
                <w:rStyle w:val="af"/>
                <w:rFonts w:hint="eastAsia"/>
                <w:noProof/>
              </w:rPr>
              <w:instrText xml:space="preserve"> </w:instrText>
            </w:r>
            <w:r>
              <w:rPr>
                <w:rFonts w:hint="eastAsia"/>
                <w:noProof/>
              </w:rPr>
              <w:instrText>HYPERLINK \l "_Toc228955513"</w:instrText>
            </w:r>
            <w:r w:rsidRPr="004C782B">
              <w:rPr>
                <w:rStyle w:val="af"/>
                <w:rFonts w:hint="eastAsia"/>
                <w:noProof/>
              </w:rPr>
              <w:instrText xml:space="preserve"> </w:instrText>
            </w:r>
            <w:r w:rsidRPr="004C782B">
              <w:rPr>
                <w:rStyle w:val="af"/>
                <w:rFonts w:hint="eastAsia"/>
                <w:noProof/>
              </w:rPr>
            </w:r>
            <w:r w:rsidRPr="004C782B">
              <w:rPr>
                <w:rStyle w:val="af"/>
                <w:rFonts w:hint="eastAsia"/>
                <w:noProof/>
              </w:rPr>
              <w:fldChar w:fldCharType="separate"/>
            </w:r>
            <w:r w:rsidRPr="004C782B">
              <w:rPr>
                <w:rStyle w:val="af"/>
                <w:rFonts w:hint="eastAsia"/>
                <w:noProof/>
              </w:rPr>
              <w:t>2. Equilibrium prediction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_Toc228955513 \h</w:instrText>
            </w:r>
            <w:r>
              <w:rPr>
                <w:rFonts w:hint="eastAsia"/>
                <w:noProof/>
                <w:webHidden/>
              </w:rPr>
              <w:instrText xml:space="preserve"> </w:instrText>
            </w:r>
            <w:r>
              <w:rPr>
                <w:rFonts w:hint="eastAsia"/>
                <w:noProof/>
                <w:webHidden/>
              </w:rPr>
            </w:r>
          </w:ins>
          <w:r>
            <w:rPr>
              <w:noProof/>
              <w:webHidden/>
            </w:rPr>
            <w:fldChar w:fldCharType="separate"/>
          </w:r>
          <w:ins w:id="154" w:author="chao zhang" w:date="2026-05-06T10:24:00Z">
            <w:r>
              <w:rPr>
                <w:noProof/>
                <w:webHidden/>
              </w:rPr>
              <w:t>15</w:t>
            </w:r>
            <w:r>
              <w:rPr>
                <w:rFonts w:hint="eastAsia"/>
                <w:noProof/>
                <w:webHidden/>
              </w:rPr>
              <w:fldChar w:fldCharType="end"/>
            </w:r>
            <w:r w:rsidRPr="004C782B">
              <w:rPr>
                <w:rStyle w:val="af"/>
                <w:rFonts w:hint="eastAsia"/>
                <w:noProof/>
              </w:rPr>
              <w:fldChar w:fldCharType="end"/>
            </w:r>
          </w:ins>
        </w:p>
        <w:p w14:paraId="453B8C9B" w14:textId="39954E03" w:rsidR="003A2E70" w:rsidRDefault="003A2E70">
          <w:pPr>
            <w:pStyle w:val="TOC3"/>
            <w:tabs>
              <w:tab w:val="right" w:leader="dot" w:pos="8296"/>
            </w:tabs>
            <w:ind w:left="880"/>
            <w:rPr>
              <w:ins w:id="155" w:author="chao zhang" w:date="2026-05-06T10:24:00Z"/>
              <w:rFonts w:asciiTheme="minorHAnsi" w:eastAsiaTheme="minorEastAsia" w:hAnsiTheme="minorHAnsi" w:cstheme="minorBidi" w:hint="eastAsia"/>
              <w:noProof/>
            </w:rPr>
          </w:pPr>
          <w:ins w:id="156" w:author="chao zhang" w:date="2026-05-06T10:24:00Z">
            <w:r w:rsidRPr="004C782B">
              <w:rPr>
                <w:rStyle w:val="af"/>
                <w:rFonts w:hint="eastAsia"/>
                <w:noProof/>
              </w:rPr>
              <w:fldChar w:fldCharType="begin"/>
            </w:r>
            <w:r w:rsidRPr="004C782B">
              <w:rPr>
                <w:rStyle w:val="af"/>
                <w:rFonts w:hint="eastAsia"/>
                <w:noProof/>
              </w:rPr>
              <w:instrText xml:space="preserve"> </w:instrText>
            </w:r>
            <w:r>
              <w:rPr>
                <w:rFonts w:hint="eastAsia"/>
                <w:noProof/>
              </w:rPr>
              <w:instrText>HYPERLINK \l "_Toc228955514"</w:instrText>
            </w:r>
            <w:r w:rsidRPr="004C782B">
              <w:rPr>
                <w:rStyle w:val="af"/>
                <w:rFonts w:hint="eastAsia"/>
                <w:noProof/>
              </w:rPr>
              <w:instrText xml:space="preserve"> </w:instrText>
            </w:r>
            <w:r w:rsidRPr="004C782B">
              <w:rPr>
                <w:rStyle w:val="af"/>
                <w:rFonts w:hint="eastAsia"/>
                <w:noProof/>
              </w:rPr>
            </w:r>
            <w:r w:rsidRPr="004C782B">
              <w:rPr>
                <w:rStyle w:val="af"/>
                <w:rFonts w:hint="eastAsia"/>
                <w:noProof/>
              </w:rPr>
              <w:fldChar w:fldCharType="separate"/>
            </w:r>
            <w:r w:rsidRPr="004C782B">
              <w:rPr>
                <w:rStyle w:val="af"/>
                <w:rFonts w:hint="eastAsia"/>
                <w:noProof/>
              </w:rPr>
              <w:t>3. Likelihood calculation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_Toc228955514 \h</w:instrText>
            </w:r>
            <w:r>
              <w:rPr>
                <w:rFonts w:hint="eastAsia"/>
                <w:noProof/>
                <w:webHidden/>
              </w:rPr>
              <w:instrText xml:space="preserve"> </w:instrText>
            </w:r>
            <w:r>
              <w:rPr>
                <w:rFonts w:hint="eastAsia"/>
                <w:noProof/>
                <w:webHidden/>
              </w:rPr>
            </w:r>
          </w:ins>
          <w:r>
            <w:rPr>
              <w:noProof/>
              <w:webHidden/>
            </w:rPr>
            <w:fldChar w:fldCharType="separate"/>
          </w:r>
          <w:ins w:id="157" w:author="chao zhang" w:date="2026-05-06T10:24:00Z">
            <w:r>
              <w:rPr>
                <w:noProof/>
                <w:webHidden/>
              </w:rPr>
              <w:t>16</w:t>
            </w:r>
            <w:r>
              <w:rPr>
                <w:rFonts w:hint="eastAsia"/>
                <w:noProof/>
                <w:webHidden/>
              </w:rPr>
              <w:fldChar w:fldCharType="end"/>
            </w:r>
            <w:r w:rsidRPr="004C782B">
              <w:rPr>
                <w:rStyle w:val="af"/>
                <w:rFonts w:hint="eastAsia"/>
                <w:noProof/>
              </w:rPr>
              <w:fldChar w:fldCharType="end"/>
            </w:r>
          </w:ins>
        </w:p>
        <w:p w14:paraId="188DEDD4" w14:textId="038A3216" w:rsidR="003A2E70" w:rsidRDefault="003A2E70">
          <w:pPr>
            <w:pStyle w:val="TOC3"/>
            <w:tabs>
              <w:tab w:val="right" w:leader="dot" w:pos="8296"/>
            </w:tabs>
            <w:ind w:left="880"/>
            <w:rPr>
              <w:ins w:id="158" w:author="chao zhang" w:date="2026-05-06T10:24:00Z"/>
              <w:rFonts w:asciiTheme="minorHAnsi" w:eastAsiaTheme="minorEastAsia" w:hAnsiTheme="minorHAnsi" w:cstheme="minorBidi" w:hint="eastAsia"/>
              <w:noProof/>
            </w:rPr>
          </w:pPr>
          <w:ins w:id="159" w:author="chao zhang" w:date="2026-05-06T10:24:00Z">
            <w:r w:rsidRPr="004C782B">
              <w:rPr>
                <w:rStyle w:val="af"/>
                <w:rFonts w:hint="eastAsia"/>
                <w:noProof/>
              </w:rPr>
              <w:fldChar w:fldCharType="begin"/>
            </w:r>
            <w:r w:rsidRPr="004C782B">
              <w:rPr>
                <w:rStyle w:val="af"/>
                <w:rFonts w:hint="eastAsia"/>
                <w:noProof/>
              </w:rPr>
              <w:instrText xml:space="preserve"> </w:instrText>
            </w:r>
            <w:r>
              <w:rPr>
                <w:rFonts w:hint="eastAsia"/>
                <w:noProof/>
              </w:rPr>
              <w:instrText>HYPERLINK \l "_Toc228955515"</w:instrText>
            </w:r>
            <w:r w:rsidRPr="004C782B">
              <w:rPr>
                <w:rStyle w:val="af"/>
                <w:rFonts w:hint="eastAsia"/>
                <w:noProof/>
              </w:rPr>
              <w:instrText xml:space="preserve"> </w:instrText>
            </w:r>
            <w:r w:rsidRPr="004C782B">
              <w:rPr>
                <w:rStyle w:val="af"/>
                <w:rFonts w:hint="eastAsia"/>
                <w:noProof/>
              </w:rPr>
            </w:r>
            <w:r w:rsidRPr="004C782B">
              <w:rPr>
                <w:rStyle w:val="af"/>
                <w:rFonts w:hint="eastAsia"/>
                <w:noProof/>
              </w:rPr>
              <w:fldChar w:fldCharType="separate"/>
            </w:r>
            <w:r w:rsidRPr="004C782B">
              <w:rPr>
                <w:rStyle w:val="af"/>
                <w:rFonts w:hint="eastAsia"/>
                <w:noProof/>
              </w:rPr>
              <w:t>4. Resampling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_Toc228955515 \h</w:instrText>
            </w:r>
            <w:r>
              <w:rPr>
                <w:rFonts w:hint="eastAsia"/>
                <w:noProof/>
                <w:webHidden/>
              </w:rPr>
              <w:instrText xml:space="preserve"> </w:instrText>
            </w:r>
            <w:r>
              <w:rPr>
                <w:rFonts w:hint="eastAsia"/>
                <w:noProof/>
                <w:webHidden/>
              </w:rPr>
            </w:r>
          </w:ins>
          <w:r>
            <w:rPr>
              <w:noProof/>
              <w:webHidden/>
            </w:rPr>
            <w:fldChar w:fldCharType="separate"/>
          </w:r>
          <w:ins w:id="160" w:author="chao zhang" w:date="2026-05-06T10:24:00Z">
            <w:r>
              <w:rPr>
                <w:noProof/>
                <w:webHidden/>
              </w:rPr>
              <w:t>16</w:t>
            </w:r>
            <w:r>
              <w:rPr>
                <w:rFonts w:hint="eastAsia"/>
                <w:noProof/>
                <w:webHidden/>
              </w:rPr>
              <w:fldChar w:fldCharType="end"/>
            </w:r>
            <w:r w:rsidRPr="004C782B">
              <w:rPr>
                <w:rStyle w:val="af"/>
                <w:rFonts w:hint="eastAsia"/>
                <w:noProof/>
              </w:rPr>
              <w:fldChar w:fldCharType="end"/>
            </w:r>
          </w:ins>
        </w:p>
        <w:p w14:paraId="17E9977D" w14:textId="72B86AC4" w:rsidR="003A2E70" w:rsidRDefault="003A2E70">
          <w:pPr>
            <w:pStyle w:val="TOC3"/>
            <w:tabs>
              <w:tab w:val="right" w:leader="dot" w:pos="8296"/>
            </w:tabs>
            <w:ind w:left="880"/>
            <w:rPr>
              <w:ins w:id="161" w:author="chao zhang" w:date="2026-05-06T10:24:00Z"/>
              <w:rFonts w:asciiTheme="minorHAnsi" w:eastAsiaTheme="minorEastAsia" w:hAnsiTheme="minorHAnsi" w:cstheme="minorBidi" w:hint="eastAsia"/>
              <w:noProof/>
            </w:rPr>
          </w:pPr>
          <w:ins w:id="162" w:author="chao zhang" w:date="2026-05-06T10:24:00Z">
            <w:r w:rsidRPr="004C782B">
              <w:rPr>
                <w:rStyle w:val="af"/>
                <w:rFonts w:hint="eastAsia"/>
                <w:noProof/>
              </w:rPr>
              <w:fldChar w:fldCharType="begin"/>
            </w:r>
            <w:r w:rsidRPr="004C782B">
              <w:rPr>
                <w:rStyle w:val="af"/>
                <w:rFonts w:hint="eastAsia"/>
                <w:noProof/>
              </w:rPr>
              <w:instrText xml:space="preserve"> </w:instrText>
            </w:r>
            <w:r>
              <w:rPr>
                <w:rFonts w:hint="eastAsia"/>
                <w:noProof/>
              </w:rPr>
              <w:instrText>HYPERLINK \l "_Toc228955516"</w:instrText>
            </w:r>
            <w:r w:rsidRPr="004C782B">
              <w:rPr>
                <w:rStyle w:val="af"/>
                <w:rFonts w:hint="eastAsia"/>
                <w:noProof/>
              </w:rPr>
              <w:instrText xml:space="preserve"> </w:instrText>
            </w:r>
            <w:r w:rsidRPr="004C782B">
              <w:rPr>
                <w:rStyle w:val="af"/>
                <w:rFonts w:hint="eastAsia"/>
                <w:noProof/>
              </w:rPr>
            </w:r>
            <w:r w:rsidRPr="004C782B">
              <w:rPr>
                <w:rStyle w:val="af"/>
                <w:rFonts w:hint="eastAsia"/>
                <w:noProof/>
              </w:rPr>
              <w:fldChar w:fldCharType="separate"/>
            </w:r>
            <w:r w:rsidRPr="004C782B">
              <w:rPr>
                <w:rStyle w:val="af"/>
                <w:rFonts w:hint="eastAsia"/>
                <w:noProof/>
              </w:rPr>
              <w:t>5. Posterior updating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_Toc228955516 \h</w:instrText>
            </w:r>
            <w:r>
              <w:rPr>
                <w:rFonts w:hint="eastAsia"/>
                <w:noProof/>
                <w:webHidden/>
              </w:rPr>
              <w:instrText xml:space="preserve"> </w:instrText>
            </w:r>
            <w:r>
              <w:rPr>
                <w:rFonts w:hint="eastAsia"/>
                <w:noProof/>
                <w:webHidden/>
              </w:rPr>
            </w:r>
          </w:ins>
          <w:r>
            <w:rPr>
              <w:noProof/>
              <w:webHidden/>
            </w:rPr>
            <w:fldChar w:fldCharType="separate"/>
          </w:r>
          <w:ins w:id="163" w:author="chao zhang" w:date="2026-05-06T10:24:00Z">
            <w:r>
              <w:rPr>
                <w:noProof/>
                <w:webHidden/>
              </w:rPr>
              <w:t>17</w:t>
            </w:r>
            <w:r>
              <w:rPr>
                <w:rFonts w:hint="eastAsia"/>
                <w:noProof/>
                <w:webHidden/>
              </w:rPr>
              <w:fldChar w:fldCharType="end"/>
            </w:r>
            <w:r w:rsidRPr="004C782B">
              <w:rPr>
                <w:rStyle w:val="af"/>
                <w:rFonts w:hint="eastAsia"/>
                <w:noProof/>
              </w:rPr>
              <w:fldChar w:fldCharType="end"/>
            </w:r>
          </w:ins>
        </w:p>
        <w:p w14:paraId="77655619" w14:textId="543CDBB3" w:rsidR="003A2E70" w:rsidRDefault="003A2E70">
          <w:pPr>
            <w:pStyle w:val="TOC2"/>
            <w:rPr>
              <w:ins w:id="164" w:author="chao zhang" w:date="2026-05-06T10:24:00Z"/>
              <w:rFonts w:asciiTheme="minorHAnsi" w:eastAsiaTheme="minorEastAsia" w:hAnsiTheme="minorHAnsi" w:cstheme="minorBidi" w:hint="eastAsia"/>
              <w:sz w:val="22"/>
              <w:szCs w:val="24"/>
            </w:rPr>
          </w:pPr>
          <w:ins w:id="165" w:author="chao zhang" w:date="2026-05-06T10:24:00Z">
            <w:r w:rsidRPr="004C782B">
              <w:rPr>
                <w:rStyle w:val="af"/>
                <w:rFonts w:hint="eastAsia"/>
              </w:rPr>
              <w:fldChar w:fldCharType="begin"/>
            </w:r>
            <w:r w:rsidRPr="004C782B">
              <w:rPr>
                <w:rStyle w:val="af"/>
                <w:rFonts w:hint="eastAsia"/>
              </w:rPr>
              <w:instrText xml:space="preserve"> </w:instrText>
            </w:r>
            <w:r>
              <w:rPr>
                <w:rFonts w:hint="eastAsia"/>
              </w:rPr>
              <w:instrText>HYPERLINK \l "_Toc228955517"</w:instrText>
            </w:r>
            <w:r w:rsidRPr="004C782B">
              <w:rPr>
                <w:rStyle w:val="af"/>
                <w:rFonts w:hint="eastAsia"/>
              </w:rPr>
              <w:instrText xml:space="preserve"> </w:instrText>
            </w:r>
            <w:r w:rsidRPr="004C782B">
              <w:rPr>
                <w:rStyle w:val="af"/>
                <w:rFonts w:hint="eastAsia"/>
              </w:rPr>
            </w:r>
            <w:r w:rsidRPr="004C782B">
              <w:rPr>
                <w:rStyle w:val="af"/>
                <w:rFonts w:hint="eastAsia"/>
              </w:rPr>
              <w:fldChar w:fldCharType="separate"/>
            </w:r>
            <w:r w:rsidRPr="004C782B">
              <w:rPr>
                <w:rStyle w:val="af"/>
                <w:rFonts w:hint="eastAsia"/>
              </w:rPr>
              <w:t>Determining pH-Adjustment Volume Using Bayesian Parameter Updates and Control Logic</w:t>
            </w:r>
            <w:r>
              <w:rPr>
                <w:rFonts w:hint="eastAsia"/>
                <w:webHidden/>
              </w:rPr>
              <w:tab/>
            </w:r>
            <w:r>
              <w:rPr>
                <w:rFonts w:hint="eastAsia"/>
                <w:webHidden/>
              </w:rPr>
              <w:fldChar w:fldCharType="begin"/>
            </w:r>
            <w:r>
              <w:rPr>
                <w:rFonts w:hint="eastAsia"/>
                <w:webHidden/>
              </w:rPr>
              <w:instrText xml:space="preserve"> </w:instrText>
            </w:r>
            <w:r>
              <w:rPr>
                <w:webHidden/>
              </w:rPr>
              <w:instrText>PAGEREF _Toc228955517 \h</w:instrText>
            </w:r>
            <w:r>
              <w:rPr>
                <w:rFonts w:hint="eastAsia"/>
                <w:webHidden/>
              </w:rPr>
              <w:instrText xml:space="preserve"> </w:instrText>
            </w:r>
            <w:r>
              <w:rPr>
                <w:rFonts w:hint="eastAsia"/>
                <w:webHidden/>
              </w:rPr>
            </w:r>
          </w:ins>
          <w:r>
            <w:rPr>
              <w:webHidden/>
            </w:rPr>
            <w:fldChar w:fldCharType="separate"/>
          </w:r>
          <w:ins w:id="166" w:author="chao zhang" w:date="2026-05-06T10:24:00Z">
            <w:r>
              <w:rPr>
                <w:webHidden/>
              </w:rPr>
              <w:t>17</w:t>
            </w:r>
            <w:r>
              <w:rPr>
                <w:rFonts w:hint="eastAsia"/>
                <w:webHidden/>
              </w:rPr>
              <w:fldChar w:fldCharType="end"/>
            </w:r>
            <w:r w:rsidRPr="004C782B">
              <w:rPr>
                <w:rStyle w:val="af"/>
                <w:rFonts w:hint="eastAsia"/>
              </w:rPr>
              <w:fldChar w:fldCharType="end"/>
            </w:r>
          </w:ins>
        </w:p>
        <w:p w14:paraId="05A4E60F" w14:textId="207B14B8" w:rsidR="003A2E70" w:rsidRDefault="003A2E70">
          <w:pPr>
            <w:pStyle w:val="TOC3"/>
            <w:tabs>
              <w:tab w:val="right" w:leader="dot" w:pos="8296"/>
            </w:tabs>
            <w:ind w:left="880"/>
            <w:rPr>
              <w:ins w:id="167" w:author="chao zhang" w:date="2026-05-06T10:24:00Z"/>
              <w:rFonts w:asciiTheme="minorHAnsi" w:eastAsiaTheme="minorEastAsia" w:hAnsiTheme="minorHAnsi" w:cstheme="minorBidi" w:hint="eastAsia"/>
              <w:noProof/>
            </w:rPr>
          </w:pPr>
          <w:ins w:id="168" w:author="chao zhang" w:date="2026-05-06T10:24:00Z">
            <w:r w:rsidRPr="004C782B">
              <w:rPr>
                <w:rStyle w:val="af"/>
                <w:rFonts w:hint="eastAsia"/>
                <w:noProof/>
              </w:rPr>
              <w:fldChar w:fldCharType="begin"/>
            </w:r>
            <w:r w:rsidRPr="004C782B">
              <w:rPr>
                <w:rStyle w:val="af"/>
                <w:rFonts w:hint="eastAsia"/>
                <w:noProof/>
              </w:rPr>
              <w:instrText xml:space="preserve"> </w:instrText>
            </w:r>
            <w:r>
              <w:rPr>
                <w:rFonts w:hint="eastAsia"/>
                <w:noProof/>
              </w:rPr>
              <w:instrText>HYPERLINK \l "_Toc228955518"</w:instrText>
            </w:r>
            <w:r w:rsidRPr="004C782B">
              <w:rPr>
                <w:rStyle w:val="af"/>
                <w:rFonts w:hint="eastAsia"/>
                <w:noProof/>
              </w:rPr>
              <w:instrText xml:space="preserve"> </w:instrText>
            </w:r>
            <w:r w:rsidRPr="004C782B">
              <w:rPr>
                <w:rStyle w:val="af"/>
                <w:rFonts w:hint="eastAsia"/>
                <w:noProof/>
              </w:rPr>
            </w:r>
            <w:r w:rsidRPr="004C782B">
              <w:rPr>
                <w:rStyle w:val="af"/>
                <w:rFonts w:hint="eastAsia"/>
                <w:noProof/>
              </w:rPr>
              <w:fldChar w:fldCharType="separate"/>
            </w:r>
            <w:r w:rsidRPr="004C782B">
              <w:rPr>
                <w:rStyle w:val="af"/>
                <w:rFonts w:hint="eastAsia"/>
                <w:noProof/>
              </w:rPr>
              <w:t>1. Current pH error magnitude (</w:t>
            </w:r>
          </w:ins>
          <m:oMath>
            <m:r>
              <w:ins w:id="169" w:author="chao zhang" w:date="2026-05-06T10:24:00Z">
                <m:rPr>
                  <m:sty m:val="bi"/>
                </m:rPr>
                <w:rPr>
                  <w:rStyle w:val="af"/>
                  <w:rFonts w:ascii="Cambria Math" w:hAnsi="Cambria Math" w:hint="eastAsia"/>
                  <w:noProof/>
                </w:rPr>
                <m:t>ΔpHerr</m:t>
              </w:ins>
            </m:r>
          </m:oMath>
          <w:ins w:id="170" w:author="chao zhang" w:date="2026-05-06T10:24:00Z">
            <w:r w:rsidRPr="004C782B">
              <w:rPr>
                <w:rStyle w:val="af"/>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_Toc228955518 \h</w:instrText>
            </w:r>
            <w:r>
              <w:rPr>
                <w:rFonts w:hint="eastAsia"/>
                <w:noProof/>
                <w:webHidden/>
              </w:rPr>
              <w:instrText xml:space="preserve"> </w:instrText>
            </w:r>
            <w:r>
              <w:rPr>
                <w:rFonts w:hint="eastAsia"/>
                <w:noProof/>
                <w:webHidden/>
              </w:rPr>
            </w:r>
          </w:ins>
          <w:r>
            <w:rPr>
              <w:noProof/>
              <w:webHidden/>
            </w:rPr>
            <w:fldChar w:fldCharType="separate"/>
          </w:r>
          <w:ins w:id="171" w:author="chao zhang" w:date="2026-05-06T10:24:00Z">
            <w:r>
              <w:rPr>
                <w:noProof/>
                <w:webHidden/>
              </w:rPr>
              <w:t>18</w:t>
            </w:r>
            <w:r>
              <w:rPr>
                <w:rFonts w:hint="eastAsia"/>
                <w:noProof/>
                <w:webHidden/>
              </w:rPr>
              <w:fldChar w:fldCharType="end"/>
            </w:r>
            <w:r w:rsidRPr="004C782B">
              <w:rPr>
                <w:rStyle w:val="af"/>
                <w:rFonts w:hint="eastAsia"/>
                <w:noProof/>
              </w:rPr>
              <w:fldChar w:fldCharType="end"/>
            </w:r>
          </w:ins>
        </w:p>
        <w:p w14:paraId="221A935C" w14:textId="4AE9EEE0" w:rsidR="003A2E70" w:rsidRDefault="003A2E70">
          <w:pPr>
            <w:pStyle w:val="TOC3"/>
            <w:tabs>
              <w:tab w:val="right" w:leader="dot" w:pos="8296"/>
            </w:tabs>
            <w:ind w:left="880"/>
            <w:rPr>
              <w:ins w:id="172" w:author="chao zhang" w:date="2026-05-06T10:24:00Z"/>
              <w:rFonts w:asciiTheme="minorHAnsi" w:eastAsiaTheme="minorEastAsia" w:hAnsiTheme="minorHAnsi" w:cstheme="minorBidi" w:hint="eastAsia"/>
              <w:noProof/>
            </w:rPr>
          </w:pPr>
          <w:ins w:id="173" w:author="chao zhang" w:date="2026-05-06T10:24:00Z">
            <w:r w:rsidRPr="004C782B">
              <w:rPr>
                <w:rStyle w:val="af"/>
                <w:rFonts w:hint="eastAsia"/>
                <w:noProof/>
              </w:rPr>
              <w:fldChar w:fldCharType="begin"/>
            </w:r>
            <w:r w:rsidRPr="004C782B">
              <w:rPr>
                <w:rStyle w:val="af"/>
                <w:rFonts w:hint="eastAsia"/>
                <w:noProof/>
              </w:rPr>
              <w:instrText xml:space="preserve"> </w:instrText>
            </w:r>
            <w:r>
              <w:rPr>
                <w:rFonts w:hint="eastAsia"/>
                <w:noProof/>
              </w:rPr>
              <w:instrText>HYPERLINK \l "_Toc228955519"</w:instrText>
            </w:r>
            <w:r w:rsidRPr="004C782B">
              <w:rPr>
                <w:rStyle w:val="af"/>
                <w:rFonts w:hint="eastAsia"/>
                <w:noProof/>
              </w:rPr>
              <w:instrText xml:space="preserve"> </w:instrText>
            </w:r>
            <w:r w:rsidRPr="004C782B">
              <w:rPr>
                <w:rStyle w:val="af"/>
                <w:rFonts w:hint="eastAsia"/>
                <w:noProof/>
              </w:rPr>
            </w:r>
            <w:r w:rsidRPr="004C782B">
              <w:rPr>
                <w:rStyle w:val="af"/>
                <w:rFonts w:hint="eastAsia"/>
                <w:noProof/>
              </w:rPr>
              <w:fldChar w:fldCharType="separate"/>
            </w:r>
            <w:r w:rsidRPr="004C782B">
              <w:rPr>
                <w:rStyle w:val="af"/>
                <w:rFonts w:hint="eastAsia"/>
                <w:noProof/>
              </w:rPr>
              <w:t>2. Observed pH response to the previous addition (</w:t>
            </w:r>
          </w:ins>
          <m:oMath>
            <m:r>
              <w:ins w:id="174" w:author="chao zhang" w:date="2026-05-06T10:24:00Z">
                <m:rPr>
                  <m:sty m:val="bi"/>
                </m:rPr>
                <w:rPr>
                  <w:rStyle w:val="af"/>
                  <w:rFonts w:ascii="Cambria Math" w:hAnsi="Cambria Math" w:hint="eastAsia"/>
                  <w:noProof/>
                </w:rPr>
                <m:t>r</m:t>
              </w:ins>
            </m:r>
          </m:oMath>
          <w:ins w:id="175" w:author="chao zhang" w:date="2026-05-06T10:24:00Z">
            <w:r w:rsidRPr="004C782B">
              <w:rPr>
                <w:rStyle w:val="af"/>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_Toc228955519 \h</w:instrText>
            </w:r>
            <w:r>
              <w:rPr>
                <w:rFonts w:hint="eastAsia"/>
                <w:noProof/>
                <w:webHidden/>
              </w:rPr>
              <w:instrText xml:space="preserve"> </w:instrText>
            </w:r>
            <w:r>
              <w:rPr>
                <w:rFonts w:hint="eastAsia"/>
                <w:noProof/>
                <w:webHidden/>
              </w:rPr>
            </w:r>
          </w:ins>
          <w:r>
            <w:rPr>
              <w:noProof/>
              <w:webHidden/>
            </w:rPr>
            <w:fldChar w:fldCharType="separate"/>
          </w:r>
          <w:ins w:id="176" w:author="chao zhang" w:date="2026-05-06T10:24:00Z">
            <w:r>
              <w:rPr>
                <w:noProof/>
                <w:webHidden/>
              </w:rPr>
              <w:t>19</w:t>
            </w:r>
            <w:r>
              <w:rPr>
                <w:rFonts w:hint="eastAsia"/>
                <w:noProof/>
                <w:webHidden/>
              </w:rPr>
              <w:fldChar w:fldCharType="end"/>
            </w:r>
            <w:r w:rsidRPr="004C782B">
              <w:rPr>
                <w:rStyle w:val="af"/>
                <w:rFonts w:hint="eastAsia"/>
                <w:noProof/>
              </w:rPr>
              <w:fldChar w:fldCharType="end"/>
            </w:r>
          </w:ins>
        </w:p>
        <w:p w14:paraId="7093F5F4" w14:textId="545E830E" w:rsidR="003A2E70" w:rsidRDefault="003A2E70">
          <w:pPr>
            <w:pStyle w:val="TOC3"/>
            <w:tabs>
              <w:tab w:val="right" w:leader="dot" w:pos="8296"/>
            </w:tabs>
            <w:ind w:left="880"/>
            <w:rPr>
              <w:ins w:id="177" w:author="chao zhang" w:date="2026-05-06T10:24:00Z"/>
              <w:rFonts w:asciiTheme="minorHAnsi" w:eastAsiaTheme="minorEastAsia" w:hAnsiTheme="minorHAnsi" w:cstheme="minorBidi" w:hint="eastAsia"/>
              <w:noProof/>
            </w:rPr>
          </w:pPr>
          <w:ins w:id="178" w:author="chao zhang" w:date="2026-05-06T10:24:00Z">
            <w:r w:rsidRPr="004C782B">
              <w:rPr>
                <w:rStyle w:val="af"/>
                <w:rFonts w:hint="eastAsia"/>
                <w:noProof/>
              </w:rPr>
              <w:fldChar w:fldCharType="begin"/>
            </w:r>
            <w:r w:rsidRPr="004C782B">
              <w:rPr>
                <w:rStyle w:val="af"/>
                <w:rFonts w:hint="eastAsia"/>
                <w:noProof/>
              </w:rPr>
              <w:instrText xml:space="preserve"> </w:instrText>
            </w:r>
            <w:r>
              <w:rPr>
                <w:rFonts w:hint="eastAsia"/>
                <w:noProof/>
              </w:rPr>
              <w:instrText>HYPERLINK \l "_Toc228955520"</w:instrText>
            </w:r>
            <w:r w:rsidRPr="004C782B">
              <w:rPr>
                <w:rStyle w:val="af"/>
                <w:rFonts w:hint="eastAsia"/>
                <w:noProof/>
              </w:rPr>
              <w:instrText xml:space="preserve"> </w:instrText>
            </w:r>
            <w:r w:rsidRPr="004C782B">
              <w:rPr>
                <w:rStyle w:val="af"/>
                <w:rFonts w:hint="eastAsia"/>
                <w:noProof/>
              </w:rPr>
            </w:r>
            <w:r w:rsidRPr="004C782B">
              <w:rPr>
                <w:rStyle w:val="af"/>
                <w:rFonts w:hint="eastAsia"/>
                <w:noProof/>
              </w:rPr>
              <w:fldChar w:fldCharType="separate"/>
            </w:r>
            <w:r w:rsidRPr="004C782B">
              <w:rPr>
                <w:rStyle w:val="af"/>
                <w:rFonts w:hint="eastAsia"/>
                <w:noProof/>
              </w:rPr>
              <w:t>3. Posterior uncertainty (</w:t>
            </w:r>
          </w:ins>
          <m:oMath>
            <m:r>
              <w:ins w:id="179" w:author="chao zhang" w:date="2026-05-06T10:24:00Z">
                <m:rPr>
                  <m:sty m:val="bi"/>
                </m:rPr>
                <w:rPr>
                  <w:rStyle w:val="af"/>
                  <w:rFonts w:ascii="Cambria Math" w:hAnsi="Cambria Math" w:hint="eastAsia"/>
                  <w:noProof/>
                </w:rPr>
                <m:t>u</m:t>
              </w:ins>
            </m:r>
          </m:oMath>
          <w:ins w:id="180" w:author="chao zhang" w:date="2026-05-06T10:24:00Z">
            <w:r w:rsidRPr="004C782B">
              <w:rPr>
                <w:rStyle w:val="af"/>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_Toc228955520 \h</w:instrText>
            </w:r>
            <w:r>
              <w:rPr>
                <w:rFonts w:hint="eastAsia"/>
                <w:noProof/>
                <w:webHidden/>
              </w:rPr>
              <w:instrText xml:space="preserve"> </w:instrText>
            </w:r>
            <w:r>
              <w:rPr>
                <w:rFonts w:hint="eastAsia"/>
                <w:noProof/>
                <w:webHidden/>
              </w:rPr>
            </w:r>
          </w:ins>
          <w:r>
            <w:rPr>
              <w:noProof/>
              <w:webHidden/>
            </w:rPr>
            <w:fldChar w:fldCharType="separate"/>
          </w:r>
          <w:ins w:id="181" w:author="chao zhang" w:date="2026-05-06T10:24:00Z">
            <w:r>
              <w:rPr>
                <w:noProof/>
                <w:webHidden/>
              </w:rPr>
              <w:t>19</w:t>
            </w:r>
            <w:r>
              <w:rPr>
                <w:rFonts w:hint="eastAsia"/>
                <w:noProof/>
                <w:webHidden/>
              </w:rPr>
              <w:fldChar w:fldCharType="end"/>
            </w:r>
            <w:r w:rsidRPr="004C782B">
              <w:rPr>
                <w:rStyle w:val="af"/>
                <w:rFonts w:hint="eastAsia"/>
                <w:noProof/>
              </w:rPr>
              <w:fldChar w:fldCharType="end"/>
            </w:r>
          </w:ins>
        </w:p>
        <w:p w14:paraId="774F810E" w14:textId="516188CD" w:rsidR="003A2E70" w:rsidRDefault="003A2E70">
          <w:pPr>
            <w:pStyle w:val="TOC3"/>
            <w:tabs>
              <w:tab w:val="right" w:leader="dot" w:pos="8296"/>
            </w:tabs>
            <w:ind w:left="880"/>
            <w:rPr>
              <w:ins w:id="182" w:author="chao zhang" w:date="2026-05-06T10:24:00Z"/>
              <w:rFonts w:asciiTheme="minorHAnsi" w:eastAsiaTheme="minorEastAsia" w:hAnsiTheme="minorHAnsi" w:cstheme="minorBidi" w:hint="eastAsia"/>
              <w:noProof/>
            </w:rPr>
          </w:pPr>
          <w:ins w:id="183" w:author="chao zhang" w:date="2026-05-06T10:24:00Z">
            <w:r w:rsidRPr="004C782B">
              <w:rPr>
                <w:rStyle w:val="af"/>
                <w:rFonts w:hint="eastAsia"/>
                <w:noProof/>
              </w:rPr>
              <w:fldChar w:fldCharType="begin"/>
            </w:r>
            <w:r w:rsidRPr="004C782B">
              <w:rPr>
                <w:rStyle w:val="af"/>
                <w:rFonts w:hint="eastAsia"/>
                <w:noProof/>
              </w:rPr>
              <w:instrText xml:space="preserve"> </w:instrText>
            </w:r>
            <w:r>
              <w:rPr>
                <w:rFonts w:hint="eastAsia"/>
                <w:noProof/>
              </w:rPr>
              <w:instrText>HYPERLINK \l "_Toc228955521"</w:instrText>
            </w:r>
            <w:r w:rsidRPr="004C782B">
              <w:rPr>
                <w:rStyle w:val="af"/>
                <w:rFonts w:hint="eastAsia"/>
                <w:noProof/>
              </w:rPr>
              <w:instrText xml:space="preserve"> </w:instrText>
            </w:r>
            <w:r w:rsidRPr="004C782B">
              <w:rPr>
                <w:rStyle w:val="af"/>
                <w:rFonts w:hint="eastAsia"/>
                <w:noProof/>
              </w:rPr>
            </w:r>
            <w:r w:rsidRPr="004C782B">
              <w:rPr>
                <w:rStyle w:val="af"/>
                <w:rFonts w:hint="eastAsia"/>
                <w:noProof/>
              </w:rPr>
              <w:fldChar w:fldCharType="separate"/>
            </w:r>
            <w:r w:rsidRPr="004C782B">
              <w:rPr>
                <w:rStyle w:val="af"/>
                <w:rFonts w:hint="eastAsia"/>
                <w:noProof/>
              </w:rPr>
              <w:t>4. Effective buffering level (</w:t>
            </w:r>
          </w:ins>
          <m:oMath>
            <m:r>
              <w:ins w:id="184" w:author="chao zhang" w:date="2026-05-06T10:24:00Z">
                <m:rPr>
                  <m:sty m:val="bi"/>
                </m:rPr>
                <w:rPr>
                  <w:rStyle w:val="af"/>
                  <w:rFonts w:ascii="Cambria Math" w:hAnsi="Cambria Math" w:hint="eastAsia"/>
                  <w:noProof/>
                </w:rPr>
                <m:t>B</m:t>
              </w:ins>
            </m:r>
          </m:oMath>
          <w:ins w:id="185" w:author="chao zhang" w:date="2026-05-06T10:24:00Z">
            <w:r w:rsidRPr="004C782B">
              <w:rPr>
                <w:rStyle w:val="af"/>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_Toc228955521 \h</w:instrText>
            </w:r>
            <w:r>
              <w:rPr>
                <w:rFonts w:hint="eastAsia"/>
                <w:noProof/>
                <w:webHidden/>
              </w:rPr>
              <w:instrText xml:space="preserve"> </w:instrText>
            </w:r>
            <w:r>
              <w:rPr>
                <w:rFonts w:hint="eastAsia"/>
                <w:noProof/>
                <w:webHidden/>
              </w:rPr>
            </w:r>
          </w:ins>
          <w:r>
            <w:rPr>
              <w:noProof/>
              <w:webHidden/>
            </w:rPr>
            <w:fldChar w:fldCharType="separate"/>
          </w:r>
          <w:ins w:id="186" w:author="chao zhang" w:date="2026-05-06T10:24:00Z">
            <w:r>
              <w:rPr>
                <w:noProof/>
                <w:webHidden/>
              </w:rPr>
              <w:t>20</w:t>
            </w:r>
            <w:r>
              <w:rPr>
                <w:rFonts w:hint="eastAsia"/>
                <w:noProof/>
                <w:webHidden/>
              </w:rPr>
              <w:fldChar w:fldCharType="end"/>
            </w:r>
            <w:r w:rsidRPr="004C782B">
              <w:rPr>
                <w:rStyle w:val="af"/>
                <w:rFonts w:hint="eastAsia"/>
                <w:noProof/>
              </w:rPr>
              <w:fldChar w:fldCharType="end"/>
            </w:r>
          </w:ins>
        </w:p>
        <w:p w14:paraId="4016FA2F" w14:textId="04879FDD" w:rsidR="003A2E70" w:rsidRDefault="003A2E70">
          <w:pPr>
            <w:pStyle w:val="TOC3"/>
            <w:tabs>
              <w:tab w:val="right" w:leader="dot" w:pos="8296"/>
            </w:tabs>
            <w:ind w:left="880"/>
            <w:rPr>
              <w:ins w:id="187" w:author="chao zhang" w:date="2026-05-06T10:24:00Z"/>
              <w:rFonts w:asciiTheme="minorHAnsi" w:eastAsiaTheme="minorEastAsia" w:hAnsiTheme="minorHAnsi" w:cstheme="minorBidi" w:hint="eastAsia"/>
              <w:noProof/>
            </w:rPr>
          </w:pPr>
          <w:ins w:id="188" w:author="chao zhang" w:date="2026-05-06T10:24:00Z">
            <w:r w:rsidRPr="004C782B">
              <w:rPr>
                <w:rStyle w:val="af"/>
                <w:rFonts w:hint="eastAsia"/>
                <w:noProof/>
              </w:rPr>
              <w:fldChar w:fldCharType="begin"/>
            </w:r>
            <w:r w:rsidRPr="004C782B">
              <w:rPr>
                <w:rStyle w:val="af"/>
                <w:rFonts w:hint="eastAsia"/>
                <w:noProof/>
              </w:rPr>
              <w:instrText xml:space="preserve"> </w:instrText>
            </w:r>
            <w:r>
              <w:rPr>
                <w:rFonts w:hint="eastAsia"/>
                <w:noProof/>
              </w:rPr>
              <w:instrText>HYPERLINK \l "_Toc228955522"</w:instrText>
            </w:r>
            <w:r w:rsidRPr="004C782B">
              <w:rPr>
                <w:rStyle w:val="af"/>
                <w:rFonts w:hint="eastAsia"/>
                <w:noProof/>
              </w:rPr>
              <w:instrText xml:space="preserve"> </w:instrText>
            </w:r>
            <w:r w:rsidRPr="004C782B">
              <w:rPr>
                <w:rStyle w:val="af"/>
                <w:rFonts w:hint="eastAsia"/>
                <w:noProof/>
              </w:rPr>
            </w:r>
            <w:r w:rsidRPr="004C782B">
              <w:rPr>
                <w:rStyle w:val="af"/>
                <w:rFonts w:hint="eastAsia"/>
                <w:noProof/>
              </w:rPr>
              <w:fldChar w:fldCharType="separate"/>
            </w:r>
            <w:r w:rsidRPr="004C782B">
              <w:rPr>
                <w:rStyle w:val="af"/>
                <w:rFonts w:hint="eastAsia"/>
                <w:noProof/>
              </w:rPr>
              <w:t>5. Theoretical required volume (</w:t>
            </w:r>
          </w:ins>
          <m:oMath>
            <m:r>
              <w:ins w:id="189" w:author="chao zhang" w:date="2026-05-06T10:24:00Z">
                <m:rPr>
                  <m:sty m:val="bi"/>
                </m:rPr>
                <w:rPr>
                  <w:rStyle w:val="af"/>
                  <w:rFonts w:ascii="Cambria Math" w:hAnsi="Cambria Math" w:hint="eastAsia"/>
                  <w:noProof/>
                </w:rPr>
                <m:t>Vreq</m:t>
              </w:ins>
            </m:r>
          </m:oMath>
          <w:ins w:id="190" w:author="chao zhang" w:date="2026-05-06T10:24:00Z">
            <w:r w:rsidRPr="004C782B">
              <w:rPr>
                <w:rStyle w:val="af"/>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_Toc228955522 \h</w:instrText>
            </w:r>
            <w:r>
              <w:rPr>
                <w:rFonts w:hint="eastAsia"/>
                <w:noProof/>
                <w:webHidden/>
              </w:rPr>
              <w:instrText xml:space="preserve"> </w:instrText>
            </w:r>
            <w:r>
              <w:rPr>
                <w:rFonts w:hint="eastAsia"/>
                <w:noProof/>
                <w:webHidden/>
              </w:rPr>
            </w:r>
          </w:ins>
          <w:r>
            <w:rPr>
              <w:noProof/>
              <w:webHidden/>
            </w:rPr>
            <w:fldChar w:fldCharType="separate"/>
          </w:r>
          <w:ins w:id="191" w:author="chao zhang" w:date="2026-05-06T10:24:00Z">
            <w:r>
              <w:rPr>
                <w:noProof/>
                <w:webHidden/>
              </w:rPr>
              <w:t>20</w:t>
            </w:r>
            <w:r>
              <w:rPr>
                <w:rFonts w:hint="eastAsia"/>
                <w:noProof/>
                <w:webHidden/>
              </w:rPr>
              <w:fldChar w:fldCharType="end"/>
            </w:r>
            <w:r w:rsidRPr="004C782B">
              <w:rPr>
                <w:rStyle w:val="af"/>
                <w:rFonts w:hint="eastAsia"/>
                <w:noProof/>
              </w:rPr>
              <w:fldChar w:fldCharType="end"/>
            </w:r>
          </w:ins>
        </w:p>
        <w:p w14:paraId="4C88BFE7" w14:textId="058696CC" w:rsidR="003A2E70" w:rsidRDefault="003A2E70">
          <w:pPr>
            <w:pStyle w:val="TOC2"/>
            <w:rPr>
              <w:ins w:id="192" w:author="chao zhang" w:date="2026-05-06T10:24:00Z"/>
              <w:rFonts w:asciiTheme="minorHAnsi" w:eastAsiaTheme="minorEastAsia" w:hAnsiTheme="minorHAnsi" w:cstheme="minorBidi" w:hint="eastAsia"/>
              <w:sz w:val="22"/>
              <w:szCs w:val="24"/>
            </w:rPr>
          </w:pPr>
          <w:ins w:id="193" w:author="chao zhang" w:date="2026-05-06T10:24:00Z">
            <w:r w:rsidRPr="004C782B">
              <w:rPr>
                <w:rStyle w:val="af"/>
                <w:rFonts w:hint="eastAsia"/>
              </w:rPr>
              <w:fldChar w:fldCharType="begin"/>
            </w:r>
            <w:r w:rsidRPr="004C782B">
              <w:rPr>
                <w:rStyle w:val="af"/>
                <w:rFonts w:hint="eastAsia"/>
              </w:rPr>
              <w:instrText xml:space="preserve"> </w:instrText>
            </w:r>
            <w:r>
              <w:rPr>
                <w:rFonts w:hint="eastAsia"/>
              </w:rPr>
              <w:instrText>HYPERLINK \l "_Toc228955523"</w:instrText>
            </w:r>
            <w:r w:rsidRPr="004C782B">
              <w:rPr>
                <w:rStyle w:val="af"/>
                <w:rFonts w:hint="eastAsia"/>
              </w:rPr>
              <w:instrText xml:space="preserve"> </w:instrText>
            </w:r>
            <w:r w:rsidRPr="004C782B">
              <w:rPr>
                <w:rStyle w:val="af"/>
                <w:rFonts w:hint="eastAsia"/>
              </w:rPr>
            </w:r>
            <w:r w:rsidRPr="004C782B">
              <w:rPr>
                <w:rStyle w:val="af"/>
                <w:rFonts w:hint="eastAsia"/>
              </w:rPr>
              <w:fldChar w:fldCharType="separate"/>
            </w:r>
            <w:r w:rsidRPr="004C782B">
              <w:rPr>
                <w:rStyle w:val="af"/>
                <w:rFonts w:hint="eastAsia"/>
              </w:rPr>
              <w:t>Imitation Learning</w:t>
            </w:r>
            <w:r>
              <w:rPr>
                <w:rFonts w:hint="eastAsia"/>
                <w:webHidden/>
              </w:rPr>
              <w:tab/>
            </w:r>
            <w:r>
              <w:rPr>
                <w:rFonts w:hint="eastAsia"/>
                <w:webHidden/>
              </w:rPr>
              <w:fldChar w:fldCharType="begin"/>
            </w:r>
            <w:r>
              <w:rPr>
                <w:rFonts w:hint="eastAsia"/>
                <w:webHidden/>
              </w:rPr>
              <w:instrText xml:space="preserve"> </w:instrText>
            </w:r>
            <w:r>
              <w:rPr>
                <w:webHidden/>
              </w:rPr>
              <w:instrText>PAGEREF _Toc228955523 \h</w:instrText>
            </w:r>
            <w:r>
              <w:rPr>
                <w:rFonts w:hint="eastAsia"/>
                <w:webHidden/>
              </w:rPr>
              <w:instrText xml:space="preserve"> </w:instrText>
            </w:r>
            <w:r>
              <w:rPr>
                <w:rFonts w:hint="eastAsia"/>
                <w:webHidden/>
              </w:rPr>
            </w:r>
          </w:ins>
          <w:r>
            <w:rPr>
              <w:webHidden/>
            </w:rPr>
            <w:fldChar w:fldCharType="separate"/>
          </w:r>
          <w:ins w:id="194" w:author="chao zhang" w:date="2026-05-06T10:24:00Z">
            <w:r>
              <w:rPr>
                <w:webHidden/>
              </w:rPr>
              <w:t>22</w:t>
            </w:r>
            <w:r>
              <w:rPr>
                <w:rFonts w:hint="eastAsia"/>
                <w:webHidden/>
              </w:rPr>
              <w:fldChar w:fldCharType="end"/>
            </w:r>
            <w:r w:rsidRPr="004C782B">
              <w:rPr>
                <w:rStyle w:val="af"/>
                <w:rFonts w:hint="eastAsia"/>
              </w:rPr>
              <w:fldChar w:fldCharType="end"/>
            </w:r>
          </w:ins>
        </w:p>
        <w:p w14:paraId="3536F129" w14:textId="27C81BAA" w:rsidR="003A2E70" w:rsidRDefault="003A2E70">
          <w:pPr>
            <w:pStyle w:val="TOC2"/>
            <w:rPr>
              <w:ins w:id="195" w:author="chao zhang" w:date="2026-05-06T10:24:00Z"/>
              <w:rFonts w:asciiTheme="minorHAnsi" w:eastAsiaTheme="minorEastAsia" w:hAnsiTheme="minorHAnsi" w:cstheme="minorBidi" w:hint="eastAsia"/>
              <w:sz w:val="22"/>
              <w:szCs w:val="24"/>
            </w:rPr>
          </w:pPr>
          <w:ins w:id="196" w:author="chao zhang" w:date="2026-05-06T10:24:00Z">
            <w:r w:rsidRPr="004C782B">
              <w:rPr>
                <w:rStyle w:val="af"/>
                <w:rFonts w:hint="eastAsia"/>
              </w:rPr>
              <w:fldChar w:fldCharType="begin"/>
            </w:r>
            <w:r w:rsidRPr="004C782B">
              <w:rPr>
                <w:rStyle w:val="af"/>
                <w:rFonts w:hint="eastAsia"/>
              </w:rPr>
              <w:instrText xml:space="preserve"> </w:instrText>
            </w:r>
            <w:r>
              <w:rPr>
                <w:rFonts w:hint="eastAsia"/>
              </w:rPr>
              <w:instrText>HYPERLINK \l "_Toc228955524"</w:instrText>
            </w:r>
            <w:r w:rsidRPr="004C782B">
              <w:rPr>
                <w:rStyle w:val="af"/>
                <w:rFonts w:hint="eastAsia"/>
              </w:rPr>
              <w:instrText xml:space="preserve"> </w:instrText>
            </w:r>
            <w:r w:rsidRPr="004C782B">
              <w:rPr>
                <w:rStyle w:val="af"/>
                <w:rFonts w:hint="eastAsia"/>
              </w:rPr>
            </w:r>
            <w:r w:rsidRPr="004C782B">
              <w:rPr>
                <w:rStyle w:val="af"/>
                <w:rFonts w:hint="eastAsia"/>
              </w:rPr>
              <w:fldChar w:fldCharType="separate"/>
            </w:r>
            <w:r w:rsidRPr="004C782B">
              <w:rPr>
                <w:rStyle w:val="af"/>
                <w:rFonts w:hint="eastAsia"/>
              </w:rPr>
              <w:t>Optimizing Neural Network Parameters via Reinforcement Learning</w:t>
            </w:r>
            <w:r>
              <w:rPr>
                <w:rFonts w:hint="eastAsia"/>
                <w:webHidden/>
              </w:rPr>
              <w:tab/>
            </w:r>
            <w:r>
              <w:rPr>
                <w:rFonts w:hint="eastAsia"/>
                <w:webHidden/>
              </w:rPr>
              <w:fldChar w:fldCharType="begin"/>
            </w:r>
            <w:r>
              <w:rPr>
                <w:rFonts w:hint="eastAsia"/>
                <w:webHidden/>
              </w:rPr>
              <w:instrText xml:space="preserve"> </w:instrText>
            </w:r>
            <w:r>
              <w:rPr>
                <w:webHidden/>
              </w:rPr>
              <w:instrText>PAGEREF _Toc228955524 \h</w:instrText>
            </w:r>
            <w:r>
              <w:rPr>
                <w:rFonts w:hint="eastAsia"/>
                <w:webHidden/>
              </w:rPr>
              <w:instrText xml:space="preserve"> </w:instrText>
            </w:r>
            <w:r>
              <w:rPr>
                <w:rFonts w:hint="eastAsia"/>
                <w:webHidden/>
              </w:rPr>
            </w:r>
          </w:ins>
          <w:r>
            <w:rPr>
              <w:webHidden/>
            </w:rPr>
            <w:fldChar w:fldCharType="separate"/>
          </w:r>
          <w:ins w:id="197" w:author="chao zhang" w:date="2026-05-06T10:24:00Z">
            <w:r>
              <w:rPr>
                <w:webHidden/>
              </w:rPr>
              <w:t>24</w:t>
            </w:r>
            <w:r>
              <w:rPr>
                <w:rFonts w:hint="eastAsia"/>
                <w:webHidden/>
              </w:rPr>
              <w:fldChar w:fldCharType="end"/>
            </w:r>
            <w:r w:rsidRPr="004C782B">
              <w:rPr>
                <w:rStyle w:val="af"/>
                <w:rFonts w:hint="eastAsia"/>
              </w:rPr>
              <w:fldChar w:fldCharType="end"/>
            </w:r>
          </w:ins>
        </w:p>
        <w:p w14:paraId="17CE8F7C" w14:textId="74F84750" w:rsidR="003A2E70" w:rsidRDefault="003A2E70">
          <w:pPr>
            <w:pStyle w:val="TOC3"/>
            <w:tabs>
              <w:tab w:val="right" w:leader="dot" w:pos="8296"/>
            </w:tabs>
            <w:ind w:left="880"/>
            <w:rPr>
              <w:ins w:id="198" w:author="chao zhang" w:date="2026-05-06T10:24:00Z"/>
              <w:rFonts w:asciiTheme="minorHAnsi" w:eastAsiaTheme="minorEastAsia" w:hAnsiTheme="minorHAnsi" w:cstheme="minorBidi" w:hint="eastAsia"/>
              <w:noProof/>
            </w:rPr>
          </w:pPr>
          <w:ins w:id="199" w:author="chao zhang" w:date="2026-05-06T10:24:00Z">
            <w:r w:rsidRPr="004C782B">
              <w:rPr>
                <w:rStyle w:val="af"/>
                <w:rFonts w:hint="eastAsia"/>
                <w:noProof/>
              </w:rPr>
              <w:fldChar w:fldCharType="begin"/>
            </w:r>
            <w:r w:rsidRPr="004C782B">
              <w:rPr>
                <w:rStyle w:val="af"/>
                <w:rFonts w:hint="eastAsia"/>
                <w:noProof/>
              </w:rPr>
              <w:instrText xml:space="preserve"> </w:instrText>
            </w:r>
            <w:r>
              <w:rPr>
                <w:rFonts w:hint="eastAsia"/>
                <w:noProof/>
              </w:rPr>
              <w:instrText>HYPERLINK \l "_Toc228955525"</w:instrText>
            </w:r>
            <w:r w:rsidRPr="004C782B">
              <w:rPr>
                <w:rStyle w:val="af"/>
                <w:rFonts w:hint="eastAsia"/>
                <w:noProof/>
              </w:rPr>
              <w:instrText xml:space="preserve"> </w:instrText>
            </w:r>
            <w:r w:rsidRPr="004C782B">
              <w:rPr>
                <w:rStyle w:val="af"/>
                <w:rFonts w:hint="eastAsia"/>
                <w:noProof/>
              </w:rPr>
            </w:r>
            <w:r w:rsidRPr="004C782B">
              <w:rPr>
                <w:rStyle w:val="af"/>
                <w:rFonts w:hint="eastAsia"/>
                <w:noProof/>
              </w:rPr>
              <w:fldChar w:fldCharType="separate"/>
            </w:r>
            <w:r w:rsidRPr="004C782B">
              <w:rPr>
                <w:rStyle w:val="af"/>
                <w:rFonts w:hint="eastAsia"/>
                <w:noProof/>
              </w:rPr>
              <w:t>Parameter update process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_Toc228955525 \h</w:instrText>
            </w:r>
            <w:r>
              <w:rPr>
                <w:rFonts w:hint="eastAsia"/>
                <w:noProof/>
                <w:webHidden/>
              </w:rPr>
              <w:instrText xml:space="preserve"> </w:instrText>
            </w:r>
            <w:r>
              <w:rPr>
                <w:rFonts w:hint="eastAsia"/>
                <w:noProof/>
                <w:webHidden/>
              </w:rPr>
            </w:r>
          </w:ins>
          <w:r>
            <w:rPr>
              <w:noProof/>
              <w:webHidden/>
            </w:rPr>
            <w:fldChar w:fldCharType="separate"/>
          </w:r>
          <w:ins w:id="200" w:author="chao zhang" w:date="2026-05-06T10:24:00Z">
            <w:r>
              <w:rPr>
                <w:noProof/>
                <w:webHidden/>
              </w:rPr>
              <w:t>24</w:t>
            </w:r>
            <w:r>
              <w:rPr>
                <w:rFonts w:hint="eastAsia"/>
                <w:noProof/>
                <w:webHidden/>
              </w:rPr>
              <w:fldChar w:fldCharType="end"/>
            </w:r>
            <w:r w:rsidRPr="004C782B">
              <w:rPr>
                <w:rStyle w:val="af"/>
                <w:rFonts w:hint="eastAsia"/>
                <w:noProof/>
              </w:rPr>
              <w:fldChar w:fldCharType="end"/>
            </w:r>
          </w:ins>
        </w:p>
        <w:p w14:paraId="6A633680" w14:textId="26D51D1C" w:rsidR="003A2E70" w:rsidRDefault="003A2E70">
          <w:pPr>
            <w:pStyle w:val="TOC2"/>
            <w:rPr>
              <w:ins w:id="201" w:author="chao zhang" w:date="2026-05-06T10:24:00Z"/>
              <w:rFonts w:asciiTheme="minorHAnsi" w:eastAsiaTheme="minorEastAsia" w:hAnsiTheme="minorHAnsi" w:cstheme="minorBidi" w:hint="eastAsia"/>
              <w:sz w:val="22"/>
              <w:szCs w:val="24"/>
            </w:rPr>
          </w:pPr>
          <w:ins w:id="202" w:author="chao zhang" w:date="2026-05-06T10:24:00Z">
            <w:r w:rsidRPr="004C782B">
              <w:rPr>
                <w:rStyle w:val="af"/>
                <w:rFonts w:hint="eastAsia"/>
              </w:rPr>
              <w:fldChar w:fldCharType="begin"/>
            </w:r>
            <w:r w:rsidRPr="004C782B">
              <w:rPr>
                <w:rStyle w:val="af"/>
                <w:rFonts w:hint="eastAsia"/>
              </w:rPr>
              <w:instrText xml:space="preserve"> </w:instrText>
            </w:r>
            <w:r>
              <w:rPr>
                <w:rFonts w:hint="eastAsia"/>
              </w:rPr>
              <w:instrText>HYPERLINK \l "_Toc228955526"</w:instrText>
            </w:r>
            <w:r w:rsidRPr="004C782B">
              <w:rPr>
                <w:rStyle w:val="af"/>
                <w:rFonts w:hint="eastAsia"/>
              </w:rPr>
              <w:instrText xml:space="preserve"> </w:instrText>
            </w:r>
            <w:r w:rsidRPr="004C782B">
              <w:rPr>
                <w:rStyle w:val="af"/>
                <w:rFonts w:hint="eastAsia"/>
              </w:rPr>
            </w:r>
            <w:r w:rsidRPr="004C782B">
              <w:rPr>
                <w:rStyle w:val="af"/>
                <w:rFonts w:hint="eastAsia"/>
              </w:rPr>
              <w:fldChar w:fldCharType="separate"/>
            </w:r>
            <w:r w:rsidRPr="004C782B">
              <w:rPr>
                <w:rStyle w:val="af"/>
                <w:rFonts w:hint="eastAsia"/>
              </w:rPr>
              <w:t>Reward Function Design</w:t>
            </w:r>
            <w:r>
              <w:rPr>
                <w:rFonts w:hint="eastAsia"/>
                <w:webHidden/>
              </w:rPr>
              <w:tab/>
            </w:r>
            <w:r>
              <w:rPr>
                <w:rFonts w:hint="eastAsia"/>
                <w:webHidden/>
              </w:rPr>
              <w:fldChar w:fldCharType="begin"/>
            </w:r>
            <w:r>
              <w:rPr>
                <w:rFonts w:hint="eastAsia"/>
                <w:webHidden/>
              </w:rPr>
              <w:instrText xml:space="preserve"> </w:instrText>
            </w:r>
            <w:r>
              <w:rPr>
                <w:webHidden/>
              </w:rPr>
              <w:instrText>PAGEREF _Toc228955526 \h</w:instrText>
            </w:r>
            <w:r>
              <w:rPr>
                <w:rFonts w:hint="eastAsia"/>
                <w:webHidden/>
              </w:rPr>
              <w:instrText xml:space="preserve"> </w:instrText>
            </w:r>
            <w:r>
              <w:rPr>
                <w:rFonts w:hint="eastAsia"/>
                <w:webHidden/>
              </w:rPr>
            </w:r>
          </w:ins>
          <w:r>
            <w:rPr>
              <w:webHidden/>
            </w:rPr>
            <w:fldChar w:fldCharType="separate"/>
          </w:r>
          <w:ins w:id="203" w:author="chao zhang" w:date="2026-05-06T10:24:00Z">
            <w:r>
              <w:rPr>
                <w:webHidden/>
              </w:rPr>
              <w:t>26</w:t>
            </w:r>
            <w:r>
              <w:rPr>
                <w:rFonts w:hint="eastAsia"/>
                <w:webHidden/>
              </w:rPr>
              <w:fldChar w:fldCharType="end"/>
            </w:r>
            <w:r w:rsidRPr="004C782B">
              <w:rPr>
                <w:rStyle w:val="af"/>
                <w:rFonts w:hint="eastAsia"/>
              </w:rPr>
              <w:fldChar w:fldCharType="end"/>
            </w:r>
          </w:ins>
        </w:p>
        <w:p w14:paraId="7B2EBE03" w14:textId="364C288C" w:rsidR="003A2E70" w:rsidRDefault="003A2E70">
          <w:pPr>
            <w:pStyle w:val="TOC3"/>
            <w:tabs>
              <w:tab w:val="right" w:leader="dot" w:pos="8296"/>
            </w:tabs>
            <w:ind w:left="880"/>
            <w:rPr>
              <w:ins w:id="204" w:author="chao zhang" w:date="2026-05-06T10:24:00Z"/>
              <w:rFonts w:asciiTheme="minorHAnsi" w:eastAsiaTheme="minorEastAsia" w:hAnsiTheme="minorHAnsi" w:cstheme="minorBidi" w:hint="eastAsia"/>
              <w:noProof/>
            </w:rPr>
          </w:pPr>
          <w:ins w:id="205" w:author="chao zhang" w:date="2026-05-06T10:24:00Z">
            <w:r w:rsidRPr="004C782B">
              <w:rPr>
                <w:rStyle w:val="af"/>
                <w:rFonts w:hint="eastAsia"/>
                <w:noProof/>
              </w:rPr>
              <w:fldChar w:fldCharType="begin"/>
            </w:r>
            <w:r w:rsidRPr="004C782B">
              <w:rPr>
                <w:rStyle w:val="af"/>
                <w:rFonts w:hint="eastAsia"/>
                <w:noProof/>
              </w:rPr>
              <w:instrText xml:space="preserve"> </w:instrText>
            </w:r>
            <w:r>
              <w:rPr>
                <w:rFonts w:hint="eastAsia"/>
                <w:noProof/>
              </w:rPr>
              <w:instrText>HYPERLINK \l "_Toc228955527"</w:instrText>
            </w:r>
            <w:r w:rsidRPr="004C782B">
              <w:rPr>
                <w:rStyle w:val="af"/>
                <w:rFonts w:hint="eastAsia"/>
                <w:noProof/>
              </w:rPr>
              <w:instrText xml:space="preserve"> </w:instrText>
            </w:r>
            <w:r w:rsidRPr="004C782B">
              <w:rPr>
                <w:rStyle w:val="af"/>
                <w:rFonts w:hint="eastAsia"/>
                <w:noProof/>
              </w:rPr>
            </w:r>
            <w:r w:rsidRPr="004C782B">
              <w:rPr>
                <w:rStyle w:val="af"/>
                <w:rFonts w:hint="eastAsia"/>
                <w:noProof/>
              </w:rPr>
              <w:fldChar w:fldCharType="separate"/>
            </w:r>
            <w:r w:rsidRPr="004C782B">
              <w:rPr>
                <w:rStyle w:val="af"/>
                <w:rFonts w:hint="eastAsia"/>
                <w:noProof/>
              </w:rPr>
              <w:t>1. Dense reward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_Toc228955527 \h</w:instrText>
            </w:r>
            <w:r>
              <w:rPr>
                <w:rFonts w:hint="eastAsia"/>
                <w:noProof/>
                <w:webHidden/>
              </w:rPr>
              <w:instrText xml:space="preserve"> </w:instrText>
            </w:r>
            <w:r>
              <w:rPr>
                <w:rFonts w:hint="eastAsia"/>
                <w:noProof/>
                <w:webHidden/>
              </w:rPr>
            </w:r>
          </w:ins>
          <w:r>
            <w:rPr>
              <w:noProof/>
              <w:webHidden/>
            </w:rPr>
            <w:fldChar w:fldCharType="separate"/>
          </w:r>
          <w:ins w:id="206" w:author="chao zhang" w:date="2026-05-06T10:24:00Z">
            <w:r>
              <w:rPr>
                <w:noProof/>
                <w:webHidden/>
              </w:rPr>
              <w:t>26</w:t>
            </w:r>
            <w:r>
              <w:rPr>
                <w:rFonts w:hint="eastAsia"/>
                <w:noProof/>
                <w:webHidden/>
              </w:rPr>
              <w:fldChar w:fldCharType="end"/>
            </w:r>
            <w:r w:rsidRPr="004C782B">
              <w:rPr>
                <w:rStyle w:val="af"/>
                <w:rFonts w:hint="eastAsia"/>
                <w:noProof/>
              </w:rPr>
              <w:fldChar w:fldCharType="end"/>
            </w:r>
          </w:ins>
        </w:p>
        <w:p w14:paraId="4B3C8069" w14:textId="64E685C8" w:rsidR="003A2E70" w:rsidRDefault="003A2E70">
          <w:pPr>
            <w:pStyle w:val="TOC3"/>
            <w:tabs>
              <w:tab w:val="right" w:leader="dot" w:pos="8296"/>
            </w:tabs>
            <w:ind w:left="880"/>
            <w:rPr>
              <w:ins w:id="207" w:author="chao zhang" w:date="2026-05-06T10:24:00Z"/>
              <w:rFonts w:asciiTheme="minorHAnsi" w:eastAsiaTheme="minorEastAsia" w:hAnsiTheme="minorHAnsi" w:cstheme="minorBidi" w:hint="eastAsia"/>
              <w:noProof/>
            </w:rPr>
          </w:pPr>
          <w:ins w:id="208" w:author="chao zhang" w:date="2026-05-06T10:24:00Z">
            <w:r w:rsidRPr="004C782B">
              <w:rPr>
                <w:rStyle w:val="af"/>
                <w:rFonts w:hint="eastAsia"/>
                <w:noProof/>
              </w:rPr>
              <w:fldChar w:fldCharType="begin"/>
            </w:r>
            <w:r w:rsidRPr="004C782B">
              <w:rPr>
                <w:rStyle w:val="af"/>
                <w:rFonts w:hint="eastAsia"/>
                <w:noProof/>
              </w:rPr>
              <w:instrText xml:space="preserve"> </w:instrText>
            </w:r>
            <w:r>
              <w:rPr>
                <w:rFonts w:hint="eastAsia"/>
                <w:noProof/>
              </w:rPr>
              <w:instrText>HYPERLINK \l "_Toc228955528"</w:instrText>
            </w:r>
            <w:r w:rsidRPr="004C782B">
              <w:rPr>
                <w:rStyle w:val="af"/>
                <w:rFonts w:hint="eastAsia"/>
                <w:noProof/>
              </w:rPr>
              <w:instrText xml:space="preserve"> </w:instrText>
            </w:r>
            <w:r w:rsidRPr="004C782B">
              <w:rPr>
                <w:rStyle w:val="af"/>
                <w:rFonts w:hint="eastAsia"/>
                <w:noProof/>
              </w:rPr>
            </w:r>
            <w:r w:rsidRPr="004C782B">
              <w:rPr>
                <w:rStyle w:val="af"/>
                <w:rFonts w:hint="eastAsia"/>
                <w:noProof/>
              </w:rPr>
              <w:fldChar w:fldCharType="separate"/>
            </w:r>
            <w:r w:rsidRPr="004C782B">
              <w:rPr>
                <w:rStyle w:val="af"/>
                <w:rFonts w:hint="eastAsia"/>
                <w:noProof/>
              </w:rPr>
              <w:t>2. Step penalty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_Toc228955528 \h</w:instrText>
            </w:r>
            <w:r>
              <w:rPr>
                <w:rFonts w:hint="eastAsia"/>
                <w:noProof/>
                <w:webHidden/>
              </w:rPr>
              <w:instrText xml:space="preserve"> </w:instrText>
            </w:r>
            <w:r>
              <w:rPr>
                <w:rFonts w:hint="eastAsia"/>
                <w:noProof/>
                <w:webHidden/>
              </w:rPr>
            </w:r>
          </w:ins>
          <w:r>
            <w:rPr>
              <w:noProof/>
              <w:webHidden/>
            </w:rPr>
            <w:fldChar w:fldCharType="separate"/>
          </w:r>
          <w:ins w:id="209" w:author="chao zhang" w:date="2026-05-06T10:24:00Z">
            <w:r>
              <w:rPr>
                <w:noProof/>
                <w:webHidden/>
              </w:rPr>
              <w:t>27</w:t>
            </w:r>
            <w:r>
              <w:rPr>
                <w:rFonts w:hint="eastAsia"/>
                <w:noProof/>
                <w:webHidden/>
              </w:rPr>
              <w:fldChar w:fldCharType="end"/>
            </w:r>
            <w:r w:rsidRPr="004C782B">
              <w:rPr>
                <w:rStyle w:val="af"/>
                <w:rFonts w:hint="eastAsia"/>
                <w:noProof/>
              </w:rPr>
              <w:fldChar w:fldCharType="end"/>
            </w:r>
          </w:ins>
        </w:p>
        <w:p w14:paraId="6B1717C8" w14:textId="31CE9880" w:rsidR="003A2E70" w:rsidRDefault="003A2E70">
          <w:pPr>
            <w:pStyle w:val="TOC3"/>
            <w:tabs>
              <w:tab w:val="right" w:leader="dot" w:pos="8296"/>
            </w:tabs>
            <w:ind w:left="880"/>
            <w:rPr>
              <w:ins w:id="210" w:author="chao zhang" w:date="2026-05-06T10:24:00Z"/>
              <w:rFonts w:asciiTheme="minorHAnsi" w:eastAsiaTheme="minorEastAsia" w:hAnsiTheme="minorHAnsi" w:cstheme="minorBidi" w:hint="eastAsia"/>
              <w:noProof/>
            </w:rPr>
          </w:pPr>
          <w:ins w:id="211" w:author="chao zhang" w:date="2026-05-06T10:24:00Z">
            <w:r w:rsidRPr="004C782B">
              <w:rPr>
                <w:rStyle w:val="af"/>
                <w:rFonts w:hint="eastAsia"/>
                <w:noProof/>
              </w:rPr>
              <w:fldChar w:fldCharType="begin"/>
            </w:r>
            <w:r w:rsidRPr="004C782B">
              <w:rPr>
                <w:rStyle w:val="af"/>
                <w:rFonts w:hint="eastAsia"/>
                <w:noProof/>
              </w:rPr>
              <w:instrText xml:space="preserve"> </w:instrText>
            </w:r>
            <w:r>
              <w:rPr>
                <w:rFonts w:hint="eastAsia"/>
                <w:noProof/>
              </w:rPr>
              <w:instrText>HYPERLINK \l "_Toc228955529"</w:instrText>
            </w:r>
            <w:r w:rsidRPr="004C782B">
              <w:rPr>
                <w:rStyle w:val="af"/>
                <w:rFonts w:hint="eastAsia"/>
                <w:noProof/>
              </w:rPr>
              <w:instrText xml:space="preserve"> </w:instrText>
            </w:r>
            <w:r w:rsidRPr="004C782B">
              <w:rPr>
                <w:rStyle w:val="af"/>
                <w:rFonts w:hint="eastAsia"/>
                <w:noProof/>
              </w:rPr>
            </w:r>
            <w:r w:rsidRPr="004C782B">
              <w:rPr>
                <w:rStyle w:val="af"/>
                <w:rFonts w:hint="eastAsia"/>
                <w:noProof/>
              </w:rPr>
              <w:fldChar w:fldCharType="separate"/>
            </w:r>
            <w:r w:rsidRPr="004C782B">
              <w:rPr>
                <w:rStyle w:val="af"/>
                <w:rFonts w:hint="eastAsia"/>
                <w:noProof/>
              </w:rPr>
              <w:t>3. Overshoot penalty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_Toc228955529 \h</w:instrText>
            </w:r>
            <w:r>
              <w:rPr>
                <w:rFonts w:hint="eastAsia"/>
                <w:noProof/>
                <w:webHidden/>
              </w:rPr>
              <w:instrText xml:space="preserve"> </w:instrText>
            </w:r>
            <w:r>
              <w:rPr>
                <w:rFonts w:hint="eastAsia"/>
                <w:noProof/>
                <w:webHidden/>
              </w:rPr>
            </w:r>
          </w:ins>
          <w:r>
            <w:rPr>
              <w:noProof/>
              <w:webHidden/>
            </w:rPr>
            <w:fldChar w:fldCharType="separate"/>
          </w:r>
          <w:ins w:id="212" w:author="chao zhang" w:date="2026-05-06T10:24:00Z">
            <w:r>
              <w:rPr>
                <w:noProof/>
                <w:webHidden/>
              </w:rPr>
              <w:t>27</w:t>
            </w:r>
            <w:r>
              <w:rPr>
                <w:rFonts w:hint="eastAsia"/>
                <w:noProof/>
                <w:webHidden/>
              </w:rPr>
              <w:fldChar w:fldCharType="end"/>
            </w:r>
            <w:r w:rsidRPr="004C782B">
              <w:rPr>
                <w:rStyle w:val="af"/>
                <w:rFonts w:hint="eastAsia"/>
                <w:noProof/>
              </w:rPr>
              <w:fldChar w:fldCharType="end"/>
            </w:r>
          </w:ins>
        </w:p>
        <w:p w14:paraId="6FF8331D" w14:textId="795591FE" w:rsidR="003A2E70" w:rsidRDefault="003A2E70">
          <w:pPr>
            <w:pStyle w:val="TOC3"/>
            <w:tabs>
              <w:tab w:val="right" w:leader="dot" w:pos="8296"/>
            </w:tabs>
            <w:ind w:left="880"/>
            <w:rPr>
              <w:ins w:id="213" w:author="chao zhang" w:date="2026-05-06T10:24:00Z"/>
              <w:rFonts w:asciiTheme="minorHAnsi" w:eastAsiaTheme="minorEastAsia" w:hAnsiTheme="minorHAnsi" w:cstheme="minorBidi" w:hint="eastAsia"/>
              <w:noProof/>
            </w:rPr>
          </w:pPr>
          <w:ins w:id="214" w:author="chao zhang" w:date="2026-05-06T10:24:00Z">
            <w:r w:rsidRPr="004C782B">
              <w:rPr>
                <w:rStyle w:val="af"/>
                <w:rFonts w:hint="eastAsia"/>
                <w:noProof/>
              </w:rPr>
              <w:fldChar w:fldCharType="begin"/>
            </w:r>
            <w:r w:rsidRPr="004C782B">
              <w:rPr>
                <w:rStyle w:val="af"/>
                <w:rFonts w:hint="eastAsia"/>
                <w:noProof/>
              </w:rPr>
              <w:instrText xml:space="preserve"> </w:instrText>
            </w:r>
            <w:r>
              <w:rPr>
                <w:rFonts w:hint="eastAsia"/>
                <w:noProof/>
              </w:rPr>
              <w:instrText>HYPERLINK \l "_Toc228955530"</w:instrText>
            </w:r>
            <w:r w:rsidRPr="004C782B">
              <w:rPr>
                <w:rStyle w:val="af"/>
                <w:rFonts w:hint="eastAsia"/>
                <w:noProof/>
              </w:rPr>
              <w:instrText xml:space="preserve"> </w:instrText>
            </w:r>
            <w:r w:rsidRPr="004C782B">
              <w:rPr>
                <w:rStyle w:val="af"/>
                <w:rFonts w:hint="eastAsia"/>
                <w:noProof/>
              </w:rPr>
            </w:r>
            <w:r w:rsidRPr="004C782B">
              <w:rPr>
                <w:rStyle w:val="af"/>
                <w:rFonts w:hint="eastAsia"/>
                <w:noProof/>
              </w:rPr>
              <w:fldChar w:fldCharType="separate"/>
            </w:r>
            <w:r w:rsidRPr="004C782B">
              <w:rPr>
                <w:rStyle w:val="af"/>
                <w:rFonts w:hint="eastAsia"/>
                <w:noProof/>
              </w:rPr>
              <w:t>4. Incorrect reagent penalty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_Toc228955530 \h</w:instrText>
            </w:r>
            <w:r>
              <w:rPr>
                <w:rFonts w:hint="eastAsia"/>
                <w:noProof/>
                <w:webHidden/>
              </w:rPr>
              <w:instrText xml:space="preserve"> </w:instrText>
            </w:r>
            <w:r>
              <w:rPr>
                <w:rFonts w:hint="eastAsia"/>
                <w:noProof/>
                <w:webHidden/>
              </w:rPr>
            </w:r>
          </w:ins>
          <w:r>
            <w:rPr>
              <w:noProof/>
              <w:webHidden/>
            </w:rPr>
            <w:fldChar w:fldCharType="separate"/>
          </w:r>
          <w:ins w:id="215" w:author="chao zhang" w:date="2026-05-06T10:24:00Z">
            <w:r>
              <w:rPr>
                <w:noProof/>
                <w:webHidden/>
              </w:rPr>
              <w:t>27</w:t>
            </w:r>
            <w:r>
              <w:rPr>
                <w:rFonts w:hint="eastAsia"/>
                <w:noProof/>
                <w:webHidden/>
              </w:rPr>
              <w:fldChar w:fldCharType="end"/>
            </w:r>
            <w:r w:rsidRPr="004C782B">
              <w:rPr>
                <w:rStyle w:val="af"/>
                <w:rFonts w:hint="eastAsia"/>
                <w:noProof/>
              </w:rPr>
              <w:fldChar w:fldCharType="end"/>
            </w:r>
          </w:ins>
        </w:p>
        <w:p w14:paraId="1FCDC943" w14:textId="1AEFA3AE" w:rsidR="003A2E70" w:rsidRDefault="003A2E70">
          <w:pPr>
            <w:pStyle w:val="TOC3"/>
            <w:tabs>
              <w:tab w:val="right" w:leader="dot" w:pos="8296"/>
            </w:tabs>
            <w:ind w:left="880"/>
            <w:rPr>
              <w:ins w:id="216" w:author="chao zhang" w:date="2026-05-06T10:24:00Z"/>
              <w:rFonts w:asciiTheme="minorHAnsi" w:eastAsiaTheme="minorEastAsia" w:hAnsiTheme="minorHAnsi" w:cstheme="minorBidi" w:hint="eastAsia"/>
              <w:noProof/>
            </w:rPr>
          </w:pPr>
          <w:ins w:id="217" w:author="chao zhang" w:date="2026-05-06T10:24:00Z">
            <w:r w:rsidRPr="004C782B">
              <w:rPr>
                <w:rStyle w:val="af"/>
                <w:rFonts w:hint="eastAsia"/>
                <w:noProof/>
              </w:rPr>
              <w:fldChar w:fldCharType="begin"/>
            </w:r>
            <w:r w:rsidRPr="004C782B">
              <w:rPr>
                <w:rStyle w:val="af"/>
                <w:rFonts w:hint="eastAsia"/>
                <w:noProof/>
              </w:rPr>
              <w:instrText xml:space="preserve"> </w:instrText>
            </w:r>
            <w:r>
              <w:rPr>
                <w:rFonts w:hint="eastAsia"/>
                <w:noProof/>
              </w:rPr>
              <w:instrText>HYPERLINK \l "_Toc228955531"</w:instrText>
            </w:r>
            <w:r w:rsidRPr="004C782B">
              <w:rPr>
                <w:rStyle w:val="af"/>
                <w:rFonts w:hint="eastAsia"/>
                <w:noProof/>
              </w:rPr>
              <w:instrText xml:space="preserve"> </w:instrText>
            </w:r>
            <w:r w:rsidRPr="004C782B">
              <w:rPr>
                <w:rStyle w:val="af"/>
                <w:rFonts w:hint="eastAsia"/>
                <w:noProof/>
              </w:rPr>
            </w:r>
            <w:r w:rsidRPr="004C782B">
              <w:rPr>
                <w:rStyle w:val="af"/>
                <w:rFonts w:hint="eastAsia"/>
                <w:noProof/>
              </w:rPr>
              <w:fldChar w:fldCharType="separate"/>
            </w:r>
            <w:r w:rsidRPr="004C782B">
              <w:rPr>
                <w:rStyle w:val="af"/>
                <w:rFonts w:hint="eastAsia"/>
                <w:noProof/>
              </w:rPr>
              <w:t>5. Overshoot-related volume penalty and bonus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_Toc228955531 \h</w:instrText>
            </w:r>
            <w:r>
              <w:rPr>
                <w:rFonts w:hint="eastAsia"/>
                <w:noProof/>
                <w:webHidden/>
              </w:rPr>
              <w:instrText xml:space="preserve"> </w:instrText>
            </w:r>
            <w:r>
              <w:rPr>
                <w:rFonts w:hint="eastAsia"/>
                <w:noProof/>
                <w:webHidden/>
              </w:rPr>
            </w:r>
          </w:ins>
          <w:r>
            <w:rPr>
              <w:noProof/>
              <w:webHidden/>
            </w:rPr>
            <w:fldChar w:fldCharType="separate"/>
          </w:r>
          <w:ins w:id="218" w:author="chao zhang" w:date="2026-05-06T10:24:00Z">
            <w:r>
              <w:rPr>
                <w:noProof/>
                <w:webHidden/>
              </w:rPr>
              <w:t>28</w:t>
            </w:r>
            <w:r>
              <w:rPr>
                <w:rFonts w:hint="eastAsia"/>
                <w:noProof/>
                <w:webHidden/>
              </w:rPr>
              <w:fldChar w:fldCharType="end"/>
            </w:r>
            <w:r w:rsidRPr="004C782B">
              <w:rPr>
                <w:rStyle w:val="af"/>
                <w:rFonts w:hint="eastAsia"/>
                <w:noProof/>
              </w:rPr>
              <w:fldChar w:fldCharType="end"/>
            </w:r>
          </w:ins>
        </w:p>
        <w:p w14:paraId="34AECE35" w14:textId="5EDA9718" w:rsidR="003A2E70" w:rsidRDefault="003A2E70">
          <w:pPr>
            <w:pStyle w:val="TOC3"/>
            <w:tabs>
              <w:tab w:val="right" w:leader="dot" w:pos="8296"/>
            </w:tabs>
            <w:ind w:left="880"/>
            <w:rPr>
              <w:ins w:id="219" w:author="chao zhang" w:date="2026-05-06T10:24:00Z"/>
              <w:rFonts w:asciiTheme="minorHAnsi" w:eastAsiaTheme="minorEastAsia" w:hAnsiTheme="minorHAnsi" w:cstheme="minorBidi" w:hint="eastAsia"/>
              <w:noProof/>
            </w:rPr>
          </w:pPr>
          <w:ins w:id="220" w:author="chao zhang" w:date="2026-05-06T10:24:00Z">
            <w:r w:rsidRPr="004C782B">
              <w:rPr>
                <w:rStyle w:val="af"/>
                <w:rFonts w:hint="eastAsia"/>
                <w:noProof/>
              </w:rPr>
              <w:fldChar w:fldCharType="begin"/>
            </w:r>
            <w:r w:rsidRPr="004C782B">
              <w:rPr>
                <w:rStyle w:val="af"/>
                <w:rFonts w:hint="eastAsia"/>
                <w:noProof/>
              </w:rPr>
              <w:instrText xml:space="preserve"> </w:instrText>
            </w:r>
            <w:r>
              <w:rPr>
                <w:rFonts w:hint="eastAsia"/>
                <w:noProof/>
              </w:rPr>
              <w:instrText>HYPERLINK \l "_Toc228955532"</w:instrText>
            </w:r>
            <w:r w:rsidRPr="004C782B">
              <w:rPr>
                <w:rStyle w:val="af"/>
                <w:rFonts w:hint="eastAsia"/>
                <w:noProof/>
              </w:rPr>
              <w:instrText xml:space="preserve"> </w:instrText>
            </w:r>
            <w:r w:rsidRPr="004C782B">
              <w:rPr>
                <w:rStyle w:val="af"/>
                <w:rFonts w:hint="eastAsia"/>
                <w:noProof/>
              </w:rPr>
            </w:r>
            <w:r w:rsidRPr="004C782B">
              <w:rPr>
                <w:rStyle w:val="af"/>
                <w:rFonts w:hint="eastAsia"/>
                <w:noProof/>
              </w:rPr>
              <w:fldChar w:fldCharType="separate"/>
            </w:r>
            <w:r w:rsidRPr="004C782B">
              <w:rPr>
                <w:rStyle w:val="af"/>
                <w:rFonts w:hint="eastAsia"/>
                <w:noProof/>
              </w:rPr>
              <w:t>6. Terminal reward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_Toc228955532 \h</w:instrText>
            </w:r>
            <w:r>
              <w:rPr>
                <w:rFonts w:hint="eastAsia"/>
                <w:noProof/>
                <w:webHidden/>
              </w:rPr>
              <w:instrText xml:space="preserve"> </w:instrText>
            </w:r>
            <w:r>
              <w:rPr>
                <w:rFonts w:hint="eastAsia"/>
                <w:noProof/>
                <w:webHidden/>
              </w:rPr>
            </w:r>
          </w:ins>
          <w:r>
            <w:rPr>
              <w:noProof/>
              <w:webHidden/>
            </w:rPr>
            <w:fldChar w:fldCharType="separate"/>
          </w:r>
          <w:ins w:id="221" w:author="chao zhang" w:date="2026-05-06T10:24:00Z">
            <w:r>
              <w:rPr>
                <w:noProof/>
                <w:webHidden/>
              </w:rPr>
              <w:t>28</w:t>
            </w:r>
            <w:r>
              <w:rPr>
                <w:rFonts w:hint="eastAsia"/>
                <w:noProof/>
                <w:webHidden/>
              </w:rPr>
              <w:fldChar w:fldCharType="end"/>
            </w:r>
            <w:r w:rsidRPr="004C782B">
              <w:rPr>
                <w:rStyle w:val="af"/>
                <w:rFonts w:hint="eastAsia"/>
                <w:noProof/>
              </w:rPr>
              <w:fldChar w:fldCharType="end"/>
            </w:r>
          </w:ins>
        </w:p>
        <w:p w14:paraId="312989F1" w14:textId="6B637F45" w:rsidR="003A2E70" w:rsidRDefault="003A2E70">
          <w:pPr>
            <w:pStyle w:val="TOC2"/>
            <w:rPr>
              <w:ins w:id="222" w:author="chao zhang" w:date="2026-05-06T10:24:00Z"/>
              <w:rFonts w:asciiTheme="minorHAnsi" w:eastAsiaTheme="minorEastAsia" w:hAnsiTheme="minorHAnsi" w:cstheme="minorBidi" w:hint="eastAsia"/>
              <w:sz w:val="22"/>
              <w:szCs w:val="24"/>
            </w:rPr>
          </w:pPr>
          <w:ins w:id="223" w:author="chao zhang" w:date="2026-05-06T10:24:00Z">
            <w:r w:rsidRPr="004C782B">
              <w:rPr>
                <w:rStyle w:val="af"/>
                <w:rFonts w:hint="eastAsia"/>
              </w:rPr>
              <w:fldChar w:fldCharType="begin"/>
            </w:r>
            <w:r w:rsidRPr="004C782B">
              <w:rPr>
                <w:rStyle w:val="af"/>
                <w:rFonts w:hint="eastAsia"/>
              </w:rPr>
              <w:instrText xml:space="preserve"> </w:instrText>
            </w:r>
            <w:r>
              <w:rPr>
                <w:rFonts w:hint="eastAsia"/>
              </w:rPr>
              <w:instrText>HYPERLINK \l "_Toc228955533"</w:instrText>
            </w:r>
            <w:r w:rsidRPr="004C782B">
              <w:rPr>
                <w:rStyle w:val="af"/>
                <w:rFonts w:hint="eastAsia"/>
              </w:rPr>
              <w:instrText xml:space="preserve"> </w:instrText>
            </w:r>
            <w:r w:rsidRPr="004C782B">
              <w:rPr>
                <w:rStyle w:val="af"/>
                <w:rFonts w:hint="eastAsia"/>
              </w:rPr>
            </w:r>
            <w:r w:rsidRPr="004C782B">
              <w:rPr>
                <w:rStyle w:val="af"/>
                <w:rFonts w:hint="eastAsia"/>
              </w:rPr>
              <w:fldChar w:fldCharType="separate"/>
            </w:r>
            <w:r w:rsidRPr="004C782B">
              <w:rPr>
                <w:rStyle w:val="af"/>
                <w:rFonts w:hint="eastAsia"/>
              </w:rPr>
              <w:t>Training Procedure</w:t>
            </w:r>
            <w:r>
              <w:rPr>
                <w:rFonts w:hint="eastAsia"/>
                <w:webHidden/>
              </w:rPr>
              <w:tab/>
            </w:r>
            <w:r>
              <w:rPr>
                <w:rFonts w:hint="eastAsia"/>
                <w:webHidden/>
              </w:rPr>
              <w:fldChar w:fldCharType="begin"/>
            </w:r>
            <w:r>
              <w:rPr>
                <w:rFonts w:hint="eastAsia"/>
                <w:webHidden/>
              </w:rPr>
              <w:instrText xml:space="preserve"> </w:instrText>
            </w:r>
            <w:r>
              <w:rPr>
                <w:webHidden/>
              </w:rPr>
              <w:instrText>PAGEREF _Toc228955533 \h</w:instrText>
            </w:r>
            <w:r>
              <w:rPr>
                <w:rFonts w:hint="eastAsia"/>
                <w:webHidden/>
              </w:rPr>
              <w:instrText xml:space="preserve"> </w:instrText>
            </w:r>
            <w:r>
              <w:rPr>
                <w:rFonts w:hint="eastAsia"/>
                <w:webHidden/>
              </w:rPr>
            </w:r>
          </w:ins>
          <w:r>
            <w:rPr>
              <w:webHidden/>
            </w:rPr>
            <w:fldChar w:fldCharType="separate"/>
          </w:r>
          <w:ins w:id="224" w:author="chao zhang" w:date="2026-05-06T10:24:00Z">
            <w:r>
              <w:rPr>
                <w:webHidden/>
              </w:rPr>
              <w:t>29</w:t>
            </w:r>
            <w:r>
              <w:rPr>
                <w:rFonts w:hint="eastAsia"/>
                <w:webHidden/>
              </w:rPr>
              <w:fldChar w:fldCharType="end"/>
            </w:r>
            <w:r w:rsidRPr="004C782B">
              <w:rPr>
                <w:rStyle w:val="af"/>
                <w:rFonts w:hint="eastAsia"/>
              </w:rPr>
              <w:fldChar w:fldCharType="end"/>
            </w:r>
          </w:ins>
        </w:p>
        <w:p w14:paraId="7D6D56FD" w14:textId="219DAF5B" w:rsidR="00CD016C" w:rsidDel="003A2E70" w:rsidRDefault="00CD016C">
          <w:pPr>
            <w:pStyle w:val="TOC1"/>
            <w:rPr>
              <w:ins w:id="225" w:author="Yibin Jiang" w:date="2026-03-31T15:21:00Z"/>
              <w:del w:id="226" w:author="chao zhang" w:date="2026-05-06T10:24:00Z"/>
              <w:rFonts w:asciiTheme="minorHAnsi" w:eastAsiaTheme="minorEastAsia" w:hAnsiTheme="minorHAnsi" w:cstheme="minorBidi" w:hint="eastAsia"/>
              <w:bCs w:val="0"/>
              <w:sz w:val="24"/>
              <w:szCs w:val="24"/>
              <w:lang w:val="en-GB"/>
            </w:rPr>
          </w:pPr>
          <w:ins w:id="227" w:author="Yibin Jiang" w:date="2026-03-31T15:21:00Z">
            <w:del w:id="228" w:author="chao zhang" w:date="2026-05-06T10:24:00Z">
              <w:r w:rsidRPr="003A2E70" w:rsidDel="003A2E70">
                <w:rPr>
                  <w:rStyle w:val="af"/>
                  <w:rPrChange w:id="229" w:author="chao zhang" w:date="2026-05-06T10:24:00Z">
                    <w:rPr>
                      <w:rStyle w:val="af"/>
                    </w:rPr>
                  </w:rPrChange>
                </w:rPr>
                <w:delText>Section 1 Introduction to the Automatic pH-Adjustment Device</w:delText>
              </w:r>
              <w:r w:rsidDel="003A2E70">
                <w:rPr>
                  <w:webHidden/>
                </w:rPr>
                <w:tab/>
                <w:delText>2</w:delText>
              </w:r>
            </w:del>
          </w:ins>
        </w:p>
        <w:p w14:paraId="66AF202B" w14:textId="09ADDD98" w:rsidR="00CD016C" w:rsidDel="003A2E70" w:rsidRDefault="00CD016C">
          <w:pPr>
            <w:pStyle w:val="TOC1"/>
            <w:rPr>
              <w:ins w:id="230" w:author="Yibin Jiang" w:date="2026-03-31T15:21:00Z"/>
              <w:del w:id="231" w:author="chao zhang" w:date="2026-05-06T10:24:00Z"/>
              <w:rFonts w:asciiTheme="minorHAnsi" w:eastAsiaTheme="minorEastAsia" w:hAnsiTheme="minorHAnsi" w:cstheme="minorBidi" w:hint="eastAsia"/>
              <w:bCs w:val="0"/>
              <w:sz w:val="24"/>
              <w:szCs w:val="24"/>
              <w:lang w:val="en-GB"/>
            </w:rPr>
          </w:pPr>
          <w:ins w:id="232" w:author="Yibin Jiang" w:date="2026-03-31T15:21:00Z">
            <w:del w:id="233" w:author="chao zhang" w:date="2026-05-06T10:24:00Z">
              <w:r w:rsidRPr="003A2E70" w:rsidDel="003A2E70">
                <w:rPr>
                  <w:rStyle w:val="af"/>
                  <w:rPrChange w:id="234" w:author="chao zhang" w:date="2026-05-06T10:24:00Z">
                    <w:rPr>
                      <w:rStyle w:val="af"/>
                    </w:rPr>
                  </w:rPrChange>
                </w:rPr>
                <w:delText>Section 2 Chemical Reagents</w:delText>
              </w:r>
              <w:r w:rsidDel="003A2E70">
                <w:rPr>
                  <w:webHidden/>
                </w:rPr>
                <w:tab/>
                <w:delText>3</w:delText>
              </w:r>
            </w:del>
          </w:ins>
        </w:p>
        <w:p w14:paraId="67720E60" w14:textId="3C7227CE" w:rsidR="00CD016C" w:rsidDel="003A2E70" w:rsidRDefault="00CD016C">
          <w:pPr>
            <w:pStyle w:val="TOC1"/>
            <w:rPr>
              <w:ins w:id="235" w:author="Yibin Jiang" w:date="2026-03-31T15:21:00Z"/>
              <w:del w:id="236" w:author="chao zhang" w:date="2026-05-06T10:24:00Z"/>
              <w:rFonts w:asciiTheme="minorHAnsi" w:eastAsiaTheme="minorEastAsia" w:hAnsiTheme="minorHAnsi" w:cstheme="minorBidi" w:hint="eastAsia"/>
              <w:bCs w:val="0"/>
              <w:sz w:val="24"/>
              <w:szCs w:val="24"/>
              <w:lang w:val="en-GB"/>
            </w:rPr>
          </w:pPr>
          <w:ins w:id="237" w:author="Yibin Jiang" w:date="2026-03-31T15:21:00Z">
            <w:del w:id="238" w:author="chao zhang" w:date="2026-05-06T10:24:00Z">
              <w:r w:rsidRPr="003A2E70" w:rsidDel="003A2E70">
                <w:rPr>
                  <w:rStyle w:val="af"/>
                  <w:rPrChange w:id="239" w:author="chao zhang" w:date="2026-05-06T10:24:00Z">
                    <w:rPr>
                      <w:rStyle w:val="af"/>
                    </w:rPr>
                  </w:rPrChange>
                </w:rPr>
                <w:delText>Section 3 Experiment Validation</w:delText>
              </w:r>
              <w:r w:rsidDel="003A2E70">
                <w:rPr>
                  <w:webHidden/>
                </w:rPr>
                <w:tab/>
                <w:delText>4</w:delText>
              </w:r>
            </w:del>
          </w:ins>
        </w:p>
        <w:p w14:paraId="1D9E6347" w14:textId="2A2A3019" w:rsidR="00CD016C" w:rsidDel="003A2E70" w:rsidRDefault="00CD016C">
          <w:pPr>
            <w:pStyle w:val="TOC2"/>
            <w:rPr>
              <w:ins w:id="240" w:author="Yibin Jiang" w:date="2026-03-31T15:21:00Z"/>
              <w:del w:id="241" w:author="chao zhang" w:date="2026-05-06T10:24:00Z"/>
              <w:rFonts w:asciiTheme="minorHAnsi" w:eastAsiaTheme="minorEastAsia" w:hAnsiTheme="minorHAnsi" w:cstheme="minorBidi" w:hint="eastAsia"/>
              <w:sz w:val="24"/>
              <w:szCs w:val="24"/>
              <w:lang w:val="en-GB"/>
            </w:rPr>
          </w:pPr>
          <w:ins w:id="242" w:author="Yibin Jiang" w:date="2026-03-31T15:21:00Z">
            <w:del w:id="243" w:author="chao zhang" w:date="2026-05-06T10:24:00Z">
              <w:r w:rsidRPr="003A2E70" w:rsidDel="003A2E70">
                <w:rPr>
                  <w:rStyle w:val="af"/>
                  <w:rPrChange w:id="244" w:author="chao zhang" w:date="2026-05-06T10:24:00Z">
                    <w:rPr>
                      <w:rStyle w:val="af"/>
                    </w:rPr>
                  </w:rPrChange>
                </w:rPr>
                <w:delText>Experiment 1 Benchmarking Three Control Policies in a Robotic pH Adjustment Task</w:delText>
              </w:r>
              <w:r w:rsidDel="003A2E70">
                <w:rPr>
                  <w:webHidden/>
                </w:rPr>
                <w:tab/>
                <w:delText>4</w:delText>
              </w:r>
            </w:del>
          </w:ins>
        </w:p>
        <w:p w14:paraId="60534B92" w14:textId="08E8F303" w:rsidR="00CD016C" w:rsidDel="003A2E70" w:rsidRDefault="00CD016C">
          <w:pPr>
            <w:pStyle w:val="TOC2"/>
            <w:rPr>
              <w:ins w:id="245" w:author="Yibin Jiang" w:date="2026-03-31T15:21:00Z"/>
              <w:del w:id="246" w:author="chao zhang" w:date="2026-05-06T10:24:00Z"/>
              <w:rFonts w:asciiTheme="minorHAnsi" w:eastAsiaTheme="minorEastAsia" w:hAnsiTheme="minorHAnsi" w:cstheme="minorBidi" w:hint="eastAsia"/>
              <w:sz w:val="24"/>
              <w:szCs w:val="24"/>
              <w:lang w:val="en-GB"/>
            </w:rPr>
          </w:pPr>
          <w:ins w:id="247" w:author="Yibin Jiang" w:date="2026-03-31T15:21:00Z">
            <w:del w:id="248" w:author="chao zhang" w:date="2026-05-06T10:24:00Z">
              <w:r w:rsidRPr="003A2E70" w:rsidDel="003A2E70">
                <w:rPr>
                  <w:rStyle w:val="af"/>
                  <w:rPrChange w:id="249" w:author="chao zhang" w:date="2026-05-06T10:24:00Z">
                    <w:rPr>
                      <w:rStyle w:val="af"/>
                    </w:rPr>
                  </w:rPrChange>
                </w:rPr>
                <w:delText>Experiment 2 Wastewater Neutralization</w:delText>
              </w:r>
              <w:r w:rsidDel="003A2E70">
                <w:rPr>
                  <w:webHidden/>
                </w:rPr>
                <w:tab/>
                <w:delText>7</w:delText>
              </w:r>
            </w:del>
          </w:ins>
        </w:p>
        <w:p w14:paraId="76870364" w14:textId="53406F1B" w:rsidR="00CD016C" w:rsidDel="003A2E70" w:rsidRDefault="00CD016C">
          <w:pPr>
            <w:pStyle w:val="TOC2"/>
            <w:rPr>
              <w:ins w:id="250" w:author="Yibin Jiang" w:date="2026-03-31T15:21:00Z"/>
              <w:del w:id="251" w:author="chao zhang" w:date="2026-05-06T10:24:00Z"/>
              <w:rFonts w:asciiTheme="minorHAnsi" w:eastAsiaTheme="minorEastAsia" w:hAnsiTheme="minorHAnsi" w:cstheme="minorBidi" w:hint="eastAsia"/>
              <w:sz w:val="24"/>
              <w:szCs w:val="24"/>
              <w:lang w:val="en-GB"/>
            </w:rPr>
          </w:pPr>
          <w:ins w:id="252" w:author="Yibin Jiang" w:date="2026-03-31T15:21:00Z">
            <w:del w:id="253" w:author="chao zhang" w:date="2026-05-06T10:24:00Z">
              <w:r w:rsidRPr="003A2E70" w:rsidDel="003A2E70">
                <w:rPr>
                  <w:rStyle w:val="af"/>
                  <w:rPrChange w:id="254" w:author="chao zhang" w:date="2026-05-06T10:24:00Z">
                    <w:rPr>
                      <w:rStyle w:val="af"/>
                    </w:rPr>
                  </w:rPrChange>
                </w:rPr>
                <w:delText>Experiment 3 Isolation of Casein by Adjusting pH to the Isoelectric Point</w:delText>
              </w:r>
              <w:r w:rsidDel="003A2E70">
                <w:rPr>
                  <w:webHidden/>
                </w:rPr>
                <w:tab/>
                <w:delText>8</w:delText>
              </w:r>
            </w:del>
          </w:ins>
        </w:p>
        <w:p w14:paraId="349A0DFD" w14:textId="0987EF0C" w:rsidR="00CD016C" w:rsidDel="003A2E70" w:rsidRDefault="00CD016C">
          <w:pPr>
            <w:pStyle w:val="TOC2"/>
            <w:rPr>
              <w:ins w:id="255" w:author="Yibin Jiang" w:date="2026-03-31T15:21:00Z"/>
              <w:del w:id="256" w:author="chao zhang" w:date="2026-05-06T10:24:00Z"/>
              <w:rFonts w:asciiTheme="minorHAnsi" w:eastAsiaTheme="minorEastAsia" w:hAnsiTheme="minorHAnsi" w:cstheme="minorBidi" w:hint="eastAsia"/>
              <w:sz w:val="24"/>
              <w:szCs w:val="24"/>
              <w:lang w:val="en-GB"/>
            </w:rPr>
          </w:pPr>
          <w:ins w:id="257" w:author="Yibin Jiang" w:date="2026-03-31T15:21:00Z">
            <w:del w:id="258" w:author="chao zhang" w:date="2026-05-06T10:24:00Z">
              <w:r w:rsidRPr="003A2E70" w:rsidDel="003A2E70">
                <w:rPr>
                  <w:rStyle w:val="af"/>
                  <w:rPrChange w:id="259" w:author="chao zhang" w:date="2026-05-06T10:24:00Z">
                    <w:rPr>
                      <w:rStyle w:val="af"/>
                    </w:rPr>
                  </w:rPrChange>
                </w:rPr>
                <w:delText>Experiment 4 Determination of the Stability Constant for the SSA–Cu(II) Complex</w:delText>
              </w:r>
              <w:r w:rsidDel="003A2E70">
                <w:rPr>
                  <w:webHidden/>
                </w:rPr>
                <w:tab/>
                <w:delText>10</w:delText>
              </w:r>
            </w:del>
          </w:ins>
        </w:p>
        <w:p w14:paraId="151763BA" w14:textId="12886FE3" w:rsidR="00CD016C" w:rsidDel="003A2E70" w:rsidRDefault="00CD016C">
          <w:pPr>
            <w:pStyle w:val="TOC1"/>
            <w:rPr>
              <w:ins w:id="260" w:author="Yibin Jiang" w:date="2026-03-31T15:21:00Z"/>
              <w:del w:id="261" w:author="chao zhang" w:date="2026-05-06T10:24:00Z"/>
              <w:rFonts w:asciiTheme="minorHAnsi" w:eastAsiaTheme="minorEastAsia" w:hAnsiTheme="minorHAnsi" w:cstheme="minorBidi" w:hint="eastAsia"/>
              <w:bCs w:val="0"/>
              <w:sz w:val="24"/>
              <w:szCs w:val="24"/>
              <w:lang w:val="en-GB"/>
            </w:rPr>
          </w:pPr>
          <w:ins w:id="262" w:author="Yibin Jiang" w:date="2026-03-31T15:21:00Z">
            <w:del w:id="263" w:author="chao zhang" w:date="2026-05-06T10:24:00Z">
              <w:r w:rsidRPr="003A2E70" w:rsidDel="003A2E70">
                <w:rPr>
                  <w:rStyle w:val="af"/>
                  <w:rPrChange w:id="264" w:author="chao zhang" w:date="2026-05-06T10:24:00Z">
                    <w:rPr>
                      <w:rStyle w:val="af"/>
                    </w:rPr>
                  </w:rPrChange>
                </w:rPr>
                <w:delText>Section 4 Bayesian Updating and Reinforcement Learning</w:delText>
              </w:r>
              <w:r w:rsidDel="003A2E70">
                <w:rPr>
                  <w:webHidden/>
                </w:rPr>
                <w:tab/>
                <w:delText>13</w:delText>
              </w:r>
            </w:del>
          </w:ins>
        </w:p>
        <w:p w14:paraId="3D598E9E" w14:textId="08345C53" w:rsidR="00CD016C" w:rsidDel="003A2E70" w:rsidRDefault="00CD016C">
          <w:pPr>
            <w:pStyle w:val="TOC2"/>
            <w:rPr>
              <w:ins w:id="265" w:author="Yibin Jiang" w:date="2026-03-31T15:21:00Z"/>
              <w:del w:id="266" w:author="chao zhang" w:date="2026-05-06T10:24:00Z"/>
              <w:rFonts w:asciiTheme="minorHAnsi" w:eastAsiaTheme="minorEastAsia" w:hAnsiTheme="minorHAnsi" w:cstheme="minorBidi" w:hint="eastAsia"/>
              <w:sz w:val="24"/>
              <w:szCs w:val="24"/>
              <w:lang w:val="en-GB"/>
            </w:rPr>
          </w:pPr>
          <w:ins w:id="267" w:author="Yibin Jiang" w:date="2026-03-31T15:21:00Z">
            <w:del w:id="268" w:author="chao zhang" w:date="2026-05-06T10:24:00Z">
              <w:r w:rsidRPr="003A2E70" w:rsidDel="003A2E70">
                <w:rPr>
                  <w:rStyle w:val="af"/>
                  <w:rPrChange w:id="269" w:author="chao zhang" w:date="2026-05-06T10:24:00Z">
                    <w:rPr>
                      <w:rStyle w:val="af"/>
                    </w:rPr>
                  </w:rPrChange>
                </w:rPr>
                <w:delText>Bayesian Parameter Updating</w:delText>
              </w:r>
              <w:r w:rsidDel="003A2E70">
                <w:rPr>
                  <w:webHidden/>
                </w:rPr>
                <w:tab/>
                <w:delText>13</w:delText>
              </w:r>
            </w:del>
          </w:ins>
        </w:p>
        <w:p w14:paraId="2FC11825" w14:textId="358F8FB6" w:rsidR="00CD016C" w:rsidDel="003A2E70" w:rsidRDefault="00CD016C">
          <w:pPr>
            <w:pStyle w:val="TOC3"/>
            <w:tabs>
              <w:tab w:val="right" w:leader="dot" w:pos="8296"/>
            </w:tabs>
            <w:ind w:left="880"/>
            <w:rPr>
              <w:ins w:id="270" w:author="Yibin Jiang" w:date="2026-03-31T15:21:00Z"/>
              <w:del w:id="271" w:author="chao zhang" w:date="2026-05-06T10:24:00Z"/>
              <w:rFonts w:asciiTheme="minorHAnsi" w:eastAsiaTheme="minorEastAsia" w:hAnsiTheme="minorHAnsi" w:cstheme="minorBidi" w:hint="eastAsia"/>
              <w:noProof/>
              <w:sz w:val="24"/>
              <w:lang w:val="en-GB"/>
            </w:rPr>
          </w:pPr>
          <w:ins w:id="272" w:author="Yibin Jiang" w:date="2026-03-31T15:21:00Z">
            <w:del w:id="273" w:author="chao zhang" w:date="2026-05-06T10:24:00Z">
              <w:r w:rsidRPr="003A2E70" w:rsidDel="003A2E70">
                <w:rPr>
                  <w:rStyle w:val="af"/>
                  <w:noProof/>
                </w:rPr>
                <w:delText>1. Sampling</w:delText>
              </w:r>
              <w:r w:rsidDel="003A2E70">
                <w:rPr>
                  <w:noProof/>
                  <w:webHidden/>
                </w:rPr>
                <w:tab/>
                <w:delText>13</w:delText>
              </w:r>
            </w:del>
          </w:ins>
        </w:p>
        <w:p w14:paraId="1DC807A1" w14:textId="4368E8AE" w:rsidR="00CD016C" w:rsidDel="003A2E70" w:rsidRDefault="00CD016C">
          <w:pPr>
            <w:pStyle w:val="TOC3"/>
            <w:tabs>
              <w:tab w:val="right" w:leader="dot" w:pos="8296"/>
            </w:tabs>
            <w:ind w:left="880"/>
            <w:rPr>
              <w:ins w:id="274" w:author="Yibin Jiang" w:date="2026-03-31T15:21:00Z"/>
              <w:del w:id="275" w:author="chao zhang" w:date="2026-05-06T10:24:00Z"/>
              <w:rFonts w:asciiTheme="minorHAnsi" w:eastAsiaTheme="minorEastAsia" w:hAnsiTheme="minorHAnsi" w:cstheme="minorBidi" w:hint="eastAsia"/>
              <w:noProof/>
              <w:sz w:val="24"/>
              <w:lang w:val="en-GB"/>
            </w:rPr>
          </w:pPr>
          <w:ins w:id="276" w:author="Yibin Jiang" w:date="2026-03-31T15:21:00Z">
            <w:del w:id="277" w:author="chao zhang" w:date="2026-05-06T10:24:00Z">
              <w:r w:rsidRPr="003A2E70" w:rsidDel="003A2E70">
                <w:rPr>
                  <w:rStyle w:val="af"/>
                  <w:noProof/>
                </w:rPr>
                <w:delText>2. Equilibrium prediction</w:delText>
              </w:r>
              <w:r w:rsidDel="003A2E70">
                <w:rPr>
                  <w:noProof/>
                  <w:webHidden/>
                </w:rPr>
                <w:tab/>
                <w:delText>14</w:delText>
              </w:r>
            </w:del>
          </w:ins>
        </w:p>
        <w:p w14:paraId="1DD96A35" w14:textId="5827B120" w:rsidR="00CD016C" w:rsidDel="003A2E70" w:rsidRDefault="00CD016C">
          <w:pPr>
            <w:pStyle w:val="TOC3"/>
            <w:tabs>
              <w:tab w:val="right" w:leader="dot" w:pos="8296"/>
            </w:tabs>
            <w:ind w:left="880"/>
            <w:rPr>
              <w:ins w:id="278" w:author="Yibin Jiang" w:date="2026-03-31T15:21:00Z"/>
              <w:del w:id="279" w:author="chao zhang" w:date="2026-05-06T10:24:00Z"/>
              <w:rFonts w:asciiTheme="minorHAnsi" w:eastAsiaTheme="minorEastAsia" w:hAnsiTheme="minorHAnsi" w:cstheme="minorBidi" w:hint="eastAsia"/>
              <w:noProof/>
              <w:sz w:val="24"/>
              <w:lang w:val="en-GB"/>
            </w:rPr>
          </w:pPr>
          <w:ins w:id="280" w:author="Yibin Jiang" w:date="2026-03-31T15:21:00Z">
            <w:del w:id="281" w:author="chao zhang" w:date="2026-05-06T10:24:00Z">
              <w:r w:rsidRPr="003A2E70" w:rsidDel="003A2E70">
                <w:rPr>
                  <w:rStyle w:val="af"/>
                  <w:noProof/>
                </w:rPr>
                <w:delText>3. Likelihood calculation</w:delText>
              </w:r>
              <w:r w:rsidDel="003A2E70">
                <w:rPr>
                  <w:noProof/>
                  <w:webHidden/>
                </w:rPr>
                <w:tab/>
                <w:delText>15</w:delText>
              </w:r>
            </w:del>
          </w:ins>
        </w:p>
        <w:p w14:paraId="38CC2801" w14:textId="41B6B330" w:rsidR="00CD016C" w:rsidDel="003A2E70" w:rsidRDefault="00CD016C">
          <w:pPr>
            <w:pStyle w:val="TOC3"/>
            <w:tabs>
              <w:tab w:val="right" w:leader="dot" w:pos="8296"/>
            </w:tabs>
            <w:ind w:left="880"/>
            <w:rPr>
              <w:ins w:id="282" w:author="Yibin Jiang" w:date="2026-03-31T15:21:00Z"/>
              <w:del w:id="283" w:author="chao zhang" w:date="2026-05-06T10:24:00Z"/>
              <w:rFonts w:asciiTheme="minorHAnsi" w:eastAsiaTheme="minorEastAsia" w:hAnsiTheme="minorHAnsi" w:cstheme="minorBidi" w:hint="eastAsia"/>
              <w:noProof/>
              <w:sz w:val="24"/>
              <w:lang w:val="en-GB"/>
            </w:rPr>
          </w:pPr>
          <w:ins w:id="284" w:author="Yibin Jiang" w:date="2026-03-31T15:21:00Z">
            <w:del w:id="285" w:author="chao zhang" w:date="2026-05-06T10:24:00Z">
              <w:r w:rsidRPr="003A2E70" w:rsidDel="003A2E70">
                <w:rPr>
                  <w:rStyle w:val="af"/>
                  <w:noProof/>
                </w:rPr>
                <w:delText>4. Resampling</w:delText>
              </w:r>
              <w:r w:rsidDel="003A2E70">
                <w:rPr>
                  <w:noProof/>
                  <w:webHidden/>
                </w:rPr>
                <w:tab/>
                <w:delText>15</w:delText>
              </w:r>
            </w:del>
          </w:ins>
        </w:p>
        <w:p w14:paraId="0B278369" w14:textId="60CA10BE" w:rsidR="00CD016C" w:rsidDel="003A2E70" w:rsidRDefault="00CD016C">
          <w:pPr>
            <w:pStyle w:val="TOC3"/>
            <w:tabs>
              <w:tab w:val="right" w:leader="dot" w:pos="8296"/>
            </w:tabs>
            <w:ind w:left="880"/>
            <w:rPr>
              <w:ins w:id="286" w:author="Yibin Jiang" w:date="2026-03-31T15:21:00Z"/>
              <w:del w:id="287" w:author="chao zhang" w:date="2026-05-06T10:24:00Z"/>
              <w:rFonts w:asciiTheme="minorHAnsi" w:eastAsiaTheme="minorEastAsia" w:hAnsiTheme="minorHAnsi" w:cstheme="minorBidi" w:hint="eastAsia"/>
              <w:noProof/>
              <w:sz w:val="24"/>
              <w:lang w:val="en-GB"/>
            </w:rPr>
          </w:pPr>
          <w:ins w:id="288" w:author="Yibin Jiang" w:date="2026-03-31T15:21:00Z">
            <w:del w:id="289" w:author="chao zhang" w:date="2026-05-06T10:24:00Z">
              <w:r w:rsidRPr="003A2E70" w:rsidDel="003A2E70">
                <w:rPr>
                  <w:rStyle w:val="af"/>
                  <w:noProof/>
                </w:rPr>
                <w:delText>5. Posterior updating</w:delText>
              </w:r>
              <w:r w:rsidDel="003A2E70">
                <w:rPr>
                  <w:noProof/>
                  <w:webHidden/>
                </w:rPr>
                <w:tab/>
                <w:delText>16</w:delText>
              </w:r>
            </w:del>
          </w:ins>
        </w:p>
        <w:p w14:paraId="05E90CD8" w14:textId="50E964FA" w:rsidR="00CD016C" w:rsidDel="003A2E70" w:rsidRDefault="00CD016C">
          <w:pPr>
            <w:pStyle w:val="TOC2"/>
            <w:rPr>
              <w:ins w:id="290" w:author="Yibin Jiang" w:date="2026-03-31T15:21:00Z"/>
              <w:del w:id="291" w:author="chao zhang" w:date="2026-05-06T10:24:00Z"/>
              <w:rFonts w:asciiTheme="minorHAnsi" w:eastAsiaTheme="minorEastAsia" w:hAnsiTheme="minorHAnsi" w:cstheme="minorBidi" w:hint="eastAsia"/>
              <w:sz w:val="24"/>
              <w:szCs w:val="24"/>
              <w:lang w:val="en-GB"/>
            </w:rPr>
          </w:pPr>
          <w:ins w:id="292" w:author="Yibin Jiang" w:date="2026-03-31T15:21:00Z">
            <w:del w:id="293" w:author="chao zhang" w:date="2026-05-06T10:24:00Z">
              <w:r w:rsidRPr="003A2E70" w:rsidDel="003A2E70">
                <w:rPr>
                  <w:rStyle w:val="af"/>
                  <w:rPrChange w:id="294" w:author="chao zhang" w:date="2026-05-06T10:24:00Z">
                    <w:rPr>
                      <w:rStyle w:val="af"/>
                    </w:rPr>
                  </w:rPrChange>
                </w:rPr>
                <w:delText>Determining pH-Adjustment Volume Using Bayesian Parameter Updates and Control Logic</w:delText>
              </w:r>
              <w:r w:rsidDel="003A2E70">
                <w:rPr>
                  <w:webHidden/>
                </w:rPr>
                <w:tab/>
                <w:delText>16</w:delText>
              </w:r>
            </w:del>
          </w:ins>
        </w:p>
        <w:p w14:paraId="589E68B3" w14:textId="3E871778" w:rsidR="00CD016C" w:rsidDel="003A2E70" w:rsidRDefault="00CD016C">
          <w:pPr>
            <w:pStyle w:val="TOC3"/>
            <w:tabs>
              <w:tab w:val="right" w:leader="dot" w:pos="8296"/>
            </w:tabs>
            <w:ind w:left="880"/>
            <w:rPr>
              <w:ins w:id="295" w:author="Yibin Jiang" w:date="2026-03-31T15:21:00Z"/>
              <w:del w:id="296" w:author="chao zhang" w:date="2026-05-06T10:24:00Z"/>
              <w:rFonts w:asciiTheme="minorHAnsi" w:eastAsiaTheme="minorEastAsia" w:hAnsiTheme="minorHAnsi" w:cstheme="minorBidi" w:hint="eastAsia"/>
              <w:noProof/>
              <w:sz w:val="24"/>
              <w:lang w:val="en-GB"/>
            </w:rPr>
          </w:pPr>
          <w:ins w:id="297" w:author="Yibin Jiang" w:date="2026-03-31T15:21:00Z">
            <w:del w:id="298" w:author="chao zhang" w:date="2026-05-06T10:24:00Z">
              <w:r w:rsidRPr="003A2E70" w:rsidDel="003A2E70">
                <w:rPr>
                  <w:rStyle w:val="af"/>
                  <w:noProof/>
                </w:rPr>
                <w:delText>1. Current pH error magnitude (</w:delText>
              </w:r>
            </w:del>
          </w:ins>
          <m:oMath>
            <m:r>
              <w:ins w:id="299" w:author="Yibin Jiang" w:date="2026-03-31T15:21:00Z">
                <w:del w:id="300" w:author="chao zhang" w:date="2026-05-06T10:24:00Z">
                  <m:rPr>
                    <m:sty m:val="p"/>
                  </m:rPr>
                  <w:rPr>
                    <w:rStyle w:val="af"/>
                    <w:rFonts w:ascii="Cambria Math" w:hAnsi="Cambria Math"/>
                    <w:noProof/>
                  </w:rPr>
                  <m:t>ΔpHerr</m:t>
                </w:del>
              </w:ins>
            </m:r>
          </m:oMath>
          <w:ins w:id="301" w:author="Yibin Jiang" w:date="2026-03-31T15:21:00Z">
            <w:del w:id="302" w:author="chao zhang" w:date="2026-05-06T10:24:00Z">
              <w:r w:rsidRPr="003A2E70" w:rsidDel="003A2E70">
                <w:rPr>
                  <w:rStyle w:val="af"/>
                  <w:noProof/>
                </w:rPr>
                <w:delText>)</w:delText>
              </w:r>
              <w:r w:rsidDel="003A2E70">
                <w:rPr>
                  <w:noProof/>
                  <w:webHidden/>
                </w:rPr>
                <w:tab/>
                <w:delText>17</w:delText>
              </w:r>
            </w:del>
          </w:ins>
        </w:p>
        <w:p w14:paraId="502377A3" w14:textId="2B40280A" w:rsidR="00CD016C" w:rsidDel="003A2E70" w:rsidRDefault="00CD016C">
          <w:pPr>
            <w:pStyle w:val="TOC3"/>
            <w:tabs>
              <w:tab w:val="right" w:leader="dot" w:pos="8296"/>
            </w:tabs>
            <w:ind w:left="880"/>
            <w:rPr>
              <w:ins w:id="303" w:author="Yibin Jiang" w:date="2026-03-31T15:21:00Z"/>
              <w:del w:id="304" w:author="chao zhang" w:date="2026-05-06T10:24:00Z"/>
              <w:rFonts w:asciiTheme="minorHAnsi" w:eastAsiaTheme="minorEastAsia" w:hAnsiTheme="minorHAnsi" w:cstheme="minorBidi" w:hint="eastAsia"/>
              <w:noProof/>
              <w:sz w:val="24"/>
              <w:lang w:val="en-GB"/>
            </w:rPr>
          </w:pPr>
          <w:ins w:id="305" w:author="Yibin Jiang" w:date="2026-03-31T15:21:00Z">
            <w:del w:id="306" w:author="chao zhang" w:date="2026-05-06T10:24:00Z">
              <w:r w:rsidRPr="003A2E70" w:rsidDel="003A2E70">
                <w:rPr>
                  <w:rStyle w:val="af"/>
                  <w:noProof/>
                </w:rPr>
                <w:delText>2. Observed pH response to the previous addition (</w:delText>
              </w:r>
            </w:del>
          </w:ins>
          <m:oMath>
            <m:r>
              <w:ins w:id="307" w:author="Yibin Jiang" w:date="2026-03-31T15:21:00Z">
                <w:del w:id="308" w:author="chao zhang" w:date="2026-05-06T10:24:00Z">
                  <m:rPr>
                    <m:sty m:val="p"/>
                  </m:rPr>
                  <w:rPr>
                    <w:rStyle w:val="af"/>
                    <w:rFonts w:ascii="Cambria Math" w:hAnsi="Cambria Math"/>
                    <w:noProof/>
                  </w:rPr>
                  <m:t>r</m:t>
                </w:del>
              </w:ins>
            </m:r>
          </m:oMath>
          <w:ins w:id="309" w:author="Yibin Jiang" w:date="2026-03-31T15:21:00Z">
            <w:del w:id="310" w:author="chao zhang" w:date="2026-05-06T10:24:00Z">
              <w:r w:rsidRPr="003A2E70" w:rsidDel="003A2E70">
                <w:rPr>
                  <w:rStyle w:val="af"/>
                  <w:noProof/>
                </w:rPr>
                <w:delText>)</w:delText>
              </w:r>
              <w:r w:rsidDel="003A2E70">
                <w:rPr>
                  <w:noProof/>
                  <w:webHidden/>
                </w:rPr>
                <w:tab/>
                <w:delText>18</w:delText>
              </w:r>
            </w:del>
          </w:ins>
        </w:p>
        <w:p w14:paraId="7BB19588" w14:textId="62DEEEE4" w:rsidR="00CD016C" w:rsidDel="003A2E70" w:rsidRDefault="00CD016C">
          <w:pPr>
            <w:pStyle w:val="TOC3"/>
            <w:tabs>
              <w:tab w:val="right" w:leader="dot" w:pos="8296"/>
            </w:tabs>
            <w:ind w:left="880"/>
            <w:rPr>
              <w:ins w:id="311" w:author="Yibin Jiang" w:date="2026-03-31T15:21:00Z"/>
              <w:del w:id="312" w:author="chao zhang" w:date="2026-05-06T10:24:00Z"/>
              <w:rFonts w:asciiTheme="minorHAnsi" w:eastAsiaTheme="minorEastAsia" w:hAnsiTheme="minorHAnsi" w:cstheme="minorBidi" w:hint="eastAsia"/>
              <w:noProof/>
              <w:sz w:val="24"/>
              <w:lang w:val="en-GB"/>
            </w:rPr>
          </w:pPr>
          <w:ins w:id="313" w:author="Yibin Jiang" w:date="2026-03-31T15:21:00Z">
            <w:del w:id="314" w:author="chao zhang" w:date="2026-05-06T10:24:00Z">
              <w:r w:rsidRPr="003A2E70" w:rsidDel="003A2E70">
                <w:rPr>
                  <w:rStyle w:val="af"/>
                  <w:noProof/>
                </w:rPr>
                <w:delText>3. Posterior uncertainty (</w:delText>
              </w:r>
            </w:del>
          </w:ins>
          <m:oMath>
            <m:r>
              <w:ins w:id="315" w:author="Yibin Jiang" w:date="2026-03-31T15:21:00Z">
                <w:del w:id="316" w:author="chao zhang" w:date="2026-05-06T10:24:00Z">
                  <m:rPr>
                    <m:sty m:val="p"/>
                  </m:rPr>
                  <w:rPr>
                    <w:rStyle w:val="af"/>
                    <w:rFonts w:ascii="Cambria Math" w:hAnsi="Cambria Math"/>
                    <w:noProof/>
                  </w:rPr>
                  <m:t>u</m:t>
                </w:del>
              </w:ins>
            </m:r>
          </m:oMath>
          <w:ins w:id="317" w:author="Yibin Jiang" w:date="2026-03-31T15:21:00Z">
            <w:del w:id="318" w:author="chao zhang" w:date="2026-05-06T10:24:00Z">
              <w:r w:rsidRPr="003A2E70" w:rsidDel="003A2E70">
                <w:rPr>
                  <w:rStyle w:val="af"/>
                  <w:noProof/>
                </w:rPr>
                <w:delText>)</w:delText>
              </w:r>
              <w:r w:rsidDel="003A2E70">
                <w:rPr>
                  <w:noProof/>
                  <w:webHidden/>
                </w:rPr>
                <w:tab/>
                <w:delText>18</w:delText>
              </w:r>
            </w:del>
          </w:ins>
        </w:p>
        <w:p w14:paraId="66C28322" w14:textId="57056842" w:rsidR="00CD016C" w:rsidDel="003A2E70" w:rsidRDefault="00CD016C">
          <w:pPr>
            <w:pStyle w:val="TOC3"/>
            <w:tabs>
              <w:tab w:val="right" w:leader="dot" w:pos="8296"/>
            </w:tabs>
            <w:ind w:left="880"/>
            <w:rPr>
              <w:ins w:id="319" w:author="Yibin Jiang" w:date="2026-03-31T15:21:00Z"/>
              <w:del w:id="320" w:author="chao zhang" w:date="2026-05-06T10:24:00Z"/>
              <w:rFonts w:asciiTheme="minorHAnsi" w:eastAsiaTheme="minorEastAsia" w:hAnsiTheme="minorHAnsi" w:cstheme="minorBidi" w:hint="eastAsia"/>
              <w:noProof/>
              <w:sz w:val="24"/>
              <w:lang w:val="en-GB"/>
            </w:rPr>
          </w:pPr>
          <w:ins w:id="321" w:author="Yibin Jiang" w:date="2026-03-31T15:21:00Z">
            <w:del w:id="322" w:author="chao zhang" w:date="2026-05-06T10:24:00Z">
              <w:r w:rsidRPr="003A2E70" w:rsidDel="003A2E70">
                <w:rPr>
                  <w:rStyle w:val="af"/>
                  <w:noProof/>
                </w:rPr>
                <w:delText>4. Effective buffering level (</w:delText>
              </w:r>
            </w:del>
          </w:ins>
          <m:oMath>
            <m:r>
              <w:ins w:id="323" w:author="Yibin Jiang" w:date="2026-03-31T15:21:00Z">
                <w:del w:id="324" w:author="chao zhang" w:date="2026-05-06T10:24:00Z">
                  <m:rPr>
                    <m:sty m:val="p"/>
                  </m:rPr>
                  <w:rPr>
                    <w:rStyle w:val="af"/>
                    <w:rFonts w:ascii="Cambria Math" w:hAnsi="Cambria Math"/>
                    <w:noProof/>
                  </w:rPr>
                  <m:t>B</m:t>
                </w:del>
              </w:ins>
            </m:r>
          </m:oMath>
          <w:ins w:id="325" w:author="Yibin Jiang" w:date="2026-03-31T15:21:00Z">
            <w:del w:id="326" w:author="chao zhang" w:date="2026-05-06T10:24:00Z">
              <w:r w:rsidRPr="003A2E70" w:rsidDel="003A2E70">
                <w:rPr>
                  <w:rStyle w:val="af"/>
                  <w:noProof/>
                </w:rPr>
                <w:delText>)</w:delText>
              </w:r>
              <w:r w:rsidDel="003A2E70">
                <w:rPr>
                  <w:noProof/>
                  <w:webHidden/>
                </w:rPr>
                <w:tab/>
                <w:delText>19</w:delText>
              </w:r>
            </w:del>
          </w:ins>
        </w:p>
        <w:p w14:paraId="4F2D8B96" w14:textId="34E71B89" w:rsidR="00CD016C" w:rsidDel="003A2E70" w:rsidRDefault="00CD016C">
          <w:pPr>
            <w:pStyle w:val="TOC3"/>
            <w:tabs>
              <w:tab w:val="right" w:leader="dot" w:pos="8296"/>
            </w:tabs>
            <w:ind w:left="880"/>
            <w:rPr>
              <w:ins w:id="327" w:author="Yibin Jiang" w:date="2026-03-31T15:21:00Z"/>
              <w:del w:id="328" w:author="chao zhang" w:date="2026-05-06T10:24:00Z"/>
              <w:rFonts w:asciiTheme="minorHAnsi" w:eastAsiaTheme="minorEastAsia" w:hAnsiTheme="minorHAnsi" w:cstheme="minorBidi" w:hint="eastAsia"/>
              <w:noProof/>
              <w:sz w:val="24"/>
              <w:lang w:val="en-GB"/>
            </w:rPr>
          </w:pPr>
          <w:ins w:id="329" w:author="Yibin Jiang" w:date="2026-03-31T15:21:00Z">
            <w:del w:id="330" w:author="chao zhang" w:date="2026-05-06T10:24:00Z">
              <w:r w:rsidRPr="003A2E70" w:rsidDel="003A2E70">
                <w:rPr>
                  <w:rStyle w:val="af"/>
                  <w:noProof/>
                </w:rPr>
                <w:delText>5. Theoretical required volume (</w:delText>
              </w:r>
            </w:del>
          </w:ins>
          <m:oMath>
            <m:r>
              <w:ins w:id="331" w:author="Yibin Jiang" w:date="2026-03-31T15:21:00Z">
                <w:del w:id="332" w:author="chao zhang" w:date="2026-05-06T10:24:00Z">
                  <m:rPr>
                    <m:sty m:val="p"/>
                  </m:rPr>
                  <w:rPr>
                    <w:rStyle w:val="af"/>
                    <w:rFonts w:ascii="Cambria Math" w:hAnsi="Cambria Math"/>
                    <w:noProof/>
                  </w:rPr>
                  <m:t>Vreq</m:t>
                </w:del>
              </w:ins>
            </m:r>
          </m:oMath>
          <w:ins w:id="333" w:author="Yibin Jiang" w:date="2026-03-31T15:21:00Z">
            <w:del w:id="334" w:author="chao zhang" w:date="2026-05-06T10:24:00Z">
              <w:r w:rsidRPr="003A2E70" w:rsidDel="003A2E70">
                <w:rPr>
                  <w:rStyle w:val="af"/>
                  <w:noProof/>
                </w:rPr>
                <w:delText>)</w:delText>
              </w:r>
              <w:r w:rsidDel="003A2E70">
                <w:rPr>
                  <w:noProof/>
                  <w:webHidden/>
                </w:rPr>
                <w:tab/>
                <w:delText>19</w:delText>
              </w:r>
            </w:del>
          </w:ins>
        </w:p>
        <w:p w14:paraId="2150EA56" w14:textId="0169FDF2" w:rsidR="00CD016C" w:rsidDel="003A2E70" w:rsidRDefault="00CD016C">
          <w:pPr>
            <w:pStyle w:val="TOC2"/>
            <w:rPr>
              <w:ins w:id="335" w:author="Yibin Jiang" w:date="2026-03-31T15:21:00Z"/>
              <w:del w:id="336" w:author="chao zhang" w:date="2026-05-06T10:24:00Z"/>
              <w:rFonts w:asciiTheme="minorHAnsi" w:eastAsiaTheme="minorEastAsia" w:hAnsiTheme="minorHAnsi" w:cstheme="minorBidi" w:hint="eastAsia"/>
              <w:sz w:val="24"/>
              <w:szCs w:val="24"/>
              <w:lang w:val="en-GB"/>
            </w:rPr>
          </w:pPr>
          <w:ins w:id="337" w:author="Yibin Jiang" w:date="2026-03-31T15:21:00Z">
            <w:del w:id="338" w:author="chao zhang" w:date="2026-05-06T10:24:00Z">
              <w:r w:rsidRPr="003A2E70" w:rsidDel="003A2E70">
                <w:rPr>
                  <w:rStyle w:val="af"/>
                  <w:rPrChange w:id="339" w:author="chao zhang" w:date="2026-05-06T10:24:00Z">
                    <w:rPr>
                      <w:rStyle w:val="af"/>
                    </w:rPr>
                  </w:rPrChange>
                </w:rPr>
                <w:delText>Imitation Learning</w:delText>
              </w:r>
              <w:r w:rsidDel="003A2E70">
                <w:rPr>
                  <w:webHidden/>
                </w:rPr>
                <w:tab/>
                <w:delText>21</w:delText>
              </w:r>
            </w:del>
          </w:ins>
        </w:p>
        <w:p w14:paraId="383AADD9" w14:textId="03BD618D" w:rsidR="00CD016C" w:rsidDel="003A2E70" w:rsidRDefault="00CD016C">
          <w:pPr>
            <w:pStyle w:val="TOC2"/>
            <w:rPr>
              <w:ins w:id="340" w:author="Yibin Jiang" w:date="2026-03-31T15:21:00Z"/>
              <w:del w:id="341" w:author="chao zhang" w:date="2026-05-06T10:24:00Z"/>
              <w:rFonts w:asciiTheme="minorHAnsi" w:eastAsiaTheme="minorEastAsia" w:hAnsiTheme="minorHAnsi" w:cstheme="minorBidi" w:hint="eastAsia"/>
              <w:sz w:val="24"/>
              <w:szCs w:val="24"/>
              <w:lang w:val="en-GB"/>
            </w:rPr>
          </w:pPr>
          <w:ins w:id="342" w:author="Yibin Jiang" w:date="2026-03-31T15:21:00Z">
            <w:del w:id="343" w:author="chao zhang" w:date="2026-05-06T10:24:00Z">
              <w:r w:rsidRPr="003A2E70" w:rsidDel="003A2E70">
                <w:rPr>
                  <w:rStyle w:val="af"/>
                  <w:rPrChange w:id="344" w:author="chao zhang" w:date="2026-05-06T10:24:00Z">
                    <w:rPr>
                      <w:rStyle w:val="af"/>
                    </w:rPr>
                  </w:rPrChange>
                </w:rPr>
                <w:delText>Optimizing Neural Network Parameters via Reinforcement Learning</w:delText>
              </w:r>
              <w:r w:rsidDel="003A2E70">
                <w:rPr>
                  <w:webHidden/>
                </w:rPr>
                <w:tab/>
                <w:delText>23</w:delText>
              </w:r>
            </w:del>
          </w:ins>
        </w:p>
        <w:p w14:paraId="3E2C380C" w14:textId="2C474AE1" w:rsidR="00CD016C" w:rsidDel="003A2E70" w:rsidRDefault="00CD016C">
          <w:pPr>
            <w:pStyle w:val="TOC3"/>
            <w:tabs>
              <w:tab w:val="right" w:leader="dot" w:pos="8296"/>
            </w:tabs>
            <w:ind w:left="880"/>
            <w:rPr>
              <w:ins w:id="345" w:author="Yibin Jiang" w:date="2026-03-31T15:21:00Z"/>
              <w:del w:id="346" w:author="chao zhang" w:date="2026-05-06T10:24:00Z"/>
              <w:rFonts w:asciiTheme="minorHAnsi" w:eastAsiaTheme="minorEastAsia" w:hAnsiTheme="minorHAnsi" w:cstheme="minorBidi" w:hint="eastAsia"/>
              <w:noProof/>
              <w:sz w:val="24"/>
              <w:lang w:val="en-GB"/>
            </w:rPr>
          </w:pPr>
          <w:ins w:id="347" w:author="Yibin Jiang" w:date="2026-03-31T15:21:00Z">
            <w:del w:id="348" w:author="chao zhang" w:date="2026-05-06T10:24:00Z">
              <w:r w:rsidRPr="003A2E70" w:rsidDel="003A2E70">
                <w:rPr>
                  <w:rStyle w:val="af"/>
                  <w:noProof/>
                </w:rPr>
                <w:delText>Parameter update process</w:delText>
              </w:r>
              <w:r w:rsidDel="003A2E70">
                <w:rPr>
                  <w:noProof/>
                  <w:webHidden/>
                </w:rPr>
                <w:tab/>
                <w:delText>23</w:delText>
              </w:r>
            </w:del>
          </w:ins>
        </w:p>
        <w:p w14:paraId="416EF283" w14:textId="7906342A" w:rsidR="00CD016C" w:rsidDel="003A2E70" w:rsidRDefault="00CD016C">
          <w:pPr>
            <w:pStyle w:val="TOC2"/>
            <w:rPr>
              <w:ins w:id="349" w:author="Yibin Jiang" w:date="2026-03-31T15:21:00Z"/>
              <w:del w:id="350" w:author="chao zhang" w:date="2026-05-06T10:24:00Z"/>
              <w:rFonts w:asciiTheme="minorHAnsi" w:eastAsiaTheme="minorEastAsia" w:hAnsiTheme="minorHAnsi" w:cstheme="minorBidi" w:hint="eastAsia"/>
              <w:sz w:val="24"/>
              <w:szCs w:val="24"/>
              <w:lang w:val="en-GB"/>
            </w:rPr>
          </w:pPr>
          <w:ins w:id="351" w:author="Yibin Jiang" w:date="2026-03-31T15:21:00Z">
            <w:del w:id="352" w:author="chao zhang" w:date="2026-05-06T10:24:00Z">
              <w:r w:rsidRPr="003A2E70" w:rsidDel="003A2E70">
                <w:rPr>
                  <w:rStyle w:val="af"/>
                  <w:rPrChange w:id="353" w:author="chao zhang" w:date="2026-05-06T10:24:00Z">
                    <w:rPr>
                      <w:rStyle w:val="af"/>
                    </w:rPr>
                  </w:rPrChange>
                </w:rPr>
                <w:delText>Reward Function Design</w:delText>
              </w:r>
              <w:r w:rsidDel="003A2E70">
                <w:rPr>
                  <w:webHidden/>
                </w:rPr>
                <w:tab/>
                <w:delText>25</w:delText>
              </w:r>
            </w:del>
          </w:ins>
        </w:p>
        <w:p w14:paraId="585A505F" w14:textId="679FD21B" w:rsidR="00CD016C" w:rsidDel="003A2E70" w:rsidRDefault="00CD016C">
          <w:pPr>
            <w:pStyle w:val="TOC3"/>
            <w:tabs>
              <w:tab w:val="right" w:leader="dot" w:pos="8296"/>
            </w:tabs>
            <w:ind w:left="880"/>
            <w:rPr>
              <w:ins w:id="354" w:author="Yibin Jiang" w:date="2026-03-31T15:21:00Z"/>
              <w:del w:id="355" w:author="chao zhang" w:date="2026-05-06T10:24:00Z"/>
              <w:rFonts w:asciiTheme="minorHAnsi" w:eastAsiaTheme="minorEastAsia" w:hAnsiTheme="minorHAnsi" w:cstheme="minorBidi" w:hint="eastAsia"/>
              <w:noProof/>
              <w:sz w:val="24"/>
              <w:lang w:val="en-GB"/>
            </w:rPr>
          </w:pPr>
          <w:ins w:id="356" w:author="Yibin Jiang" w:date="2026-03-31T15:21:00Z">
            <w:del w:id="357" w:author="chao zhang" w:date="2026-05-06T10:24:00Z">
              <w:r w:rsidRPr="003A2E70" w:rsidDel="003A2E70">
                <w:rPr>
                  <w:rStyle w:val="af"/>
                  <w:noProof/>
                </w:rPr>
                <w:delText>1. Dense reward</w:delText>
              </w:r>
              <w:r w:rsidDel="003A2E70">
                <w:rPr>
                  <w:noProof/>
                  <w:webHidden/>
                </w:rPr>
                <w:tab/>
                <w:delText>25</w:delText>
              </w:r>
            </w:del>
          </w:ins>
        </w:p>
        <w:p w14:paraId="1BCA42FA" w14:textId="7A079C62" w:rsidR="00CD016C" w:rsidDel="003A2E70" w:rsidRDefault="00CD016C">
          <w:pPr>
            <w:pStyle w:val="TOC3"/>
            <w:tabs>
              <w:tab w:val="right" w:leader="dot" w:pos="8296"/>
            </w:tabs>
            <w:ind w:left="880"/>
            <w:rPr>
              <w:ins w:id="358" w:author="Yibin Jiang" w:date="2026-03-31T15:21:00Z"/>
              <w:del w:id="359" w:author="chao zhang" w:date="2026-05-06T10:24:00Z"/>
              <w:rFonts w:asciiTheme="minorHAnsi" w:eastAsiaTheme="minorEastAsia" w:hAnsiTheme="minorHAnsi" w:cstheme="minorBidi" w:hint="eastAsia"/>
              <w:noProof/>
              <w:sz w:val="24"/>
              <w:lang w:val="en-GB"/>
            </w:rPr>
          </w:pPr>
          <w:ins w:id="360" w:author="Yibin Jiang" w:date="2026-03-31T15:21:00Z">
            <w:del w:id="361" w:author="chao zhang" w:date="2026-05-06T10:24:00Z">
              <w:r w:rsidRPr="003A2E70" w:rsidDel="003A2E70">
                <w:rPr>
                  <w:rStyle w:val="af"/>
                  <w:noProof/>
                </w:rPr>
                <w:delText>2. Step penalty</w:delText>
              </w:r>
              <w:r w:rsidDel="003A2E70">
                <w:rPr>
                  <w:noProof/>
                  <w:webHidden/>
                </w:rPr>
                <w:tab/>
                <w:delText>26</w:delText>
              </w:r>
            </w:del>
          </w:ins>
        </w:p>
        <w:p w14:paraId="39782AF7" w14:textId="22D113F4" w:rsidR="00CD016C" w:rsidDel="003A2E70" w:rsidRDefault="00CD016C">
          <w:pPr>
            <w:pStyle w:val="TOC3"/>
            <w:tabs>
              <w:tab w:val="right" w:leader="dot" w:pos="8296"/>
            </w:tabs>
            <w:ind w:left="880"/>
            <w:rPr>
              <w:ins w:id="362" w:author="Yibin Jiang" w:date="2026-03-31T15:21:00Z"/>
              <w:del w:id="363" w:author="chao zhang" w:date="2026-05-06T10:24:00Z"/>
              <w:rFonts w:asciiTheme="minorHAnsi" w:eastAsiaTheme="minorEastAsia" w:hAnsiTheme="minorHAnsi" w:cstheme="minorBidi" w:hint="eastAsia"/>
              <w:noProof/>
              <w:sz w:val="24"/>
              <w:lang w:val="en-GB"/>
            </w:rPr>
          </w:pPr>
          <w:ins w:id="364" w:author="Yibin Jiang" w:date="2026-03-31T15:21:00Z">
            <w:del w:id="365" w:author="chao zhang" w:date="2026-05-06T10:24:00Z">
              <w:r w:rsidRPr="003A2E70" w:rsidDel="003A2E70">
                <w:rPr>
                  <w:rStyle w:val="af"/>
                  <w:noProof/>
                </w:rPr>
                <w:delText>3. Overshoot penalty</w:delText>
              </w:r>
              <w:r w:rsidDel="003A2E70">
                <w:rPr>
                  <w:noProof/>
                  <w:webHidden/>
                </w:rPr>
                <w:tab/>
                <w:delText>26</w:delText>
              </w:r>
            </w:del>
          </w:ins>
        </w:p>
        <w:p w14:paraId="52151DC5" w14:textId="6E1F8AD4" w:rsidR="00CD016C" w:rsidDel="003A2E70" w:rsidRDefault="00CD016C">
          <w:pPr>
            <w:pStyle w:val="TOC3"/>
            <w:tabs>
              <w:tab w:val="right" w:leader="dot" w:pos="8296"/>
            </w:tabs>
            <w:ind w:left="880"/>
            <w:rPr>
              <w:ins w:id="366" w:author="Yibin Jiang" w:date="2026-03-31T15:21:00Z"/>
              <w:del w:id="367" w:author="chao zhang" w:date="2026-05-06T10:24:00Z"/>
              <w:rFonts w:asciiTheme="minorHAnsi" w:eastAsiaTheme="minorEastAsia" w:hAnsiTheme="minorHAnsi" w:cstheme="minorBidi" w:hint="eastAsia"/>
              <w:noProof/>
              <w:sz w:val="24"/>
              <w:lang w:val="en-GB"/>
            </w:rPr>
          </w:pPr>
          <w:ins w:id="368" w:author="Yibin Jiang" w:date="2026-03-31T15:21:00Z">
            <w:del w:id="369" w:author="chao zhang" w:date="2026-05-06T10:24:00Z">
              <w:r w:rsidRPr="003A2E70" w:rsidDel="003A2E70">
                <w:rPr>
                  <w:rStyle w:val="af"/>
                  <w:noProof/>
                </w:rPr>
                <w:delText>4. Incorrect reagent penalty</w:delText>
              </w:r>
              <w:r w:rsidDel="003A2E70">
                <w:rPr>
                  <w:noProof/>
                  <w:webHidden/>
                </w:rPr>
                <w:tab/>
                <w:delText>26</w:delText>
              </w:r>
            </w:del>
          </w:ins>
        </w:p>
        <w:p w14:paraId="0F23F8D1" w14:textId="57BB9A2C" w:rsidR="00CD016C" w:rsidDel="003A2E70" w:rsidRDefault="00CD016C">
          <w:pPr>
            <w:pStyle w:val="TOC3"/>
            <w:tabs>
              <w:tab w:val="right" w:leader="dot" w:pos="8296"/>
            </w:tabs>
            <w:ind w:left="880"/>
            <w:rPr>
              <w:ins w:id="370" w:author="Yibin Jiang" w:date="2026-03-31T15:21:00Z"/>
              <w:del w:id="371" w:author="chao zhang" w:date="2026-05-06T10:24:00Z"/>
              <w:rFonts w:asciiTheme="minorHAnsi" w:eastAsiaTheme="minorEastAsia" w:hAnsiTheme="minorHAnsi" w:cstheme="minorBidi" w:hint="eastAsia"/>
              <w:noProof/>
              <w:sz w:val="24"/>
              <w:lang w:val="en-GB"/>
            </w:rPr>
          </w:pPr>
          <w:ins w:id="372" w:author="Yibin Jiang" w:date="2026-03-31T15:21:00Z">
            <w:del w:id="373" w:author="chao zhang" w:date="2026-05-06T10:24:00Z">
              <w:r w:rsidRPr="003A2E70" w:rsidDel="003A2E70">
                <w:rPr>
                  <w:rStyle w:val="af"/>
                  <w:noProof/>
                </w:rPr>
                <w:delText>5. Overshoot-related volume penalty and bonus</w:delText>
              </w:r>
              <w:r w:rsidDel="003A2E70">
                <w:rPr>
                  <w:noProof/>
                  <w:webHidden/>
                </w:rPr>
                <w:tab/>
                <w:delText>27</w:delText>
              </w:r>
            </w:del>
          </w:ins>
        </w:p>
        <w:p w14:paraId="720D3321" w14:textId="22241A7D" w:rsidR="00CD016C" w:rsidDel="003A2E70" w:rsidRDefault="00CD016C">
          <w:pPr>
            <w:pStyle w:val="TOC3"/>
            <w:tabs>
              <w:tab w:val="right" w:leader="dot" w:pos="8296"/>
            </w:tabs>
            <w:ind w:left="880"/>
            <w:rPr>
              <w:ins w:id="374" w:author="Yibin Jiang" w:date="2026-03-31T15:21:00Z"/>
              <w:del w:id="375" w:author="chao zhang" w:date="2026-05-06T10:24:00Z"/>
              <w:rFonts w:asciiTheme="minorHAnsi" w:eastAsiaTheme="minorEastAsia" w:hAnsiTheme="minorHAnsi" w:cstheme="minorBidi" w:hint="eastAsia"/>
              <w:noProof/>
              <w:sz w:val="24"/>
              <w:lang w:val="en-GB"/>
            </w:rPr>
          </w:pPr>
          <w:ins w:id="376" w:author="Yibin Jiang" w:date="2026-03-31T15:21:00Z">
            <w:del w:id="377" w:author="chao zhang" w:date="2026-05-06T10:24:00Z">
              <w:r w:rsidRPr="003A2E70" w:rsidDel="003A2E70">
                <w:rPr>
                  <w:rStyle w:val="af"/>
                  <w:noProof/>
                </w:rPr>
                <w:delText>6. Terminal reward</w:delText>
              </w:r>
              <w:r w:rsidDel="003A2E70">
                <w:rPr>
                  <w:noProof/>
                  <w:webHidden/>
                </w:rPr>
                <w:tab/>
                <w:delText>27</w:delText>
              </w:r>
            </w:del>
          </w:ins>
        </w:p>
        <w:p w14:paraId="7F6F6495" w14:textId="63EDEE66" w:rsidR="00CD016C" w:rsidDel="003A2E70" w:rsidRDefault="00CD016C">
          <w:pPr>
            <w:pStyle w:val="TOC2"/>
            <w:rPr>
              <w:ins w:id="378" w:author="Yibin Jiang" w:date="2026-03-31T15:21:00Z"/>
              <w:del w:id="379" w:author="chao zhang" w:date="2026-05-06T10:24:00Z"/>
              <w:rFonts w:asciiTheme="minorHAnsi" w:eastAsiaTheme="minorEastAsia" w:hAnsiTheme="minorHAnsi" w:cstheme="minorBidi" w:hint="eastAsia"/>
              <w:sz w:val="24"/>
              <w:szCs w:val="24"/>
              <w:lang w:val="en-GB"/>
            </w:rPr>
          </w:pPr>
          <w:ins w:id="380" w:author="Yibin Jiang" w:date="2026-03-31T15:21:00Z">
            <w:del w:id="381" w:author="chao zhang" w:date="2026-05-06T10:24:00Z">
              <w:r w:rsidRPr="003A2E70" w:rsidDel="003A2E70">
                <w:rPr>
                  <w:rStyle w:val="af"/>
                  <w:rPrChange w:id="382" w:author="chao zhang" w:date="2026-05-06T10:24:00Z">
                    <w:rPr>
                      <w:rStyle w:val="af"/>
                    </w:rPr>
                  </w:rPrChange>
                </w:rPr>
                <w:delText>Training Procedure</w:delText>
              </w:r>
              <w:r w:rsidDel="003A2E70">
                <w:rPr>
                  <w:webHidden/>
                </w:rPr>
                <w:tab/>
                <w:delText>28</w:delText>
              </w:r>
            </w:del>
          </w:ins>
        </w:p>
        <w:p w14:paraId="6933BF70" w14:textId="74A803A7" w:rsidR="00F52747" w:rsidRPr="00027974" w:rsidDel="003A2E70" w:rsidRDefault="00F52747">
          <w:pPr>
            <w:pStyle w:val="TOC1"/>
            <w:rPr>
              <w:ins w:id="383" w:author="SYLZ" w:date="2026-03-27T15:34:00Z"/>
              <w:del w:id="384" w:author="chao zhang" w:date="2026-05-06T10:24:00Z"/>
              <w:rFonts w:asciiTheme="minorHAnsi" w:eastAsiaTheme="minorEastAsia" w:hAnsiTheme="minorHAnsi" w:cstheme="minorBidi" w:hint="eastAsia"/>
              <w:bCs w:val="0"/>
              <w:sz w:val="24"/>
              <w:szCs w:val="24"/>
              <w:rPrChange w:id="385" w:author="chao zhang" w:date="2026-03-27T22:25:00Z">
                <w:rPr>
                  <w:ins w:id="386" w:author="SYLZ" w:date="2026-03-27T15:34:00Z"/>
                  <w:del w:id="387" w:author="chao zhang" w:date="2026-05-06T10:24:00Z"/>
                  <w:rFonts w:asciiTheme="minorHAnsi" w:eastAsiaTheme="minorEastAsia" w:hAnsiTheme="minorHAnsi" w:cstheme="minorBidi" w:hint="eastAsia"/>
                  <w:sz w:val="22"/>
                  <w:szCs w:val="24"/>
                </w:rPr>
              </w:rPrChange>
            </w:rPr>
          </w:pPr>
          <w:ins w:id="388" w:author="SYLZ" w:date="2026-03-27T15:34:00Z">
            <w:del w:id="389" w:author="chao zhang" w:date="2026-05-06T10:24:00Z">
              <w:r w:rsidRPr="00027974" w:rsidDel="003A2E70">
                <w:rPr>
                  <w:rStyle w:val="af"/>
                  <w:bCs w:val="0"/>
                  <w:sz w:val="24"/>
                  <w:szCs w:val="24"/>
                  <w:rPrChange w:id="390" w:author="chao zhang" w:date="2026-03-27T22:25:00Z">
                    <w:rPr>
                      <w:rStyle w:val="af"/>
                      <w:bCs/>
                      <w:noProof/>
                    </w:rPr>
                  </w:rPrChange>
                </w:rPr>
                <w:delText>Section 1 Introduction to the Automatic Titration Device</w:delText>
              </w:r>
              <w:r w:rsidRPr="00027974" w:rsidDel="003A2E70">
                <w:rPr>
                  <w:bCs w:val="0"/>
                  <w:webHidden/>
                  <w:sz w:val="24"/>
                  <w:szCs w:val="24"/>
                  <w:rPrChange w:id="391" w:author="chao zhang" w:date="2026-03-27T22:25:00Z">
                    <w:rPr>
                      <w:bCs/>
                      <w:noProof/>
                      <w:webHidden/>
                    </w:rPr>
                  </w:rPrChange>
                </w:rPr>
                <w:tab/>
                <w:delText>2</w:delText>
              </w:r>
            </w:del>
          </w:ins>
        </w:p>
        <w:p w14:paraId="0144248D" w14:textId="2BCA7CBE" w:rsidR="00F52747" w:rsidRPr="00027974" w:rsidDel="003A2E70" w:rsidRDefault="00F52747">
          <w:pPr>
            <w:pStyle w:val="TOC1"/>
            <w:rPr>
              <w:ins w:id="392" w:author="SYLZ" w:date="2026-03-27T15:34:00Z"/>
              <w:del w:id="393" w:author="chao zhang" w:date="2026-05-06T10:24:00Z"/>
              <w:rFonts w:asciiTheme="minorHAnsi" w:eastAsiaTheme="minorEastAsia" w:hAnsiTheme="minorHAnsi" w:cstheme="minorBidi" w:hint="eastAsia"/>
              <w:bCs w:val="0"/>
              <w:sz w:val="24"/>
              <w:szCs w:val="24"/>
              <w:rPrChange w:id="394" w:author="chao zhang" w:date="2026-03-27T22:25:00Z">
                <w:rPr>
                  <w:ins w:id="395" w:author="SYLZ" w:date="2026-03-27T15:34:00Z"/>
                  <w:del w:id="396" w:author="chao zhang" w:date="2026-05-06T10:24:00Z"/>
                  <w:rFonts w:asciiTheme="minorHAnsi" w:eastAsiaTheme="minorEastAsia" w:hAnsiTheme="minorHAnsi" w:cstheme="minorBidi" w:hint="eastAsia"/>
                  <w:sz w:val="22"/>
                  <w:szCs w:val="24"/>
                </w:rPr>
              </w:rPrChange>
            </w:rPr>
          </w:pPr>
          <w:ins w:id="397" w:author="SYLZ" w:date="2026-03-27T15:34:00Z">
            <w:del w:id="398" w:author="chao zhang" w:date="2026-05-06T10:24:00Z">
              <w:r w:rsidRPr="00027974" w:rsidDel="003A2E70">
                <w:rPr>
                  <w:rStyle w:val="af"/>
                  <w:bCs w:val="0"/>
                  <w:sz w:val="24"/>
                  <w:szCs w:val="24"/>
                  <w:rPrChange w:id="399" w:author="chao zhang" w:date="2026-03-27T22:25:00Z">
                    <w:rPr>
                      <w:rStyle w:val="af"/>
                      <w:bCs/>
                      <w:noProof/>
                    </w:rPr>
                  </w:rPrChange>
                </w:rPr>
                <w:delText>Section 2 Chemical Reagents</w:delText>
              </w:r>
              <w:r w:rsidRPr="00027974" w:rsidDel="003A2E70">
                <w:rPr>
                  <w:bCs w:val="0"/>
                  <w:webHidden/>
                  <w:sz w:val="24"/>
                  <w:szCs w:val="24"/>
                  <w:rPrChange w:id="400" w:author="chao zhang" w:date="2026-03-27T22:25:00Z">
                    <w:rPr>
                      <w:bCs/>
                      <w:noProof/>
                      <w:webHidden/>
                    </w:rPr>
                  </w:rPrChange>
                </w:rPr>
                <w:tab/>
                <w:delText>3</w:delText>
              </w:r>
            </w:del>
          </w:ins>
        </w:p>
        <w:p w14:paraId="2E3AE82D" w14:textId="2A689767" w:rsidR="00F52747" w:rsidRPr="00027974" w:rsidDel="003A2E70" w:rsidRDefault="00F52747">
          <w:pPr>
            <w:pStyle w:val="TOC1"/>
            <w:rPr>
              <w:ins w:id="401" w:author="SYLZ" w:date="2026-03-27T15:34:00Z"/>
              <w:del w:id="402" w:author="chao zhang" w:date="2026-05-06T10:24:00Z"/>
              <w:rFonts w:asciiTheme="minorHAnsi" w:eastAsiaTheme="minorEastAsia" w:hAnsiTheme="minorHAnsi" w:cstheme="minorBidi" w:hint="eastAsia"/>
              <w:bCs w:val="0"/>
              <w:sz w:val="24"/>
              <w:szCs w:val="24"/>
              <w:rPrChange w:id="403" w:author="chao zhang" w:date="2026-03-27T22:25:00Z">
                <w:rPr>
                  <w:ins w:id="404" w:author="SYLZ" w:date="2026-03-27T15:34:00Z"/>
                  <w:del w:id="405" w:author="chao zhang" w:date="2026-05-06T10:24:00Z"/>
                  <w:rFonts w:asciiTheme="minorHAnsi" w:eastAsiaTheme="minorEastAsia" w:hAnsiTheme="minorHAnsi" w:cstheme="minorBidi" w:hint="eastAsia"/>
                  <w:sz w:val="22"/>
                  <w:szCs w:val="24"/>
                </w:rPr>
              </w:rPrChange>
            </w:rPr>
          </w:pPr>
          <w:ins w:id="406" w:author="SYLZ" w:date="2026-03-27T15:34:00Z">
            <w:del w:id="407" w:author="chao zhang" w:date="2026-05-06T10:24:00Z">
              <w:r w:rsidRPr="00027974" w:rsidDel="003A2E70">
                <w:rPr>
                  <w:rStyle w:val="af"/>
                  <w:bCs w:val="0"/>
                  <w:sz w:val="24"/>
                  <w:szCs w:val="24"/>
                  <w:rPrChange w:id="408" w:author="chao zhang" w:date="2026-03-27T22:25:00Z">
                    <w:rPr>
                      <w:rStyle w:val="af"/>
                      <w:bCs/>
                      <w:noProof/>
                    </w:rPr>
                  </w:rPrChange>
                </w:rPr>
                <w:delText>Section 3 experiment validation</w:delText>
              </w:r>
              <w:r w:rsidRPr="00027974" w:rsidDel="003A2E70">
                <w:rPr>
                  <w:bCs w:val="0"/>
                  <w:webHidden/>
                  <w:sz w:val="24"/>
                  <w:szCs w:val="24"/>
                  <w:rPrChange w:id="409" w:author="chao zhang" w:date="2026-03-27T22:25:00Z">
                    <w:rPr>
                      <w:bCs/>
                      <w:noProof/>
                      <w:webHidden/>
                    </w:rPr>
                  </w:rPrChange>
                </w:rPr>
                <w:tab/>
                <w:delText>4</w:delText>
              </w:r>
            </w:del>
          </w:ins>
        </w:p>
        <w:p w14:paraId="24E9CD9C" w14:textId="6B8A60FA" w:rsidR="00F52747" w:rsidRPr="00027974" w:rsidDel="003A2E70" w:rsidRDefault="00F52747">
          <w:pPr>
            <w:pStyle w:val="TOC2"/>
            <w:rPr>
              <w:ins w:id="410" w:author="SYLZ" w:date="2026-03-27T15:34:00Z"/>
              <w:del w:id="411" w:author="chao zhang" w:date="2026-05-06T10:24:00Z"/>
              <w:rFonts w:asciiTheme="minorHAnsi" w:eastAsiaTheme="minorEastAsia" w:hAnsiTheme="minorHAnsi" w:cstheme="minorBidi" w:hint="eastAsia"/>
              <w:sz w:val="24"/>
              <w:szCs w:val="24"/>
              <w:rPrChange w:id="412" w:author="chao zhang" w:date="2026-03-27T22:25:00Z">
                <w:rPr>
                  <w:ins w:id="413" w:author="SYLZ" w:date="2026-03-27T15:34:00Z"/>
                  <w:del w:id="414" w:author="chao zhang" w:date="2026-05-06T10:24:00Z"/>
                  <w:rFonts w:asciiTheme="minorHAnsi" w:eastAsiaTheme="minorEastAsia" w:hAnsiTheme="minorHAnsi" w:cstheme="minorBidi" w:hint="eastAsia"/>
                  <w:sz w:val="22"/>
                  <w:szCs w:val="24"/>
                </w:rPr>
              </w:rPrChange>
            </w:rPr>
          </w:pPr>
          <w:ins w:id="415" w:author="SYLZ" w:date="2026-03-27T15:34:00Z">
            <w:del w:id="416" w:author="chao zhang" w:date="2026-05-06T10:24:00Z">
              <w:r w:rsidRPr="00027974" w:rsidDel="003A2E70">
                <w:rPr>
                  <w:rStyle w:val="af"/>
                  <w:sz w:val="24"/>
                  <w:szCs w:val="24"/>
                  <w:rPrChange w:id="417" w:author="chao zhang" w:date="2026-03-27T22:25:00Z">
                    <w:rPr>
                      <w:rStyle w:val="af"/>
                      <w:noProof/>
                    </w:rPr>
                  </w:rPrChange>
                </w:rPr>
                <w:delText>Experiment 1 Benchmarking Three Control Policies in a Robotic pH Adjustment</w:delText>
              </w:r>
              <w:r w:rsidRPr="00027974" w:rsidDel="003A2E70">
                <w:rPr>
                  <w:webHidden/>
                  <w:sz w:val="24"/>
                  <w:szCs w:val="24"/>
                  <w:rPrChange w:id="418" w:author="chao zhang" w:date="2026-03-27T22:25:00Z">
                    <w:rPr>
                      <w:noProof/>
                      <w:webHidden/>
                    </w:rPr>
                  </w:rPrChange>
                </w:rPr>
                <w:tab/>
                <w:delText>4</w:delText>
              </w:r>
            </w:del>
          </w:ins>
        </w:p>
        <w:p w14:paraId="38818EAF" w14:textId="2B1DBBE2" w:rsidR="00F52747" w:rsidRPr="00027974" w:rsidDel="003A2E70" w:rsidRDefault="00F52747">
          <w:pPr>
            <w:pStyle w:val="TOC2"/>
            <w:rPr>
              <w:ins w:id="419" w:author="SYLZ" w:date="2026-03-27T15:34:00Z"/>
              <w:del w:id="420" w:author="chao zhang" w:date="2026-05-06T10:24:00Z"/>
              <w:rFonts w:asciiTheme="minorHAnsi" w:eastAsiaTheme="minorEastAsia" w:hAnsiTheme="minorHAnsi" w:cstheme="minorBidi" w:hint="eastAsia"/>
              <w:sz w:val="24"/>
              <w:szCs w:val="24"/>
              <w:rPrChange w:id="421" w:author="chao zhang" w:date="2026-03-27T22:25:00Z">
                <w:rPr>
                  <w:ins w:id="422" w:author="SYLZ" w:date="2026-03-27T15:34:00Z"/>
                  <w:del w:id="423" w:author="chao zhang" w:date="2026-05-06T10:24:00Z"/>
                  <w:rFonts w:asciiTheme="minorHAnsi" w:eastAsiaTheme="minorEastAsia" w:hAnsiTheme="minorHAnsi" w:cstheme="minorBidi" w:hint="eastAsia"/>
                  <w:sz w:val="22"/>
                  <w:szCs w:val="24"/>
                </w:rPr>
              </w:rPrChange>
            </w:rPr>
          </w:pPr>
          <w:ins w:id="424" w:author="SYLZ" w:date="2026-03-27T15:34:00Z">
            <w:del w:id="425" w:author="chao zhang" w:date="2026-05-06T10:24:00Z">
              <w:r w:rsidRPr="00027974" w:rsidDel="003A2E70">
                <w:rPr>
                  <w:rStyle w:val="af"/>
                  <w:sz w:val="24"/>
                  <w:szCs w:val="24"/>
                  <w:rPrChange w:id="426" w:author="chao zhang" w:date="2026-03-27T22:25:00Z">
                    <w:rPr>
                      <w:rStyle w:val="af"/>
                      <w:noProof/>
                    </w:rPr>
                  </w:rPrChange>
                </w:rPr>
                <w:delText>Experiment 2 Wastewater Neutralization</w:delText>
              </w:r>
              <w:r w:rsidRPr="00027974" w:rsidDel="003A2E70">
                <w:rPr>
                  <w:webHidden/>
                  <w:sz w:val="24"/>
                  <w:szCs w:val="24"/>
                  <w:rPrChange w:id="427" w:author="chao zhang" w:date="2026-03-27T22:25:00Z">
                    <w:rPr>
                      <w:noProof/>
                      <w:webHidden/>
                    </w:rPr>
                  </w:rPrChange>
                </w:rPr>
                <w:tab/>
                <w:delText>7</w:delText>
              </w:r>
            </w:del>
          </w:ins>
        </w:p>
        <w:p w14:paraId="5D4BA9D3" w14:textId="337F43A1" w:rsidR="00F52747" w:rsidRPr="00027974" w:rsidDel="003A2E70" w:rsidRDefault="00F52747">
          <w:pPr>
            <w:pStyle w:val="TOC3"/>
            <w:tabs>
              <w:tab w:val="right" w:leader="dot" w:pos="8296"/>
            </w:tabs>
            <w:ind w:leftChars="0" w:left="0" w:firstLineChars="200" w:firstLine="480"/>
            <w:rPr>
              <w:ins w:id="428" w:author="SYLZ" w:date="2026-03-27T15:34:00Z"/>
              <w:del w:id="429" w:author="chao zhang" w:date="2026-05-06T10:24:00Z"/>
              <w:rFonts w:asciiTheme="minorHAnsi" w:eastAsiaTheme="minorEastAsia" w:hAnsiTheme="minorHAnsi" w:cstheme="minorBidi" w:hint="eastAsia"/>
              <w:noProof/>
              <w:sz w:val="24"/>
              <w:rPrChange w:id="430" w:author="chao zhang" w:date="2026-03-27T22:25:00Z">
                <w:rPr>
                  <w:ins w:id="431" w:author="SYLZ" w:date="2026-03-27T15:34:00Z"/>
                  <w:del w:id="432" w:author="chao zhang" w:date="2026-05-06T10:24:00Z"/>
                  <w:rFonts w:asciiTheme="minorHAnsi" w:eastAsiaTheme="minorEastAsia" w:hAnsiTheme="minorHAnsi" w:cstheme="minorBidi" w:hint="eastAsia"/>
                  <w:noProof/>
                </w:rPr>
              </w:rPrChange>
            </w:rPr>
            <w:pPrChange w:id="433" w:author="SYLZ" w:date="2026-03-27T15:34:00Z">
              <w:pPr>
                <w:pStyle w:val="TOC3"/>
                <w:tabs>
                  <w:tab w:val="right" w:leader="dot" w:pos="8296"/>
                </w:tabs>
                <w:ind w:left="880"/>
              </w:pPr>
            </w:pPrChange>
          </w:pPr>
          <w:ins w:id="434" w:author="SYLZ" w:date="2026-03-27T15:34:00Z">
            <w:del w:id="435" w:author="chao zhang" w:date="2026-05-06T10:24:00Z">
              <w:r w:rsidRPr="00027974" w:rsidDel="003A2E70">
                <w:rPr>
                  <w:rStyle w:val="af"/>
                  <w:noProof/>
                  <w:sz w:val="24"/>
                  <w:rPrChange w:id="436" w:author="chao zhang" w:date="2026-03-27T22:25:00Z">
                    <w:rPr>
                      <w:rStyle w:val="af"/>
                      <w:noProof/>
                    </w:rPr>
                  </w:rPrChange>
                </w:rPr>
                <w:delText>Experiment 3 Isolation of Casein by Adjusting pH to the Isoelectric Point</w:delText>
              </w:r>
              <w:r w:rsidRPr="00027974" w:rsidDel="003A2E70">
                <w:rPr>
                  <w:noProof/>
                  <w:webHidden/>
                  <w:sz w:val="24"/>
                  <w:rPrChange w:id="437" w:author="chao zhang" w:date="2026-03-27T22:25:00Z">
                    <w:rPr>
                      <w:noProof/>
                      <w:webHidden/>
                    </w:rPr>
                  </w:rPrChange>
                </w:rPr>
                <w:tab/>
                <w:delText>8</w:delText>
              </w:r>
            </w:del>
          </w:ins>
        </w:p>
        <w:p w14:paraId="3ABEE882" w14:textId="2DA72A49" w:rsidR="00F52747" w:rsidRPr="00027974" w:rsidDel="003A2E70" w:rsidRDefault="00F52747">
          <w:pPr>
            <w:pStyle w:val="TOC2"/>
            <w:rPr>
              <w:ins w:id="438" w:author="SYLZ" w:date="2026-03-27T15:34:00Z"/>
              <w:del w:id="439" w:author="chao zhang" w:date="2026-05-06T10:24:00Z"/>
              <w:rFonts w:asciiTheme="minorHAnsi" w:eastAsiaTheme="minorEastAsia" w:hAnsiTheme="minorHAnsi" w:cstheme="minorBidi" w:hint="eastAsia"/>
              <w:sz w:val="24"/>
              <w:szCs w:val="24"/>
              <w:rPrChange w:id="440" w:author="chao zhang" w:date="2026-03-27T22:25:00Z">
                <w:rPr>
                  <w:ins w:id="441" w:author="SYLZ" w:date="2026-03-27T15:34:00Z"/>
                  <w:del w:id="442" w:author="chao zhang" w:date="2026-05-06T10:24:00Z"/>
                  <w:rFonts w:asciiTheme="minorHAnsi" w:eastAsiaTheme="minorEastAsia" w:hAnsiTheme="minorHAnsi" w:cstheme="minorBidi" w:hint="eastAsia"/>
                  <w:sz w:val="22"/>
                  <w:szCs w:val="24"/>
                </w:rPr>
              </w:rPrChange>
            </w:rPr>
          </w:pPr>
          <w:ins w:id="443" w:author="SYLZ" w:date="2026-03-27T15:34:00Z">
            <w:del w:id="444" w:author="chao zhang" w:date="2026-05-06T10:24:00Z">
              <w:r w:rsidRPr="00027974" w:rsidDel="003A2E70">
                <w:rPr>
                  <w:rStyle w:val="af"/>
                  <w:sz w:val="24"/>
                  <w:szCs w:val="24"/>
                  <w:rPrChange w:id="445" w:author="chao zhang" w:date="2026-03-27T22:25:00Z">
                    <w:rPr>
                      <w:rStyle w:val="af"/>
                      <w:noProof/>
                    </w:rPr>
                  </w:rPrChange>
                </w:rPr>
                <w:delText>Experiment 4 Determination of the Stability Constant for the SSA–Cu(II) Complex</w:delText>
              </w:r>
              <w:r w:rsidRPr="00027974" w:rsidDel="003A2E70">
                <w:rPr>
                  <w:webHidden/>
                  <w:sz w:val="24"/>
                  <w:szCs w:val="24"/>
                  <w:rPrChange w:id="446" w:author="chao zhang" w:date="2026-03-27T22:25:00Z">
                    <w:rPr>
                      <w:noProof/>
                      <w:webHidden/>
                    </w:rPr>
                  </w:rPrChange>
                </w:rPr>
                <w:tab/>
                <w:delText>9</w:delText>
              </w:r>
            </w:del>
          </w:ins>
        </w:p>
        <w:p w14:paraId="48EA896F" w14:textId="57FB1D83" w:rsidR="00F52747" w:rsidRPr="00027974" w:rsidDel="003A2E70" w:rsidRDefault="00F52747">
          <w:pPr>
            <w:pStyle w:val="TOC1"/>
            <w:rPr>
              <w:ins w:id="447" w:author="SYLZ" w:date="2026-03-27T15:34:00Z"/>
              <w:del w:id="448" w:author="chao zhang" w:date="2026-05-06T10:24:00Z"/>
              <w:rFonts w:asciiTheme="minorHAnsi" w:eastAsiaTheme="minorEastAsia" w:hAnsiTheme="minorHAnsi" w:cstheme="minorBidi" w:hint="eastAsia"/>
              <w:bCs w:val="0"/>
              <w:sz w:val="24"/>
              <w:szCs w:val="24"/>
              <w:rPrChange w:id="449" w:author="chao zhang" w:date="2026-03-27T22:25:00Z">
                <w:rPr>
                  <w:ins w:id="450" w:author="SYLZ" w:date="2026-03-27T15:34:00Z"/>
                  <w:del w:id="451" w:author="chao zhang" w:date="2026-05-06T10:24:00Z"/>
                  <w:rFonts w:asciiTheme="minorHAnsi" w:eastAsiaTheme="minorEastAsia" w:hAnsiTheme="minorHAnsi" w:cstheme="minorBidi" w:hint="eastAsia"/>
                  <w:sz w:val="22"/>
                  <w:szCs w:val="24"/>
                </w:rPr>
              </w:rPrChange>
            </w:rPr>
          </w:pPr>
          <w:ins w:id="452" w:author="SYLZ" w:date="2026-03-27T15:34:00Z">
            <w:del w:id="453" w:author="chao zhang" w:date="2026-05-06T10:24:00Z">
              <w:r w:rsidRPr="00027974" w:rsidDel="003A2E70">
                <w:rPr>
                  <w:rStyle w:val="af"/>
                  <w:bCs w:val="0"/>
                  <w:sz w:val="24"/>
                  <w:szCs w:val="24"/>
                  <w:rPrChange w:id="454" w:author="chao zhang" w:date="2026-03-27T22:25:00Z">
                    <w:rPr>
                      <w:rStyle w:val="af"/>
                      <w:bCs/>
                      <w:noProof/>
                    </w:rPr>
                  </w:rPrChange>
                </w:rPr>
                <w:delText>Section 4 Bayesian Updating and Reinforcement Learning</w:delText>
              </w:r>
              <w:r w:rsidRPr="00027974" w:rsidDel="003A2E70">
                <w:rPr>
                  <w:bCs w:val="0"/>
                  <w:webHidden/>
                  <w:sz w:val="24"/>
                  <w:szCs w:val="24"/>
                  <w:rPrChange w:id="455" w:author="chao zhang" w:date="2026-03-27T22:25:00Z">
                    <w:rPr>
                      <w:bCs/>
                      <w:noProof/>
                      <w:webHidden/>
                    </w:rPr>
                  </w:rPrChange>
                </w:rPr>
                <w:tab/>
                <w:delText>13</w:delText>
              </w:r>
            </w:del>
          </w:ins>
        </w:p>
        <w:p w14:paraId="68A748BB" w14:textId="12F430C7" w:rsidR="00F52747" w:rsidRPr="00027974" w:rsidDel="003A2E70" w:rsidRDefault="00F52747">
          <w:pPr>
            <w:pStyle w:val="TOC2"/>
            <w:rPr>
              <w:ins w:id="456" w:author="SYLZ" w:date="2026-03-27T15:34:00Z"/>
              <w:del w:id="457" w:author="chao zhang" w:date="2026-05-06T10:24:00Z"/>
              <w:rFonts w:asciiTheme="minorHAnsi" w:eastAsiaTheme="minorEastAsia" w:hAnsiTheme="minorHAnsi" w:cstheme="minorBidi" w:hint="eastAsia"/>
              <w:sz w:val="24"/>
              <w:szCs w:val="24"/>
              <w:rPrChange w:id="458" w:author="chao zhang" w:date="2026-03-27T22:25:00Z">
                <w:rPr>
                  <w:ins w:id="459" w:author="SYLZ" w:date="2026-03-27T15:34:00Z"/>
                  <w:del w:id="460" w:author="chao zhang" w:date="2026-05-06T10:24:00Z"/>
                  <w:rFonts w:asciiTheme="minorHAnsi" w:eastAsiaTheme="minorEastAsia" w:hAnsiTheme="minorHAnsi" w:cstheme="minorBidi" w:hint="eastAsia"/>
                  <w:sz w:val="22"/>
                  <w:szCs w:val="24"/>
                </w:rPr>
              </w:rPrChange>
            </w:rPr>
          </w:pPr>
          <w:ins w:id="461" w:author="SYLZ" w:date="2026-03-27T15:34:00Z">
            <w:del w:id="462" w:author="chao zhang" w:date="2026-05-06T10:24:00Z">
              <w:r w:rsidRPr="00027974" w:rsidDel="003A2E70">
                <w:rPr>
                  <w:rStyle w:val="af"/>
                  <w:sz w:val="24"/>
                  <w:szCs w:val="24"/>
                  <w:rPrChange w:id="463" w:author="chao zhang" w:date="2026-03-27T22:25:00Z">
                    <w:rPr>
                      <w:rStyle w:val="af"/>
                      <w:noProof/>
                    </w:rPr>
                  </w:rPrChange>
                </w:rPr>
                <w:delText>Bayesian Parameter Updating</w:delText>
              </w:r>
              <w:r w:rsidRPr="00027974" w:rsidDel="003A2E70">
                <w:rPr>
                  <w:webHidden/>
                  <w:sz w:val="24"/>
                  <w:szCs w:val="24"/>
                  <w:rPrChange w:id="464" w:author="chao zhang" w:date="2026-03-27T22:25:00Z">
                    <w:rPr>
                      <w:noProof/>
                      <w:webHidden/>
                    </w:rPr>
                  </w:rPrChange>
                </w:rPr>
                <w:tab/>
                <w:delText>13</w:delText>
              </w:r>
            </w:del>
          </w:ins>
        </w:p>
        <w:p w14:paraId="749E0CDD" w14:textId="05D26410" w:rsidR="00F52747" w:rsidRPr="00027974" w:rsidDel="003A2E70" w:rsidRDefault="00F52747">
          <w:pPr>
            <w:pStyle w:val="TOC3"/>
            <w:tabs>
              <w:tab w:val="right" w:leader="dot" w:pos="8296"/>
            </w:tabs>
            <w:ind w:left="880"/>
            <w:rPr>
              <w:ins w:id="465" w:author="SYLZ" w:date="2026-03-27T15:34:00Z"/>
              <w:del w:id="466" w:author="chao zhang" w:date="2026-05-06T10:24:00Z"/>
              <w:rFonts w:asciiTheme="minorHAnsi" w:eastAsiaTheme="minorEastAsia" w:hAnsiTheme="minorHAnsi" w:cstheme="minorBidi" w:hint="eastAsia"/>
              <w:noProof/>
              <w:sz w:val="24"/>
              <w:rPrChange w:id="467" w:author="chao zhang" w:date="2026-03-27T22:25:00Z">
                <w:rPr>
                  <w:ins w:id="468" w:author="SYLZ" w:date="2026-03-27T15:34:00Z"/>
                  <w:del w:id="469" w:author="chao zhang" w:date="2026-05-06T10:24:00Z"/>
                  <w:rFonts w:asciiTheme="minorHAnsi" w:eastAsiaTheme="minorEastAsia" w:hAnsiTheme="minorHAnsi" w:cstheme="minorBidi" w:hint="eastAsia"/>
                  <w:noProof/>
                </w:rPr>
              </w:rPrChange>
            </w:rPr>
          </w:pPr>
          <w:ins w:id="470" w:author="SYLZ" w:date="2026-03-27T15:34:00Z">
            <w:del w:id="471" w:author="chao zhang" w:date="2026-05-06T10:24:00Z">
              <w:r w:rsidRPr="00027974" w:rsidDel="003A2E70">
                <w:rPr>
                  <w:rStyle w:val="af"/>
                  <w:noProof/>
                  <w:sz w:val="24"/>
                  <w:rPrChange w:id="472" w:author="chao zhang" w:date="2026-03-27T22:25:00Z">
                    <w:rPr>
                      <w:rStyle w:val="af"/>
                      <w:noProof/>
                    </w:rPr>
                  </w:rPrChange>
                </w:rPr>
                <w:delText>1.Sampling</w:delText>
              </w:r>
              <w:r w:rsidRPr="00027974" w:rsidDel="003A2E70">
                <w:rPr>
                  <w:noProof/>
                  <w:webHidden/>
                  <w:sz w:val="24"/>
                  <w:rPrChange w:id="473" w:author="chao zhang" w:date="2026-03-27T22:25:00Z">
                    <w:rPr>
                      <w:noProof/>
                      <w:webHidden/>
                    </w:rPr>
                  </w:rPrChange>
                </w:rPr>
                <w:tab/>
                <w:delText>13</w:delText>
              </w:r>
            </w:del>
          </w:ins>
        </w:p>
        <w:p w14:paraId="6E607FCE" w14:textId="7B311DD3" w:rsidR="00F52747" w:rsidRPr="00027974" w:rsidDel="003A2E70" w:rsidRDefault="00F52747">
          <w:pPr>
            <w:pStyle w:val="TOC3"/>
            <w:tabs>
              <w:tab w:val="right" w:leader="dot" w:pos="8296"/>
            </w:tabs>
            <w:ind w:left="880"/>
            <w:rPr>
              <w:ins w:id="474" w:author="SYLZ" w:date="2026-03-27T15:34:00Z"/>
              <w:del w:id="475" w:author="chao zhang" w:date="2026-05-06T10:24:00Z"/>
              <w:rFonts w:asciiTheme="minorHAnsi" w:eastAsiaTheme="minorEastAsia" w:hAnsiTheme="minorHAnsi" w:cstheme="minorBidi" w:hint="eastAsia"/>
              <w:noProof/>
              <w:sz w:val="24"/>
              <w:rPrChange w:id="476" w:author="chao zhang" w:date="2026-03-27T22:25:00Z">
                <w:rPr>
                  <w:ins w:id="477" w:author="SYLZ" w:date="2026-03-27T15:34:00Z"/>
                  <w:del w:id="478" w:author="chao zhang" w:date="2026-05-06T10:24:00Z"/>
                  <w:rFonts w:asciiTheme="minorHAnsi" w:eastAsiaTheme="minorEastAsia" w:hAnsiTheme="minorHAnsi" w:cstheme="minorBidi" w:hint="eastAsia"/>
                  <w:noProof/>
                </w:rPr>
              </w:rPrChange>
            </w:rPr>
          </w:pPr>
          <w:ins w:id="479" w:author="SYLZ" w:date="2026-03-27T15:34:00Z">
            <w:del w:id="480" w:author="chao zhang" w:date="2026-05-06T10:24:00Z">
              <w:r w:rsidRPr="00027974" w:rsidDel="003A2E70">
                <w:rPr>
                  <w:rStyle w:val="af"/>
                  <w:noProof/>
                  <w:sz w:val="24"/>
                  <w:rPrChange w:id="481" w:author="chao zhang" w:date="2026-03-27T22:25:00Z">
                    <w:rPr>
                      <w:rStyle w:val="af"/>
                      <w:noProof/>
                    </w:rPr>
                  </w:rPrChange>
                </w:rPr>
                <w:delText>2. Equilibrium prediction</w:delText>
              </w:r>
              <w:r w:rsidRPr="00027974" w:rsidDel="003A2E70">
                <w:rPr>
                  <w:noProof/>
                  <w:webHidden/>
                  <w:sz w:val="24"/>
                  <w:rPrChange w:id="482" w:author="chao zhang" w:date="2026-03-27T22:25:00Z">
                    <w:rPr>
                      <w:noProof/>
                      <w:webHidden/>
                    </w:rPr>
                  </w:rPrChange>
                </w:rPr>
                <w:tab/>
                <w:delText>14</w:delText>
              </w:r>
            </w:del>
          </w:ins>
        </w:p>
        <w:p w14:paraId="0713F60E" w14:textId="3E0D48F1" w:rsidR="00F52747" w:rsidRPr="00027974" w:rsidDel="003A2E70" w:rsidRDefault="00F52747">
          <w:pPr>
            <w:pStyle w:val="TOC3"/>
            <w:tabs>
              <w:tab w:val="right" w:leader="dot" w:pos="8296"/>
            </w:tabs>
            <w:ind w:left="880"/>
            <w:rPr>
              <w:ins w:id="483" w:author="SYLZ" w:date="2026-03-27T15:34:00Z"/>
              <w:del w:id="484" w:author="chao zhang" w:date="2026-05-06T10:24:00Z"/>
              <w:rFonts w:asciiTheme="minorHAnsi" w:eastAsiaTheme="minorEastAsia" w:hAnsiTheme="minorHAnsi" w:cstheme="minorBidi" w:hint="eastAsia"/>
              <w:noProof/>
              <w:sz w:val="24"/>
              <w:rPrChange w:id="485" w:author="chao zhang" w:date="2026-03-27T22:25:00Z">
                <w:rPr>
                  <w:ins w:id="486" w:author="SYLZ" w:date="2026-03-27T15:34:00Z"/>
                  <w:del w:id="487" w:author="chao zhang" w:date="2026-05-06T10:24:00Z"/>
                  <w:rFonts w:asciiTheme="minorHAnsi" w:eastAsiaTheme="minorEastAsia" w:hAnsiTheme="minorHAnsi" w:cstheme="minorBidi" w:hint="eastAsia"/>
                  <w:noProof/>
                </w:rPr>
              </w:rPrChange>
            </w:rPr>
          </w:pPr>
          <w:ins w:id="488" w:author="SYLZ" w:date="2026-03-27T15:34:00Z">
            <w:del w:id="489" w:author="chao zhang" w:date="2026-05-06T10:24:00Z">
              <w:r w:rsidRPr="00027974" w:rsidDel="003A2E70">
                <w:rPr>
                  <w:rStyle w:val="af"/>
                  <w:noProof/>
                  <w:sz w:val="24"/>
                  <w:rPrChange w:id="490" w:author="chao zhang" w:date="2026-03-27T22:25:00Z">
                    <w:rPr>
                      <w:rStyle w:val="af"/>
                      <w:noProof/>
                    </w:rPr>
                  </w:rPrChange>
                </w:rPr>
                <w:delText>3. Likelihood calculation</w:delText>
              </w:r>
              <w:r w:rsidRPr="00027974" w:rsidDel="003A2E70">
                <w:rPr>
                  <w:noProof/>
                  <w:webHidden/>
                  <w:sz w:val="24"/>
                  <w:rPrChange w:id="491" w:author="chao zhang" w:date="2026-03-27T22:25:00Z">
                    <w:rPr>
                      <w:noProof/>
                      <w:webHidden/>
                    </w:rPr>
                  </w:rPrChange>
                </w:rPr>
                <w:tab/>
                <w:delText>15</w:delText>
              </w:r>
            </w:del>
          </w:ins>
        </w:p>
        <w:p w14:paraId="23D32013" w14:textId="32D33ACB" w:rsidR="00F52747" w:rsidRPr="00027974" w:rsidDel="003A2E70" w:rsidRDefault="00F52747">
          <w:pPr>
            <w:pStyle w:val="TOC3"/>
            <w:tabs>
              <w:tab w:val="right" w:leader="dot" w:pos="8296"/>
            </w:tabs>
            <w:ind w:left="880"/>
            <w:rPr>
              <w:ins w:id="492" w:author="SYLZ" w:date="2026-03-27T15:34:00Z"/>
              <w:del w:id="493" w:author="chao zhang" w:date="2026-05-06T10:24:00Z"/>
              <w:rFonts w:asciiTheme="minorHAnsi" w:eastAsiaTheme="minorEastAsia" w:hAnsiTheme="minorHAnsi" w:cstheme="minorBidi" w:hint="eastAsia"/>
              <w:noProof/>
              <w:sz w:val="24"/>
              <w:rPrChange w:id="494" w:author="chao zhang" w:date="2026-03-27T22:25:00Z">
                <w:rPr>
                  <w:ins w:id="495" w:author="SYLZ" w:date="2026-03-27T15:34:00Z"/>
                  <w:del w:id="496" w:author="chao zhang" w:date="2026-05-06T10:24:00Z"/>
                  <w:rFonts w:asciiTheme="minorHAnsi" w:eastAsiaTheme="minorEastAsia" w:hAnsiTheme="minorHAnsi" w:cstheme="minorBidi" w:hint="eastAsia"/>
                  <w:noProof/>
                </w:rPr>
              </w:rPrChange>
            </w:rPr>
          </w:pPr>
          <w:ins w:id="497" w:author="SYLZ" w:date="2026-03-27T15:34:00Z">
            <w:del w:id="498" w:author="chao zhang" w:date="2026-05-06T10:24:00Z">
              <w:r w:rsidRPr="00027974" w:rsidDel="003A2E70">
                <w:rPr>
                  <w:rStyle w:val="af"/>
                  <w:noProof/>
                  <w:sz w:val="24"/>
                  <w:rPrChange w:id="499" w:author="chao zhang" w:date="2026-03-27T22:25:00Z">
                    <w:rPr>
                      <w:rStyle w:val="af"/>
                      <w:noProof/>
                    </w:rPr>
                  </w:rPrChange>
                </w:rPr>
                <w:delText>4. Resampling</w:delText>
              </w:r>
              <w:r w:rsidRPr="00027974" w:rsidDel="003A2E70">
                <w:rPr>
                  <w:noProof/>
                  <w:webHidden/>
                  <w:sz w:val="24"/>
                  <w:rPrChange w:id="500" w:author="chao zhang" w:date="2026-03-27T22:25:00Z">
                    <w:rPr>
                      <w:noProof/>
                      <w:webHidden/>
                    </w:rPr>
                  </w:rPrChange>
                </w:rPr>
                <w:tab/>
                <w:delText>15</w:delText>
              </w:r>
            </w:del>
          </w:ins>
        </w:p>
        <w:p w14:paraId="75823A16" w14:textId="038426F1" w:rsidR="00F52747" w:rsidRPr="00027974" w:rsidDel="003A2E70" w:rsidRDefault="00F52747">
          <w:pPr>
            <w:pStyle w:val="TOC3"/>
            <w:tabs>
              <w:tab w:val="right" w:leader="dot" w:pos="8296"/>
            </w:tabs>
            <w:ind w:left="880"/>
            <w:rPr>
              <w:ins w:id="501" w:author="SYLZ" w:date="2026-03-27T15:34:00Z"/>
              <w:del w:id="502" w:author="chao zhang" w:date="2026-05-06T10:24:00Z"/>
              <w:rFonts w:asciiTheme="minorHAnsi" w:eastAsiaTheme="minorEastAsia" w:hAnsiTheme="minorHAnsi" w:cstheme="minorBidi" w:hint="eastAsia"/>
              <w:noProof/>
              <w:sz w:val="24"/>
              <w:rPrChange w:id="503" w:author="chao zhang" w:date="2026-03-27T22:25:00Z">
                <w:rPr>
                  <w:ins w:id="504" w:author="SYLZ" w:date="2026-03-27T15:34:00Z"/>
                  <w:del w:id="505" w:author="chao zhang" w:date="2026-05-06T10:24:00Z"/>
                  <w:rFonts w:asciiTheme="minorHAnsi" w:eastAsiaTheme="minorEastAsia" w:hAnsiTheme="minorHAnsi" w:cstheme="minorBidi" w:hint="eastAsia"/>
                  <w:noProof/>
                </w:rPr>
              </w:rPrChange>
            </w:rPr>
          </w:pPr>
          <w:ins w:id="506" w:author="SYLZ" w:date="2026-03-27T15:34:00Z">
            <w:del w:id="507" w:author="chao zhang" w:date="2026-05-06T10:24:00Z">
              <w:r w:rsidRPr="00027974" w:rsidDel="003A2E70">
                <w:rPr>
                  <w:rStyle w:val="af"/>
                  <w:noProof/>
                  <w:sz w:val="24"/>
                  <w:rPrChange w:id="508" w:author="chao zhang" w:date="2026-03-27T22:25:00Z">
                    <w:rPr>
                      <w:rStyle w:val="af"/>
                      <w:noProof/>
                    </w:rPr>
                  </w:rPrChange>
                </w:rPr>
                <w:delText>5. Posterior updating</w:delText>
              </w:r>
              <w:r w:rsidRPr="00027974" w:rsidDel="003A2E70">
                <w:rPr>
                  <w:noProof/>
                  <w:webHidden/>
                  <w:sz w:val="24"/>
                  <w:rPrChange w:id="509" w:author="chao zhang" w:date="2026-03-27T22:25:00Z">
                    <w:rPr>
                      <w:noProof/>
                      <w:webHidden/>
                    </w:rPr>
                  </w:rPrChange>
                </w:rPr>
                <w:tab/>
                <w:delText>16</w:delText>
              </w:r>
            </w:del>
          </w:ins>
        </w:p>
        <w:p w14:paraId="1FFB5F3F" w14:textId="37EECA0E" w:rsidR="00F52747" w:rsidRPr="00027974" w:rsidDel="003A2E70" w:rsidRDefault="00F52747">
          <w:pPr>
            <w:pStyle w:val="TOC2"/>
            <w:rPr>
              <w:ins w:id="510" w:author="SYLZ" w:date="2026-03-27T15:34:00Z"/>
              <w:del w:id="511" w:author="chao zhang" w:date="2026-05-06T10:24:00Z"/>
              <w:rFonts w:asciiTheme="minorHAnsi" w:eastAsiaTheme="minorEastAsia" w:hAnsiTheme="minorHAnsi" w:cstheme="minorBidi" w:hint="eastAsia"/>
              <w:sz w:val="24"/>
              <w:szCs w:val="24"/>
              <w:rPrChange w:id="512" w:author="chao zhang" w:date="2026-03-27T22:25:00Z">
                <w:rPr>
                  <w:ins w:id="513" w:author="SYLZ" w:date="2026-03-27T15:34:00Z"/>
                  <w:del w:id="514" w:author="chao zhang" w:date="2026-05-06T10:24:00Z"/>
                  <w:rFonts w:asciiTheme="minorHAnsi" w:eastAsiaTheme="minorEastAsia" w:hAnsiTheme="minorHAnsi" w:cstheme="minorBidi" w:hint="eastAsia"/>
                  <w:sz w:val="22"/>
                  <w:szCs w:val="24"/>
                </w:rPr>
              </w:rPrChange>
            </w:rPr>
          </w:pPr>
          <w:ins w:id="515" w:author="SYLZ" w:date="2026-03-27T15:34:00Z">
            <w:del w:id="516" w:author="chao zhang" w:date="2026-05-06T10:24:00Z">
              <w:r w:rsidRPr="00027974" w:rsidDel="003A2E70">
                <w:rPr>
                  <w:rStyle w:val="af"/>
                  <w:sz w:val="24"/>
                  <w:szCs w:val="24"/>
                  <w:rPrChange w:id="517" w:author="chao zhang" w:date="2026-03-27T22:25:00Z">
                    <w:rPr>
                      <w:rStyle w:val="af"/>
                      <w:noProof/>
                    </w:rPr>
                  </w:rPrChange>
                </w:rPr>
                <w:delText>Determining Titration Volume Using Bayesian Parameter Updates and Control Logic</w:delText>
              </w:r>
              <w:r w:rsidRPr="00027974" w:rsidDel="003A2E70">
                <w:rPr>
                  <w:webHidden/>
                  <w:sz w:val="24"/>
                  <w:szCs w:val="24"/>
                  <w:rPrChange w:id="518" w:author="chao zhang" w:date="2026-03-27T22:25:00Z">
                    <w:rPr>
                      <w:noProof/>
                      <w:webHidden/>
                    </w:rPr>
                  </w:rPrChange>
                </w:rPr>
                <w:tab/>
                <w:delText>16</w:delText>
              </w:r>
            </w:del>
          </w:ins>
        </w:p>
        <w:p w14:paraId="0981B41B" w14:textId="3A71ADA8" w:rsidR="00F52747" w:rsidRPr="00027974" w:rsidDel="003A2E70" w:rsidRDefault="00F52747">
          <w:pPr>
            <w:pStyle w:val="TOC3"/>
            <w:tabs>
              <w:tab w:val="right" w:leader="dot" w:pos="8296"/>
            </w:tabs>
            <w:ind w:left="880"/>
            <w:rPr>
              <w:ins w:id="519" w:author="SYLZ" w:date="2026-03-27T15:34:00Z"/>
              <w:del w:id="520" w:author="chao zhang" w:date="2026-05-06T10:24:00Z"/>
              <w:rFonts w:asciiTheme="minorHAnsi" w:eastAsiaTheme="minorEastAsia" w:hAnsiTheme="minorHAnsi" w:cstheme="minorBidi" w:hint="eastAsia"/>
              <w:noProof/>
              <w:sz w:val="24"/>
              <w:rPrChange w:id="521" w:author="chao zhang" w:date="2026-03-27T22:25:00Z">
                <w:rPr>
                  <w:ins w:id="522" w:author="SYLZ" w:date="2026-03-27T15:34:00Z"/>
                  <w:del w:id="523" w:author="chao zhang" w:date="2026-05-06T10:24:00Z"/>
                  <w:rFonts w:asciiTheme="minorHAnsi" w:eastAsiaTheme="minorEastAsia" w:hAnsiTheme="minorHAnsi" w:cstheme="minorBidi" w:hint="eastAsia"/>
                  <w:noProof/>
                </w:rPr>
              </w:rPrChange>
            </w:rPr>
          </w:pPr>
          <w:ins w:id="524" w:author="SYLZ" w:date="2026-03-27T15:34:00Z">
            <w:del w:id="525" w:author="chao zhang" w:date="2026-05-06T10:24:00Z">
              <w:r w:rsidRPr="00027974" w:rsidDel="003A2E70">
                <w:rPr>
                  <w:rStyle w:val="af"/>
                  <w:noProof/>
                  <w:sz w:val="24"/>
                  <w:rPrChange w:id="526" w:author="chao zhang" w:date="2026-03-27T22:25:00Z">
                    <w:rPr>
                      <w:rStyle w:val="af"/>
                      <w:noProof/>
                    </w:rPr>
                  </w:rPrChange>
                </w:rPr>
                <w:delText>1. Current pH error magnitude (</w:delText>
              </w:r>
            </w:del>
          </w:ins>
          <m:oMath>
            <m:r>
              <w:ins w:id="527" w:author="SYLZ" w:date="2026-03-27T15:34:00Z">
                <w:del w:id="528" w:author="chao zhang" w:date="2026-05-06T10:24:00Z">
                  <m:rPr>
                    <m:sty m:val="p"/>
                  </m:rPr>
                  <w:rPr>
                    <w:rStyle w:val="af"/>
                    <w:rFonts w:ascii="Cambria Math" w:hAnsi="Cambria Math" w:hint="eastAsia"/>
                    <w:noProof/>
                    <w:sz w:val="24"/>
                    <w:rPrChange w:id="529" w:author="chao zhang" w:date="2026-03-27T22:25:00Z">
                      <w:rPr>
                        <w:rStyle w:val="af"/>
                        <w:rFonts w:ascii="Cambria Math" w:hAnsi="Cambria Math" w:hint="eastAsia"/>
                        <w:noProof/>
                      </w:rPr>
                    </w:rPrChange>
                  </w:rPr>
                  <m:t>Δ</m:t>
                </w:del>
              </w:ins>
            </m:r>
            <m:r>
              <w:ins w:id="530" w:author="SYLZ" w:date="2026-03-27T15:34:00Z">
                <w:del w:id="531" w:author="chao zhang" w:date="2026-05-06T10:24:00Z">
                  <m:rPr>
                    <m:sty m:val="p"/>
                  </m:rPr>
                  <w:rPr>
                    <w:rStyle w:val="af"/>
                    <w:rFonts w:ascii="Cambria Math" w:hAnsi="Cambria Math"/>
                    <w:noProof/>
                    <w:sz w:val="24"/>
                    <w:rPrChange w:id="532" w:author="chao zhang" w:date="2026-03-27T22:25:00Z">
                      <w:rPr>
                        <w:rStyle w:val="af"/>
                        <w:rFonts w:ascii="Cambria Math" w:hAnsi="Cambria Math"/>
                        <w:noProof/>
                      </w:rPr>
                    </w:rPrChange>
                  </w:rPr>
                  <m:t>pHerr</m:t>
                </w:del>
              </w:ins>
            </m:r>
          </m:oMath>
          <w:ins w:id="533" w:author="SYLZ" w:date="2026-03-27T15:34:00Z">
            <w:del w:id="534" w:author="chao zhang" w:date="2026-05-06T10:24:00Z">
              <w:r w:rsidRPr="00027974" w:rsidDel="003A2E70">
                <w:rPr>
                  <w:rStyle w:val="af"/>
                  <w:noProof/>
                  <w:sz w:val="24"/>
                  <w:rPrChange w:id="535" w:author="chao zhang" w:date="2026-03-27T22:25:00Z">
                    <w:rPr>
                      <w:rStyle w:val="af"/>
                      <w:noProof/>
                    </w:rPr>
                  </w:rPrChange>
                </w:rPr>
                <w:delText>)</w:delText>
              </w:r>
              <w:r w:rsidRPr="00027974" w:rsidDel="003A2E70">
                <w:rPr>
                  <w:noProof/>
                  <w:webHidden/>
                  <w:sz w:val="24"/>
                  <w:rPrChange w:id="536" w:author="chao zhang" w:date="2026-03-27T22:25:00Z">
                    <w:rPr>
                      <w:noProof/>
                      <w:webHidden/>
                    </w:rPr>
                  </w:rPrChange>
                </w:rPr>
                <w:tab/>
                <w:delText>17</w:delText>
              </w:r>
            </w:del>
          </w:ins>
        </w:p>
        <w:p w14:paraId="4FE71679" w14:textId="77CF2DD8" w:rsidR="00F52747" w:rsidRPr="00027974" w:rsidDel="003A2E70" w:rsidRDefault="00F52747">
          <w:pPr>
            <w:pStyle w:val="TOC3"/>
            <w:tabs>
              <w:tab w:val="right" w:leader="dot" w:pos="8296"/>
            </w:tabs>
            <w:ind w:left="880"/>
            <w:rPr>
              <w:ins w:id="537" w:author="SYLZ" w:date="2026-03-27T15:34:00Z"/>
              <w:del w:id="538" w:author="chao zhang" w:date="2026-05-06T10:24:00Z"/>
              <w:rFonts w:asciiTheme="minorHAnsi" w:eastAsiaTheme="minorEastAsia" w:hAnsiTheme="minorHAnsi" w:cstheme="minorBidi" w:hint="eastAsia"/>
              <w:noProof/>
              <w:sz w:val="24"/>
              <w:rPrChange w:id="539" w:author="chao zhang" w:date="2026-03-27T22:25:00Z">
                <w:rPr>
                  <w:ins w:id="540" w:author="SYLZ" w:date="2026-03-27T15:34:00Z"/>
                  <w:del w:id="541" w:author="chao zhang" w:date="2026-05-06T10:24:00Z"/>
                  <w:rFonts w:asciiTheme="minorHAnsi" w:eastAsiaTheme="minorEastAsia" w:hAnsiTheme="minorHAnsi" w:cstheme="minorBidi" w:hint="eastAsia"/>
                  <w:noProof/>
                </w:rPr>
              </w:rPrChange>
            </w:rPr>
          </w:pPr>
          <w:ins w:id="542" w:author="SYLZ" w:date="2026-03-27T15:34:00Z">
            <w:del w:id="543" w:author="chao zhang" w:date="2026-05-06T10:24:00Z">
              <w:r w:rsidRPr="00027974" w:rsidDel="003A2E70">
                <w:rPr>
                  <w:rStyle w:val="af"/>
                  <w:noProof/>
                  <w:sz w:val="24"/>
                  <w:rPrChange w:id="544" w:author="chao zhang" w:date="2026-03-27T22:25:00Z">
                    <w:rPr>
                      <w:rStyle w:val="af"/>
                      <w:noProof/>
                    </w:rPr>
                  </w:rPrChange>
                </w:rPr>
                <w:delText>2. Observed pH response to the previous addition (</w:delText>
              </w:r>
            </w:del>
          </w:ins>
          <m:oMath>
            <m:r>
              <w:ins w:id="545" w:author="SYLZ" w:date="2026-03-27T15:34:00Z">
                <w:del w:id="546" w:author="chao zhang" w:date="2026-05-06T10:24:00Z">
                  <m:rPr>
                    <m:sty m:val="p"/>
                  </m:rPr>
                  <w:rPr>
                    <w:rStyle w:val="af"/>
                    <w:rFonts w:ascii="Cambria Math" w:hAnsi="Cambria Math"/>
                    <w:noProof/>
                    <w:sz w:val="24"/>
                    <w:rPrChange w:id="547" w:author="chao zhang" w:date="2026-03-27T22:25:00Z">
                      <w:rPr>
                        <w:rStyle w:val="af"/>
                        <w:rFonts w:ascii="Cambria Math" w:hAnsi="Cambria Math"/>
                        <w:noProof/>
                      </w:rPr>
                    </w:rPrChange>
                  </w:rPr>
                  <m:t>r</m:t>
                </w:del>
              </w:ins>
            </m:r>
          </m:oMath>
          <w:ins w:id="548" w:author="SYLZ" w:date="2026-03-27T15:34:00Z">
            <w:del w:id="549" w:author="chao zhang" w:date="2026-05-06T10:24:00Z">
              <w:r w:rsidRPr="00027974" w:rsidDel="003A2E70">
                <w:rPr>
                  <w:rStyle w:val="af"/>
                  <w:noProof/>
                  <w:sz w:val="24"/>
                  <w:rPrChange w:id="550" w:author="chao zhang" w:date="2026-03-27T22:25:00Z">
                    <w:rPr>
                      <w:rStyle w:val="af"/>
                      <w:noProof/>
                    </w:rPr>
                  </w:rPrChange>
                </w:rPr>
                <w:delText>)</w:delText>
              </w:r>
              <w:r w:rsidRPr="00027974" w:rsidDel="003A2E70">
                <w:rPr>
                  <w:noProof/>
                  <w:webHidden/>
                  <w:sz w:val="24"/>
                  <w:rPrChange w:id="551" w:author="chao zhang" w:date="2026-03-27T22:25:00Z">
                    <w:rPr>
                      <w:noProof/>
                      <w:webHidden/>
                    </w:rPr>
                  </w:rPrChange>
                </w:rPr>
                <w:tab/>
                <w:delText>18</w:delText>
              </w:r>
            </w:del>
          </w:ins>
        </w:p>
        <w:p w14:paraId="6F55EF4E" w14:textId="07E86D8D" w:rsidR="00F52747" w:rsidRPr="00027974" w:rsidDel="003A2E70" w:rsidRDefault="00F52747">
          <w:pPr>
            <w:pStyle w:val="TOC3"/>
            <w:tabs>
              <w:tab w:val="right" w:leader="dot" w:pos="8296"/>
            </w:tabs>
            <w:ind w:left="880"/>
            <w:rPr>
              <w:ins w:id="552" w:author="SYLZ" w:date="2026-03-27T15:34:00Z"/>
              <w:del w:id="553" w:author="chao zhang" w:date="2026-05-06T10:24:00Z"/>
              <w:rFonts w:asciiTheme="minorHAnsi" w:eastAsiaTheme="minorEastAsia" w:hAnsiTheme="minorHAnsi" w:cstheme="minorBidi" w:hint="eastAsia"/>
              <w:noProof/>
              <w:sz w:val="24"/>
              <w:rPrChange w:id="554" w:author="chao zhang" w:date="2026-03-27T22:25:00Z">
                <w:rPr>
                  <w:ins w:id="555" w:author="SYLZ" w:date="2026-03-27T15:34:00Z"/>
                  <w:del w:id="556" w:author="chao zhang" w:date="2026-05-06T10:24:00Z"/>
                  <w:rFonts w:asciiTheme="minorHAnsi" w:eastAsiaTheme="minorEastAsia" w:hAnsiTheme="minorHAnsi" w:cstheme="minorBidi" w:hint="eastAsia"/>
                  <w:noProof/>
                </w:rPr>
              </w:rPrChange>
            </w:rPr>
          </w:pPr>
          <w:ins w:id="557" w:author="SYLZ" w:date="2026-03-27T15:34:00Z">
            <w:del w:id="558" w:author="chao zhang" w:date="2026-05-06T10:24:00Z">
              <w:r w:rsidRPr="00027974" w:rsidDel="003A2E70">
                <w:rPr>
                  <w:rStyle w:val="af"/>
                  <w:noProof/>
                  <w:sz w:val="24"/>
                  <w:rPrChange w:id="559" w:author="chao zhang" w:date="2026-03-27T22:25:00Z">
                    <w:rPr>
                      <w:rStyle w:val="af"/>
                      <w:noProof/>
                    </w:rPr>
                  </w:rPrChange>
                </w:rPr>
                <w:delText>3. Posterior uncertainty (</w:delText>
              </w:r>
            </w:del>
          </w:ins>
          <m:oMath>
            <m:r>
              <w:ins w:id="560" w:author="SYLZ" w:date="2026-03-27T15:34:00Z">
                <w:del w:id="561" w:author="chao zhang" w:date="2026-05-06T10:24:00Z">
                  <m:rPr>
                    <m:sty m:val="p"/>
                  </m:rPr>
                  <w:rPr>
                    <w:rStyle w:val="af"/>
                    <w:rFonts w:ascii="Cambria Math" w:hAnsi="Cambria Math"/>
                    <w:noProof/>
                    <w:sz w:val="24"/>
                    <w:rPrChange w:id="562" w:author="chao zhang" w:date="2026-03-27T22:25:00Z">
                      <w:rPr>
                        <w:rStyle w:val="af"/>
                        <w:rFonts w:ascii="Cambria Math" w:hAnsi="Cambria Math"/>
                        <w:noProof/>
                      </w:rPr>
                    </w:rPrChange>
                  </w:rPr>
                  <m:t>u</m:t>
                </w:del>
              </w:ins>
            </m:r>
          </m:oMath>
          <w:ins w:id="563" w:author="SYLZ" w:date="2026-03-27T15:34:00Z">
            <w:del w:id="564" w:author="chao zhang" w:date="2026-05-06T10:24:00Z">
              <w:r w:rsidRPr="00027974" w:rsidDel="003A2E70">
                <w:rPr>
                  <w:rStyle w:val="af"/>
                  <w:noProof/>
                  <w:sz w:val="24"/>
                  <w:rPrChange w:id="565" w:author="chao zhang" w:date="2026-03-27T22:25:00Z">
                    <w:rPr>
                      <w:rStyle w:val="af"/>
                      <w:noProof/>
                    </w:rPr>
                  </w:rPrChange>
                </w:rPr>
                <w:delText>)</w:delText>
              </w:r>
              <w:r w:rsidRPr="00027974" w:rsidDel="003A2E70">
                <w:rPr>
                  <w:noProof/>
                  <w:webHidden/>
                  <w:sz w:val="24"/>
                  <w:rPrChange w:id="566" w:author="chao zhang" w:date="2026-03-27T22:25:00Z">
                    <w:rPr>
                      <w:noProof/>
                      <w:webHidden/>
                    </w:rPr>
                  </w:rPrChange>
                </w:rPr>
                <w:tab/>
                <w:delText>18</w:delText>
              </w:r>
            </w:del>
          </w:ins>
        </w:p>
        <w:p w14:paraId="4ECA6AE3" w14:textId="1A13F379" w:rsidR="00F52747" w:rsidRPr="00027974" w:rsidDel="003A2E70" w:rsidRDefault="00F52747">
          <w:pPr>
            <w:pStyle w:val="TOC3"/>
            <w:tabs>
              <w:tab w:val="right" w:leader="dot" w:pos="8296"/>
            </w:tabs>
            <w:ind w:left="880"/>
            <w:rPr>
              <w:ins w:id="567" w:author="SYLZ" w:date="2026-03-27T15:34:00Z"/>
              <w:del w:id="568" w:author="chao zhang" w:date="2026-05-06T10:24:00Z"/>
              <w:rFonts w:asciiTheme="minorHAnsi" w:eastAsiaTheme="minorEastAsia" w:hAnsiTheme="minorHAnsi" w:cstheme="minorBidi" w:hint="eastAsia"/>
              <w:noProof/>
              <w:sz w:val="24"/>
              <w:rPrChange w:id="569" w:author="chao zhang" w:date="2026-03-27T22:25:00Z">
                <w:rPr>
                  <w:ins w:id="570" w:author="SYLZ" w:date="2026-03-27T15:34:00Z"/>
                  <w:del w:id="571" w:author="chao zhang" w:date="2026-05-06T10:24:00Z"/>
                  <w:rFonts w:asciiTheme="minorHAnsi" w:eastAsiaTheme="minorEastAsia" w:hAnsiTheme="minorHAnsi" w:cstheme="minorBidi" w:hint="eastAsia"/>
                  <w:noProof/>
                </w:rPr>
              </w:rPrChange>
            </w:rPr>
          </w:pPr>
          <w:ins w:id="572" w:author="SYLZ" w:date="2026-03-27T15:34:00Z">
            <w:del w:id="573" w:author="chao zhang" w:date="2026-05-06T10:24:00Z">
              <w:r w:rsidRPr="00027974" w:rsidDel="003A2E70">
                <w:rPr>
                  <w:rStyle w:val="af"/>
                  <w:noProof/>
                  <w:sz w:val="24"/>
                  <w:rPrChange w:id="574" w:author="chao zhang" w:date="2026-03-27T22:25:00Z">
                    <w:rPr>
                      <w:rStyle w:val="af"/>
                      <w:noProof/>
                    </w:rPr>
                  </w:rPrChange>
                </w:rPr>
                <w:delText>4. Effective buffering level (</w:delText>
              </w:r>
            </w:del>
          </w:ins>
          <m:oMath>
            <m:r>
              <w:ins w:id="575" w:author="SYLZ" w:date="2026-03-27T15:34:00Z">
                <w:del w:id="576" w:author="chao zhang" w:date="2026-05-06T10:24:00Z">
                  <m:rPr>
                    <m:sty m:val="p"/>
                  </m:rPr>
                  <w:rPr>
                    <w:rStyle w:val="af"/>
                    <w:rFonts w:ascii="Cambria Math" w:hAnsi="Cambria Math"/>
                    <w:noProof/>
                    <w:sz w:val="24"/>
                    <w:rPrChange w:id="577" w:author="chao zhang" w:date="2026-03-27T22:25:00Z">
                      <w:rPr>
                        <w:rStyle w:val="af"/>
                        <w:rFonts w:ascii="Cambria Math" w:hAnsi="Cambria Math"/>
                        <w:noProof/>
                      </w:rPr>
                    </w:rPrChange>
                  </w:rPr>
                  <m:t>B</m:t>
                </w:del>
              </w:ins>
            </m:r>
          </m:oMath>
          <w:ins w:id="578" w:author="SYLZ" w:date="2026-03-27T15:34:00Z">
            <w:del w:id="579" w:author="chao zhang" w:date="2026-05-06T10:24:00Z">
              <w:r w:rsidRPr="00027974" w:rsidDel="003A2E70">
                <w:rPr>
                  <w:rStyle w:val="af"/>
                  <w:noProof/>
                  <w:sz w:val="24"/>
                  <w:rPrChange w:id="580" w:author="chao zhang" w:date="2026-03-27T22:25:00Z">
                    <w:rPr>
                      <w:rStyle w:val="af"/>
                      <w:noProof/>
                    </w:rPr>
                  </w:rPrChange>
                </w:rPr>
                <w:delText>)</w:delText>
              </w:r>
              <w:r w:rsidRPr="00027974" w:rsidDel="003A2E70">
                <w:rPr>
                  <w:noProof/>
                  <w:webHidden/>
                  <w:sz w:val="24"/>
                  <w:rPrChange w:id="581" w:author="chao zhang" w:date="2026-03-27T22:25:00Z">
                    <w:rPr>
                      <w:noProof/>
                      <w:webHidden/>
                    </w:rPr>
                  </w:rPrChange>
                </w:rPr>
                <w:tab/>
                <w:delText>19</w:delText>
              </w:r>
            </w:del>
          </w:ins>
        </w:p>
        <w:p w14:paraId="46736181" w14:textId="7A9903D5" w:rsidR="00F52747" w:rsidRPr="00027974" w:rsidDel="003A2E70" w:rsidRDefault="00F52747">
          <w:pPr>
            <w:pStyle w:val="TOC3"/>
            <w:tabs>
              <w:tab w:val="right" w:leader="dot" w:pos="8296"/>
            </w:tabs>
            <w:ind w:left="880"/>
            <w:rPr>
              <w:ins w:id="582" w:author="SYLZ" w:date="2026-03-27T15:34:00Z"/>
              <w:del w:id="583" w:author="chao zhang" w:date="2026-05-06T10:24:00Z"/>
              <w:rFonts w:asciiTheme="minorHAnsi" w:eastAsiaTheme="minorEastAsia" w:hAnsiTheme="minorHAnsi" w:cstheme="minorBidi" w:hint="eastAsia"/>
              <w:noProof/>
              <w:sz w:val="24"/>
              <w:rPrChange w:id="584" w:author="chao zhang" w:date="2026-03-27T22:25:00Z">
                <w:rPr>
                  <w:ins w:id="585" w:author="SYLZ" w:date="2026-03-27T15:34:00Z"/>
                  <w:del w:id="586" w:author="chao zhang" w:date="2026-05-06T10:24:00Z"/>
                  <w:rFonts w:asciiTheme="minorHAnsi" w:eastAsiaTheme="minorEastAsia" w:hAnsiTheme="minorHAnsi" w:cstheme="minorBidi" w:hint="eastAsia"/>
                  <w:noProof/>
                </w:rPr>
              </w:rPrChange>
            </w:rPr>
          </w:pPr>
          <w:ins w:id="587" w:author="SYLZ" w:date="2026-03-27T15:34:00Z">
            <w:del w:id="588" w:author="chao zhang" w:date="2026-05-06T10:24:00Z">
              <w:r w:rsidRPr="00027974" w:rsidDel="003A2E70">
                <w:rPr>
                  <w:rStyle w:val="af"/>
                  <w:noProof/>
                  <w:sz w:val="24"/>
                  <w:rPrChange w:id="589" w:author="chao zhang" w:date="2026-03-27T22:25:00Z">
                    <w:rPr>
                      <w:rStyle w:val="af"/>
                      <w:noProof/>
                    </w:rPr>
                  </w:rPrChange>
                </w:rPr>
                <w:delText>5. Theoretical required volume (</w:delText>
              </w:r>
            </w:del>
          </w:ins>
          <m:oMath>
            <m:r>
              <w:ins w:id="590" w:author="SYLZ" w:date="2026-03-27T15:34:00Z">
                <w:del w:id="591" w:author="chao zhang" w:date="2026-05-06T10:24:00Z">
                  <m:rPr>
                    <m:sty m:val="p"/>
                  </m:rPr>
                  <w:rPr>
                    <w:rStyle w:val="af"/>
                    <w:rFonts w:ascii="Cambria Math" w:hAnsi="Cambria Math"/>
                    <w:noProof/>
                    <w:sz w:val="24"/>
                    <w:rPrChange w:id="592" w:author="chao zhang" w:date="2026-03-27T22:25:00Z">
                      <w:rPr>
                        <w:rStyle w:val="af"/>
                        <w:rFonts w:ascii="Cambria Math" w:hAnsi="Cambria Math"/>
                        <w:noProof/>
                      </w:rPr>
                    </w:rPrChange>
                  </w:rPr>
                  <m:t>Vreq</m:t>
                </w:del>
              </w:ins>
            </m:r>
          </m:oMath>
          <w:ins w:id="593" w:author="SYLZ" w:date="2026-03-27T15:34:00Z">
            <w:del w:id="594" w:author="chao zhang" w:date="2026-05-06T10:24:00Z">
              <w:r w:rsidRPr="00027974" w:rsidDel="003A2E70">
                <w:rPr>
                  <w:rStyle w:val="af"/>
                  <w:noProof/>
                  <w:sz w:val="24"/>
                  <w:rPrChange w:id="595" w:author="chao zhang" w:date="2026-03-27T22:25:00Z">
                    <w:rPr>
                      <w:rStyle w:val="af"/>
                      <w:noProof/>
                    </w:rPr>
                  </w:rPrChange>
                </w:rPr>
                <w:delText>)</w:delText>
              </w:r>
              <w:r w:rsidRPr="00027974" w:rsidDel="003A2E70">
                <w:rPr>
                  <w:noProof/>
                  <w:webHidden/>
                  <w:sz w:val="24"/>
                  <w:rPrChange w:id="596" w:author="chao zhang" w:date="2026-03-27T22:25:00Z">
                    <w:rPr>
                      <w:noProof/>
                      <w:webHidden/>
                    </w:rPr>
                  </w:rPrChange>
                </w:rPr>
                <w:tab/>
                <w:delText>19</w:delText>
              </w:r>
            </w:del>
          </w:ins>
        </w:p>
        <w:p w14:paraId="53705FF0" w14:textId="62DBB16E" w:rsidR="00F52747" w:rsidRPr="00027974" w:rsidDel="003A2E70" w:rsidRDefault="00F52747">
          <w:pPr>
            <w:pStyle w:val="TOC2"/>
            <w:rPr>
              <w:ins w:id="597" w:author="SYLZ" w:date="2026-03-27T15:34:00Z"/>
              <w:del w:id="598" w:author="chao zhang" w:date="2026-05-06T10:24:00Z"/>
              <w:rFonts w:asciiTheme="minorHAnsi" w:eastAsiaTheme="minorEastAsia" w:hAnsiTheme="minorHAnsi" w:cstheme="minorBidi" w:hint="eastAsia"/>
              <w:sz w:val="24"/>
              <w:szCs w:val="24"/>
              <w:rPrChange w:id="599" w:author="chao zhang" w:date="2026-03-27T22:25:00Z">
                <w:rPr>
                  <w:ins w:id="600" w:author="SYLZ" w:date="2026-03-27T15:34:00Z"/>
                  <w:del w:id="601" w:author="chao zhang" w:date="2026-05-06T10:24:00Z"/>
                  <w:rFonts w:asciiTheme="minorHAnsi" w:eastAsiaTheme="minorEastAsia" w:hAnsiTheme="minorHAnsi" w:cstheme="minorBidi" w:hint="eastAsia"/>
                  <w:sz w:val="22"/>
                  <w:szCs w:val="24"/>
                </w:rPr>
              </w:rPrChange>
            </w:rPr>
          </w:pPr>
          <w:ins w:id="602" w:author="SYLZ" w:date="2026-03-27T15:34:00Z">
            <w:del w:id="603" w:author="chao zhang" w:date="2026-05-06T10:24:00Z">
              <w:r w:rsidRPr="00027974" w:rsidDel="003A2E70">
                <w:rPr>
                  <w:rStyle w:val="af"/>
                  <w:sz w:val="24"/>
                  <w:szCs w:val="24"/>
                  <w:rPrChange w:id="604" w:author="chao zhang" w:date="2026-03-27T22:25:00Z">
                    <w:rPr>
                      <w:rStyle w:val="af"/>
                      <w:b/>
                      <w:bCs/>
                      <w:noProof/>
                    </w:rPr>
                  </w:rPrChange>
                </w:rPr>
                <w:delText>Imitation Learning</w:delText>
              </w:r>
              <w:r w:rsidRPr="00027974" w:rsidDel="003A2E70">
                <w:rPr>
                  <w:webHidden/>
                  <w:sz w:val="24"/>
                  <w:szCs w:val="24"/>
                  <w:rPrChange w:id="605" w:author="chao zhang" w:date="2026-03-27T22:25:00Z">
                    <w:rPr>
                      <w:noProof/>
                      <w:webHidden/>
                    </w:rPr>
                  </w:rPrChange>
                </w:rPr>
                <w:tab/>
                <w:delText>21</w:delText>
              </w:r>
            </w:del>
          </w:ins>
        </w:p>
        <w:p w14:paraId="191D5E5F" w14:textId="07BB55E1" w:rsidR="00F52747" w:rsidRPr="00027974" w:rsidDel="003A2E70" w:rsidRDefault="00F52747">
          <w:pPr>
            <w:pStyle w:val="TOC2"/>
            <w:rPr>
              <w:ins w:id="606" w:author="SYLZ" w:date="2026-03-27T15:34:00Z"/>
              <w:del w:id="607" w:author="chao zhang" w:date="2026-05-06T10:24:00Z"/>
              <w:rFonts w:asciiTheme="minorHAnsi" w:eastAsiaTheme="minorEastAsia" w:hAnsiTheme="minorHAnsi" w:cstheme="minorBidi" w:hint="eastAsia"/>
              <w:sz w:val="24"/>
              <w:szCs w:val="24"/>
              <w:rPrChange w:id="608" w:author="chao zhang" w:date="2026-03-27T22:25:00Z">
                <w:rPr>
                  <w:ins w:id="609" w:author="SYLZ" w:date="2026-03-27T15:34:00Z"/>
                  <w:del w:id="610" w:author="chao zhang" w:date="2026-05-06T10:24:00Z"/>
                  <w:rFonts w:asciiTheme="minorHAnsi" w:eastAsiaTheme="minorEastAsia" w:hAnsiTheme="minorHAnsi" w:cstheme="minorBidi" w:hint="eastAsia"/>
                  <w:b/>
                  <w:bCs/>
                  <w:sz w:val="22"/>
                  <w:szCs w:val="24"/>
                </w:rPr>
              </w:rPrChange>
            </w:rPr>
          </w:pPr>
          <w:ins w:id="611" w:author="SYLZ" w:date="2026-03-27T15:34:00Z">
            <w:del w:id="612" w:author="chao zhang" w:date="2026-05-06T10:24:00Z">
              <w:r w:rsidRPr="00027974" w:rsidDel="003A2E70">
                <w:rPr>
                  <w:rStyle w:val="af"/>
                  <w:sz w:val="24"/>
                  <w:szCs w:val="24"/>
                  <w:rPrChange w:id="613" w:author="chao zhang" w:date="2026-03-27T22:25:00Z">
                    <w:rPr>
                      <w:rStyle w:val="af"/>
                      <w:b/>
                      <w:bCs/>
                      <w:noProof/>
                    </w:rPr>
                  </w:rPrChange>
                </w:rPr>
                <w:delText>Optimizing Neural Network Parameters via Reinforcement Learning</w:delText>
              </w:r>
              <w:r w:rsidRPr="00027974" w:rsidDel="003A2E70">
                <w:rPr>
                  <w:webHidden/>
                  <w:sz w:val="24"/>
                  <w:szCs w:val="24"/>
                  <w:rPrChange w:id="614" w:author="chao zhang" w:date="2026-03-27T22:25:00Z">
                    <w:rPr>
                      <w:b/>
                      <w:bCs/>
                      <w:noProof/>
                      <w:webHidden/>
                    </w:rPr>
                  </w:rPrChange>
                </w:rPr>
                <w:tab/>
                <w:delText>23</w:delText>
              </w:r>
            </w:del>
          </w:ins>
        </w:p>
        <w:p w14:paraId="16BA105F" w14:textId="4E6C4D00" w:rsidR="00F52747" w:rsidRPr="00027974" w:rsidDel="003A2E70" w:rsidRDefault="00F52747">
          <w:pPr>
            <w:pStyle w:val="TOC3"/>
            <w:tabs>
              <w:tab w:val="right" w:leader="dot" w:pos="8296"/>
            </w:tabs>
            <w:ind w:left="880"/>
            <w:rPr>
              <w:ins w:id="615" w:author="SYLZ" w:date="2026-03-27T15:34:00Z"/>
              <w:del w:id="616" w:author="chao zhang" w:date="2026-05-06T10:24:00Z"/>
              <w:rFonts w:asciiTheme="minorHAnsi" w:eastAsiaTheme="minorEastAsia" w:hAnsiTheme="minorHAnsi" w:cstheme="minorBidi" w:hint="eastAsia"/>
              <w:noProof/>
              <w:sz w:val="24"/>
              <w:rPrChange w:id="617" w:author="chao zhang" w:date="2026-03-27T22:25:00Z">
                <w:rPr>
                  <w:ins w:id="618" w:author="SYLZ" w:date="2026-03-27T15:34:00Z"/>
                  <w:del w:id="619" w:author="chao zhang" w:date="2026-05-06T10:24:00Z"/>
                  <w:rFonts w:asciiTheme="minorHAnsi" w:eastAsiaTheme="minorEastAsia" w:hAnsiTheme="minorHAnsi" w:cstheme="minorBidi" w:hint="eastAsia"/>
                  <w:noProof/>
                </w:rPr>
              </w:rPrChange>
            </w:rPr>
          </w:pPr>
          <w:ins w:id="620" w:author="SYLZ" w:date="2026-03-27T15:34:00Z">
            <w:del w:id="621" w:author="chao zhang" w:date="2026-05-06T10:24:00Z">
              <w:r w:rsidRPr="00027974" w:rsidDel="003A2E70">
                <w:rPr>
                  <w:rStyle w:val="af"/>
                  <w:noProof/>
                  <w:sz w:val="24"/>
                  <w:rPrChange w:id="622" w:author="chao zhang" w:date="2026-03-27T22:25:00Z">
                    <w:rPr>
                      <w:rStyle w:val="af"/>
                      <w:noProof/>
                    </w:rPr>
                  </w:rPrChange>
                </w:rPr>
                <w:delText>Parameter update process</w:delText>
              </w:r>
              <w:r w:rsidRPr="00027974" w:rsidDel="003A2E70">
                <w:rPr>
                  <w:noProof/>
                  <w:webHidden/>
                  <w:sz w:val="24"/>
                  <w:rPrChange w:id="623" w:author="chao zhang" w:date="2026-03-27T22:25:00Z">
                    <w:rPr>
                      <w:noProof/>
                      <w:webHidden/>
                    </w:rPr>
                  </w:rPrChange>
                </w:rPr>
                <w:tab/>
                <w:delText>23</w:delText>
              </w:r>
            </w:del>
          </w:ins>
        </w:p>
        <w:p w14:paraId="7B12C647" w14:textId="6D5AEFD6" w:rsidR="00F52747" w:rsidRPr="00027974" w:rsidDel="003A2E70" w:rsidRDefault="00F52747">
          <w:pPr>
            <w:pStyle w:val="TOC2"/>
            <w:rPr>
              <w:ins w:id="624" w:author="SYLZ" w:date="2026-03-27T15:34:00Z"/>
              <w:del w:id="625" w:author="chao zhang" w:date="2026-05-06T10:24:00Z"/>
              <w:rFonts w:asciiTheme="minorHAnsi" w:eastAsiaTheme="minorEastAsia" w:hAnsiTheme="minorHAnsi" w:cstheme="minorBidi" w:hint="eastAsia"/>
              <w:sz w:val="24"/>
              <w:szCs w:val="24"/>
              <w:rPrChange w:id="626" w:author="chao zhang" w:date="2026-03-27T22:25:00Z">
                <w:rPr>
                  <w:ins w:id="627" w:author="SYLZ" w:date="2026-03-27T15:34:00Z"/>
                  <w:del w:id="628" w:author="chao zhang" w:date="2026-05-06T10:24:00Z"/>
                  <w:rFonts w:asciiTheme="minorHAnsi" w:eastAsiaTheme="minorEastAsia" w:hAnsiTheme="minorHAnsi" w:cstheme="minorBidi" w:hint="eastAsia"/>
                  <w:sz w:val="22"/>
                  <w:szCs w:val="24"/>
                </w:rPr>
              </w:rPrChange>
            </w:rPr>
          </w:pPr>
          <w:ins w:id="629" w:author="SYLZ" w:date="2026-03-27T15:34:00Z">
            <w:del w:id="630" w:author="chao zhang" w:date="2026-05-06T10:24:00Z">
              <w:r w:rsidRPr="00027974" w:rsidDel="003A2E70">
                <w:rPr>
                  <w:rStyle w:val="af"/>
                  <w:sz w:val="24"/>
                  <w:szCs w:val="24"/>
                  <w:rPrChange w:id="631" w:author="chao zhang" w:date="2026-03-27T22:25:00Z">
                    <w:rPr>
                      <w:rStyle w:val="af"/>
                      <w:noProof/>
                    </w:rPr>
                  </w:rPrChange>
                </w:rPr>
                <w:delText>Reward Function Design</w:delText>
              </w:r>
              <w:r w:rsidRPr="00027974" w:rsidDel="003A2E70">
                <w:rPr>
                  <w:webHidden/>
                  <w:sz w:val="24"/>
                  <w:szCs w:val="24"/>
                  <w:rPrChange w:id="632" w:author="chao zhang" w:date="2026-03-27T22:25:00Z">
                    <w:rPr>
                      <w:noProof/>
                      <w:webHidden/>
                    </w:rPr>
                  </w:rPrChange>
                </w:rPr>
                <w:tab/>
                <w:delText>25</w:delText>
              </w:r>
            </w:del>
          </w:ins>
        </w:p>
        <w:p w14:paraId="1A4D93B9" w14:textId="3C87E4C7" w:rsidR="00F52747" w:rsidRPr="00027974" w:rsidDel="003A2E70" w:rsidRDefault="00F52747">
          <w:pPr>
            <w:pStyle w:val="TOC3"/>
            <w:tabs>
              <w:tab w:val="right" w:leader="dot" w:pos="8296"/>
            </w:tabs>
            <w:ind w:left="880"/>
            <w:rPr>
              <w:ins w:id="633" w:author="SYLZ" w:date="2026-03-27T15:34:00Z"/>
              <w:del w:id="634" w:author="chao zhang" w:date="2026-05-06T10:24:00Z"/>
              <w:rFonts w:asciiTheme="minorHAnsi" w:eastAsiaTheme="minorEastAsia" w:hAnsiTheme="minorHAnsi" w:cstheme="minorBidi" w:hint="eastAsia"/>
              <w:noProof/>
              <w:sz w:val="24"/>
              <w:rPrChange w:id="635" w:author="chao zhang" w:date="2026-03-27T22:25:00Z">
                <w:rPr>
                  <w:ins w:id="636" w:author="SYLZ" w:date="2026-03-27T15:34:00Z"/>
                  <w:del w:id="637" w:author="chao zhang" w:date="2026-05-06T10:24:00Z"/>
                  <w:rFonts w:asciiTheme="minorHAnsi" w:eastAsiaTheme="minorEastAsia" w:hAnsiTheme="minorHAnsi" w:cstheme="minorBidi" w:hint="eastAsia"/>
                  <w:noProof/>
                </w:rPr>
              </w:rPrChange>
            </w:rPr>
          </w:pPr>
          <w:ins w:id="638" w:author="SYLZ" w:date="2026-03-27T15:34:00Z">
            <w:del w:id="639" w:author="chao zhang" w:date="2026-05-06T10:24:00Z">
              <w:r w:rsidRPr="00027974" w:rsidDel="003A2E70">
                <w:rPr>
                  <w:rStyle w:val="af"/>
                  <w:noProof/>
                  <w:sz w:val="24"/>
                  <w:rPrChange w:id="640" w:author="chao zhang" w:date="2026-03-27T22:25:00Z">
                    <w:rPr>
                      <w:rStyle w:val="af"/>
                      <w:noProof/>
                    </w:rPr>
                  </w:rPrChange>
                </w:rPr>
                <w:delText>1. Dense reward</w:delText>
              </w:r>
              <w:r w:rsidRPr="00027974" w:rsidDel="003A2E70">
                <w:rPr>
                  <w:noProof/>
                  <w:webHidden/>
                  <w:sz w:val="24"/>
                  <w:rPrChange w:id="641" w:author="chao zhang" w:date="2026-03-27T22:25:00Z">
                    <w:rPr>
                      <w:noProof/>
                      <w:webHidden/>
                    </w:rPr>
                  </w:rPrChange>
                </w:rPr>
                <w:tab/>
                <w:delText>25</w:delText>
              </w:r>
            </w:del>
          </w:ins>
        </w:p>
        <w:p w14:paraId="2D28D27C" w14:textId="29DED269" w:rsidR="00F52747" w:rsidRPr="00027974" w:rsidDel="003A2E70" w:rsidRDefault="00F52747">
          <w:pPr>
            <w:pStyle w:val="TOC3"/>
            <w:tabs>
              <w:tab w:val="right" w:leader="dot" w:pos="8296"/>
            </w:tabs>
            <w:ind w:left="880"/>
            <w:rPr>
              <w:ins w:id="642" w:author="SYLZ" w:date="2026-03-27T15:34:00Z"/>
              <w:del w:id="643" w:author="chao zhang" w:date="2026-05-06T10:24:00Z"/>
              <w:rFonts w:asciiTheme="minorHAnsi" w:eastAsiaTheme="minorEastAsia" w:hAnsiTheme="minorHAnsi" w:cstheme="minorBidi" w:hint="eastAsia"/>
              <w:noProof/>
              <w:sz w:val="24"/>
              <w:rPrChange w:id="644" w:author="chao zhang" w:date="2026-03-27T22:25:00Z">
                <w:rPr>
                  <w:ins w:id="645" w:author="SYLZ" w:date="2026-03-27T15:34:00Z"/>
                  <w:del w:id="646" w:author="chao zhang" w:date="2026-05-06T10:24:00Z"/>
                  <w:rFonts w:asciiTheme="minorHAnsi" w:eastAsiaTheme="minorEastAsia" w:hAnsiTheme="minorHAnsi" w:cstheme="minorBidi" w:hint="eastAsia"/>
                  <w:noProof/>
                </w:rPr>
              </w:rPrChange>
            </w:rPr>
          </w:pPr>
          <w:ins w:id="647" w:author="SYLZ" w:date="2026-03-27T15:34:00Z">
            <w:del w:id="648" w:author="chao zhang" w:date="2026-05-06T10:24:00Z">
              <w:r w:rsidRPr="00027974" w:rsidDel="003A2E70">
                <w:rPr>
                  <w:rStyle w:val="af"/>
                  <w:noProof/>
                  <w:sz w:val="24"/>
                  <w:rPrChange w:id="649" w:author="chao zhang" w:date="2026-03-27T22:25:00Z">
                    <w:rPr>
                      <w:rStyle w:val="af"/>
                      <w:noProof/>
                    </w:rPr>
                  </w:rPrChange>
                </w:rPr>
                <w:delText>2. Step penalty</w:delText>
              </w:r>
              <w:r w:rsidRPr="00027974" w:rsidDel="003A2E70">
                <w:rPr>
                  <w:noProof/>
                  <w:webHidden/>
                  <w:sz w:val="24"/>
                  <w:rPrChange w:id="650" w:author="chao zhang" w:date="2026-03-27T22:25:00Z">
                    <w:rPr>
                      <w:noProof/>
                      <w:webHidden/>
                    </w:rPr>
                  </w:rPrChange>
                </w:rPr>
                <w:tab/>
                <w:delText>26</w:delText>
              </w:r>
            </w:del>
          </w:ins>
        </w:p>
        <w:p w14:paraId="121FB452" w14:textId="00EC7CE8" w:rsidR="00F52747" w:rsidRPr="00027974" w:rsidDel="003A2E70" w:rsidRDefault="00F52747">
          <w:pPr>
            <w:pStyle w:val="TOC3"/>
            <w:tabs>
              <w:tab w:val="right" w:leader="dot" w:pos="8296"/>
            </w:tabs>
            <w:ind w:left="880"/>
            <w:rPr>
              <w:ins w:id="651" w:author="SYLZ" w:date="2026-03-27T15:34:00Z"/>
              <w:del w:id="652" w:author="chao zhang" w:date="2026-05-06T10:24:00Z"/>
              <w:rFonts w:asciiTheme="minorHAnsi" w:eastAsiaTheme="minorEastAsia" w:hAnsiTheme="minorHAnsi" w:cstheme="minorBidi" w:hint="eastAsia"/>
              <w:noProof/>
              <w:sz w:val="24"/>
              <w:rPrChange w:id="653" w:author="chao zhang" w:date="2026-03-27T22:25:00Z">
                <w:rPr>
                  <w:ins w:id="654" w:author="SYLZ" w:date="2026-03-27T15:34:00Z"/>
                  <w:del w:id="655" w:author="chao zhang" w:date="2026-05-06T10:24:00Z"/>
                  <w:rFonts w:asciiTheme="minorHAnsi" w:eastAsiaTheme="minorEastAsia" w:hAnsiTheme="minorHAnsi" w:cstheme="minorBidi" w:hint="eastAsia"/>
                  <w:noProof/>
                </w:rPr>
              </w:rPrChange>
            </w:rPr>
          </w:pPr>
          <w:ins w:id="656" w:author="SYLZ" w:date="2026-03-27T15:34:00Z">
            <w:del w:id="657" w:author="chao zhang" w:date="2026-05-06T10:24:00Z">
              <w:r w:rsidRPr="00027974" w:rsidDel="003A2E70">
                <w:rPr>
                  <w:rStyle w:val="af"/>
                  <w:noProof/>
                  <w:sz w:val="24"/>
                  <w:rPrChange w:id="658" w:author="chao zhang" w:date="2026-03-27T22:25:00Z">
                    <w:rPr>
                      <w:rStyle w:val="af"/>
                      <w:noProof/>
                    </w:rPr>
                  </w:rPrChange>
                </w:rPr>
                <w:delText>3. Overshoot penalty</w:delText>
              </w:r>
              <w:r w:rsidRPr="00027974" w:rsidDel="003A2E70">
                <w:rPr>
                  <w:noProof/>
                  <w:webHidden/>
                  <w:sz w:val="24"/>
                  <w:rPrChange w:id="659" w:author="chao zhang" w:date="2026-03-27T22:25:00Z">
                    <w:rPr>
                      <w:noProof/>
                      <w:webHidden/>
                    </w:rPr>
                  </w:rPrChange>
                </w:rPr>
                <w:tab/>
                <w:delText>26</w:delText>
              </w:r>
            </w:del>
          </w:ins>
        </w:p>
        <w:p w14:paraId="65555606" w14:textId="52CCBF79" w:rsidR="00F52747" w:rsidRPr="00027974" w:rsidDel="003A2E70" w:rsidRDefault="00F52747">
          <w:pPr>
            <w:pStyle w:val="TOC3"/>
            <w:tabs>
              <w:tab w:val="right" w:leader="dot" w:pos="8296"/>
            </w:tabs>
            <w:ind w:left="880"/>
            <w:rPr>
              <w:ins w:id="660" w:author="SYLZ" w:date="2026-03-27T15:34:00Z"/>
              <w:del w:id="661" w:author="chao zhang" w:date="2026-05-06T10:24:00Z"/>
              <w:rFonts w:asciiTheme="minorHAnsi" w:eastAsiaTheme="minorEastAsia" w:hAnsiTheme="minorHAnsi" w:cstheme="minorBidi" w:hint="eastAsia"/>
              <w:noProof/>
              <w:sz w:val="24"/>
              <w:rPrChange w:id="662" w:author="chao zhang" w:date="2026-03-27T22:25:00Z">
                <w:rPr>
                  <w:ins w:id="663" w:author="SYLZ" w:date="2026-03-27T15:34:00Z"/>
                  <w:del w:id="664" w:author="chao zhang" w:date="2026-05-06T10:24:00Z"/>
                  <w:rFonts w:asciiTheme="minorHAnsi" w:eastAsiaTheme="minorEastAsia" w:hAnsiTheme="minorHAnsi" w:cstheme="minorBidi" w:hint="eastAsia"/>
                  <w:noProof/>
                </w:rPr>
              </w:rPrChange>
            </w:rPr>
          </w:pPr>
          <w:ins w:id="665" w:author="SYLZ" w:date="2026-03-27T15:34:00Z">
            <w:del w:id="666" w:author="chao zhang" w:date="2026-05-06T10:24:00Z">
              <w:r w:rsidRPr="00027974" w:rsidDel="003A2E70">
                <w:rPr>
                  <w:rStyle w:val="af"/>
                  <w:noProof/>
                  <w:sz w:val="24"/>
                  <w:rPrChange w:id="667" w:author="chao zhang" w:date="2026-03-27T22:25:00Z">
                    <w:rPr>
                      <w:rStyle w:val="af"/>
                      <w:noProof/>
                    </w:rPr>
                  </w:rPrChange>
                </w:rPr>
                <w:delText>4. Incorrect reagent penalty</w:delText>
              </w:r>
              <w:r w:rsidRPr="00027974" w:rsidDel="003A2E70">
                <w:rPr>
                  <w:noProof/>
                  <w:webHidden/>
                  <w:sz w:val="24"/>
                  <w:rPrChange w:id="668" w:author="chao zhang" w:date="2026-03-27T22:25:00Z">
                    <w:rPr>
                      <w:noProof/>
                      <w:webHidden/>
                    </w:rPr>
                  </w:rPrChange>
                </w:rPr>
                <w:tab/>
                <w:delText>26</w:delText>
              </w:r>
            </w:del>
          </w:ins>
        </w:p>
        <w:p w14:paraId="15D212C7" w14:textId="03A62D7A" w:rsidR="00F52747" w:rsidRPr="00027974" w:rsidDel="003A2E70" w:rsidRDefault="00F52747">
          <w:pPr>
            <w:pStyle w:val="TOC3"/>
            <w:tabs>
              <w:tab w:val="right" w:leader="dot" w:pos="8296"/>
            </w:tabs>
            <w:ind w:left="880"/>
            <w:rPr>
              <w:ins w:id="669" w:author="SYLZ" w:date="2026-03-27T15:34:00Z"/>
              <w:del w:id="670" w:author="chao zhang" w:date="2026-05-06T10:24:00Z"/>
              <w:rFonts w:asciiTheme="minorHAnsi" w:eastAsiaTheme="minorEastAsia" w:hAnsiTheme="minorHAnsi" w:cstheme="minorBidi" w:hint="eastAsia"/>
              <w:noProof/>
              <w:sz w:val="24"/>
              <w:rPrChange w:id="671" w:author="chao zhang" w:date="2026-03-27T22:25:00Z">
                <w:rPr>
                  <w:ins w:id="672" w:author="SYLZ" w:date="2026-03-27T15:34:00Z"/>
                  <w:del w:id="673" w:author="chao zhang" w:date="2026-05-06T10:24:00Z"/>
                  <w:rFonts w:asciiTheme="minorHAnsi" w:eastAsiaTheme="minorEastAsia" w:hAnsiTheme="minorHAnsi" w:cstheme="minorBidi" w:hint="eastAsia"/>
                  <w:noProof/>
                </w:rPr>
              </w:rPrChange>
            </w:rPr>
          </w:pPr>
          <w:ins w:id="674" w:author="SYLZ" w:date="2026-03-27T15:34:00Z">
            <w:del w:id="675" w:author="chao zhang" w:date="2026-05-06T10:24:00Z">
              <w:r w:rsidRPr="00027974" w:rsidDel="003A2E70">
                <w:rPr>
                  <w:rStyle w:val="af"/>
                  <w:noProof/>
                  <w:sz w:val="24"/>
                  <w:rPrChange w:id="676" w:author="chao zhang" w:date="2026-03-27T22:25:00Z">
                    <w:rPr>
                      <w:rStyle w:val="af"/>
                      <w:noProof/>
                    </w:rPr>
                  </w:rPrChange>
                </w:rPr>
                <w:delText>5. Overshoot-related volume penalty and bonus</w:delText>
              </w:r>
              <w:r w:rsidRPr="00027974" w:rsidDel="003A2E70">
                <w:rPr>
                  <w:noProof/>
                  <w:webHidden/>
                  <w:sz w:val="24"/>
                  <w:rPrChange w:id="677" w:author="chao zhang" w:date="2026-03-27T22:25:00Z">
                    <w:rPr>
                      <w:noProof/>
                      <w:webHidden/>
                    </w:rPr>
                  </w:rPrChange>
                </w:rPr>
                <w:tab/>
                <w:delText>27</w:delText>
              </w:r>
            </w:del>
          </w:ins>
        </w:p>
        <w:p w14:paraId="372713AA" w14:textId="4855D27B" w:rsidR="00F52747" w:rsidRPr="00027974" w:rsidDel="003A2E70" w:rsidRDefault="00F52747">
          <w:pPr>
            <w:pStyle w:val="TOC3"/>
            <w:tabs>
              <w:tab w:val="right" w:leader="dot" w:pos="8296"/>
            </w:tabs>
            <w:ind w:left="880"/>
            <w:rPr>
              <w:ins w:id="678" w:author="SYLZ" w:date="2026-03-27T15:34:00Z"/>
              <w:del w:id="679" w:author="chao zhang" w:date="2026-05-06T10:24:00Z"/>
              <w:rFonts w:asciiTheme="minorHAnsi" w:eastAsiaTheme="minorEastAsia" w:hAnsiTheme="minorHAnsi" w:cstheme="minorBidi" w:hint="eastAsia"/>
              <w:noProof/>
              <w:sz w:val="24"/>
              <w:rPrChange w:id="680" w:author="chao zhang" w:date="2026-03-27T22:25:00Z">
                <w:rPr>
                  <w:ins w:id="681" w:author="SYLZ" w:date="2026-03-27T15:34:00Z"/>
                  <w:del w:id="682" w:author="chao zhang" w:date="2026-05-06T10:24:00Z"/>
                  <w:rFonts w:asciiTheme="minorHAnsi" w:eastAsiaTheme="minorEastAsia" w:hAnsiTheme="minorHAnsi" w:cstheme="minorBidi" w:hint="eastAsia"/>
                  <w:noProof/>
                </w:rPr>
              </w:rPrChange>
            </w:rPr>
          </w:pPr>
          <w:ins w:id="683" w:author="SYLZ" w:date="2026-03-27T15:34:00Z">
            <w:del w:id="684" w:author="chao zhang" w:date="2026-05-06T10:24:00Z">
              <w:r w:rsidRPr="00027974" w:rsidDel="003A2E70">
                <w:rPr>
                  <w:rStyle w:val="af"/>
                  <w:noProof/>
                  <w:sz w:val="24"/>
                  <w:rPrChange w:id="685" w:author="chao zhang" w:date="2026-03-27T22:25:00Z">
                    <w:rPr>
                      <w:rStyle w:val="af"/>
                      <w:noProof/>
                    </w:rPr>
                  </w:rPrChange>
                </w:rPr>
                <w:delText>6. Terminal reward</w:delText>
              </w:r>
              <w:r w:rsidRPr="00027974" w:rsidDel="003A2E70">
                <w:rPr>
                  <w:noProof/>
                  <w:webHidden/>
                  <w:sz w:val="24"/>
                  <w:rPrChange w:id="686" w:author="chao zhang" w:date="2026-03-27T22:25:00Z">
                    <w:rPr>
                      <w:noProof/>
                      <w:webHidden/>
                    </w:rPr>
                  </w:rPrChange>
                </w:rPr>
                <w:tab/>
                <w:delText>27</w:delText>
              </w:r>
            </w:del>
          </w:ins>
        </w:p>
        <w:p w14:paraId="712A4383" w14:textId="68975C36" w:rsidR="00F52747" w:rsidRPr="00027974" w:rsidDel="003A2E70" w:rsidRDefault="00F52747">
          <w:pPr>
            <w:pStyle w:val="TOC2"/>
            <w:rPr>
              <w:ins w:id="687" w:author="SYLZ" w:date="2026-03-27T15:34:00Z"/>
              <w:del w:id="688" w:author="chao zhang" w:date="2026-05-06T10:24:00Z"/>
              <w:rFonts w:asciiTheme="minorHAnsi" w:eastAsiaTheme="minorEastAsia" w:hAnsiTheme="minorHAnsi" w:cstheme="minorBidi" w:hint="eastAsia"/>
              <w:sz w:val="24"/>
              <w:szCs w:val="24"/>
              <w:rPrChange w:id="689" w:author="chao zhang" w:date="2026-03-27T22:25:00Z">
                <w:rPr>
                  <w:ins w:id="690" w:author="SYLZ" w:date="2026-03-27T15:34:00Z"/>
                  <w:del w:id="691" w:author="chao zhang" w:date="2026-05-06T10:24:00Z"/>
                  <w:rFonts w:asciiTheme="minorHAnsi" w:eastAsiaTheme="minorEastAsia" w:hAnsiTheme="minorHAnsi" w:cstheme="minorBidi" w:hint="eastAsia"/>
                  <w:sz w:val="22"/>
                  <w:szCs w:val="24"/>
                </w:rPr>
              </w:rPrChange>
            </w:rPr>
          </w:pPr>
          <w:ins w:id="692" w:author="SYLZ" w:date="2026-03-27T15:34:00Z">
            <w:del w:id="693" w:author="chao zhang" w:date="2026-05-06T10:24:00Z">
              <w:r w:rsidRPr="00027974" w:rsidDel="003A2E70">
                <w:rPr>
                  <w:rStyle w:val="af"/>
                  <w:sz w:val="24"/>
                  <w:szCs w:val="24"/>
                  <w:rPrChange w:id="694" w:author="chao zhang" w:date="2026-03-27T22:25:00Z">
                    <w:rPr>
                      <w:rStyle w:val="af"/>
                      <w:noProof/>
                    </w:rPr>
                  </w:rPrChange>
                </w:rPr>
                <w:delText>Training Procedure</w:delText>
              </w:r>
              <w:r w:rsidRPr="00027974" w:rsidDel="003A2E70">
                <w:rPr>
                  <w:webHidden/>
                  <w:sz w:val="24"/>
                  <w:szCs w:val="24"/>
                  <w:rPrChange w:id="695" w:author="chao zhang" w:date="2026-03-27T22:25:00Z">
                    <w:rPr>
                      <w:noProof/>
                      <w:webHidden/>
                    </w:rPr>
                  </w:rPrChange>
                </w:rPr>
                <w:tab/>
                <w:delText>28</w:delText>
              </w:r>
            </w:del>
          </w:ins>
        </w:p>
        <w:p w14:paraId="54CE5AAB" w14:textId="7D6CE1DC" w:rsidR="00724281" w:rsidRPr="00027974" w:rsidDel="003A2E70" w:rsidRDefault="00724281">
          <w:pPr>
            <w:pStyle w:val="TOC1"/>
            <w:spacing w:line="360" w:lineRule="auto"/>
            <w:rPr>
              <w:del w:id="696" w:author="chao zhang" w:date="2026-05-06T10:24:00Z"/>
              <w:rFonts w:eastAsiaTheme="minorEastAsia" w:hint="eastAsia"/>
              <w:sz w:val="24"/>
              <w:szCs w:val="24"/>
              <w:lang w:val="en-GB"/>
              <w:rPrChange w:id="697" w:author="chao zhang" w:date="2026-03-27T22:25:00Z">
                <w:rPr>
                  <w:del w:id="698" w:author="chao zhang" w:date="2026-05-06T10:24:00Z"/>
                  <w:rFonts w:asciiTheme="minorHAnsi" w:eastAsiaTheme="minorEastAsia" w:hAnsiTheme="minorHAnsi" w:cstheme="minorBidi" w:hint="eastAsia"/>
                  <w:sz w:val="24"/>
                  <w:szCs w:val="24"/>
                  <w:lang w:val="en-GB"/>
                </w:rPr>
              </w:rPrChange>
            </w:rPr>
            <w:pPrChange w:id="699" w:author="SYLZ" w:date="2026-03-27T10:39:00Z">
              <w:pPr>
                <w:pStyle w:val="TOC1"/>
              </w:pPr>
            </w:pPrChange>
          </w:pPr>
          <w:del w:id="700" w:author="chao zhang" w:date="2026-05-06T10:24:00Z">
            <w:r w:rsidRPr="00027974" w:rsidDel="003A2E70">
              <w:rPr>
                <w:szCs w:val="24"/>
                <w:rPrChange w:id="701" w:author="chao zhang" w:date="2026-03-27T22:25:00Z">
                  <w:rPr>
                    <w:rStyle w:val="af"/>
                    <w:bCs/>
                    <w:noProof/>
                    <w:sz w:val="24"/>
                  </w:rPr>
                </w:rPrChange>
              </w:rPr>
              <w:delText>Introduction to the Automatic Titration Device</w:delText>
            </w:r>
            <w:r w:rsidRPr="00027974" w:rsidDel="003A2E70">
              <w:rPr>
                <w:webHidden/>
                <w:sz w:val="24"/>
                <w:szCs w:val="24"/>
              </w:rPr>
              <w:tab/>
              <w:delText>2</w:delText>
            </w:r>
          </w:del>
        </w:p>
        <w:p w14:paraId="0B7931BC" w14:textId="32070EDB" w:rsidR="00724281" w:rsidRPr="00027974" w:rsidDel="003A2E70" w:rsidRDefault="00724281">
          <w:pPr>
            <w:pStyle w:val="TOC1"/>
            <w:spacing w:line="360" w:lineRule="auto"/>
            <w:rPr>
              <w:del w:id="702" w:author="chao zhang" w:date="2026-05-06T10:24:00Z"/>
              <w:rFonts w:eastAsiaTheme="minorEastAsia" w:hint="eastAsia"/>
              <w:sz w:val="24"/>
              <w:szCs w:val="24"/>
              <w:lang w:val="en-GB"/>
              <w:rPrChange w:id="703" w:author="chao zhang" w:date="2026-03-27T22:25:00Z">
                <w:rPr>
                  <w:del w:id="704" w:author="chao zhang" w:date="2026-05-06T10:24:00Z"/>
                  <w:rFonts w:asciiTheme="minorHAnsi" w:eastAsiaTheme="minorEastAsia" w:hAnsiTheme="minorHAnsi" w:cstheme="minorBidi" w:hint="eastAsia"/>
                  <w:sz w:val="24"/>
                  <w:szCs w:val="24"/>
                  <w:lang w:val="en-GB"/>
                </w:rPr>
              </w:rPrChange>
            </w:rPr>
            <w:pPrChange w:id="705" w:author="SYLZ" w:date="2026-03-27T10:39:00Z">
              <w:pPr>
                <w:pStyle w:val="TOC1"/>
              </w:pPr>
            </w:pPrChange>
          </w:pPr>
          <w:del w:id="706" w:author="chao zhang" w:date="2026-05-06T10:24:00Z">
            <w:r w:rsidRPr="00027974" w:rsidDel="003A2E70">
              <w:rPr>
                <w:szCs w:val="24"/>
                <w:rPrChange w:id="707" w:author="chao zhang" w:date="2026-03-27T22:25:00Z">
                  <w:rPr>
                    <w:rStyle w:val="af"/>
                    <w:bCs/>
                    <w:noProof/>
                    <w:sz w:val="24"/>
                  </w:rPr>
                </w:rPrChange>
              </w:rPr>
              <w:delText>Chemical Reagents</w:delText>
            </w:r>
            <w:r w:rsidRPr="00027974" w:rsidDel="003A2E70">
              <w:rPr>
                <w:webHidden/>
                <w:sz w:val="24"/>
                <w:szCs w:val="24"/>
              </w:rPr>
              <w:tab/>
              <w:delText>3</w:delText>
            </w:r>
          </w:del>
        </w:p>
        <w:p w14:paraId="4375A415" w14:textId="40502B26" w:rsidR="00724281" w:rsidRPr="00027974" w:rsidDel="003A2E70" w:rsidRDefault="00724281">
          <w:pPr>
            <w:pStyle w:val="TOC1"/>
            <w:spacing w:line="360" w:lineRule="auto"/>
            <w:rPr>
              <w:del w:id="708" w:author="chao zhang" w:date="2026-05-06T10:24:00Z"/>
              <w:rFonts w:eastAsiaTheme="minorEastAsia" w:hint="eastAsia"/>
              <w:sz w:val="24"/>
              <w:szCs w:val="24"/>
              <w:lang w:val="en-GB"/>
              <w:rPrChange w:id="709" w:author="chao zhang" w:date="2026-03-27T22:25:00Z">
                <w:rPr>
                  <w:del w:id="710" w:author="chao zhang" w:date="2026-05-06T10:24:00Z"/>
                  <w:rFonts w:asciiTheme="minorHAnsi" w:eastAsiaTheme="minorEastAsia" w:hAnsiTheme="minorHAnsi" w:cstheme="minorBidi" w:hint="eastAsia"/>
                  <w:sz w:val="24"/>
                  <w:szCs w:val="24"/>
                  <w:lang w:val="en-GB"/>
                </w:rPr>
              </w:rPrChange>
            </w:rPr>
            <w:pPrChange w:id="711" w:author="SYLZ" w:date="2026-03-27T10:39:00Z">
              <w:pPr>
                <w:pStyle w:val="TOC1"/>
              </w:pPr>
            </w:pPrChange>
          </w:pPr>
          <w:del w:id="712" w:author="chao zhang" w:date="2026-05-06T10:24:00Z">
            <w:r w:rsidRPr="00027974" w:rsidDel="003A2E70">
              <w:rPr>
                <w:szCs w:val="24"/>
                <w:rPrChange w:id="713" w:author="chao zhang" w:date="2026-03-27T22:25:00Z">
                  <w:rPr>
                    <w:rStyle w:val="af"/>
                    <w:bCs/>
                    <w:noProof/>
                    <w:sz w:val="24"/>
                  </w:rPr>
                </w:rPrChange>
              </w:rPr>
              <w:delText>Experiment 1 Benchmarking Three Control Policies in a Robotic pH Adjustment</w:delText>
            </w:r>
            <w:r w:rsidRPr="00027974" w:rsidDel="003A2E70">
              <w:rPr>
                <w:webHidden/>
                <w:sz w:val="24"/>
                <w:szCs w:val="24"/>
              </w:rPr>
              <w:tab/>
              <w:delText>4</w:delText>
            </w:r>
          </w:del>
        </w:p>
        <w:p w14:paraId="1324889B" w14:textId="0BBAF7F3" w:rsidR="00724281" w:rsidRPr="00027974" w:rsidDel="003A2E70" w:rsidRDefault="00724281">
          <w:pPr>
            <w:pStyle w:val="TOC1"/>
            <w:spacing w:line="360" w:lineRule="auto"/>
            <w:rPr>
              <w:del w:id="714" w:author="chao zhang" w:date="2026-05-06T10:24:00Z"/>
              <w:rFonts w:eastAsiaTheme="minorEastAsia" w:hint="eastAsia"/>
              <w:sz w:val="24"/>
              <w:szCs w:val="24"/>
              <w:lang w:val="en-GB"/>
              <w:rPrChange w:id="715" w:author="chao zhang" w:date="2026-03-27T22:25:00Z">
                <w:rPr>
                  <w:del w:id="716" w:author="chao zhang" w:date="2026-05-06T10:24:00Z"/>
                  <w:rFonts w:asciiTheme="minorHAnsi" w:eastAsiaTheme="minorEastAsia" w:hAnsiTheme="minorHAnsi" w:cstheme="minorBidi" w:hint="eastAsia"/>
                  <w:sz w:val="24"/>
                  <w:szCs w:val="24"/>
                  <w:lang w:val="en-GB"/>
                </w:rPr>
              </w:rPrChange>
            </w:rPr>
            <w:pPrChange w:id="717" w:author="SYLZ" w:date="2026-03-27T10:39:00Z">
              <w:pPr>
                <w:pStyle w:val="TOC1"/>
              </w:pPr>
            </w:pPrChange>
          </w:pPr>
          <w:del w:id="718" w:author="chao zhang" w:date="2026-05-06T10:24:00Z">
            <w:r w:rsidRPr="00027974" w:rsidDel="003A2E70">
              <w:rPr>
                <w:szCs w:val="24"/>
                <w:rPrChange w:id="719" w:author="chao zhang" w:date="2026-03-27T22:25:00Z">
                  <w:rPr>
                    <w:rStyle w:val="af"/>
                    <w:bCs/>
                    <w:noProof/>
                    <w:sz w:val="24"/>
                  </w:rPr>
                </w:rPrChange>
              </w:rPr>
              <w:delText>Experiment 2 Wastewater Neutralization</w:delText>
            </w:r>
            <w:r w:rsidRPr="00027974" w:rsidDel="003A2E70">
              <w:rPr>
                <w:webHidden/>
                <w:sz w:val="24"/>
                <w:szCs w:val="24"/>
              </w:rPr>
              <w:tab/>
              <w:delText>8</w:delText>
            </w:r>
          </w:del>
        </w:p>
        <w:p w14:paraId="7B996704" w14:textId="783F8840" w:rsidR="00724281" w:rsidRPr="00027974" w:rsidDel="003A2E70" w:rsidRDefault="00724281">
          <w:pPr>
            <w:pStyle w:val="TOC1"/>
            <w:spacing w:line="360" w:lineRule="auto"/>
            <w:rPr>
              <w:del w:id="720" w:author="chao zhang" w:date="2026-05-06T10:24:00Z"/>
              <w:rFonts w:eastAsiaTheme="minorEastAsia" w:hint="eastAsia"/>
              <w:sz w:val="24"/>
              <w:szCs w:val="24"/>
              <w:lang w:val="en-GB"/>
              <w:rPrChange w:id="721" w:author="chao zhang" w:date="2026-03-27T22:25:00Z">
                <w:rPr>
                  <w:del w:id="722" w:author="chao zhang" w:date="2026-05-06T10:24:00Z"/>
                  <w:rFonts w:asciiTheme="minorHAnsi" w:eastAsiaTheme="minorEastAsia" w:hAnsiTheme="minorHAnsi" w:cstheme="minorBidi" w:hint="eastAsia"/>
                  <w:sz w:val="24"/>
                  <w:szCs w:val="24"/>
                  <w:lang w:val="en-GB"/>
                </w:rPr>
              </w:rPrChange>
            </w:rPr>
            <w:pPrChange w:id="723" w:author="SYLZ" w:date="2026-03-27T10:39:00Z">
              <w:pPr>
                <w:pStyle w:val="TOC1"/>
              </w:pPr>
            </w:pPrChange>
          </w:pPr>
          <w:del w:id="724" w:author="chao zhang" w:date="2026-05-06T10:24:00Z">
            <w:r w:rsidRPr="00027974" w:rsidDel="003A2E70">
              <w:rPr>
                <w:szCs w:val="24"/>
                <w:rPrChange w:id="725" w:author="chao zhang" w:date="2026-03-27T22:25:00Z">
                  <w:rPr>
                    <w:rStyle w:val="af"/>
                    <w:bCs/>
                    <w:noProof/>
                    <w:sz w:val="24"/>
                  </w:rPr>
                </w:rPrChange>
              </w:rPr>
              <w:delText>Experiment 3 Isolation of Casein by Adjusting pH to the Isoelectric Point</w:delText>
            </w:r>
            <w:r w:rsidRPr="00027974" w:rsidDel="003A2E70">
              <w:rPr>
                <w:webHidden/>
                <w:sz w:val="24"/>
                <w:szCs w:val="24"/>
              </w:rPr>
              <w:tab/>
              <w:delText>9</w:delText>
            </w:r>
          </w:del>
        </w:p>
        <w:p w14:paraId="4711F3F2" w14:textId="2DE7F8D1" w:rsidR="00724281" w:rsidRPr="00027974" w:rsidDel="003A2E70" w:rsidRDefault="00724281">
          <w:pPr>
            <w:pStyle w:val="TOC1"/>
            <w:spacing w:line="360" w:lineRule="auto"/>
            <w:rPr>
              <w:del w:id="726" w:author="chao zhang" w:date="2026-05-06T10:24:00Z"/>
              <w:rFonts w:eastAsiaTheme="minorEastAsia" w:hint="eastAsia"/>
              <w:sz w:val="24"/>
              <w:szCs w:val="24"/>
              <w:lang w:val="en-GB"/>
              <w:rPrChange w:id="727" w:author="chao zhang" w:date="2026-03-27T22:25:00Z">
                <w:rPr>
                  <w:del w:id="728" w:author="chao zhang" w:date="2026-05-06T10:24:00Z"/>
                  <w:rFonts w:asciiTheme="minorHAnsi" w:eastAsiaTheme="minorEastAsia" w:hAnsiTheme="minorHAnsi" w:cstheme="minorBidi" w:hint="eastAsia"/>
                  <w:sz w:val="24"/>
                  <w:szCs w:val="24"/>
                  <w:lang w:val="en-GB"/>
                </w:rPr>
              </w:rPrChange>
            </w:rPr>
            <w:pPrChange w:id="729" w:author="SYLZ" w:date="2026-03-27T10:39:00Z">
              <w:pPr>
                <w:pStyle w:val="TOC1"/>
              </w:pPr>
            </w:pPrChange>
          </w:pPr>
          <w:del w:id="730" w:author="chao zhang" w:date="2026-05-06T10:24:00Z">
            <w:r w:rsidRPr="00027974" w:rsidDel="003A2E70">
              <w:rPr>
                <w:szCs w:val="24"/>
                <w:rPrChange w:id="731" w:author="chao zhang" w:date="2026-03-27T22:25:00Z">
                  <w:rPr>
                    <w:rStyle w:val="af"/>
                    <w:bCs/>
                    <w:noProof/>
                    <w:sz w:val="24"/>
                  </w:rPr>
                </w:rPrChange>
              </w:rPr>
              <w:delText>Experiment 4 Determination of the Stability Constant for the SSA–Cu(II) Complex</w:delText>
            </w:r>
            <w:r w:rsidRPr="00027974" w:rsidDel="003A2E70">
              <w:rPr>
                <w:webHidden/>
                <w:sz w:val="24"/>
                <w:szCs w:val="24"/>
              </w:rPr>
              <w:tab/>
              <w:delText>11</w:delText>
            </w:r>
          </w:del>
        </w:p>
        <w:p w14:paraId="16C86F8C" w14:textId="38095ECD" w:rsidR="00724281" w:rsidRPr="00027974" w:rsidDel="003A2E70" w:rsidRDefault="00724281">
          <w:pPr>
            <w:pStyle w:val="TOC1"/>
            <w:spacing w:line="360" w:lineRule="auto"/>
            <w:rPr>
              <w:del w:id="732" w:author="chao zhang" w:date="2026-05-06T10:24:00Z"/>
              <w:rFonts w:eastAsiaTheme="minorEastAsia" w:hint="eastAsia"/>
              <w:sz w:val="24"/>
              <w:szCs w:val="24"/>
              <w:lang w:val="en-GB"/>
              <w:rPrChange w:id="733" w:author="chao zhang" w:date="2026-03-27T22:25:00Z">
                <w:rPr>
                  <w:del w:id="734" w:author="chao zhang" w:date="2026-05-06T10:24:00Z"/>
                  <w:rFonts w:asciiTheme="minorHAnsi" w:eastAsiaTheme="minorEastAsia" w:hAnsiTheme="minorHAnsi" w:cstheme="minorBidi" w:hint="eastAsia"/>
                  <w:sz w:val="24"/>
                  <w:szCs w:val="24"/>
                  <w:lang w:val="en-GB"/>
                </w:rPr>
              </w:rPrChange>
            </w:rPr>
            <w:pPrChange w:id="735" w:author="SYLZ" w:date="2026-03-27T10:39:00Z">
              <w:pPr>
                <w:pStyle w:val="TOC1"/>
              </w:pPr>
            </w:pPrChange>
          </w:pPr>
          <w:del w:id="736" w:author="chao zhang" w:date="2026-05-06T10:24:00Z">
            <w:r w:rsidRPr="00027974" w:rsidDel="003A2E70">
              <w:rPr>
                <w:szCs w:val="24"/>
                <w:rPrChange w:id="737" w:author="chao zhang" w:date="2026-03-27T22:25:00Z">
                  <w:rPr>
                    <w:rStyle w:val="af"/>
                    <w:bCs/>
                    <w:noProof/>
                    <w:sz w:val="24"/>
                  </w:rPr>
                </w:rPrChange>
              </w:rPr>
              <w:delText>Bayesian Updating and Reinforcement Learning</w:delText>
            </w:r>
            <w:r w:rsidRPr="00027974" w:rsidDel="003A2E70">
              <w:rPr>
                <w:webHidden/>
                <w:sz w:val="24"/>
                <w:szCs w:val="24"/>
              </w:rPr>
              <w:tab/>
              <w:delText>15</w:delText>
            </w:r>
          </w:del>
        </w:p>
        <w:p w14:paraId="226BFF2A" w14:textId="3955138F" w:rsidR="00724281" w:rsidRPr="00027974" w:rsidDel="003A2E70" w:rsidRDefault="00724281">
          <w:pPr>
            <w:pStyle w:val="TOC2"/>
            <w:spacing w:line="360" w:lineRule="auto"/>
            <w:rPr>
              <w:del w:id="738" w:author="chao zhang" w:date="2026-05-06T10:24:00Z"/>
              <w:rFonts w:eastAsiaTheme="minorEastAsia" w:hint="eastAsia"/>
              <w:sz w:val="24"/>
              <w:szCs w:val="24"/>
              <w:lang w:val="en-GB"/>
              <w:rPrChange w:id="739" w:author="chao zhang" w:date="2026-03-27T22:25:00Z">
                <w:rPr>
                  <w:del w:id="740" w:author="chao zhang" w:date="2026-05-06T10:24:00Z"/>
                  <w:rFonts w:asciiTheme="minorHAnsi" w:eastAsiaTheme="minorEastAsia" w:hAnsiTheme="minorHAnsi" w:cstheme="minorBidi" w:hint="eastAsia"/>
                  <w:sz w:val="24"/>
                  <w:szCs w:val="24"/>
                  <w:lang w:val="en-GB"/>
                </w:rPr>
              </w:rPrChange>
            </w:rPr>
            <w:pPrChange w:id="741" w:author="SYLZ" w:date="2026-03-27T10:39:00Z">
              <w:pPr>
                <w:pStyle w:val="TOC2"/>
                <w:ind w:left="440"/>
              </w:pPr>
            </w:pPrChange>
          </w:pPr>
          <w:del w:id="742" w:author="chao zhang" w:date="2026-05-06T10:24:00Z">
            <w:r w:rsidRPr="00027974" w:rsidDel="003A2E70">
              <w:rPr>
                <w:szCs w:val="24"/>
                <w:rPrChange w:id="743" w:author="chao zhang" w:date="2026-03-27T22:25:00Z">
                  <w:rPr>
                    <w:rStyle w:val="af"/>
                    <w:noProof/>
                    <w:sz w:val="24"/>
                  </w:rPr>
                </w:rPrChange>
              </w:rPr>
              <w:delText>Bayesian Parameter Updating</w:delText>
            </w:r>
            <w:r w:rsidRPr="00027974" w:rsidDel="003A2E70">
              <w:rPr>
                <w:webHidden/>
                <w:sz w:val="24"/>
                <w:szCs w:val="24"/>
              </w:rPr>
              <w:tab/>
              <w:delText>15</w:delText>
            </w:r>
          </w:del>
        </w:p>
        <w:p w14:paraId="2428B5AB" w14:textId="2B583D22" w:rsidR="00724281" w:rsidRPr="00027974" w:rsidDel="003A2E70" w:rsidRDefault="00724281">
          <w:pPr>
            <w:pStyle w:val="TOC3"/>
            <w:tabs>
              <w:tab w:val="left" w:pos="1440"/>
              <w:tab w:val="right" w:leader="dot" w:pos="8296"/>
            </w:tabs>
            <w:spacing w:line="360" w:lineRule="auto"/>
            <w:ind w:left="880"/>
            <w:rPr>
              <w:del w:id="744" w:author="chao zhang" w:date="2026-05-06T10:24:00Z"/>
              <w:rFonts w:eastAsiaTheme="minorEastAsia" w:hint="eastAsia"/>
              <w:noProof/>
              <w:sz w:val="24"/>
              <w:lang w:val="en-GB"/>
              <w:rPrChange w:id="745" w:author="chao zhang" w:date="2026-03-27T22:25:00Z">
                <w:rPr>
                  <w:del w:id="746" w:author="chao zhang" w:date="2026-05-06T10:24:00Z"/>
                  <w:rFonts w:asciiTheme="minorHAnsi" w:eastAsiaTheme="minorEastAsia" w:hAnsiTheme="minorHAnsi" w:cstheme="minorBidi" w:hint="eastAsia"/>
                  <w:noProof/>
                  <w:sz w:val="24"/>
                  <w:lang w:val="en-GB"/>
                </w:rPr>
              </w:rPrChange>
            </w:rPr>
            <w:pPrChange w:id="747" w:author="SYLZ" w:date="2026-03-27T10:39:00Z">
              <w:pPr>
                <w:pStyle w:val="TOC3"/>
                <w:tabs>
                  <w:tab w:val="left" w:pos="1440"/>
                  <w:tab w:val="right" w:leader="dot" w:pos="8296"/>
                </w:tabs>
                <w:ind w:left="880"/>
              </w:pPr>
            </w:pPrChange>
          </w:pPr>
          <w:del w:id="748" w:author="chao zhang" w:date="2026-05-06T10:24:00Z">
            <w:r w:rsidRPr="00027974" w:rsidDel="003A2E70">
              <w:rPr>
                <w:noProof/>
                <w:rPrChange w:id="749" w:author="chao zhang" w:date="2026-03-27T22:25:00Z">
                  <w:rPr>
                    <w:rStyle w:val="af"/>
                    <w:noProof/>
                    <w:sz w:val="24"/>
                  </w:rPr>
                </w:rPrChange>
              </w:rPr>
              <w:delText>1.</w:delText>
            </w:r>
            <w:r w:rsidRPr="00027974" w:rsidDel="003A2E70">
              <w:rPr>
                <w:rFonts w:eastAsiaTheme="minorEastAsia" w:hint="eastAsia"/>
                <w:noProof/>
                <w:sz w:val="24"/>
                <w:lang w:val="en-GB"/>
                <w:rPrChange w:id="750" w:author="chao zhang" w:date="2026-03-27T22:25:00Z">
                  <w:rPr>
                    <w:rFonts w:asciiTheme="minorHAnsi" w:eastAsiaTheme="minorEastAsia" w:hAnsiTheme="minorHAnsi" w:cstheme="minorBidi" w:hint="eastAsia"/>
                    <w:noProof/>
                    <w:sz w:val="24"/>
                    <w:lang w:val="en-GB"/>
                  </w:rPr>
                </w:rPrChange>
              </w:rPr>
              <w:tab/>
            </w:r>
            <w:r w:rsidRPr="00027974" w:rsidDel="003A2E70">
              <w:rPr>
                <w:noProof/>
                <w:rPrChange w:id="751" w:author="chao zhang" w:date="2026-03-27T22:25:00Z">
                  <w:rPr>
                    <w:rStyle w:val="af"/>
                    <w:noProof/>
                    <w:sz w:val="24"/>
                  </w:rPr>
                </w:rPrChange>
              </w:rPr>
              <w:delText>Sampling</w:delText>
            </w:r>
            <w:r w:rsidRPr="00027974" w:rsidDel="003A2E70">
              <w:rPr>
                <w:noProof/>
                <w:webHidden/>
                <w:sz w:val="24"/>
              </w:rPr>
              <w:tab/>
              <w:delText>15</w:delText>
            </w:r>
          </w:del>
        </w:p>
        <w:p w14:paraId="48CE1891" w14:textId="7BD632AA" w:rsidR="00724281" w:rsidRPr="00027974" w:rsidDel="003A2E70" w:rsidRDefault="00724281">
          <w:pPr>
            <w:pStyle w:val="TOC3"/>
            <w:tabs>
              <w:tab w:val="right" w:leader="dot" w:pos="8296"/>
            </w:tabs>
            <w:spacing w:line="360" w:lineRule="auto"/>
            <w:ind w:left="880"/>
            <w:rPr>
              <w:del w:id="752" w:author="chao zhang" w:date="2026-05-06T10:24:00Z"/>
              <w:rFonts w:eastAsiaTheme="minorEastAsia" w:hint="eastAsia"/>
              <w:noProof/>
              <w:sz w:val="24"/>
              <w:lang w:val="en-GB"/>
              <w:rPrChange w:id="753" w:author="chao zhang" w:date="2026-03-27T22:25:00Z">
                <w:rPr>
                  <w:del w:id="754" w:author="chao zhang" w:date="2026-05-06T10:24:00Z"/>
                  <w:rFonts w:asciiTheme="minorHAnsi" w:eastAsiaTheme="minorEastAsia" w:hAnsiTheme="minorHAnsi" w:cstheme="minorBidi" w:hint="eastAsia"/>
                  <w:noProof/>
                  <w:sz w:val="24"/>
                  <w:lang w:val="en-GB"/>
                </w:rPr>
              </w:rPrChange>
            </w:rPr>
            <w:pPrChange w:id="755" w:author="SYLZ" w:date="2026-03-27T10:39:00Z">
              <w:pPr>
                <w:pStyle w:val="TOC3"/>
                <w:tabs>
                  <w:tab w:val="right" w:leader="dot" w:pos="8296"/>
                </w:tabs>
                <w:ind w:left="880"/>
              </w:pPr>
            </w:pPrChange>
          </w:pPr>
          <w:del w:id="756" w:author="chao zhang" w:date="2026-05-06T10:24:00Z">
            <w:r w:rsidRPr="00027974" w:rsidDel="003A2E70">
              <w:rPr>
                <w:noProof/>
                <w:rPrChange w:id="757" w:author="chao zhang" w:date="2026-03-27T22:25:00Z">
                  <w:rPr>
                    <w:rStyle w:val="af"/>
                    <w:noProof/>
                    <w:sz w:val="24"/>
                  </w:rPr>
                </w:rPrChange>
              </w:rPr>
              <w:delText>2. Equilibrium prediction</w:delText>
            </w:r>
            <w:r w:rsidRPr="00027974" w:rsidDel="003A2E70">
              <w:rPr>
                <w:noProof/>
                <w:webHidden/>
                <w:sz w:val="24"/>
              </w:rPr>
              <w:tab/>
              <w:delText>16</w:delText>
            </w:r>
          </w:del>
        </w:p>
        <w:p w14:paraId="25915C67" w14:textId="3BA569CA" w:rsidR="00724281" w:rsidRPr="00027974" w:rsidDel="003A2E70" w:rsidRDefault="00724281">
          <w:pPr>
            <w:pStyle w:val="TOC3"/>
            <w:tabs>
              <w:tab w:val="right" w:leader="dot" w:pos="8296"/>
            </w:tabs>
            <w:spacing w:line="360" w:lineRule="auto"/>
            <w:ind w:left="880"/>
            <w:rPr>
              <w:del w:id="758" w:author="chao zhang" w:date="2026-05-06T10:24:00Z"/>
              <w:rFonts w:eastAsiaTheme="minorEastAsia" w:hint="eastAsia"/>
              <w:noProof/>
              <w:sz w:val="24"/>
              <w:lang w:val="en-GB"/>
              <w:rPrChange w:id="759" w:author="chao zhang" w:date="2026-03-27T22:25:00Z">
                <w:rPr>
                  <w:del w:id="760" w:author="chao zhang" w:date="2026-05-06T10:24:00Z"/>
                  <w:rFonts w:asciiTheme="minorHAnsi" w:eastAsiaTheme="minorEastAsia" w:hAnsiTheme="minorHAnsi" w:cstheme="minorBidi" w:hint="eastAsia"/>
                  <w:noProof/>
                  <w:sz w:val="24"/>
                  <w:lang w:val="en-GB"/>
                </w:rPr>
              </w:rPrChange>
            </w:rPr>
            <w:pPrChange w:id="761" w:author="SYLZ" w:date="2026-03-27T10:39:00Z">
              <w:pPr>
                <w:pStyle w:val="TOC3"/>
                <w:tabs>
                  <w:tab w:val="right" w:leader="dot" w:pos="8296"/>
                </w:tabs>
                <w:ind w:left="880"/>
              </w:pPr>
            </w:pPrChange>
          </w:pPr>
          <w:del w:id="762" w:author="chao zhang" w:date="2026-05-06T10:24:00Z">
            <w:r w:rsidRPr="00027974" w:rsidDel="003A2E70">
              <w:rPr>
                <w:noProof/>
                <w:rPrChange w:id="763" w:author="chao zhang" w:date="2026-03-27T22:25:00Z">
                  <w:rPr>
                    <w:rStyle w:val="af"/>
                    <w:noProof/>
                    <w:sz w:val="24"/>
                  </w:rPr>
                </w:rPrChange>
              </w:rPr>
              <w:delText>3. Likelihood calculation</w:delText>
            </w:r>
            <w:r w:rsidRPr="00027974" w:rsidDel="003A2E70">
              <w:rPr>
                <w:noProof/>
                <w:webHidden/>
                <w:sz w:val="24"/>
              </w:rPr>
              <w:tab/>
              <w:delText>17</w:delText>
            </w:r>
          </w:del>
        </w:p>
        <w:p w14:paraId="54929A35" w14:textId="1C7AFA39" w:rsidR="00724281" w:rsidRPr="00027974" w:rsidDel="003A2E70" w:rsidRDefault="00724281">
          <w:pPr>
            <w:pStyle w:val="TOC3"/>
            <w:tabs>
              <w:tab w:val="right" w:leader="dot" w:pos="8296"/>
            </w:tabs>
            <w:spacing w:line="360" w:lineRule="auto"/>
            <w:ind w:left="880"/>
            <w:rPr>
              <w:del w:id="764" w:author="chao zhang" w:date="2026-05-06T10:24:00Z"/>
              <w:rFonts w:eastAsiaTheme="minorEastAsia" w:hint="eastAsia"/>
              <w:noProof/>
              <w:sz w:val="24"/>
              <w:lang w:val="en-GB"/>
              <w:rPrChange w:id="765" w:author="chao zhang" w:date="2026-03-27T22:25:00Z">
                <w:rPr>
                  <w:del w:id="766" w:author="chao zhang" w:date="2026-05-06T10:24:00Z"/>
                  <w:rFonts w:asciiTheme="minorHAnsi" w:eastAsiaTheme="minorEastAsia" w:hAnsiTheme="minorHAnsi" w:cstheme="minorBidi" w:hint="eastAsia"/>
                  <w:noProof/>
                  <w:sz w:val="24"/>
                  <w:lang w:val="en-GB"/>
                </w:rPr>
              </w:rPrChange>
            </w:rPr>
            <w:pPrChange w:id="767" w:author="SYLZ" w:date="2026-03-27T10:39:00Z">
              <w:pPr>
                <w:pStyle w:val="TOC3"/>
                <w:tabs>
                  <w:tab w:val="right" w:leader="dot" w:pos="8296"/>
                </w:tabs>
                <w:ind w:left="880"/>
              </w:pPr>
            </w:pPrChange>
          </w:pPr>
          <w:del w:id="768" w:author="chao zhang" w:date="2026-05-06T10:24:00Z">
            <w:r w:rsidRPr="00027974" w:rsidDel="003A2E70">
              <w:rPr>
                <w:noProof/>
                <w:rPrChange w:id="769" w:author="chao zhang" w:date="2026-03-27T22:25:00Z">
                  <w:rPr>
                    <w:rStyle w:val="af"/>
                    <w:noProof/>
                    <w:sz w:val="24"/>
                  </w:rPr>
                </w:rPrChange>
              </w:rPr>
              <w:delText>4. Resampling</w:delText>
            </w:r>
            <w:r w:rsidRPr="00027974" w:rsidDel="003A2E70">
              <w:rPr>
                <w:noProof/>
                <w:webHidden/>
                <w:sz w:val="24"/>
              </w:rPr>
              <w:tab/>
              <w:delText>17</w:delText>
            </w:r>
          </w:del>
        </w:p>
        <w:p w14:paraId="1732C556" w14:textId="445EAC7E" w:rsidR="00724281" w:rsidRPr="00027974" w:rsidDel="003A2E70" w:rsidRDefault="00724281">
          <w:pPr>
            <w:pStyle w:val="TOC3"/>
            <w:tabs>
              <w:tab w:val="right" w:leader="dot" w:pos="8296"/>
            </w:tabs>
            <w:spacing w:line="360" w:lineRule="auto"/>
            <w:ind w:left="880"/>
            <w:rPr>
              <w:del w:id="770" w:author="chao zhang" w:date="2026-05-06T10:24:00Z"/>
              <w:rFonts w:eastAsiaTheme="minorEastAsia" w:hint="eastAsia"/>
              <w:noProof/>
              <w:sz w:val="24"/>
              <w:lang w:val="en-GB"/>
              <w:rPrChange w:id="771" w:author="chao zhang" w:date="2026-03-27T22:25:00Z">
                <w:rPr>
                  <w:del w:id="772" w:author="chao zhang" w:date="2026-05-06T10:24:00Z"/>
                  <w:rFonts w:asciiTheme="minorHAnsi" w:eastAsiaTheme="minorEastAsia" w:hAnsiTheme="minorHAnsi" w:cstheme="minorBidi" w:hint="eastAsia"/>
                  <w:noProof/>
                  <w:sz w:val="24"/>
                  <w:lang w:val="en-GB"/>
                </w:rPr>
              </w:rPrChange>
            </w:rPr>
            <w:pPrChange w:id="773" w:author="SYLZ" w:date="2026-03-27T10:39:00Z">
              <w:pPr>
                <w:pStyle w:val="TOC3"/>
                <w:tabs>
                  <w:tab w:val="right" w:leader="dot" w:pos="8296"/>
                </w:tabs>
                <w:ind w:left="880"/>
              </w:pPr>
            </w:pPrChange>
          </w:pPr>
          <w:del w:id="774" w:author="chao zhang" w:date="2026-05-06T10:24:00Z">
            <w:r w:rsidRPr="00027974" w:rsidDel="003A2E70">
              <w:rPr>
                <w:noProof/>
                <w:rPrChange w:id="775" w:author="chao zhang" w:date="2026-03-27T22:25:00Z">
                  <w:rPr>
                    <w:rStyle w:val="af"/>
                    <w:noProof/>
                    <w:sz w:val="24"/>
                  </w:rPr>
                </w:rPrChange>
              </w:rPr>
              <w:delText>5. Posterior updating</w:delText>
            </w:r>
            <w:r w:rsidRPr="00027974" w:rsidDel="003A2E70">
              <w:rPr>
                <w:noProof/>
                <w:webHidden/>
                <w:sz w:val="24"/>
              </w:rPr>
              <w:tab/>
              <w:delText>18</w:delText>
            </w:r>
          </w:del>
        </w:p>
        <w:p w14:paraId="11C9452B" w14:textId="0ECE6B25" w:rsidR="00724281" w:rsidRPr="00027974" w:rsidDel="003A2E70" w:rsidRDefault="00724281">
          <w:pPr>
            <w:pStyle w:val="TOC2"/>
            <w:spacing w:line="360" w:lineRule="auto"/>
            <w:rPr>
              <w:del w:id="776" w:author="chao zhang" w:date="2026-05-06T10:24:00Z"/>
              <w:rFonts w:eastAsiaTheme="minorEastAsia" w:hint="eastAsia"/>
              <w:sz w:val="24"/>
              <w:szCs w:val="24"/>
              <w:lang w:val="en-GB"/>
              <w:rPrChange w:id="777" w:author="chao zhang" w:date="2026-03-27T22:25:00Z">
                <w:rPr>
                  <w:del w:id="778" w:author="chao zhang" w:date="2026-05-06T10:24:00Z"/>
                  <w:rFonts w:asciiTheme="minorHAnsi" w:eastAsiaTheme="minorEastAsia" w:hAnsiTheme="minorHAnsi" w:cstheme="minorBidi" w:hint="eastAsia"/>
                  <w:sz w:val="24"/>
                  <w:szCs w:val="24"/>
                  <w:lang w:val="en-GB"/>
                </w:rPr>
              </w:rPrChange>
            </w:rPr>
            <w:pPrChange w:id="779" w:author="SYLZ" w:date="2026-03-27T10:39:00Z">
              <w:pPr>
                <w:pStyle w:val="TOC2"/>
                <w:ind w:left="440"/>
              </w:pPr>
            </w:pPrChange>
          </w:pPr>
          <w:del w:id="780" w:author="chao zhang" w:date="2026-05-06T10:24:00Z">
            <w:r w:rsidRPr="00027974" w:rsidDel="003A2E70">
              <w:rPr>
                <w:szCs w:val="24"/>
                <w:rPrChange w:id="781" w:author="chao zhang" w:date="2026-03-27T22:25:00Z">
                  <w:rPr>
                    <w:rStyle w:val="af"/>
                    <w:noProof/>
                    <w:sz w:val="24"/>
                  </w:rPr>
                </w:rPrChange>
              </w:rPr>
              <w:delText>Determining Titration Volume Using Bayesian Parameter Updates and Control Logic</w:delText>
            </w:r>
            <w:r w:rsidRPr="00027974" w:rsidDel="003A2E70">
              <w:rPr>
                <w:webHidden/>
                <w:sz w:val="24"/>
                <w:szCs w:val="24"/>
              </w:rPr>
              <w:tab/>
              <w:delText>18</w:delText>
            </w:r>
          </w:del>
        </w:p>
        <w:p w14:paraId="716F3CB0" w14:textId="415EFDDC" w:rsidR="00724281" w:rsidRPr="00027974" w:rsidDel="003A2E70" w:rsidRDefault="00724281">
          <w:pPr>
            <w:pStyle w:val="TOC3"/>
            <w:tabs>
              <w:tab w:val="right" w:leader="dot" w:pos="8296"/>
            </w:tabs>
            <w:spacing w:line="360" w:lineRule="auto"/>
            <w:ind w:left="880"/>
            <w:rPr>
              <w:del w:id="782" w:author="chao zhang" w:date="2026-05-06T10:24:00Z"/>
              <w:rFonts w:eastAsiaTheme="minorEastAsia" w:hint="eastAsia"/>
              <w:noProof/>
              <w:sz w:val="24"/>
              <w:lang w:val="en-GB"/>
              <w:rPrChange w:id="783" w:author="chao zhang" w:date="2026-03-27T22:25:00Z">
                <w:rPr>
                  <w:del w:id="784" w:author="chao zhang" w:date="2026-05-06T10:24:00Z"/>
                  <w:rFonts w:asciiTheme="minorHAnsi" w:eastAsiaTheme="minorEastAsia" w:hAnsiTheme="minorHAnsi" w:cstheme="minorBidi" w:hint="eastAsia"/>
                  <w:noProof/>
                  <w:sz w:val="24"/>
                  <w:lang w:val="en-GB"/>
                </w:rPr>
              </w:rPrChange>
            </w:rPr>
            <w:pPrChange w:id="785" w:author="SYLZ" w:date="2026-03-27T10:39:00Z">
              <w:pPr>
                <w:pStyle w:val="TOC3"/>
                <w:tabs>
                  <w:tab w:val="right" w:leader="dot" w:pos="8296"/>
                </w:tabs>
                <w:ind w:left="880"/>
              </w:pPr>
            </w:pPrChange>
          </w:pPr>
          <w:del w:id="786" w:author="chao zhang" w:date="2026-05-06T10:24:00Z">
            <w:r w:rsidRPr="00027974" w:rsidDel="003A2E70">
              <w:rPr>
                <w:noProof/>
                <w:rPrChange w:id="787" w:author="chao zhang" w:date="2026-03-27T22:25:00Z">
                  <w:rPr>
                    <w:rStyle w:val="af"/>
                    <w:noProof/>
                    <w:sz w:val="24"/>
                  </w:rPr>
                </w:rPrChange>
              </w:rPr>
              <w:delText>1. Current pH error magnitude (</w:delText>
            </w:r>
          </w:del>
          <m:oMath>
            <m:r>
              <w:del w:id="788" w:author="chao zhang" w:date="2026-05-06T10:24:00Z">
                <m:rPr>
                  <m:sty m:val="p"/>
                </m:rPr>
                <w:rPr>
                  <w:rFonts w:ascii="Cambria Math" w:hAnsi="Cambria Math"/>
                  <w:noProof/>
                  <w:rPrChange w:id="789" w:author="chao zhang" w:date="2026-03-27T22:25:00Z">
                    <w:rPr>
                      <w:rStyle w:val="af"/>
                      <w:rFonts w:ascii="Cambria Math" w:hAnsi="Cambria Math"/>
                      <w:noProof/>
                      <w:sz w:val="24"/>
                    </w:rPr>
                  </w:rPrChange>
                </w:rPr>
                <m:t>ΔpHerr</m:t>
              </w:del>
            </m:r>
          </m:oMath>
          <w:del w:id="790" w:author="chao zhang" w:date="2026-05-06T10:24:00Z">
            <w:r w:rsidRPr="00027974" w:rsidDel="003A2E70">
              <w:rPr>
                <w:noProof/>
                <w:rPrChange w:id="791" w:author="chao zhang" w:date="2026-03-27T22:25:00Z">
                  <w:rPr>
                    <w:rStyle w:val="af"/>
                    <w:noProof/>
                    <w:sz w:val="24"/>
                  </w:rPr>
                </w:rPrChange>
              </w:rPr>
              <w:delText>)</w:delText>
            </w:r>
            <w:r w:rsidRPr="00027974" w:rsidDel="003A2E70">
              <w:rPr>
                <w:noProof/>
                <w:webHidden/>
                <w:sz w:val="24"/>
              </w:rPr>
              <w:tab/>
              <w:delText>19</w:delText>
            </w:r>
          </w:del>
        </w:p>
        <w:p w14:paraId="5378235F" w14:textId="787AD6BB" w:rsidR="00724281" w:rsidRPr="00027974" w:rsidDel="003A2E70" w:rsidRDefault="00724281">
          <w:pPr>
            <w:pStyle w:val="TOC3"/>
            <w:tabs>
              <w:tab w:val="right" w:leader="dot" w:pos="8296"/>
            </w:tabs>
            <w:spacing w:line="360" w:lineRule="auto"/>
            <w:ind w:left="880"/>
            <w:rPr>
              <w:del w:id="792" w:author="chao zhang" w:date="2026-05-06T10:24:00Z"/>
              <w:rFonts w:eastAsiaTheme="minorEastAsia" w:hint="eastAsia"/>
              <w:noProof/>
              <w:sz w:val="24"/>
              <w:lang w:val="en-GB"/>
              <w:rPrChange w:id="793" w:author="chao zhang" w:date="2026-03-27T22:25:00Z">
                <w:rPr>
                  <w:del w:id="794" w:author="chao zhang" w:date="2026-05-06T10:24:00Z"/>
                  <w:rFonts w:asciiTheme="minorHAnsi" w:eastAsiaTheme="minorEastAsia" w:hAnsiTheme="minorHAnsi" w:cstheme="minorBidi" w:hint="eastAsia"/>
                  <w:noProof/>
                  <w:sz w:val="24"/>
                  <w:lang w:val="en-GB"/>
                </w:rPr>
              </w:rPrChange>
            </w:rPr>
            <w:pPrChange w:id="795" w:author="SYLZ" w:date="2026-03-27T10:39:00Z">
              <w:pPr>
                <w:pStyle w:val="TOC3"/>
                <w:tabs>
                  <w:tab w:val="right" w:leader="dot" w:pos="8296"/>
                </w:tabs>
                <w:ind w:left="880"/>
              </w:pPr>
            </w:pPrChange>
          </w:pPr>
          <w:del w:id="796" w:author="chao zhang" w:date="2026-05-06T10:24:00Z">
            <w:r w:rsidRPr="00027974" w:rsidDel="003A2E70">
              <w:rPr>
                <w:noProof/>
                <w:rPrChange w:id="797" w:author="chao zhang" w:date="2026-03-27T22:25:00Z">
                  <w:rPr>
                    <w:rStyle w:val="af"/>
                    <w:noProof/>
                    <w:sz w:val="24"/>
                  </w:rPr>
                </w:rPrChange>
              </w:rPr>
              <w:delText>2. Observed pH response to the previous addition (</w:delText>
            </w:r>
          </w:del>
          <m:oMath>
            <m:r>
              <w:del w:id="798" w:author="chao zhang" w:date="2026-05-06T10:24:00Z">
                <m:rPr>
                  <m:sty m:val="p"/>
                </m:rPr>
                <w:rPr>
                  <w:rFonts w:ascii="Cambria Math" w:hAnsi="Cambria Math"/>
                  <w:noProof/>
                  <w:rPrChange w:id="799" w:author="chao zhang" w:date="2026-03-27T22:25:00Z">
                    <w:rPr>
                      <w:rStyle w:val="af"/>
                      <w:rFonts w:ascii="Cambria Math" w:hAnsi="Cambria Math"/>
                      <w:noProof/>
                      <w:sz w:val="24"/>
                    </w:rPr>
                  </w:rPrChange>
                </w:rPr>
                <m:t>r</m:t>
              </w:del>
            </m:r>
          </m:oMath>
          <w:del w:id="800" w:author="chao zhang" w:date="2026-05-06T10:24:00Z">
            <w:r w:rsidRPr="00027974" w:rsidDel="003A2E70">
              <w:rPr>
                <w:noProof/>
                <w:rPrChange w:id="801" w:author="chao zhang" w:date="2026-03-27T22:25:00Z">
                  <w:rPr>
                    <w:rStyle w:val="af"/>
                    <w:noProof/>
                    <w:sz w:val="24"/>
                  </w:rPr>
                </w:rPrChange>
              </w:rPr>
              <w:delText>)</w:delText>
            </w:r>
            <w:r w:rsidRPr="00027974" w:rsidDel="003A2E70">
              <w:rPr>
                <w:noProof/>
                <w:webHidden/>
                <w:sz w:val="24"/>
              </w:rPr>
              <w:tab/>
              <w:delText>20</w:delText>
            </w:r>
          </w:del>
        </w:p>
        <w:p w14:paraId="42F1E208" w14:textId="287D5C30" w:rsidR="00724281" w:rsidRPr="00027974" w:rsidDel="003A2E70" w:rsidRDefault="00724281">
          <w:pPr>
            <w:pStyle w:val="TOC3"/>
            <w:tabs>
              <w:tab w:val="right" w:leader="dot" w:pos="8296"/>
            </w:tabs>
            <w:spacing w:line="360" w:lineRule="auto"/>
            <w:ind w:left="880"/>
            <w:rPr>
              <w:del w:id="802" w:author="chao zhang" w:date="2026-05-06T10:24:00Z"/>
              <w:rFonts w:eastAsiaTheme="minorEastAsia" w:hint="eastAsia"/>
              <w:noProof/>
              <w:sz w:val="24"/>
              <w:lang w:val="en-GB"/>
              <w:rPrChange w:id="803" w:author="chao zhang" w:date="2026-03-27T22:25:00Z">
                <w:rPr>
                  <w:del w:id="804" w:author="chao zhang" w:date="2026-05-06T10:24:00Z"/>
                  <w:rFonts w:asciiTheme="minorHAnsi" w:eastAsiaTheme="minorEastAsia" w:hAnsiTheme="minorHAnsi" w:cstheme="minorBidi" w:hint="eastAsia"/>
                  <w:noProof/>
                  <w:sz w:val="24"/>
                  <w:lang w:val="en-GB"/>
                </w:rPr>
              </w:rPrChange>
            </w:rPr>
            <w:pPrChange w:id="805" w:author="SYLZ" w:date="2026-03-27T10:39:00Z">
              <w:pPr>
                <w:pStyle w:val="TOC3"/>
                <w:tabs>
                  <w:tab w:val="right" w:leader="dot" w:pos="8296"/>
                </w:tabs>
                <w:ind w:left="880"/>
              </w:pPr>
            </w:pPrChange>
          </w:pPr>
          <w:del w:id="806" w:author="chao zhang" w:date="2026-05-06T10:24:00Z">
            <w:r w:rsidRPr="00027974" w:rsidDel="003A2E70">
              <w:rPr>
                <w:noProof/>
                <w:rPrChange w:id="807" w:author="chao zhang" w:date="2026-03-27T22:25:00Z">
                  <w:rPr>
                    <w:rStyle w:val="af"/>
                    <w:noProof/>
                    <w:sz w:val="24"/>
                  </w:rPr>
                </w:rPrChange>
              </w:rPr>
              <w:delText>3. Posterior uncertainty (</w:delText>
            </w:r>
          </w:del>
          <m:oMath>
            <m:r>
              <w:del w:id="808" w:author="chao zhang" w:date="2026-05-06T10:24:00Z">
                <m:rPr>
                  <m:sty m:val="p"/>
                </m:rPr>
                <w:rPr>
                  <w:rFonts w:ascii="Cambria Math" w:hAnsi="Cambria Math"/>
                  <w:noProof/>
                  <w:rPrChange w:id="809" w:author="chao zhang" w:date="2026-03-27T22:25:00Z">
                    <w:rPr>
                      <w:rStyle w:val="af"/>
                      <w:rFonts w:ascii="Cambria Math" w:hAnsi="Cambria Math"/>
                      <w:noProof/>
                      <w:sz w:val="24"/>
                    </w:rPr>
                  </w:rPrChange>
                </w:rPr>
                <m:t>u</m:t>
              </w:del>
            </m:r>
          </m:oMath>
          <w:del w:id="810" w:author="chao zhang" w:date="2026-05-06T10:24:00Z">
            <w:r w:rsidRPr="00027974" w:rsidDel="003A2E70">
              <w:rPr>
                <w:noProof/>
                <w:rPrChange w:id="811" w:author="chao zhang" w:date="2026-03-27T22:25:00Z">
                  <w:rPr>
                    <w:rStyle w:val="af"/>
                    <w:noProof/>
                    <w:sz w:val="24"/>
                  </w:rPr>
                </w:rPrChange>
              </w:rPr>
              <w:delText>)</w:delText>
            </w:r>
            <w:r w:rsidRPr="00027974" w:rsidDel="003A2E70">
              <w:rPr>
                <w:noProof/>
                <w:webHidden/>
                <w:sz w:val="24"/>
              </w:rPr>
              <w:tab/>
              <w:delText>20</w:delText>
            </w:r>
          </w:del>
        </w:p>
        <w:p w14:paraId="547923AC" w14:textId="73D8495E" w:rsidR="00724281" w:rsidRPr="00027974" w:rsidDel="003A2E70" w:rsidRDefault="00724281">
          <w:pPr>
            <w:pStyle w:val="TOC3"/>
            <w:tabs>
              <w:tab w:val="right" w:leader="dot" w:pos="8296"/>
            </w:tabs>
            <w:spacing w:line="360" w:lineRule="auto"/>
            <w:ind w:left="880"/>
            <w:rPr>
              <w:del w:id="812" w:author="chao zhang" w:date="2026-05-06T10:24:00Z"/>
              <w:rFonts w:eastAsiaTheme="minorEastAsia" w:hint="eastAsia"/>
              <w:noProof/>
              <w:sz w:val="24"/>
              <w:lang w:val="en-GB"/>
              <w:rPrChange w:id="813" w:author="chao zhang" w:date="2026-03-27T22:25:00Z">
                <w:rPr>
                  <w:del w:id="814" w:author="chao zhang" w:date="2026-05-06T10:24:00Z"/>
                  <w:rFonts w:asciiTheme="minorHAnsi" w:eastAsiaTheme="minorEastAsia" w:hAnsiTheme="minorHAnsi" w:cstheme="minorBidi" w:hint="eastAsia"/>
                  <w:noProof/>
                  <w:sz w:val="24"/>
                  <w:lang w:val="en-GB"/>
                </w:rPr>
              </w:rPrChange>
            </w:rPr>
            <w:pPrChange w:id="815" w:author="SYLZ" w:date="2026-03-27T10:39:00Z">
              <w:pPr>
                <w:pStyle w:val="TOC3"/>
                <w:tabs>
                  <w:tab w:val="right" w:leader="dot" w:pos="8296"/>
                </w:tabs>
                <w:ind w:left="880"/>
              </w:pPr>
            </w:pPrChange>
          </w:pPr>
          <w:del w:id="816" w:author="chao zhang" w:date="2026-05-06T10:24:00Z">
            <w:r w:rsidRPr="00027974" w:rsidDel="003A2E70">
              <w:rPr>
                <w:noProof/>
                <w:rPrChange w:id="817" w:author="chao zhang" w:date="2026-03-27T22:25:00Z">
                  <w:rPr>
                    <w:rStyle w:val="af"/>
                    <w:noProof/>
                    <w:sz w:val="24"/>
                  </w:rPr>
                </w:rPrChange>
              </w:rPr>
              <w:delText>4. Effective buffering level (</w:delText>
            </w:r>
          </w:del>
          <m:oMath>
            <m:r>
              <w:del w:id="818" w:author="chao zhang" w:date="2026-05-06T10:24:00Z">
                <m:rPr>
                  <m:sty m:val="p"/>
                </m:rPr>
                <w:rPr>
                  <w:rFonts w:ascii="Cambria Math" w:hAnsi="Cambria Math"/>
                  <w:noProof/>
                  <w:rPrChange w:id="819" w:author="chao zhang" w:date="2026-03-27T22:25:00Z">
                    <w:rPr>
                      <w:rStyle w:val="af"/>
                      <w:rFonts w:ascii="Cambria Math" w:hAnsi="Cambria Math"/>
                      <w:noProof/>
                      <w:sz w:val="24"/>
                    </w:rPr>
                  </w:rPrChange>
                </w:rPr>
                <m:t>B</m:t>
              </w:del>
            </m:r>
          </m:oMath>
          <w:del w:id="820" w:author="chao zhang" w:date="2026-05-06T10:24:00Z">
            <w:r w:rsidRPr="00027974" w:rsidDel="003A2E70">
              <w:rPr>
                <w:noProof/>
                <w:rPrChange w:id="821" w:author="chao zhang" w:date="2026-03-27T22:25:00Z">
                  <w:rPr>
                    <w:rStyle w:val="af"/>
                    <w:noProof/>
                    <w:sz w:val="24"/>
                  </w:rPr>
                </w:rPrChange>
              </w:rPr>
              <w:delText>)</w:delText>
            </w:r>
            <w:r w:rsidRPr="00027974" w:rsidDel="003A2E70">
              <w:rPr>
                <w:noProof/>
                <w:webHidden/>
                <w:sz w:val="24"/>
              </w:rPr>
              <w:tab/>
              <w:delText>21</w:delText>
            </w:r>
          </w:del>
        </w:p>
        <w:p w14:paraId="465A645C" w14:textId="775392DE" w:rsidR="00724281" w:rsidRPr="00027974" w:rsidDel="003A2E70" w:rsidRDefault="00724281">
          <w:pPr>
            <w:pStyle w:val="TOC3"/>
            <w:tabs>
              <w:tab w:val="right" w:leader="dot" w:pos="8296"/>
            </w:tabs>
            <w:spacing w:line="360" w:lineRule="auto"/>
            <w:ind w:left="880"/>
            <w:rPr>
              <w:del w:id="822" w:author="chao zhang" w:date="2026-05-06T10:24:00Z"/>
              <w:rFonts w:eastAsiaTheme="minorEastAsia" w:hint="eastAsia"/>
              <w:noProof/>
              <w:sz w:val="24"/>
              <w:lang w:val="en-GB"/>
              <w:rPrChange w:id="823" w:author="chao zhang" w:date="2026-03-27T22:25:00Z">
                <w:rPr>
                  <w:del w:id="824" w:author="chao zhang" w:date="2026-05-06T10:24:00Z"/>
                  <w:rFonts w:asciiTheme="minorHAnsi" w:eastAsiaTheme="minorEastAsia" w:hAnsiTheme="minorHAnsi" w:cstheme="minorBidi" w:hint="eastAsia"/>
                  <w:noProof/>
                  <w:sz w:val="24"/>
                  <w:lang w:val="en-GB"/>
                </w:rPr>
              </w:rPrChange>
            </w:rPr>
            <w:pPrChange w:id="825" w:author="SYLZ" w:date="2026-03-27T10:39:00Z">
              <w:pPr>
                <w:pStyle w:val="TOC3"/>
                <w:tabs>
                  <w:tab w:val="right" w:leader="dot" w:pos="8296"/>
                </w:tabs>
                <w:ind w:left="880"/>
              </w:pPr>
            </w:pPrChange>
          </w:pPr>
          <w:del w:id="826" w:author="chao zhang" w:date="2026-05-06T10:24:00Z">
            <w:r w:rsidRPr="00027974" w:rsidDel="003A2E70">
              <w:rPr>
                <w:noProof/>
                <w:rPrChange w:id="827" w:author="chao zhang" w:date="2026-03-27T22:25:00Z">
                  <w:rPr>
                    <w:rStyle w:val="af"/>
                    <w:noProof/>
                    <w:sz w:val="24"/>
                  </w:rPr>
                </w:rPrChange>
              </w:rPr>
              <w:delText>5. Theoretical required volume (</w:delText>
            </w:r>
          </w:del>
          <m:oMath>
            <m:r>
              <w:del w:id="828" w:author="chao zhang" w:date="2026-05-06T10:24:00Z">
                <m:rPr>
                  <m:sty m:val="p"/>
                </m:rPr>
                <w:rPr>
                  <w:rFonts w:ascii="Cambria Math" w:hAnsi="Cambria Math"/>
                  <w:noProof/>
                  <w:rPrChange w:id="829" w:author="chao zhang" w:date="2026-03-27T22:25:00Z">
                    <w:rPr>
                      <w:rStyle w:val="af"/>
                      <w:rFonts w:ascii="Cambria Math" w:hAnsi="Cambria Math"/>
                      <w:noProof/>
                      <w:sz w:val="24"/>
                    </w:rPr>
                  </w:rPrChange>
                </w:rPr>
                <m:t>Vreq</m:t>
              </w:del>
            </m:r>
          </m:oMath>
          <w:del w:id="830" w:author="chao zhang" w:date="2026-05-06T10:24:00Z">
            <w:r w:rsidRPr="00027974" w:rsidDel="003A2E70">
              <w:rPr>
                <w:noProof/>
                <w:rPrChange w:id="831" w:author="chao zhang" w:date="2026-03-27T22:25:00Z">
                  <w:rPr>
                    <w:rStyle w:val="af"/>
                    <w:noProof/>
                    <w:sz w:val="24"/>
                  </w:rPr>
                </w:rPrChange>
              </w:rPr>
              <w:delText>)</w:delText>
            </w:r>
            <w:r w:rsidRPr="00027974" w:rsidDel="003A2E70">
              <w:rPr>
                <w:noProof/>
                <w:webHidden/>
                <w:sz w:val="24"/>
              </w:rPr>
              <w:tab/>
              <w:delText>22</w:delText>
            </w:r>
          </w:del>
        </w:p>
        <w:p w14:paraId="14C90653" w14:textId="26B96248" w:rsidR="00724281" w:rsidRPr="00027974" w:rsidDel="003A2E70" w:rsidRDefault="00724281">
          <w:pPr>
            <w:pStyle w:val="TOC2"/>
            <w:spacing w:line="360" w:lineRule="auto"/>
            <w:rPr>
              <w:del w:id="832" w:author="chao zhang" w:date="2026-05-06T10:24:00Z"/>
              <w:rFonts w:eastAsiaTheme="minorEastAsia" w:hint="eastAsia"/>
              <w:sz w:val="24"/>
              <w:szCs w:val="24"/>
              <w:lang w:val="en-GB"/>
              <w:rPrChange w:id="833" w:author="chao zhang" w:date="2026-03-27T22:25:00Z">
                <w:rPr>
                  <w:del w:id="834" w:author="chao zhang" w:date="2026-05-06T10:24:00Z"/>
                  <w:rFonts w:asciiTheme="minorHAnsi" w:eastAsiaTheme="minorEastAsia" w:hAnsiTheme="minorHAnsi" w:cstheme="minorBidi" w:hint="eastAsia"/>
                  <w:sz w:val="24"/>
                  <w:szCs w:val="24"/>
                  <w:lang w:val="en-GB"/>
                </w:rPr>
              </w:rPrChange>
            </w:rPr>
            <w:pPrChange w:id="835" w:author="SYLZ" w:date="2026-03-27T10:39:00Z">
              <w:pPr>
                <w:pStyle w:val="TOC2"/>
                <w:ind w:left="440"/>
              </w:pPr>
            </w:pPrChange>
          </w:pPr>
          <w:del w:id="836" w:author="chao zhang" w:date="2026-05-06T10:24:00Z">
            <w:r w:rsidRPr="00027974" w:rsidDel="003A2E70">
              <w:rPr>
                <w:szCs w:val="24"/>
                <w:rPrChange w:id="837" w:author="chao zhang" w:date="2026-03-27T22:25:00Z">
                  <w:rPr>
                    <w:rStyle w:val="af"/>
                    <w:noProof/>
                    <w:sz w:val="24"/>
                  </w:rPr>
                </w:rPrChange>
              </w:rPr>
              <w:delText>Imitation Learning</w:delText>
            </w:r>
            <w:r w:rsidRPr="00027974" w:rsidDel="003A2E70">
              <w:rPr>
                <w:webHidden/>
                <w:sz w:val="24"/>
                <w:szCs w:val="24"/>
              </w:rPr>
              <w:tab/>
              <w:delText>23</w:delText>
            </w:r>
          </w:del>
        </w:p>
        <w:p w14:paraId="7F045D03" w14:textId="1BEDDA48" w:rsidR="00724281" w:rsidRPr="00027974" w:rsidDel="003A2E70" w:rsidRDefault="00724281">
          <w:pPr>
            <w:pStyle w:val="TOC2"/>
            <w:spacing w:line="360" w:lineRule="auto"/>
            <w:rPr>
              <w:del w:id="838" w:author="chao zhang" w:date="2026-05-06T10:24:00Z"/>
              <w:rFonts w:eastAsiaTheme="minorEastAsia" w:hint="eastAsia"/>
              <w:sz w:val="24"/>
              <w:szCs w:val="24"/>
              <w:lang w:val="en-GB"/>
              <w:rPrChange w:id="839" w:author="chao zhang" w:date="2026-03-27T22:25:00Z">
                <w:rPr>
                  <w:del w:id="840" w:author="chao zhang" w:date="2026-05-06T10:24:00Z"/>
                  <w:rFonts w:asciiTheme="minorHAnsi" w:eastAsiaTheme="minorEastAsia" w:hAnsiTheme="minorHAnsi" w:cstheme="minorBidi" w:hint="eastAsia"/>
                  <w:sz w:val="24"/>
                  <w:szCs w:val="24"/>
                  <w:lang w:val="en-GB"/>
                </w:rPr>
              </w:rPrChange>
            </w:rPr>
            <w:pPrChange w:id="841" w:author="SYLZ" w:date="2026-03-27T10:39:00Z">
              <w:pPr>
                <w:pStyle w:val="TOC2"/>
                <w:ind w:left="440"/>
              </w:pPr>
            </w:pPrChange>
          </w:pPr>
          <w:del w:id="842" w:author="chao zhang" w:date="2026-05-06T10:24:00Z">
            <w:r w:rsidRPr="00027974" w:rsidDel="003A2E70">
              <w:rPr>
                <w:szCs w:val="24"/>
                <w:rPrChange w:id="843" w:author="chao zhang" w:date="2026-03-27T22:25:00Z">
                  <w:rPr>
                    <w:rStyle w:val="af"/>
                    <w:noProof/>
                    <w:sz w:val="24"/>
                  </w:rPr>
                </w:rPrChange>
              </w:rPr>
              <w:delText>Optimizing Neural Network Parameters via Reinforcement Learning</w:delText>
            </w:r>
            <w:r w:rsidRPr="00027974" w:rsidDel="003A2E70">
              <w:rPr>
                <w:webHidden/>
                <w:sz w:val="24"/>
                <w:szCs w:val="24"/>
              </w:rPr>
              <w:tab/>
              <w:delText>25</w:delText>
            </w:r>
          </w:del>
        </w:p>
        <w:p w14:paraId="65714B80" w14:textId="2A3C83D3" w:rsidR="00724281" w:rsidRPr="00027974" w:rsidDel="003A2E70" w:rsidRDefault="00724281">
          <w:pPr>
            <w:pStyle w:val="TOC3"/>
            <w:tabs>
              <w:tab w:val="right" w:leader="dot" w:pos="8296"/>
            </w:tabs>
            <w:spacing w:line="360" w:lineRule="auto"/>
            <w:ind w:left="880"/>
            <w:rPr>
              <w:del w:id="844" w:author="chao zhang" w:date="2026-05-06T10:24:00Z"/>
              <w:rFonts w:eastAsiaTheme="minorEastAsia" w:hint="eastAsia"/>
              <w:noProof/>
              <w:sz w:val="24"/>
              <w:lang w:val="en-GB"/>
              <w:rPrChange w:id="845" w:author="chao zhang" w:date="2026-03-27T22:25:00Z">
                <w:rPr>
                  <w:del w:id="846" w:author="chao zhang" w:date="2026-05-06T10:24:00Z"/>
                  <w:rFonts w:asciiTheme="minorHAnsi" w:eastAsiaTheme="minorEastAsia" w:hAnsiTheme="minorHAnsi" w:cstheme="minorBidi" w:hint="eastAsia"/>
                  <w:noProof/>
                  <w:sz w:val="24"/>
                  <w:lang w:val="en-GB"/>
                </w:rPr>
              </w:rPrChange>
            </w:rPr>
            <w:pPrChange w:id="847" w:author="SYLZ" w:date="2026-03-27T10:39:00Z">
              <w:pPr>
                <w:pStyle w:val="TOC3"/>
                <w:tabs>
                  <w:tab w:val="right" w:leader="dot" w:pos="8296"/>
                </w:tabs>
                <w:ind w:left="880"/>
              </w:pPr>
            </w:pPrChange>
          </w:pPr>
          <w:del w:id="848" w:author="chao zhang" w:date="2026-05-06T10:24:00Z">
            <w:r w:rsidRPr="00027974" w:rsidDel="003A2E70">
              <w:rPr>
                <w:noProof/>
                <w:rPrChange w:id="849" w:author="chao zhang" w:date="2026-03-27T22:25:00Z">
                  <w:rPr>
                    <w:rStyle w:val="af"/>
                    <w:noProof/>
                    <w:sz w:val="24"/>
                  </w:rPr>
                </w:rPrChange>
              </w:rPr>
              <w:delText>Parameter update process</w:delText>
            </w:r>
            <w:r w:rsidRPr="00027974" w:rsidDel="003A2E70">
              <w:rPr>
                <w:noProof/>
                <w:webHidden/>
                <w:sz w:val="24"/>
              </w:rPr>
              <w:tab/>
              <w:delText>25</w:delText>
            </w:r>
          </w:del>
        </w:p>
        <w:p w14:paraId="466A60D1" w14:textId="118207EA" w:rsidR="00724281" w:rsidRPr="00027974" w:rsidDel="003A2E70" w:rsidRDefault="00724281">
          <w:pPr>
            <w:pStyle w:val="TOC2"/>
            <w:spacing w:line="360" w:lineRule="auto"/>
            <w:rPr>
              <w:del w:id="850" w:author="chao zhang" w:date="2026-05-06T10:24:00Z"/>
              <w:rFonts w:eastAsiaTheme="minorEastAsia" w:hint="eastAsia"/>
              <w:sz w:val="24"/>
              <w:szCs w:val="24"/>
              <w:lang w:val="en-GB"/>
              <w:rPrChange w:id="851" w:author="chao zhang" w:date="2026-03-27T22:25:00Z">
                <w:rPr>
                  <w:del w:id="852" w:author="chao zhang" w:date="2026-05-06T10:24:00Z"/>
                  <w:rFonts w:asciiTheme="minorHAnsi" w:eastAsiaTheme="minorEastAsia" w:hAnsiTheme="minorHAnsi" w:cstheme="minorBidi" w:hint="eastAsia"/>
                  <w:sz w:val="24"/>
                  <w:szCs w:val="24"/>
                  <w:lang w:val="en-GB"/>
                </w:rPr>
              </w:rPrChange>
            </w:rPr>
            <w:pPrChange w:id="853" w:author="SYLZ" w:date="2026-03-27T10:39:00Z">
              <w:pPr>
                <w:pStyle w:val="TOC2"/>
                <w:ind w:left="440"/>
              </w:pPr>
            </w:pPrChange>
          </w:pPr>
          <w:del w:id="854" w:author="chao zhang" w:date="2026-05-06T10:24:00Z">
            <w:r w:rsidRPr="00027974" w:rsidDel="003A2E70">
              <w:rPr>
                <w:szCs w:val="24"/>
                <w:rPrChange w:id="855" w:author="chao zhang" w:date="2026-03-27T22:25:00Z">
                  <w:rPr>
                    <w:rStyle w:val="af"/>
                    <w:noProof/>
                    <w:sz w:val="24"/>
                  </w:rPr>
                </w:rPrChange>
              </w:rPr>
              <w:delText>Reward Function Design</w:delText>
            </w:r>
            <w:r w:rsidRPr="00027974" w:rsidDel="003A2E70">
              <w:rPr>
                <w:webHidden/>
                <w:sz w:val="24"/>
                <w:szCs w:val="24"/>
              </w:rPr>
              <w:tab/>
              <w:delText>27</w:delText>
            </w:r>
          </w:del>
        </w:p>
        <w:p w14:paraId="7A10FA4E" w14:textId="559BD342" w:rsidR="00724281" w:rsidRPr="00027974" w:rsidDel="003A2E70" w:rsidRDefault="00724281">
          <w:pPr>
            <w:pStyle w:val="TOC3"/>
            <w:tabs>
              <w:tab w:val="right" w:leader="dot" w:pos="8296"/>
            </w:tabs>
            <w:spacing w:line="360" w:lineRule="auto"/>
            <w:ind w:left="880"/>
            <w:rPr>
              <w:del w:id="856" w:author="chao zhang" w:date="2026-05-06T10:24:00Z"/>
              <w:rFonts w:eastAsiaTheme="minorEastAsia" w:hint="eastAsia"/>
              <w:noProof/>
              <w:sz w:val="24"/>
              <w:lang w:val="en-GB"/>
              <w:rPrChange w:id="857" w:author="chao zhang" w:date="2026-03-27T22:25:00Z">
                <w:rPr>
                  <w:del w:id="858" w:author="chao zhang" w:date="2026-05-06T10:24:00Z"/>
                  <w:rFonts w:asciiTheme="minorHAnsi" w:eastAsiaTheme="minorEastAsia" w:hAnsiTheme="minorHAnsi" w:cstheme="minorBidi" w:hint="eastAsia"/>
                  <w:noProof/>
                  <w:sz w:val="24"/>
                  <w:lang w:val="en-GB"/>
                </w:rPr>
              </w:rPrChange>
            </w:rPr>
            <w:pPrChange w:id="859" w:author="SYLZ" w:date="2026-03-27T10:39:00Z">
              <w:pPr>
                <w:pStyle w:val="TOC3"/>
                <w:tabs>
                  <w:tab w:val="right" w:leader="dot" w:pos="8296"/>
                </w:tabs>
                <w:ind w:left="880"/>
              </w:pPr>
            </w:pPrChange>
          </w:pPr>
          <w:del w:id="860" w:author="chao zhang" w:date="2026-05-06T10:24:00Z">
            <w:r w:rsidRPr="00027974" w:rsidDel="003A2E70">
              <w:rPr>
                <w:noProof/>
                <w:rPrChange w:id="861" w:author="chao zhang" w:date="2026-03-27T22:25:00Z">
                  <w:rPr>
                    <w:rStyle w:val="af"/>
                    <w:noProof/>
                    <w:sz w:val="24"/>
                  </w:rPr>
                </w:rPrChange>
              </w:rPr>
              <w:delText xml:space="preserve">1. Dense reward </w:delText>
            </w:r>
          </w:del>
          <m:oMath>
            <m:r>
              <w:del w:id="862" w:author="chao zhang" w:date="2026-05-06T10:24:00Z">
                <m:rPr>
                  <m:sty m:val="p"/>
                </m:rPr>
                <w:rPr>
                  <w:rFonts w:ascii="Cambria Math" w:hAnsi="Cambria Math"/>
                  <w:noProof/>
                  <w:rPrChange w:id="863" w:author="chao zhang" w:date="2026-03-27T22:25:00Z">
                    <w:rPr>
                      <w:rStyle w:val="af"/>
                      <w:rFonts w:ascii="Cambria Math" w:hAnsi="Cambria Math"/>
                      <w:noProof/>
                      <w:sz w:val="24"/>
                    </w:rPr>
                  </w:rPrChange>
                </w:rPr>
                <m:t>(rtdense)</m:t>
              </w:del>
            </m:r>
          </m:oMath>
          <w:del w:id="864" w:author="chao zhang" w:date="2026-05-06T10:24:00Z">
            <w:r w:rsidRPr="00027974" w:rsidDel="003A2E70">
              <w:rPr>
                <w:noProof/>
                <w:webHidden/>
                <w:sz w:val="24"/>
              </w:rPr>
              <w:tab/>
              <w:delText>27</w:delText>
            </w:r>
          </w:del>
        </w:p>
        <w:p w14:paraId="785F6E01" w14:textId="0273D9B4" w:rsidR="00724281" w:rsidRPr="00027974" w:rsidDel="003A2E70" w:rsidRDefault="00724281">
          <w:pPr>
            <w:pStyle w:val="TOC3"/>
            <w:tabs>
              <w:tab w:val="right" w:leader="dot" w:pos="8296"/>
            </w:tabs>
            <w:spacing w:line="360" w:lineRule="auto"/>
            <w:ind w:left="880"/>
            <w:rPr>
              <w:del w:id="865" w:author="chao zhang" w:date="2026-05-06T10:24:00Z"/>
              <w:rFonts w:eastAsiaTheme="minorEastAsia" w:hint="eastAsia"/>
              <w:noProof/>
              <w:sz w:val="24"/>
              <w:lang w:val="en-GB"/>
              <w:rPrChange w:id="866" w:author="chao zhang" w:date="2026-03-27T22:25:00Z">
                <w:rPr>
                  <w:del w:id="867" w:author="chao zhang" w:date="2026-05-06T10:24:00Z"/>
                  <w:rFonts w:asciiTheme="minorHAnsi" w:eastAsiaTheme="minorEastAsia" w:hAnsiTheme="minorHAnsi" w:cstheme="minorBidi" w:hint="eastAsia"/>
                  <w:noProof/>
                  <w:sz w:val="24"/>
                  <w:lang w:val="en-GB"/>
                </w:rPr>
              </w:rPrChange>
            </w:rPr>
            <w:pPrChange w:id="868" w:author="SYLZ" w:date="2026-03-27T10:39:00Z">
              <w:pPr>
                <w:pStyle w:val="TOC3"/>
                <w:tabs>
                  <w:tab w:val="right" w:leader="dot" w:pos="8296"/>
                </w:tabs>
                <w:ind w:left="880"/>
              </w:pPr>
            </w:pPrChange>
          </w:pPr>
          <w:del w:id="869" w:author="chao zhang" w:date="2026-05-06T10:24:00Z">
            <w:r w:rsidRPr="00027974" w:rsidDel="003A2E70">
              <w:rPr>
                <w:noProof/>
                <w:rPrChange w:id="870" w:author="chao zhang" w:date="2026-03-27T22:25:00Z">
                  <w:rPr>
                    <w:rStyle w:val="af"/>
                    <w:noProof/>
                    <w:sz w:val="24"/>
                  </w:rPr>
                </w:rPrChange>
              </w:rPr>
              <w:delText>2. Step penalty</w:delText>
            </w:r>
            <w:r w:rsidRPr="00027974" w:rsidDel="003A2E70">
              <w:rPr>
                <w:noProof/>
                <w:webHidden/>
                <w:sz w:val="24"/>
              </w:rPr>
              <w:tab/>
              <w:delText>28</w:delText>
            </w:r>
          </w:del>
        </w:p>
        <w:p w14:paraId="000C1D52" w14:textId="6DCF8593" w:rsidR="00724281" w:rsidRPr="00027974" w:rsidDel="003A2E70" w:rsidRDefault="00724281">
          <w:pPr>
            <w:pStyle w:val="TOC3"/>
            <w:tabs>
              <w:tab w:val="right" w:leader="dot" w:pos="8296"/>
            </w:tabs>
            <w:spacing w:line="360" w:lineRule="auto"/>
            <w:ind w:left="880"/>
            <w:rPr>
              <w:del w:id="871" w:author="chao zhang" w:date="2026-05-06T10:24:00Z"/>
              <w:rFonts w:eastAsiaTheme="minorEastAsia" w:hint="eastAsia"/>
              <w:noProof/>
              <w:sz w:val="24"/>
              <w:lang w:val="en-GB"/>
              <w:rPrChange w:id="872" w:author="chao zhang" w:date="2026-03-27T22:25:00Z">
                <w:rPr>
                  <w:del w:id="873" w:author="chao zhang" w:date="2026-05-06T10:24:00Z"/>
                  <w:rFonts w:asciiTheme="minorHAnsi" w:eastAsiaTheme="minorEastAsia" w:hAnsiTheme="minorHAnsi" w:cstheme="minorBidi" w:hint="eastAsia"/>
                  <w:noProof/>
                  <w:sz w:val="24"/>
                  <w:lang w:val="en-GB"/>
                </w:rPr>
              </w:rPrChange>
            </w:rPr>
            <w:pPrChange w:id="874" w:author="SYLZ" w:date="2026-03-27T10:39:00Z">
              <w:pPr>
                <w:pStyle w:val="TOC3"/>
                <w:tabs>
                  <w:tab w:val="right" w:leader="dot" w:pos="8296"/>
                </w:tabs>
                <w:ind w:left="880"/>
              </w:pPr>
            </w:pPrChange>
          </w:pPr>
          <w:del w:id="875" w:author="chao zhang" w:date="2026-05-06T10:24:00Z">
            <w:r w:rsidRPr="00027974" w:rsidDel="003A2E70">
              <w:rPr>
                <w:noProof/>
                <w:rPrChange w:id="876" w:author="chao zhang" w:date="2026-03-27T22:25:00Z">
                  <w:rPr>
                    <w:rStyle w:val="af"/>
                    <w:noProof/>
                    <w:sz w:val="24"/>
                  </w:rPr>
                </w:rPrChange>
              </w:rPr>
              <w:delText>3. Overshoot penalty</w:delText>
            </w:r>
            <w:r w:rsidRPr="00027974" w:rsidDel="003A2E70">
              <w:rPr>
                <w:noProof/>
                <w:webHidden/>
                <w:sz w:val="24"/>
              </w:rPr>
              <w:tab/>
              <w:delText>28</w:delText>
            </w:r>
          </w:del>
        </w:p>
        <w:p w14:paraId="6BCD7720" w14:textId="68B7C641" w:rsidR="00724281" w:rsidRPr="00027974" w:rsidDel="003A2E70" w:rsidRDefault="00724281">
          <w:pPr>
            <w:pStyle w:val="TOC3"/>
            <w:tabs>
              <w:tab w:val="right" w:leader="dot" w:pos="8296"/>
            </w:tabs>
            <w:spacing w:line="360" w:lineRule="auto"/>
            <w:ind w:left="880"/>
            <w:rPr>
              <w:del w:id="877" w:author="chao zhang" w:date="2026-05-06T10:24:00Z"/>
              <w:rFonts w:eastAsiaTheme="minorEastAsia" w:hint="eastAsia"/>
              <w:noProof/>
              <w:sz w:val="24"/>
              <w:lang w:val="en-GB"/>
              <w:rPrChange w:id="878" w:author="chao zhang" w:date="2026-03-27T22:25:00Z">
                <w:rPr>
                  <w:del w:id="879" w:author="chao zhang" w:date="2026-05-06T10:24:00Z"/>
                  <w:rFonts w:asciiTheme="minorHAnsi" w:eastAsiaTheme="minorEastAsia" w:hAnsiTheme="minorHAnsi" w:cstheme="minorBidi" w:hint="eastAsia"/>
                  <w:noProof/>
                  <w:sz w:val="24"/>
                  <w:lang w:val="en-GB"/>
                </w:rPr>
              </w:rPrChange>
            </w:rPr>
            <w:pPrChange w:id="880" w:author="SYLZ" w:date="2026-03-27T10:39:00Z">
              <w:pPr>
                <w:pStyle w:val="TOC3"/>
                <w:tabs>
                  <w:tab w:val="right" w:leader="dot" w:pos="8296"/>
                </w:tabs>
                <w:ind w:left="880"/>
              </w:pPr>
            </w:pPrChange>
          </w:pPr>
          <w:del w:id="881" w:author="chao zhang" w:date="2026-05-06T10:24:00Z">
            <w:r w:rsidRPr="00027974" w:rsidDel="003A2E70">
              <w:rPr>
                <w:noProof/>
                <w:rPrChange w:id="882" w:author="chao zhang" w:date="2026-03-27T22:25:00Z">
                  <w:rPr>
                    <w:rStyle w:val="af"/>
                    <w:noProof/>
                    <w:sz w:val="24"/>
                  </w:rPr>
                </w:rPrChange>
              </w:rPr>
              <w:delText>4. Incorrect reagent penalty</w:delText>
            </w:r>
            <w:r w:rsidRPr="00027974" w:rsidDel="003A2E70">
              <w:rPr>
                <w:noProof/>
                <w:webHidden/>
                <w:sz w:val="24"/>
              </w:rPr>
              <w:tab/>
              <w:delText>28</w:delText>
            </w:r>
          </w:del>
        </w:p>
        <w:p w14:paraId="44600A80" w14:textId="40597ED4" w:rsidR="00724281" w:rsidRPr="00027974" w:rsidDel="003A2E70" w:rsidRDefault="00724281">
          <w:pPr>
            <w:pStyle w:val="TOC3"/>
            <w:tabs>
              <w:tab w:val="right" w:leader="dot" w:pos="8296"/>
            </w:tabs>
            <w:spacing w:line="360" w:lineRule="auto"/>
            <w:ind w:left="880"/>
            <w:rPr>
              <w:del w:id="883" w:author="chao zhang" w:date="2026-05-06T10:24:00Z"/>
              <w:rFonts w:eastAsiaTheme="minorEastAsia" w:hint="eastAsia"/>
              <w:noProof/>
              <w:sz w:val="24"/>
              <w:lang w:val="en-GB"/>
              <w:rPrChange w:id="884" w:author="chao zhang" w:date="2026-03-27T22:25:00Z">
                <w:rPr>
                  <w:del w:id="885" w:author="chao zhang" w:date="2026-05-06T10:24:00Z"/>
                  <w:rFonts w:asciiTheme="minorHAnsi" w:eastAsiaTheme="minorEastAsia" w:hAnsiTheme="minorHAnsi" w:cstheme="minorBidi" w:hint="eastAsia"/>
                  <w:noProof/>
                  <w:sz w:val="24"/>
                  <w:lang w:val="en-GB"/>
                </w:rPr>
              </w:rPrChange>
            </w:rPr>
            <w:pPrChange w:id="886" w:author="SYLZ" w:date="2026-03-27T10:39:00Z">
              <w:pPr>
                <w:pStyle w:val="TOC3"/>
                <w:tabs>
                  <w:tab w:val="right" w:leader="dot" w:pos="8296"/>
                </w:tabs>
                <w:ind w:left="880"/>
              </w:pPr>
            </w:pPrChange>
          </w:pPr>
          <w:del w:id="887" w:author="chao zhang" w:date="2026-05-06T10:24:00Z">
            <w:r w:rsidRPr="00027974" w:rsidDel="003A2E70">
              <w:rPr>
                <w:noProof/>
                <w:rPrChange w:id="888" w:author="chao zhang" w:date="2026-03-27T22:25:00Z">
                  <w:rPr>
                    <w:rStyle w:val="af"/>
                    <w:noProof/>
                    <w:sz w:val="24"/>
                  </w:rPr>
                </w:rPrChange>
              </w:rPr>
              <w:delText>5. Overshoot-related volume penalty and bonus</w:delText>
            </w:r>
            <w:r w:rsidRPr="00027974" w:rsidDel="003A2E70">
              <w:rPr>
                <w:noProof/>
                <w:webHidden/>
                <w:sz w:val="24"/>
              </w:rPr>
              <w:tab/>
              <w:delText>29</w:delText>
            </w:r>
          </w:del>
        </w:p>
        <w:p w14:paraId="337FAC23" w14:textId="746334CB" w:rsidR="00724281" w:rsidRPr="00027974" w:rsidDel="003A2E70" w:rsidRDefault="00724281">
          <w:pPr>
            <w:pStyle w:val="TOC3"/>
            <w:tabs>
              <w:tab w:val="right" w:leader="dot" w:pos="8296"/>
            </w:tabs>
            <w:spacing w:line="360" w:lineRule="auto"/>
            <w:ind w:left="880"/>
            <w:rPr>
              <w:del w:id="889" w:author="chao zhang" w:date="2026-05-06T10:24:00Z"/>
              <w:rFonts w:eastAsiaTheme="minorEastAsia" w:hint="eastAsia"/>
              <w:noProof/>
              <w:sz w:val="24"/>
              <w:lang w:val="en-GB"/>
              <w:rPrChange w:id="890" w:author="chao zhang" w:date="2026-03-27T22:25:00Z">
                <w:rPr>
                  <w:del w:id="891" w:author="chao zhang" w:date="2026-05-06T10:24:00Z"/>
                  <w:rFonts w:asciiTheme="minorHAnsi" w:eastAsiaTheme="minorEastAsia" w:hAnsiTheme="minorHAnsi" w:cstheme="minorBidi" w:hint="eastAsia"/>
                  <w:noProof/>
                  <w:sz w:val="24"/>
                  <w:lang w:val="en-GB"/>
                </w:rPr>
              </w:rPrChange>
            </w:rPr>
            <w:pPrChange w:id="892" w:author="SYLZ" w:date="2026-03-27T10:39:00Z">
              <w:pPr>
                <w:pStyle w:val="TOC3"/>
                <w:tabs>
                  <w:tab w:val="right" w:leader="dot" w:pos="8296"/>
                </w:tabs>
                <w:ind w:left="880"/>
              </w:pPr>
            </w:pPrChange>
          </w:pPr>
          <w:del w:id="893" w:author="chao zhang" w:date="2026-05-06T10:24:00Z">
            <w:r w:rsidRPr="00027974" w:rsidDel="003A2E70">
              <w:rPr>
                <w:noProof/>
                <w:rPrChange w:id="894" w:author="chao zhang" w:date="2026-03-27T22:25:00Z">
                  <w:rPr>
                    <w:rStyle w:val="af"/>
                    <w:noProof/>
                    <w:sz w:val="24"/>
                  </w:rPr>
                </w:rPrChange>
              </w:rPr>
              <w:delText>6. Terminal reward</w:delText>
            </w:r>
            <w:r w:rsidRPr="00027974" w:rsidDel="003A2E70">
              <w:rPr>
                <w:noProof/>
                <w:webHidden/>
                <w:sz w:val="24"/>
              </w:rPr>
              <w:tab/>
              <w:delText>29</w:delText>
            </w:r>
          </w:del>
        </w:p>
        <w:p w14:paraId="43FB9A2C" w14:textId="7579972E" w:rsidR="00724281" w:rsidRPr="00027974" w:rsidDel="003A2E70" w:rsidRDefault="00724281">
          <w:pPr>
            <w:pStyle w:val="TOC2"/>
            <w:spacing w:line="360" w:lineRule="auto"/>
            <w:rPr>
              <w:del w:id="895" w:author="chao zhang" w:date="2026-05-06T10:24:00Z"/>
              <w:rFonts w:eastAsiaTheme="minorEastAsia" w:hint="eastAsia"/>
              <w:sz w:val="24"/>
              <w:szCs w:val="24"/>
              <w:lang w:val="en-GB"/>
              <w:rPrChange w:id="896" w:author="chao zhang" w:date="2026-03-27T22:25:00Z">
                <w:rPr>
                  <w:del w:id="897" w:author="chao zhang" w:date="2026-05-06T10:24:00Z"/>
                  <w:rFonts w:asciiTheme="minorHAnsi" w:eastAsiaTheme="minorEastAsia" w:hAnsiTheme="minorHAnsi" w:cstheme="minorBidi" w:hint="eastAsia"/>
                  <w:sz w:val="24"/>
                  <w:szCs w:val="24"/>
                  <w:lang w:val="en-GB"/>
                </w:rPr>
              </w:rPrChange>
            </w:rPr>
            <w:pPrChange w:id="898" w:author="SYLZ" w:date="2026-03-27T10:39:00Z">
              <w:pPr>
                <w:pStyle w:val="TOC2"/>
                <w:ind w:left="440"/>
              </w:pPr>
            </w:pPrChange>
          </w:pPr>
          <w:del w:id="899" w:author="chao zhang" w:date="2026-05-06T10:24:00Z">
            <w:r w:rsidRPr="00027974" w:rsidDel="003A2E70">
              <w:rPr>
                <w:szCs w:val="24"/>
                <w:rPrChange w:id="900" w:author="chao zhang" w:date="2026-03-27T22:25:00Z">
                  <w:rPr>
                    <w:rStyle w:val="af"/>
                    <w:noProof/>
                    <w:sz w:val="24"/>
                  </w:rPr>
                </w:rPrChange>
              </w:rPr>
              <w:delText>Training Procedure</w:delText>
            </w:r>
            <w:r w:rsidRPr="00027974" w:rsidDel="003A2E70">
              <w:rPr>
                <w:webHidden/>
                <w:sz w:val="24"/>
                <w:szCs w:val="24"/>
              </w:rPr>
              <w:tab/>
              <w:delText>30</w:delText>
            </w:r>
          </w:del>
        </w:p>
        <w:p w14:paraId="72F9917A" w14:textId="77777777" w:rsidR="000B220A" w:rsidRPr="00ED2D36" w:rsidRDefault="00155E69">
          <w:pPr>
            <w:spacing w:line="360" w:lineRule="auto"/>
            <w:jc w:val="both"/>
            <w:rPr>
              <w:b/>
              <w:bCs/>
              <w:sz w:val="24"/>
            </w:rPr>
            <w:pPrChange w:id="901" w:author="SYLZ" w:date="2026-03-27T10:39:00Z">
              <w:pPr>
                <w:spacing w:line="480" w:lineRule="auto"/>
                <w:jc w:val="both"/>
              </w:pPr>
            </w:pPrChange>
          </w:pPr>
          <w:r w:rsidRPr="00027974">
            <w:rPr>
              <w:sz w:val="24"/>
            </w:rPr>
            <w:fldChar w:fldCharType="end"/>
          </w:r>
        </w:p>
      </w:sdtContent>
    </w:sdt>
    <w:p w14:paraId="7F970323" w14:textId="41269249" w:rsidR="000B220A" w:rsidRPr="00ED2D36" w:rsidRDefault="003E3B6D">
      <w:pPr>
        <w:pStyle w:val="1"/>
        <w:spacing w:before="249" w:line="360" w:lineRule="auto"/>
        <w:jc w:val="both"/>
        <w:rPr>
          <w:sz w:val="24"/>
        </w:rPr>
        <w:pPrChange w:id="902" w:author="SYLZ" w:date="2026-03-27T10:39:00Z">
          <w:pPr>
            <w:pStyle w:val="1"/>
            <w:spacing w:before="249" w:line="480" w:lineRule="auto"/>
            <w:jc w:val="both"/>
          </w:pPr>
        </w:pPrChange>
      </w:pPr>
      <w:bookmarkStart w:id="903" w:name="_Toc228955502"/>
      <w:ins w:id="904" w:author="SYLZ" w:date="2026-03-27T15:20:00Z">
        <w:r>
          <w:rPr>
            <w:rFonts w:eastAsiaTheme="minorEastAsia" w:hint="eastAsia"/>
            <w:sz w:val="24"/>
          </w:rPr>
          <w:t xml:space="preserve">Section 1 </w:t>
        </w:r>
      </w:ins>
      <w:r w:rsidR="00155E69" w:rsidRPr="00ED2D36">
        <w:rPr>
          <w:sz w:val="24"/>
        </w:rPr>
        <w:t xml:space="preserve">Introduction to the Automatic </w:t>
      </w:r>
      <w:del w:id="905" w:author="Yibin Jiang" w:date="2026-03-31T15:00:00Z">
        <w:r w:rsidR="00155E69" w:rsidRPr="00ED2D36" w:rsidDel="00BB6128">
          <w:rPr>
            <w:sz w:val="24"/>
          </w:rPr>
          <w:delText xml:space="preserve">Titration </w:delText>
        </w:r>
      </w:del>
      <w:ins w:id="906" w:author="Yibin Jiang" w:date="2026-03-31T15:00:00Z">
        <w:r w:rsidR="00BB6128">
          <w:rPr>
            <w:rFonts w:eastAsiaTheme="minorEastAsia" w:hint="eastAsia"/>
            <w:sz w:val="24"/>
          </w:rPr>
          <w:t>pH-Adjustment</w:t>
        </w:r>
        <w:r w:rsidR="00BB6128" w:rsidRPr="00ED2D36">
          <w:rPr>
            <w:sz w:val="24"/>
          </w:rPr>
          <w:t xml:space="preserve"> </w:t>
        </w:r>
      </w:ins>
      <w:r w:rsidR="00155E69" w:rsidRPr="00ED2D36">
        <w:rPr>
          <w:sz w:val="24"/>
        </w:rPr>
        <w:t>Device</w:t>
      </w:r>
      <w:bookmarkEnd w:id="903"/>
    </w:p>
    <w:p w14:paraId="5F605CBC" w14:textId="521B6997" w:rsidR="000B220A" w:rsidRPr="00ED2D36" w:rsidRDefault="00155E69">
      <w:pPr>
        <w:spacing w:line="360" w:lineRule="auto"/>
        <w:ind w:firstLineChars="200" w:firstLine="480"/>
        <w:jc w:val="both"/>
        <w:rPr>
          <w:sz w:val="24"/>
        </w:rPr>
        <w:pPrChange w:id="907" w:author="SYLZ" w:date="2026-03-27T10:39:00Z">
          <w:pPr>
            <w:spacing w:line="480" w:lineRule="auto"/>
            <w:ind w:firstLineChars="200" w:firstLine="480"/>
            <w:jc w:val="both"/>
          </w:pPr>
        </w:pPrChange>
      </w:pPr>
      <w:r w:rsidRPr="00ED2D36">
        <w:rPr>
          <w:sz w:val="24"/>
        </w:rPr>
        <w:t xml:space="preserve">As shown in </w:t>
      </w:r>
      <w:r w:rsidRPr="00ED2D36">
        <w:fldChar w:fldCharType="begin"/>
      </w:r>
      <w:r w:rsidRPr="00ED2D36">
        <w:instrText>HYPERLINK \l "FigS1"</w:instrText>
      </w:r>
      <w:r w:rsidRPr="00ED2D36">
        <w:fldChar w:fldCharType="separate"/>
      </w:r>
      <w:r w:rsidRPr="00ED2D36">
        <w:rPr>
          <w:rStyle w:val="af"/>
          <w:sz w:val="24"/>
        </w:rPr>
        <w:t>Figure S1</w:t>
      </w:r>
      <w:r w:rsidRPr="00ED2D36">
        <w:rPr>
          <w:rStyle w:val="af"/>
          <w:sz w:val="24"/>
        </w:rPr>
        <w:fldChar w:fldCharType="end"/>
      </w:r>
      <w:r w:rsidRPr="00ED2D36">
        <w:rPr>
          <w:sz w:val="24"/>
        </w:rPr>
        <w:t xml:space="preserve">, the solution to be </w:t>
      </w:r>
      <w:del w:id="908" w:author="Yibin Jiang" w:date="2026-03-31T15:04:00Z">
        <w:r w:rsidRPr="00ED2D36" w:rsidDel="00C014CB">
          <w:rPr>
            <w:sz w:val="24"/>
          </w:rPr>
          <w:delText xml:space="preserve">titrated </w:delText>
        </w:r>
      </w:del>
      <w:ins w:id="909" w:author="Yibin Jiang" w:date="2026-03-31T15:04:00Z">
        <w:r w:rsidR="00C014CB">
          <w:rPr>
            <w:rFonts w:eastAsiaTheme="minorEastAsia" w:hint="eastAsia"/>
            <w:sz w:val="24"/>
          </w:rPr>
          <w:t>adjusted</w:t>
        </w:r>
        <w:r w:rsidR="00C014CB" w:rsidRPr="00ED2D36">
          <w:rPr>
            <w:sz w:val="24"/>
          </w:rPr>
          <w:t xml:space="preserve"> </w:t>
        </w:r>
      </w:ins>
      <w:r w:rsidRPr="00ED2D36">
        <w:rPr>
          <w:sz w:val="24"/>
        </w:rPr>
        <w:t xml:space="preserve">was contained in a three-necked flask. The left neck was connected to a nitrogen gas inlet, which generated bubbles in the solution to facilitate stirring. The central neck was fitted with a pH probe to monitor </w:t>
      </w:r>
      <w:r w:rsidRPr="00ED2D36">
        <w:rPr>
          <w:sz w:val="24"/>
        </w:rPr>
        <w:lastRenderedPageBreak/>
        <w:t>the solution’s pH value. The right neck was connected to the reagent delivery tubing.</w:t>
      </w:r>
    </w:p>
    <w:p w14:paraId="0ED27E6D" w14:textId="0886DFA6" w:rsidR="000B220A" w:rsidRPr="00ED2D36" w:rsidRDefault="00155E69">
      <w:pPr>
        <w:spacing w:line="360" w:lineRule="auto"/>
        <w:ind w:firstLineChars="200" w:firstLine="480"/>
        <w:jc w:val="both"/>
        <w:rPr>
          <w:sz w:val="24"/>
        </w:rPr>
        <w:pPrChange w:id="910" w:author="SYLZ" w:date="2026-03-27T10:39:00Z">
          <w:pPr>
            <w:spacing w:line="480" w:lineRule="auto"/>
            <w:ind w:firstLineChars="200" w:firstLine="480"/>
            <w:jc w:val="both"/>
          </w:pPr>
        </w:pPrChange>
      </w:pPr>
      <w:r w:rsidRPr="00ED2D36">
        <w:rPr>
          <w:rFonts w:eastAsia="宋体"/>
          <w:sz w:val="24"/>
        </w:rPr>
        <w:t xml:space="preserve">During the </w:t>
      </w:r>
      <w:del w:id="911" w:author="Yibin Jiang" w:date="2026-03-31T15:04:00Z">
        <w:r w:rsidRPr="00ED2D36" w:rsidDel="00E20F99">
          <w:rPr>
            <w:rFonts w:eastAsia="宋体"/>
            <w:sz w:val="24"/>
          </w:rPr>
          <w:delText>titration</w:delText>
        </w:r>
      </w:del>
      <w:ins w:id="912" w:author="Yibin Jiang" w:date="2026-03-31T15:04:00Z">
        <w:r w:rsidR="00E20F99">
          <w:rPr>
            <w:rFonts w:eastAsia="宋体" w:hint="eastAsia"/>
            <w:sz w:val="24"/>
          </w:rPr>
          <w:t>pH-adjustment</w:t>
        </w:r>
      </w:ins>
      <w:r w:rsidRPr="00ED2D36">
        <w:rPr>
          <w:rFonts w:eastAsia="宋体"/>
          <w:sz w:val="24"/>
        </w:rPr>
        <w:t>, t</w:t>
      </w:r>
      <w:r w:rsidRPr="00ED2D36">
        <w:rPr>
          <w:sz w:val="24"/>
        </w:rPr>
        <w:t xml:space="preserve">he control algorithm determined the </w:t>
      </w:r>
      <w:del w:id="913" w:author="Yibin Jiang" w:date="2026-03-31T15:04:00Z">
        <w:r w:rsidRPr="00ED2D36" w:rsidDel="009352A0">
          <w:rPr>
            <w:sz w:val="24"/>
          </w:rPr>
          <w:delText xml:space="preserve">titration </w:delText>
        </w:r>
      </w:del>
      <w:ins w:id="914" w:author="Yibin Jiang" w:date="2026-03-31T15:04:00Z">
        <w:r w:rsidR="009352A0">
          <w:rPr>
            <w:rFonts w:eastAsiaTheme="minorEastAsia" w:hint="eastAsia"/>
            <w:sz w:val="24"/>
          </w:rPr>
          <w:t>reagent</w:t>
        </w:r>
        <w:r w:rsidR="009352A0" w:rsidRPr="00ED2D36">
          <w:rPr>
            <w:sz w:val="24"/>
          </w:rPr>
          <w:t xml:space="preserve"> </w:t>
        </w:r>
      </w:ins>
      <w:r w:rsidRPr="00ED2D36">
        <w:rPr>
          <w:sz w:val="24"/>
        </w:rPr>
        <w:t>volume</w:t>
      </w:r>
      <w:ins w:id="915" w:author="Yibin Jiang" w:date="2026-03-31T15:04:00Z">
        <w:r w:rsidR="009352A0">
          <w:rPr>
            <w:rFonts w:eastAsiaTheme="minorEastAsia" w:hint="eastAsia"/>
            <w:sz w:val="24"/>
          </w:rPr>
          <w:t>/type</w:t>
        </w:r>
      </w:ins>
      <w:r w:rsidRPr="00ED2D36">
        <w:rPr>
          <w:sz w:val="24"/>
        </w:rPr>
        <w:t>, and a syringe pump delivered the required reagent. After each addition, the system waited until thorough mixing and reaction completion. The pH value was recorded, and the algorithm generated a state vector to calculate the next reagent volume. When consecutive reagent additions involved different chemicals, the syringe pump was cleaned by flushing three times with 10 mL of water, with the waste solution discharged into a waste collection bottle, followed by a single rinse with 5 mL of the subsequent reagent to prevent cross-contamination. This procedure ensured precise pH control and minimized unwanted interactions between reagents.</w:t>
      </w:r>
    </w:p>
    <w:p w14:paraId="3C48E52E" w14:textId="48E65A91" w:rsidR="000B220A" w:rsidRPr="00ED2D36" w:rsidRDefault="00636358">
      <w:pPr>
        <w:spacing w:line="360" w:lineRule="auto"/>
        <w:ind w:firstLineChars="200" w:firstLine="480"/>
        <w:jc w:val="both"/>
        <w:rPr>
          <w:sz w:val="24"/>
        </w:rPr>
        <w:pPrChange w:id="916" w:author="SYLZ" w:date="2026-03-27T10:39:00Z">
          <w:pPr>
            <w:spacing w:line="480" w:lineRule="auto"/>
            <w:ind w:firstLineChars="200" w:firstLine="480"/>
            <w:jc w:val="both"/>
          </w:pPr>
        </w:pPrChange>
      </w:pPr>
      <w:r w:rsidRPr="00ED2D36">
        <w:rPr>
          <w:noProof/>
          <w:sz w:val="24"/>
          <w14:ligatures w14:val="none"/>
        </w:rPr>
        <w:drawing>
          <wp:inline distT="0" distB="0" distL="0" distR="0" wp14:anchorId="0D82C034" wp14:editId="51ACB966">
            <wp:extent cx="5274310" cy="275082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750820"/>
                    </a:xfrm>
                    <a:prstGeom prst="rect">
                      <a:avLst/>
                    </a:prstGeom>
                  </pic:spPr>
                </pic:pic>
              </a:graphicData>
            </a:graphic>
          </wp:inline>
        </w:drawing>
      </w:r>
      <w:commentRangeStart w:id="917"/>
      <w:commentRangeStart w:id="918"/>
      <w:commentRangeStart w:id="919"/>
    </w:p>
    <w:p w14:paraId="538CD76C" w14:textId="583A8F69" w:rsidR="000B220A" w:rsidRPr="00ED2D36" w:rsidRDefault="00155E69">
      <w:pPr>
        <w:spacing w:line="360" w:lineRule="auto"/>
        <w:jc w:val="both"/>
        <w:rPr>
          <w:sz w:val="24"/>
        </w:rPr>
        <w:pPrChange w:id="920" w:author="SYLZ" w:date="2026-03-27T10:39:00Z">
          <w:pPr>
            <w:spacing w:line="480" w:lineRule="auto"/>
            <w:jc w:val="both"/>
          </w:pPr>
        </w:pPrChange>
      </w:pPr>
      <w:bookmarkStart w:id="921" w:name="FigS1"/>
      <w:r w:rsidRPr="00ED2D36">
        <w:rPr>
          <w:b/>
          <w:bCs/>
          <w:sz w:val="24"/>
        </w:rPr>
        <w:t>Figure S1</w:t>
      </w:r>
      <w:bookmarkEnd w:id="921"/>
      <w:r w:rsidRPr="00ED2D36">
        <w:rPr>
          <w:b/>
          <w:bCs/>
          <w:sz w:val="24"/>
        </w:rPr>
        <w:t>.</w:t>
      </w:r>
      <w:r w:rsidRPr="00ED2D36">
        <w:rPr>
          <w:sz w:val="24"/>
        </w:rPr>
        <w:t xml:space="preserve"> Photographs of the automatic </w:t>
      </w:r>
      <w:del w:id="922" w:author="Yibin Jiang" w:date="2026-03-31T15:19:00Z">
        <w:r w:rsidRPr="00ED2D36" w:rsidDel="00F53E29">
          <w:rPr>
            <w:sz w:val="24"/>
          </w:rPr>
          <w:delText xml:space="preserve">titration </w:delText>
        </w:r>
      </w:del>
      <w:ins w:id="923" w:author="Yibin Jiang" w:date="2026-03-31T15:19:00Z">
        <w:r w:rsidR="00F53E29">
          <w:rPr>
            <w:rFonts w:eastAsiaTheme="minorEastAsia" w:hint="eastAsia"/>
            <w:sz w:val="24"/>
          </w:rPr>
          <w:t>pH-adjustment</w:t>
        </w:r>
        <w:r w:rsidR="00F53E29" w:rsidRPr="00ED2D36">
          <w:rPr>
            <w:sz w:val="24"/>
          </w:rPr>
          <w:t xml:space="preserve"> </w:t>
        </w:r>
      </w:ins>
      <w:r w:rsidRPr="00ED2D36">
        <w:rPr>
          <w:sz w:val="24"/>
        </w:rPr>
        <w:t>device and its cleaning strategy during the dispensing of different reagents.</w:t>
      </w:r>
      <w:commentRangeEnd w:id="917"/>
      <w:r w:rsidRPr="00ED2D36">
        <w:rPr>
          <w:sz w:val="24"/>
        </w:rPr>
        <w:commentReference w:id="917"/>
      </w:r>
      <w:commentRangeEnd w:id="918"/>
      <w:r w:rsidRPr="00ED2D36">
        <w:rPr>
          <w:sz w:val="24"/>
        </w:rPr>
        <w:commentReference w:id="918"/>
      </w:r>
      <w:commentRangeEnd w:id="919"/>
      <w:r w:rsidRPr="00ED2D36">
        <w:rPr>
          <w:sz w:val="24"/>
        </w:rPr>
        <w:commentReference w:id="919"/>
      </w:r>
    </w:p>
    <w:p w14:paraId="36A35D81" w14:textId="33C91178" w:rsidR="000B220A" w:rsidRPr="00ED2D36" w:rsidRDefault="003E3B6D">
      <w:pPr>
        <w:pStyle w:val="1"/>
        <w:spacing w:before="249" w:line="360" w:lineRule="auto"/>
        <w:jc w:val="both"/>
        <w:rPr>
          <w:sz w:val="24"/>
        </w:rPr>
        <w:pPrChange w:id="924" w:author="SYLZ" w:date="2026-03-27T10:39:00Z">
          <w:pPr>
            <w:pStyle w:val="1"/>
            <w:spacing w:before="249" w:line="480" w:lineRule="auto"/>
            <w:jc w:val="both"/>
          </w:pPr>
        </w:pPrChange>
      </w:pPr>
      <w:bookmarkStart w:id="925" w:name="_Toc228955503"/>
      <w:ins w:id="926" w:author="SYLZ" w:date="2026-03-27T15:20:00Z">
        <w:r>
          <w:rPr>
            <w:rFonts w:eastAsiaTheme="minorEastAsia" w:hint="eastAsia"/>
            <w:sz w:val="24"/>
          </w:rPr>
          <w:t xml:space="preserve">Section 2 </w:t>
        </w:r>
      </w:ins>
      <w:r w:rsidR="00155E69" w:rsidRPr="00ED2D36">
        <w:rPr>
          <w:sz w:val="24"/>
        </w:rPr>
        <w:t>Chemical Reagents</w:t>
      </w:r>
      <w:bookmarkEnd w:id="925"/>
    </w:p>
    <w:p w14:paraId="1D69564E" w14:textId="191CCCE4" w:rsidR="000B220A" w:rsidRPr="00ED2D36" w:rsidRDefault="00155E69">
      <w:pPr>
        <w:spacing w:line="360" w:lineRule="auto"/>
        <w:jc w:val="both"/>
        <w:rPr>
          <w:rFonts w:eastAsiaTheme="minorEastAsia"/>
          <w:sz w:val="24"/>
        </w:rPr>
        <w:pPrChange w:id="927" w:author="SYLZ" w:date="2026-03-27T10:39:00Z">
          <w:pPr>
            <w:spacing w:line="480" w:lineRule="auto"/>
            <w:jc w:val="both"/>
          </w:pPr>
        </w:pPrChange>
      </w:pPr>
      <w:r w:rsidRPr="00ED2D36">
        <w:rPr>
          <w:sz w:val="24"/>
        </w:rPr>
        <w:t xml:space="preserve">All aqueous stock solutions were made using Type I ultrapure water (18.2 </w:t>
      </w:r>
      <w:proofErr w:type="spellStart"/>
      <w:r w:rsidRPr="00ED2D36">
        <w:rPr>
          <w:sz w:val="24"/>
        </w:rPr>
        <w:t>MΩ•cm</w:t>
      </w:r>
      <w:proofErr w:type="spellEnd"/>
      <w:r w:rsidRPr="00ED2D36">
        <w:rPr>
          <w:sz w:val="24"/>
        </w:rPr>
        <w:t>)</w:t>
      </w:r>
    </w:p>
    <w:p w14:paraId="0DEE7476" w14:textId="4001E899" w:rsidR="000B220A" w:rsidRPr="00ED2D36" w:rsidRDefault="00155E69">
      <w:pPr>
        <w:spacing w:line="360" w:lineRule="auto"/>
        <w:jc w:val="both"/>
        <w:rPr>
          <w:rFonts w:eastAsiaTheme="minorEastAsia"/>
          <w:b/>
          <w:bCs/>
          <w:sz w:val="24"/>
        </w:rPr>
        <w:pPrChange w:id="928" w:author="SYLZ" w:date="2026-03-27T10:39:00Z">
          <w:pPr>
            <w:spacing w:line="480" w:lineRule="auto"/>
            <w:jc w:val="both"/>
          </w:pPr>
        </w:pPrChange>
      </w:pPr>
      <w:r w:rsidRPr="00ED2D36">
        <w:rPr>
          <w:rFonts w:eastAsiaTheme="minorEastAsia"/>
          <w:b/>
          <w:bCs/>
          <w:sz w:val="24"/>
        </w:rPr>
        <w:t xml:space="preserve">Base </w:t>
      </w:r>
      <w:del w:id="929" w:author="Yibin Jiang" w:date="2026-03-27T13:20:00Z">
        <w:r w:rsidRPr="00ED2D36" w:rsidDel="006711D4">
          <w:rPr>
            <w:rFonts w:eastAsiaTheme="minorEastAsia"/>
            <w:b/>
            <w:bCs/>
            <w:sz w:val="24"/>
          </w:rPr>
          <w:delText xml:space="preserve">&amp; </w:delText>
        </w:r>
      </w:del>
      <w:ins w:id="930" w:author="Yibin Jiang" w:date="2026-03-27T13:20:00Z">
        <w:r w:rsidR="006711D4" w:rsidRPr="00ED2D36">
          <w:rPr>
            <w:rFonts w:eastAsiaTheme="minorEastAsia"/>
            <w:b/>
            <w:bCs/>
            <w:sz w:val="24"/>
          </w:rPr>
          <w:t xml:space="preserve">and </w:t>
        </w:r>
      </w:ins>
      <w:del w:id="931" w:author="Yibin Jiang" w:date="2026-03-27T13:20:00Z">
        <w:r w:rsidRPr="00ED2D36" w:rsidDel="006711D4">
          <w:rPr>
            <w:rFonts w:eastAsiaTheme="minorEastAsia"/>
            <w:b/>
            <w:bCs/>
            <w:sz w:val="24"/>
          </w:rPr>
          <w:delText xml:space="preserve">acid </w:delText>
        </w:r>
      </w:del>
      <w:ins w:id="932" w:author="Yibin Jiang" w:date="2026-03-27T13:20:00Z">
        <w:r w:rsidR="006711D4" w:rsidRPr="00ED2D36">
          <w:rPr>
            <w:rFonts w:eastAsiaTheme="minorEastAsia"/>
            <w:b/>
            <w:bCs/>
            <w:sz w:val="24"/>
          </w:rPr>
          <w:t xml:space="preserve">Acid </w:t>
        </w:r>
      </w:ins>
      <w:r w:rsidRPr="00ED2D36">
        <w:rPr>
          <w:rFonts w:eastAsiaTheme="minorEastAsia"/>
          <w:b/>
          <w:bCs/>
          <w:sz w:val="24"/>
        </w:rPr>
        <w:t>used for pH Adjustment</w:t>
      </w:r>
    </w:p>
    <w:p w14:paraId="30BE97BB" w14:textId="77777777" w:rsidR="000B220A" w:rsidRPr="00ED2D36" w:rsidRDefault="00155E69">
      <w:pPr>
        <w:spacing w:after="0" w:line="360" w:lineRule="auto"/>
        <w:jc w:val="both"/>
        <w:rPr>
          <w:sz w:val="24"/>
        </w:rPr>
        <w:pPrChange w:id="933" w:author="SYLZ" w:date="2026-03-27T10:39:00Z">
          <w:pPr>
            <w:spacing w:after="0" w:line="480" w:lineRule="auto"/>
            <w:jc w:val="both"/>
          </w:pPr>
        </w:pPrChange>
      </w:pPr>
      <w:r w:rsidRPr="00ED2D36">
        <w:rPr>
          <w:sz w:val="24"/>
        </w:rPr>
        <w:t>Hydrochloric acid, 36~38%,</w:t>
      </w:r>
      <w:r w:rsidRPr="00ED2D36">
        <w:rPr>
          <w:rFonts w:eastAsia="宋体"/>
          <w:sz w:val="24"/>
        </w:rPr>
        <w:t xml:space="preserve"> </w:t>
      </w:r>
      <w:r w:rsidRPr="00ED2D36">
        <w:rPr>
          <w:sz w:val="24"/>
        </w:rPr>
        <w:t>Sinopharm Chemical Reagent Co., HCl</w:t>
      </w:r>
    </w:p>
    <w:p w14:paraId="15D25DCC" w14:textId="77777777" w:rsidR="000B220A" w:rsidRPr="00ED2D36" w:rsidRDefault="00155E69">
      <w:pPr>
        <w:spacing w:line="360" w:lineRule="auto"/>
        <w:jc w:val="both"/>
        <w:rPr>
          <w:sz w:val="24"/>
        </w:rPr>
        <w:pPrChange w:id="934" w:author="SYLZ" w:date="2026-03-27T10:39:00Z">
          <w:pPr>
            <w:spacing w:line="480" w:lineRule="auto"/>
            <w:jc w:val="both"/>
          </w:pPr>
        </w:pPrChange>
      </w:pPr>
      <w:r w:rsidRPr="00ED2D36">
        <w:rPr>
          <w:rFonts w:eastAsiaTheme="minorEastAsia"/>
          <w:sz w:val="24"/>
        </w:rPr>
        <w:t>N</w:t>
      </w:r>
      <w:r w:rsidRPr="00ED2D36">
        <w:rPr>
          <w:sz w:val="24"/>
        </w:rPr>
        <w:t xml:space="preserve">itric acid </w:t>
      </w:r>
      <w:r w:rsidRPr="00ED2D36">
        <w:rPr>
          <w:rFonts w:eastAsiaTheme="minorEastAsia"/>
          <w:sz w:val="24"/>
        </w:rPr>
        <w:t>68</w:t>
      </w:r>
      <w:r w:rsidRPr="00ED2D36">
        <w:rPr>
          <w:sz w:val="24"/>
        </w:rPr>
        <w:t>%, Sinopharm Chemical Reagent Co., H</w:t>
      </w:r>
      <w:r w:rsidRPr="00ED2D36">
        <w:rPr>
          <w:rFonts w:eastAsiaTheme="minorEastAsia"/>
          <w:sz w:val="24"/>
        </w:rPr>
        <w:t>NO</w:t>
      </w:r>
      <w:r w:rsidRPr="00ED2D36">
        <w:rPr>
          <w:rFonts w:eastAsiaTheme="minorEastAsia"/>
          <w:sz w:val="24"/>
          <w:vertAlign w:val="subscript"/>
        </w:rPr>
        <w:t>3</w:t>
      </w:r>
    </w:p>
    <w:p w14:paraId="030FAAAD" w14:textId="77777777" w:rsidR="000B220A" w:rsidRPr="00ED2D36" w:rsidRDefault="00155E69">
      <w:pPr>
        <w:spacing w:line="360" w:lineRule="auto"/>
        <w:jc w:val="both"/>
        <w:rPr>
          <w:sz w:val="24"/>
        </w:rPr>
        <w:pPrChange w:id="935" w:author="SYLZ" w:date="2026-03-27T10:39:00Z">
          <w:pPr>
            <w:spacing w:line="480" w:lineRule="auto"/>
            <w:jc w:val="both"/>
          </w:pPr>
        </w:pPrChange>
      </w:pPr>
      <w:r w:rsidRPr="00ED2D36">
        <w:rPr>
          <w:rFonts w:eastAsiaTheme="minorEastAsia"/>
          <w:sz w:val="24"/>
        </w:rPr>
        <w:lastRenderedPageBreak/>
        <w:t>S</w:t>
      </w:r>
      <w:r w:rsidRPr="00ED2D36">
        <w:rPr>
          <w:sz w:val="24"/>
        </w:rPr>
        <w:t xml:space="preserve">odium hydroxide </w:t>
      </w:r>
      <w:r w:rsidRPr="00ED2D36">
        <w:rPr>
          <w:rFonts w:eastAsiaTheme="minorEastAsia"/>
          <w:sz w:val="24"/>
        </w:rPr>
        <w:t>≥99</w:t>
      </w:r>
      <w:r w:rsidRPr="00ED2D36">
        <w:rPr>
          <w:sz w:val="24"/>
        </w:rPr>
        <w:t xml:space="preserve">%, Sinopharm Chemical Reagent Co., </w:t>
      </w:r>
      <w:r w:rsidRPr="00ED2D36">
        <w:rPr>
          <w:rFonts w:eastAsiaTheme="minorEastAsia"/>
          <w:sz w:val="24"/>
        </w:rPr>
        <w:t>NaOH</w:t>
      </w:r>
    </w:p>
    <w:p w14:paraId="1A2361C9" w14:textId="5C401204" w:rsidR="000B220A" w:rsidRPr="00ED2D36" w:rsidRDefault="00155E69">
      <w:pPr>
        <w:spacing w:line="360" w:lineRule="auto"/>
        <w:jc w:val="both"/>
        <w:rPr>
          <w:rFonts w:eastAsiaTheme="minorEastAsia"/>
          <w:b/>
          <w:bCs/>
          <w:sz w:val="24"/>
        </w:rPr>
        <w:pPrChange w:id="936" w:author="SYLZ" w:date="2026-03-27T10:39:00Z">
          <w:pPr>
            <w:spacing w:line="480" w:lineRule="auto"/>
            <w:jc w:val="both"/>
          </w:pPr>
        </w:pPrChange>
      </w:pPr>
      <w:r w:rsidRPr="00ED2D36">
        <w:rPr>
          <w:rFonts w:eastAsiaTheme="minorEastAsia"/>
          <w:b/>
          <w:bCs/>
          <w:sz w:val="24"/>
        </w:rPr>
        <w:t xml:space="preserve">Buffer </w:t>
      </w:r>
      <w:del w:id="937" w:author="Yibin Jiang" w:date="2026-03-27T13:20:00Z">
        <w:r w:rsidRPr="00ED2D36" w:rsidDel="005E601C">
          <w:rPr>
            <w:rFonts w:eastAsiaTheme="minorEastAsia"/>
            <w:b/>
            <w:bCs/>
            <w:sz w:val="24"/>
          </w:rPr>
          <w:delText xml:space="preserve">solution </w:delText>
        </w:r>
      </w:del>
      <w:ins w:id="938" w:author="Yibin Jiang" w:date="2026-03-27T13:20:00Z">
        <w:r w:rsidR="005E601C" w:rsidRPr="00ED2D36">
          <w:rPr>
            <w:rFonts w:eastAsiaTheme="minorEastAsia"/>
            <w:b/>
            <w:bCs/>
            <w:sz w:val="24"/>
          </w:rPr>
          <w:t xml:space="preserve">Solution </w:t>
        </w:r>
      </w:ins>
      <w:r w:rsidRPr="00ED2D36">
        <w:rPr>
          <w:rFonts w:eastAsiaTheme="minorEastAsia"/>
          <w:b/>
          <w:bCs/>
          <w:sz w:val="24"/>
        </w:rPr>
        <w:t xml:space="preserve">for </w:t>
      </w:r>
      <w:del w:id="939" w:author="Yibin Jiang" w:date="2026-03-27T13:20:00Z">
        <w:r w:rsidRPr="00ED2D36" w:rsidDel="005E601C">
          <w:rPr>
            <w:rFonts w:eastAsiaTheme="minorEastAsia"/>
            <w:b/>
            <w:bCs/>
            <w:sz w:val="24"/>
          </w:rPr>
          <w:delText>calibration</w:delText>
        </w:r>
      </w:del>
      <w:ins w:id="940" w:author="Yibin Jiang" w:date="2026-03-27T13:20:00Z">
        <w:r w:rsidR="005E601C" w:rsidRPr="00ED2D36">
          <w:rPr>
            <w:rFonts w:eastAsiaTheme="minorEastAsia"/>
            <w:b/>
            <w:bCs/>
            <w:sz w:val="24"/>
          </w:rPr>
          <w:t>Calibration</w:t>
        </w:r>
      </w:ins>
    </w:p>
    <w:p w14:paraId="73F0A513" w14:textId="09D01AFB" w:rsidR="000B220A" w:rsidRPr="00ED2D36" w:rsidRDefault="00155E69">
      <w:pPr>
        <w:spacing w:line="360" w:lineRule="auto"/>
        <w:jc w:val="both"/>
        <w:rPr>
          <w:sz w:val="24"/>
        </w:rPr>
        <w:pPrChange w:id="941" w:author="SYLZ" w:date="2026-03-27T10:39:00Z">
          <w:pPr>
            <w:spacing w:line="480" w:lineRule="auto"/>
            <w:jc w:val="both"/>
          </w:pPr>
        </w:pPrChange>
      </w:pPr>
      <w:r w:rsidRPr="00ED2D36">
        <w:rPr>
          <w:rFonts w:eastAsiaTheme="minorEastAsia"/>
          <w:sz w:val="24"/>
        </w:rPr>
        <w:t>P</w:t>
      </w:r>
      <w:r w:rsidRPr="00ED2D36">
        <w:rPr>
          <w:sz w:val="24"/>
        </w:rPr>
        <w:t>otassium acid phthalate</w:t>
      </w:r>
      <w:r w:rsidRPr="00ED2D36">
        <w:rPr>
          <w:rFonts w:eastAsiaTheme="minorEastAsia"/>
          <w:sz w:val="24"/>
        </w:rPr>
        <w:t>, ≥99</w:t>
      </w:r>
      <w:r w:rsidRPr="00ED2D36">
        <w:rPr>
          <w:sz w:val="24"/>
        </w:rPr>
        <w:t>%,</w:t>
      </w:r>
      <w:r w:rsidRPr="00ED2D36">
        <w:rPr>
          <w:rFonts w:eastAsia="宋体"/>
          <w:sz w:val="24"/>
        </w:rPr>
        <w:t xml:space="preserve"> </w:t>
      </w:r>
      <w:r w:rsidRPr="00ED2D36">
        <w:rPr>
          <w:rFonts w:eastAsiaTheme="minorEastAsia"/>
          <w:sz w:val="24"/>
        </w:rPr>
        <w:t>Shanghai Lei-Ci SA Scientific instrument Co., Ltd,</w:t>
      </w:r>
      <w:r w:rsidRPr="00ED2D36">
        <w:rPr>
          <w:i/>
          <w:iCs/>
          <w:color w:val="1A1C1E"/>
          <w:sz w:val="24"/>
          <w:shd w:val="clear" w:color="auto" w:fill="FFFFFF"/>
        </w:rPr>
        <w:t xml:space="preserve"> </w:t>
      </w:r>
      <w:r w:rsidRPr="00ED2D36">
        <w:rPr>
          <w:rFonts w:eastAsiaTheme="minorEastAsia"/>
          <w:sz w:val="24"/>
        </w:rPr>
        <w:t>KHC</w:t>
      </w:r>
      <w:r w:rsidRPr="00ED2D36">
        <w:rPr>
          <w:rFonts w:eastAsiaTheme="minorEastAsia"/>
          <w:sz w:val="24"/>
          <w:vertAlign w:val="subscript"/>
        </w:rPr>
        <w:t>8</w:t>
      </w:r>
      <w:r w:rsidRPr="00ED2D36">
        <w:rPr>
          <w:rFonts w:eastAsiaTheme="minorEastAsia"/>
          <w:sz w:val="24"/>
        </w:rPr>
        <w:t>H</w:t>
      </w:r>
      <w:r w:rsidRPr="00ED2D36">
        <w:rPr>
          <w:rFonts w:eastAsiaTheme="minorEastAsia"/>
          <w:sz w:val="24"/>
          <w:vertAlign w:val="subscript"/>
        </w:rPr>
        <w:t>4</w:t>
      </w:r>
      <w:r w:rsidRPr="00ED2D36">
        <w:rPr>
          <w:rFonts w:eastAsiaTheme="minorEastAsia"/>
          <w:sz w:val="24"/>
        </w:rPr>
        <w:t>O</w:t>
      </w:r>
      <w:r w:rsidRPr="00ED2D36">
        <w:rPr>
          <w:rFonts w:eastAsiaTheme="minorEastAsia"/>
          <w:sz w:val="24"/>
          <w:vertAlign w:val="subscript"/>
        </w:rPr>
        <w:t>4</w:t>
      </w:r>
    </w:p>
    <w:p w14:paraId="6C2E1FF0" w14:textId="3482D0DF" w:rsidR="000B220A" w:rsidRPr="00ED2D36" w:rsidRDefault="00155E69">
      <w:pPr>
        <w:spacing w:line="360" w:lineRule="auto"/>
        <w:jc w:val="both"/>
        <w:rPr>
          <w:sz w:val="24"/>
        </w:rPr>
        <w:pPrChange w:id="942" w:author="SYLZ" w:date="2026-03-27T10:39:00Z">
          <w:pPr>
            <w:spacing w:line="480" w:lineRule="auto"/>
            <w:jc w:val="both"/>
          </w:pPr>
        </w:pPrChange>
      </w:pPr>
      <w:r w:rsidRPr="00ED2D36">
        <w:rPr>
          <w:rFonts w:eastAsiaTheme="minorEastAsia"/>
          <w:sz w:val="24"/>
        </w:rPr>
        <w:t>Mixed phosphate, ≥99</w:t>
      </w:r>
      <w:r w:rsidRPr="00ED2D36">
        <w:rPr>
          <w:sz w:val="24"/>
        </w:rPr>
        <w:t>%,</w:t>
      </w:r>
      <w:r w:rsidRPr="00ED2D36">
        <w:rPr>
          <w:rFonts w:eastAsia="宋体"/>
          <w:sz w:val="24"/>
        </w:rPr>
        <w:t xml:space="preserve"> </w:t>
      </w:r>
      <w:r w:rsidRPr="00ED2D36">
        <w:rPr>
          <w:rFonts w:eastAsiaTheme="minorEastAsia"/>
          <w:sz w:val="24"/>
        </w:rPr>
        <w:t>Shanghai Lei-Ci SA Scientific instrument Co., Ltd,</w:t>
      </w:r>
      <w:r w:rsidRPr="00ED2D36">
        <w:rPr>
          <w:i/>
          <w:iCs/>
          <w:color w:val="1A1C1E"/>
          <w:sz w:val="24"/>
          <w:shd w:val="clear" w:color="auto" w:fill="FFFFFF"/>
        </w:rPr>
        <w:t xml:space="preserve"> </w:t>
      </w:r>
      <w:r w:rsidRPr="00ED2D36">
        <w:rPr>
          <w:rFonts w:eastAsiaTheme="minorEastAsia"/>
          <w:sz w:val="24"/>
        </w:rPr>
        <w:t>Na</w:t>
      </w:r>
      <w:r w:rsidRPr="00ED2D36">
        <w:rPr>
          <w:rFonts w:eastAsiaTheme="minorEastAsia"/>
          <w:sz w:val="24"/>
          <w:vertAlign w:val="subscript"/>
        </w:rPr>
        <w:t>2</w:t>
      </w:r>
      <w:r w:rsidRPr="00ED2D36">
        <w:rPr>
          <w:rFonts w:eastAsiaTheme="minorEastAsia"/>
          <w:sz w:val="24"/>
        </w:rPr>
        <w:t>HPO</w:t>
      </w:r>
      <w:r w:rsidRPr="00ED2D36">
        <w:rPr>
          <w:rFonts w:eastAsiaTheme="minorEastAsia"/>
          <w:sz w:val="24"/>
          <w:vertAlign w:val="subscript"/>
        </w:rPr>
        <w:t>4</w:t>
      </w:r>
      <w:r w:rsidRPr="00ED2D36">
        <w:rPr>
          <w:rFonts w:eastAsiaTheme="minorEastAsia"/>
          <w:sz w:val="24"/>
        </w:rPr>
        <w:t xml:space="preserve"> &amp;</w:t>
      </w:r>
      <w:r w:rsidRPr="00ED2D36">
        <w:rPr>
          <w:color w:val="1A1C1E"/>
          <w:sz w:val="24"/>
          <w:shd w:val="clear" w:color="auto" w:fill="FFFFFF"/>
        </w:rPr>
        <w:t xml:space="preserve"> </w:t>
      </w:r>
      <w:r w:rsidRPr="00ED2D36">
        <w:rPr>
          <w:rFonts w:eastAsiaTheme="minorEastAsia"/>
          <w:sz w:val="24"/>
        </w:rPr>
        <w:t>KH</w:t>
      </w:r>
      <w:r w:rsidRPr="00ED2D36">
        <w:rPr>
          <w:rFonts w:eastAsiaTheme="minorEastAsia"/>
          <w:sz w:val="24"/>
          <w:vertAlign w:val="subscript"/>
        </w:rPr>
        <w:t>2</w:t>
      </w:r>
      <w:r w:rsidRPr="00ED2D36">
        <w:rPr>
          <w:rFonts w:eastAsiaTheme="minorEastAsia"/>
          <w:sz w:val="24"/>
        </w:rPr>
        <w:t>PO</w:t>
      </w:r>
      <w:r w:rsidRPr="00ED2D36">
        <w:rPr>
          <w:rFonts w:eastAsiaTheme="minorEastAsia"/>
          <w:sz w:val="24"/>
          <w:vertAlign w:val="subscript"/>
        </w:rPr>
        <w:t>4</w:t>
      </w:r>
    </w:p>
    <w:p w14:paraId="63A2DC08" w14:textId="74F0AA54" w:rsidR="000B220A" w:rsidRPr="00ED2D36" w:rsidRDefault="00155E69">
      <w:pPr>
        <w:spacing w:line="360" w:lineRule="auto"/>
        <w:jc w:val="both"/>
        <w:rPr>
          <w:sz w:val="24"/>
        </w:rPr>
        <w:pPrChange w:id="943" w:author="SYLZ" w:date="2026-03-27T10:39:00Z">
          <w:pPr>
            <w:spacing w:line="480" w:lineRule="auto"/>
            <w:jc w:val="both"/>
          </w:pPr>
        </w:pPrChange>
      </w:pPr>
      <w:r w:rsidRPr="00ED2D36">
        <w:rPr>
          <w:rFonts w:eastAsiaTheme="minorEastAsia"/>
          <w:sz w:val="24"/>
        </w:rPr>
        <w:t>Sodium Tetraborate Decahydrate, ≥99</w:t>
      </w:r>
      <w:r w:rsidRPr="00ED2D36">
        <w:rPr>
          <w:sz w:val="24"/>
        </w:rPr>
        <w:t>%,</w:t>
      </w:r>
      <w:r w:rsidRPr="00ED2D36">
        <w:rPr>
          <w:rFonts w:eastAsia="宋体"/>
          <w:sz w:val="24"/>
        </w:rPr>
        <w:t xml:space="preserve"> </w:t>
      </w:r>
      <w:r w:rsidRPr="00ED2D36">
        <w:rPr>
          <w:rFonts w:eastAsiaTheme="minorEastAsia"/>
          <w:sz w:val="24"/>
        </w:rPr>
        <w:t>Shanghai Lei-Ci SA Scientific instrument Co., Ltd,</w:t>
      </w:r>
      <w:r w:rsidRPr="00ED2D36">
        <w:rPr>
          <w:i/>
          <w:iCs/>
          <w:color w:val="1A1C1E"/>
          <w:sz w:val="24"/>
          <w:shd w:val="clear" w:color="auto" w:fill="FFFFFF"/>
        </w:rPr>
        <w:t xml:space="preserve"> </w:t>
      </w:r>
      <w:r w:rsidRPr="00ED2D36">
        <w:rPr>
          <w:rFonts w:eastAsiaTheme="minorEastAsia"/>
          <w:sz w:val="24"/>
        </w:rPr>
        <w:t>Na</w:t>
      </w:r>
      <w:r w:rsidRPr="00ED2D36">
        <w:rPr>
          <w:rFonts w:eastAsiaTheme="minorEastAsia"/>
          <w:sz w:val="24"/>
          <w:vertAlign w:val="subscript"/>
        </w:rPr>
        <w:t>2</w:t>
      </w:r>
      <w:r w:rsidRPr="00ED2D36">
        <w:rPr>
          <w:rFonts w:eastAsiaTheme="minorEastAsia"/>
          <w:sz w:val="24"/>
        </w:rPr>
        <w:t>B</w:t>
      </w:r>
      <w:r w:rsidRPr="00ED2D36">
        <w:rPr>
          <w:rFonts w:eastAsiaTheme="minorEastAsia"/>
          <w:sz w:val="24"/>
          <w:vertAlign w:val="subscript"/>
        </w:rPr>
        <w:t>4</w:t>
      </w:r>
      <w:r w:rsidRPr="00ED2D36">
        <w:rPr>
          <w:rFonts w:eastAsiaTheme="minorEastAsia"/>
          <w:sz w:val="24"/>
        </w:rPr>
        <w:t>O</w:t>
      </w:r>
      <w:r w:rsidRPr="00ED2D36">
        <w:rPr>
          <w:rFonts w:eastAsiaTheme="minorEastAsia"/>
          <w:sz w:val="24"/>
          <w:vertAlign w:val="subscript"/>
        </w:rPr>
        <w:t>7</w:t>
      </w:r>
      <w:r w:rsidRPr="00ED2D36">
        <w:rPr>
          <w:rFonts w:ascii="Cambria Math" w:eastAsia="MS Gothic" w:hAnsi="Cambria Math" w:cs="Cambria Math"/>
          <w:sz w:val="24"/>
        </w:rPr>
        <w:t>⋅</w:t>
      </w:r>
      <w:r w:rsidRPr="00ED2D36">
        <w:rPr>
          <w:rFonts w:eastAsiaTheme="minorEastAsia"/>
          <w:sz w:val="24"/>
        </w:rPr>
        <w:t>10H</w:t>
      </w:r>
      <w:r w:rsidRPr="00ED2D36">
        <w:rPr>
          <w:rFonts w:eastAsiaTheme="minorEastAsia"/>
          <w:sz w:val="24"/>
          <w:vertAlign w:val="subscript"/>
        </w:rPr>
        <w:t>2</w:t>
      </w:r>
      <w:r w:rsidRPr="00ED2D36">
        <w:rPr>
          <w:rFonts w:eastAsiaTheme="minorEastAsia"/>
          <w:sz w:val="24"/>
        </w:rPr>
        <w:t>O</w:t>
      </w:r>
    </w:p>
    <w:p w14:paraId="4CC9A4C4" w14:textId="77777777" w:rsidR="000B220A" w:rsidRPr="00ED2D36" w:rsidRDefault="00155E69">
      <w:pPr>
        <w:spacing w:line="360" w:lineRule="auto"/>
        <w:jc w:val="both"/>
        <w:rPr>
          <w:rFonts w:eastAsiaTheme="minorEastAsia"/>
          <w:b/>
          <w:bCs/>
          <w:sz w:val="24"/>
        </w:rPr>
        <w:pPrChange w:id="944" w:author="SYLZ" w:date="2026-03-27T10:39:00Z">
          <w:pPr>
            <w:spacing w:line="480" w:lineRule="auto"/>
            <w:jc w:val="both"/>
          </w:pPr>
        </w:pPrChange>
      </w:pPr>
      <w:r w:rsidRPr="00ED2D36">
        <w:rPr>
          <w:rFonts w:eastAsiaTheme="minorEastAsia"/>
          <w:b/>
          <w:bCs/>
          <w:sz w:val="24"/>
        </w:rPr>
        <w:t xml:space="preserve">Organic Solvent </w:t>
      </w:r>
    </w:p>
    <w:p w14:paraId="54DAA658" w14:textId="4FC34E27" w:rsidR="000B220A" w:rsidRPr="00ED2D36" w:rsidRDefault="00155E69">
      <w:pPr>
        <w:spacing w:after="0" w:line="360" w:lineRule="auto"/>
        <w:jc w:val="both"/>
        <w:rPr>
          <w:sz w:val="24"/>
        </w:rPr>
        <w:pPrChange w:id="945" w:author="SYLZ" w:date="2026-03-27T10:39:00Z">
          <w:pPr>
            <w:spacing w:after="0" w:line="480" w:lineRule="auto"/>
            <w:jc w:val="both"/>
          </w:pPr>
        </w:pPrChange>
      </w:pPr>
      <w:r w:rsidRPr="00ED2D36">
        <w:rPr>
          <w:sz w:val="24"/>
        </w:rPr>
        <w:t>Ethanol,</w:t>
      </w:r>
      <w:r w:rsidR="002111D5" w:rsidRPr="00ED2D36">
        <w:rPr>
          <w:sz w:val="24"/>
        </w:rPr>
        <w:t xml:space="preserve"> </w:t>
      </w:r>
      <w:r w:rsidRPr="00ED2D36">
        <w:rPr>
          <w:sz w:val="24"/>
        </w:rPr>
        <w:t>≥ 99.7%, Sinopharm Chemical Reagent Co., Ltd, C</w:t>
      </w:r>
      <w:r w:rsidRPr="00ED2D36">
        <w:rPr>
          <w:rFonts w:eastAsiaTheme="minorEastAsia"/>
          <w:sz w:val="24"/>
        </w:rPr>
        <w:t>2</w:t>
      </w:r>
      <w:r w:rsidRPr="00ED2D36">
        <w:rPr>
          <w:sz w:val="24"/>
        </w:rPr>
        <w:t>H</w:t>
      </w:r>
      <w:r w:rsidRPr="00ED2D36">
        <w:rPr>
          <w:rFonts w:eastAsiaTheme="minorEastAsia"/>
          <w:sz w:val="24"/>
        </w:rPr>
        <w:t>5</w:t>
      </w:r>
      <w:r w:rsidRPr="00ED2D36">
        <w:rPr>
          <w:sz w:val="24"/>
        </w:rPr>
        <w:t>OH</w:t>
      </w:r>
    </w:p>
    <w:p w14:paraId="2D33620C" w14:textId="77777777" w:rsidR="000B220A" w:rsidRPr="00ED2D36" w:rsidRDefault="00155E69">
      <w:pPr>
        <w:pStyle w:val="af0"/>
        <w:spacing w:after="0" w:line="360" w:lineRule="auto"/>
        <w:jc w:val="both"/>
        <w:rPr>
          <w:rFonts w:ascii="Times New Roman" w:hAnsi="Times New Roman" w:cs="Times New Roman"/>
        </w:rPr>
        <w:pPrChange w:id="946" w:author="SYLZ" w:date="2026-03-27T10:39:00Z">
          <w:pPr>
            <w:pStyle w:val="af0"/>
            <w:spacing w:after="0" w:line="480" w:lineRule="auto"/>
            <w:jc w:val="both"/>
          </w:pPr>
        </w:pPrChange>
      </w:pPr>
      <w:r w:rsidRPr="00ED2D36">
        <w:rPr>
          <w:rFonts w:ascii="Times New Roman" w:eastAsia="Times New Roman" w:hAnsi="Times New Roman" w:cs="Times New Roman"/>
          <w:color w:val="000000"/>
          <w:kern w:val="2"/>
          <w14:ligatures w14:val="standardContextual"/>
        </w:rPr>
        <w:t>Diethyl Ether</w:t>
      </w:r>
      <w:r w:rsidRPr="00ED2D36">
        <w:rPr>
          <w:rFonts w:ascii="Times New Roman" w:eastAsia="Times New Roman" w:hAnsi="Times New Roman" w:cs="Times New Roman"/>
          <w:kern w:val="2"/>
          <w14:ligatures w14:val="standardContextual"/>
        </w:rPr>
        <w:t xml:space="preserve">, ≥ 99.7%, </w:t>
      </w:r>
      <w:r w:rsidRPr="00ED2D36">
        <w:rPr>
          <w:rFonts w:ascii="Times New Roman" w:hAnsi="Times New Roman" w:cs="Times New Roman"/>
        </w:rPr>
        <w:t xml:space="preserve">Sinopharm Chemical Reagent Co., Ltd, </w:t>
      </w:r>
      <w:r w:rsidRPr="00ED2D36">
        <w:rPr>
          <w:rFonts w:ascii="Times New Roman" w:eastAsia="Times New Roman" w:hAnsi="Times New Roman" w:cs="Times New Roman"/>
          <w:kern w:val="2"/>
          <w14:ligatures w14:val="standardContextual"/>
        </w:rPr>
        <w:t>(C₂H</w:t>
      </w:r>
      <w:proofErr w:type="gramStart"/>
      <w:r w:rsidRPr="00ED2D36">
        <w:rPr>
          <w:rFonts w:ascii="Times New Roman" w:eastAsia="Times New Roman" w:hAnsi="Times New Roman" w:cs="Times New Roman"/>
          <w:kern w:val="2"/>
          <w14:ligatures w14:val="standardContextual"/>
        </w:rPr>
        <w:t>₅)₂</w:t>
      </w:r>
      <w:proofErr w:type="gramEnd"/>
      <w:r w:rsidRPr="00ED2D36">
        <w:rPr>
          <w:rFonts w:ascii="Times New Roman" w:eastAsia="Times New Roman" w:hAnsi="Times New Roman" w:cs="Times New Roman"/>
          <w:kern w:val="2"/>
          <w14:ligatures w14:val="standardContextual"/>
        </w:rPr>
        <w:t>O</w:t>
      </w:r>
    </w:p>
    <w:p w14:paraId="6488CB2A" w14:textId="1F555D92" w:rsidR="000B220A" w:rsidRPr="00ED2D36" w:rsidRDefault="00155E69">
      <w:pPr>
        <w:spacing w:line="360" w:lineRule="auto"/>
        <w:jc w:val="both"/>
        <w:rPr>
          <w:rFonts w:eastAsiaTheme="minorEastAsia"/>
          <w:b/>
          <w:bCs/>
          <w:sz w:val="24"/>
        </w:rPr>
        <w:pPrChange w:id="947" w:author="SYLZ" w:date="2026-03-27T10:39:00Z">
          <w:pPr>
            <w:spacing w:line="480" w:lineRule="auto"/>
            <w:jc w:val="both"/>
          </w:pPr>
        </w:pPrChange>
      </w:pPr>
      <w:r w:rsidRPr="00ED2D36">
        <w:rPr>
          <w:rFonts w:eastAsiaTheme="minorEastAsia"/>
          <w:b/>
          <w:bCs/>
          <w:sz w:val="24"/>
        </w:rPr>
        <w:t xml:space="preserve">Used for </w:t>
      </w:r>
      <w:del w:id="948" w:author="Yibin Jiang" w:date="2026-03-27T13:20:00Z">
        <w:r w:rsidRPr="00ED2D36" w:rsidDel="00257E11">
          <w:rPr>
            <w:rFonts w:eastAsiaTheme="minorEastAsia"/>
            <w:b/>
            <w:bCs/>
            <w:sz w:val="24"/>
          </w:rPr>
          <w:delText xml:space="preserve">mixed </w:delText>
        </w:r>
      </w:del>
      <w:ins w:id="949" w:author="Yibin Jiang" w:date="2026-03-27T13:20:00Z">
        <w:r w:rsidR="00257E11" w:rsidRPr="00ED2D36">
          <w:rPr>
            <w:rFonts w:eastAsiaTheme="minorEastAsia"/>
            <w:b/>
            <w:bCs/>
            <w:sz w:val="24"/>
          </w:rPr>
          <w:t xml:space="preserve">Mixed </w:t>
        </w:r>
      </w:ins>
      <w:del w:id="950" w:author="Yibin Jiang" w:date="2026-03-27T13:20:00Z">
        <w:r w:rsidRPr="00ED2D36" w:rsidDel="00257E11">
          <w:rPr>
            <w:rFonts w:eastAsiaTheme="minorEastAsia"/>
            <w:b/>
            <w:bCs/>
            <w:sz w:val="24"/>
          </w:rPr>
          <w:delText>acid</w:delText>
        </w:r>
      </w:del>
      <w:ins w:id="951" w:author="Yibin Jiang" w:date="2026-03-27T13:20:00Z">
        <w:r w:rsidR="00257E11" w:rsidRPr="00ED2D36">
          <w:rPr>
            <w:rFonts w:eastAsiaTheme="minorEastAsia"/>
            <w:b/>
            <w:bCs/>
            <w:sz w:val="24"/>
          </w:rPr>
          <w:t>Acid</w:t>
        </w:r>
      </w:ins>
    </w:p>
    <w:p w14:paraId="20FD2AB7" w14:textId="129A0EE7" w:rsidR="000B220A" w:rsidRPr="00ED2D36" w:rsidRDefault="00155E69">
      <w:pPr>
        <w:spacing w:line="360" w:lineRule="auto"/>
        <w:jc w:val="both"/>
        <w:rPr>
          <w:rFonts w:eastAsiaTheme="minorEastAsia"/>
          <w:sz w:val="24"/>
        </w:rPr>
        <w:pPrChange w:id="952" w:author="SYLZ" w:date="2026-03-27T10:39:00Z">
          <w:pPr>
            <w:spacing w:line="480" w:lineRule="auto"/>
            <w:jc w:val="both"/>
          </w:pPr>
        </w:pPrChange>
      </w:pPr>
      <w:r w:rsidRPr="00ED2D36">
        <w:rPr>
          <w:rFonts w:eastAsiaTheme="minorEastAsia"/>
          <w:sz w:val="24"/>
        </w:rPr>
        <w:t>p-Hydroxybenzoic acid ≥99%, Sinopharm Chemical Reagent Co., C₇H₆O₃</w:t>
      </w:r>
    </w:p>
    <w:p w14:paraId="4C7016AA" w14:textId="6A83C64B" w:rsidR="000B220A" w:rsidRPr="00ED2D36" w:rsidRDefault="00155E69">
      <w:pPr>
        <w:spacing w:line="360" w:lineRule="auto"/>
        <w:jc w:val="both"/>
        <w:rPr>
          <w:rFonts w:eastAsiaTheme="minorEastAsia"/>
          <w:sz w:val="24"/>
        </w:rPr>
        <w:pPrChange w:id="953" w:author="SYLZ" w:date="2026-03-27T10:39:00Z">
          <w:pPr>
            <w:spacing w:line="480" w:lineRule="auto"/>
            <w:jc w:val="both"/>
          </w:pPr>
        </w:pPrChange>
      </w:pPr>
      <w:r w:rsidRPr="00ED2D36">
        <w:rPr>
          <w:rFonts w:eastAsiaTheme="minorEastAsia"/>
          <w:sz w:val="24"/>
        </w:rPr>
        <w:t xml:space="preserve">Terephthalic acid ≥99%, Sinopharm Chemical Reagent Co., C₈H₆O₄ Acetic acid ≥99%, Sinopharm Chemical Reagent Co., CH₃COOH </w:t>
      </w:r>
    </w:p>
    <w:p w14:paraId="24F1F652" w14:textId="2BF2E240" w:rsidR="000B220A" w:rsidRDefault="00155E69">
      <w:pPr>
        <w:spacing w:line="360" w:lineRule="auto"/>
        <w:jc w:val="both"/>
        <w:rPr>
          <w:ins w:id="954" w:author="SYLZ" w:date="2026-03-27T15:23:00Z"/>
          <w:rFonts w:eastAsiaTheme="minorEastAsia"/>
          <w:sz w:val="24"/>
        </w:rPr>
      </w:pPr>
      <w:r w:rsidRPr="00ED2D36">
        <w:rPr>
          <w:sz w:val="24"/>
        </w:rPr>
        <w:t>5-Sulfosalicylic acid dihydrate ≥99%, Sinopharm Chemical Reagent Co., C₇H₆O₆S·2H₂O</w:t>
      </w:r>
    </w:p>
    <w:p w14:paraId="4446FFD4" w14:textId="77777777" w:rsidR="003E3B6D" w:rsidRDefault="003E3B6D">
      <w:pPr>
        <w:spacing w:line="360" w:lineRule="auto"/>
        <w:jc w:val="both"/>
        <w:rPr>
          <w:ins w:id="955" w:author="SYLZ" w:date="2026-03-27T15:23:00Z"/>
          <w:rFonts w:eastAsiaTheme="minorEastAsia"/>
          <w:sz w:val="24"/>
        </w:rPr>
      </w:pPr>
    </w:p>
    <w:p w14:paraId="02CFDBDA" w14:textId="03079973" w:rsidR="003E3B6D" w:rsidRPr="003E3B6D" w:rsidRDefault="003E3B6D">
      <w:pPr>
        <w:pStyle w:val="1"/>
        <w:spacing w:before="249"/>
        <w:rPr>
          <w:b w:val="0"/>
          <w:rPrChange w:id="956" w:author="SYLZ" w:date="2026-03-27T15:27:00Z">
            <w:rPr>
              <w:rFonts w:eastAsiaTheme="minorEastAsia"/>
              <w:b/>
              <w:bCs/>
              <w:sz w:val="24"/>
            </w:rPr>
          </w:rPrChange>
        </w:rPr>
        <w:pPrChange w:id="957" w:author="SYLZ" w:date="2026-03-27T15:30:00Z">
          <w:pPr>
            <w:spacing w:line="480" w:lineRule="auto"/>
            <w:jc w:val="both"/>
          </w:pPr>
        </w:pPrChange>
      </w:pPr>
      <w:bookmarkStart w:id="958" w:name="_Toc228955504"/>
      <w:ins w:id="959" w:author="SYLZ" w:date="2026-03-27T15:23:00Z">
        <w:r w:rsidRPr="00AB371E">
          <w:rPr>
            <w:bCs/>
            <w:sz w:val="24"/>
            <w:rPrChange w:id="960" w:author="SYLZ" w:date="2026-03-27T15:30:00Z">
              <w:rPr>
                <w:rFonts w:eastAsiaTheme="minorEastAsia"/>
                <w:b/>
                <w:sz w:val="24"/>
              </w:rPr>
            </w:rPrChange>
          </w:rPr>
          <w:t xml:space="preserve">Section 3 </w:t>
        </w:r>
        <w:del w:id="961" w:author="chao zhang" w:date="2026-03-27T22:23:00Z">
          <w:r w:rsidRPr="00AB371E" w:rsidDel="00571BB7">
            <w:rPr>
              <w:bCs/>
              <w:sz w:val="24"/>
              <w:rPrChange w:id="962" w:author="SYLZ" w:date="2026-03-27T15:30:00Z">
                <w:rPr>
                  <w:rFonts w:eastAsiaTheme="minorEastAsia"/>
                  <w:b/>
                  <w:sz w:val="24"/>
                </w:rPr>
              </w:rPrChange>
            </w:rPr>
            <w:delText>e</w:delText>
          </w:r>
        </w:del>
      </w:ins>
      <w:ins w:id="963" w:author="chao zhang" w:date="2026-03-27T22:23:00Z">
        <w:r w:rsidR="00571BB7">
          <w:rPr>
            <w:rFonts w:eastAsiaTheme="minorEastAsia" w:hint="eastAsia"/>
            <w:bCs/>
            <w:sz w:val="24"/>
          </w:rPr>
          <w:t>E</w:t>
        </w:r>
      </w:ins>
      <w:ins w:id="964" w:author="SYLZ" w:date="2026-03-27T15:23:00Z">
        <w:r w:rsidRPr="00AB371E">
          <w:rPr>
            <w:bCs/>
            <w:sz w:val="24"/>
            <w:rPrChange w:id="965" w:author="SYLZ" w:date="2026-03-27T15:30:00Z">
              <w:rPr>
                <w:rFonts w:eastAsiaTheme="minorEastAsia"/>
                <w:b/>
                <w:sz w:val="24"/>
              </w:rPr>
            </w:rPrChange>
          </w:rPr>
          <w:t xml:space="preserve">xperiment </w:t>
        </w:r>
        <w:del w:id="966" w:author="chao zhang" w:date="2026-03-27T22:23:00Z">
          <w:r w:rsidRPr="00AB371E" w:rsidDel="00571BB7">
            <w:rPr>
              <w:bCs/>
              <w:sz w:val="24"/>
              <w:rPrChange w:id="967" w:author="SYLZ" w:date="2026-03-27T15:30:00Z">
                <w:rPr>
                  <w:rFonts w:eastAsiaTheme="minorEastAsia"/>
                  <w:b/>
                  <w:sz w:val="24"/>
                </w:rPr>
              </w:rPrChange>
            </w:rPr>
            <w:delText>v</w:delText>
          </w:r>
        </w:del>
      </w:ins>
      <w:ins w:id="968" w:author="chao zhang" w:date="2026-03-27T22:23:00Z">
        <w:r w:rsidR="00571BB7">
          <w:rPr>
            <w:rFonts w:eastAsiaTheme="minorEastAsia" w:hint="eastAsia"/>
            <w:bCs/>
            <w:sz w:val="24"/>
          </w:rPr>
          <w:t>V</w:t>
        </w:r>
      </w:ins>
      <w:ins w:id="969" w:author="SYLZ" w:date="2026-03-27T15:23:00Z">
        <w:r w:rsidRPr="00AB371E">
          <w:rPr>
            <w:bCs/>
            <w:sz w:val="24"/>
            <w:rPrChange w:id="970" w:author="SYLZ" w:date="2026-03-27T15:30:00Z">
              <w:rPr>
                <w:rFonts w:eastAsiaTheme="minorEastAsia"/>
                <w:b/>
                <w:sz w:val="24"/>
              </w:rPr>
            </w:rPrChange>
          </w:rPr>
          <w:t>alidation</w:t>
        </w:r>
      </w:ins>
      <w:bookmarkEnd w:id="958"/>
    </w:p>
    <w:p w14:paraId="538AB004" w14:textId="6AC1AB1C" w:rsidR="000B220A" w:rsidRPr="00AB371E" w:rsidRDefault="00155E69">
      <w:pPr>
        <w:pStyle w:val="2"/>
        <w:rPr>
          <w:rFonts w:eastAsia="Times New Roman"/>
          <w:sz w:val="24"/>
          <w:rPrChange w:id="971" w:author="SYLZ" w:date="2026-03-27T15:31:00Z">
            <w:rPr>
              <w:rFonts w:eastAsiaTheme="minorEastAsia"/>
              <w:sz w:val="24"/>
            </w:rPr>
          </w:rPrChange>
        </w:rPr>
        <w:pPrChange w:id="972" w:author="SYLZ" w:date="2026-03-27T15:30:00Z">
          <w:pPr>
            <w:pStyle w:val="1"/>
            <w:spacing w:before="249" w:line="480" w:lineRule="auto"/>
            <w:jc w:val="both"/>
          </w:pPr>
        </w:pPrChange>
      </w:pPr>
      <w:bookmarkStart w:id="973" w:name="_Toc228955505"/>
      <w:r w:rsidRPr="00AB371E">
        <w:rPr>
          <w:rFonts w:ascii="Times New Roman" w:eastAsia="Times New Roman" w:hAnsi="Times New Roman" w:cs="Times New Roman"/>
          <w:color w:val="auto"/>
          <w:sz w:val="24"/>
          <w:szCs w:val="24"/>
        </w:rPr>
        <w:t xml:space="preserve">Experiment </w:t>
      </w:r>
      <w:r w:rsidRPr="00AB371E">
        <w:rPr>
          <w:rFonts w:ascii="Times New Roman" w:eastAsia="Times New Roman" w:hAnsi="Times New Roman" w:cs="Times New Roman"/>
          <w:color w:val="auto"/>
          <w:sz w:val="24"/>
          <w:szCs w:val="24"/>
          <w:rPrChange w:id="974" w:author="SYLZ" w:date="2026-03-27T15:31:00Z">
            <w:rPr>
              <w:rFonts w:eastAsiaTheme="minorEastAsia"/>
              <w:b w:val="0"/>
              <w:sz w:val="24"/>
            </w:rPr>
          </w:rPrChange>
        </w:rPr>
        <w:t xml:space="preserve">1 </w:t>
      </w:r>
      <w:r w:rsidR="00BF1F84" w:rsidRPr="00AB371E">
        <w:rPr>
          <w:rFonts w:ascii="Times New Roman" w:eastAsia="Times New Roman" w:hAnsi="Times New Roman" w:cs="Times New Roman"/>
          <w:color w:val="auto"/>
          <w:sz w:val="24"/>
          <w:szCs w:val="24"/>
        </w:rPr>
        <w:t>Benchmarking Three Control Policies in a Robotic pH Adjustment</w:t>
      </w:r>
      <w:ins w:id="975" w:author="chao zhang" w:date="2026-03-30T17:09:00Z">
        <w:r w:rsidR="00C434AE">
          <w:rPr>
            <w:rFonts w:ascii="Times New Roman" w:eastAsiaTheme="minorEastAsia" w:hAnsi="Times New Roman" w:cs="Times New Roman" w:hint="eastAsia"/>
            <w:color w:val="auto"/>
            <w:sz w:val="24"/>
            <w:szCs w:val="24"/>
          </w:rPr>
          <w:t xml:space="preserve"> </w:t>
        </w:r>
        <w:del w:id="976" w:author="Yibin Jiang" w:date="2026-03-31T15:07:00Z">
          <w:r w:rsidR="00C434AE" w:rsidDel="005E1E22">
            <w:rPr>
              <w:rFonts w:ascii="Times New Roman" w:eastAsiaTheme="minorEastAsia" w:hAnsi="Times New Roman" w:cs="Times New Roman" w:hint="eastAsia"/>
              <w:color w:val="auto"/>
              <w:sz w:val="24"/>
              <w:szCs w:val="24"/>
            </w:rPr>
            <w:delText>t</w:delText>
          </w:r>
        </w:del>
      </w:ins>
      <w:ins w:id="977" w:author="Yibin Jiang" w:date="2026-03-31T15:07:00Z">
        <w:r w:rsidR="005E1E22">
          <w:rPr>
            <w:rFonts w:ascii="Times New Roman" w:eastAsiaTheme="minorEastAsia" w:hAnsi="Times New Roman" w:cs="Times New Roman" w:hint="eastAsia"/>
            <w:color w:val="auto"/>
            <w:sz w:val="24"/>
            <w:szCs w:val="24"/>
          </w:rPr>
          <w:t>T</w:t>
        </w:r>
      </w:ins>
      <w:ins w:id="978" w:author="chao zhang" w:date="2026-03-30T17:09:00Z">
        <w:r w:rsidR="00C434AE">
          <w:rPr>
            <w:rFonts w:ascii="Times New Roman" w:eastAsiaTheme="minorEastAsia" w:hAnsi="Times New Roman" w:cs="Times New Roman" w:hint="eastAsia"/>
            <w:color w:val="auto"/>
            <w:sz w:val="24"/>
            <w:szCs w:val="24"/>
          </w:rPr>
          <w:t>ask</w:t>
        </w:r>
      </w:ins>
      <w:bookmarkEnd w:id="973"/>
      <w:r w:rsidR="00BF1F84" w:rsidRPr="00AB371E">
        <w:rPr>
          <w:rFonts w:ascii="Times New Roman" w:eastAsia="Times New Roman" w:hAnsi="Times New Roman" w:cs="Times New Roman"/>
          <w:color w:val="auto"/>
          <w:sz w:val="24"/>
          <w:szCs w:val="24"/>
        </w:rPr>
        <w:t xml:space="preserve"> </w:t>
      </w:r>
    </w:p>
    <w:p w14:paraId="5D52BAD0" w14:textId="3DB67DE9" w:rsidR="005C2E5A" w:rsidRPr="00ED2D36" w:rsidRDefault="00155E69">
      <w:pPr>
        <w:spacing w:line="360" w:lineRule="auto"/>
        <w:jc w:val="both"/>
        <w:rPr>
          <w:rFonts w:eastAsiaTheme="minorEastAsia"/>
          <w:sz w:val="24"/>
        </w:rPr>
        <w:pPrChange w:id="979" w:author="SYLZ" w:date="2026-03-27T10:39:00Z">
          <w:pPr>
            <w:spacing w:line="480" w:lineRule="auto"/>
            <w:jc w:val="both"/>
          </w:pPr>
        </w:pPrChange>
      </w:pPr>
      <w:r w:rsidRPr="00ED2D36">
        <w:rPr>
          <w:sz w:val="24"/>
        </w:rPr>
        <w:t xml:space="preserve">To evaluate the practical utility of three controllers in real buffer systems, we conducted a head‑to‑head comparison on an automated </w:t>
      </w:r>
      <w:ins w:id="980" w:author="Yibin Jiang" w:date="2026-03-31T15:19:00Z">
        <w:r w:rsidR="007C1AF4">
          <w:rPr>
            <w:rFonts w:eastAsiaTheme="minorEastAsia" w:hint="eastAsia"/>
            <w:sz w:val="24"/>
          </w:rPr>
          <w:t>pH-adjustment</w:t>
        </w:r>
        <w:r w:rsidR="007C1AF4" w:rsidRPr="00ED2D36">
          <w:rPr>
            <w:sz w:val="24"/>
          </w:rPr>
          <w:t xml:space="preserve"> </w:t>
        </w:r>
      </w:ins>
      <w:del w:id="981" w:author="Yibin Jiang" w:date="2026-03-31T15:19:00Z">
        <w:r w:rsidRPr="00ED2D36" w:rsidDel="007C1AF4">
          <w:rPr>
            <w:sz w:val="24"/>
          </w:rPr>
          <w:delText xml:space="preserve">titration </w:delText>
        </w:r>
      </w:del>
      <w:r w:rsidRPr="00ED2D36">
        <w:rPr>
          <w:sz w:val="24"/>
        </w:rPr>
        <w:t xml:space="preserve">platform under identical </w:t>
      </w:r>
      <w:r w:rsidRPr="00ED2D36">
        <w:rPr>
          <w:rFonts w:eastAsia="宋体"/>
          <w:sz w:val="24"/>
        </w:rPr>
        <w:t xml:space="preserve">experimental </w:t>
      </w:r>
      <w:r w:rsidRPr="00ED2D36">
        <w:rPr>
          <w:sz w:val="24"/>
        </w:rPr>
        <w:t xml:space="preserve">conditions. </w:t>
      </w:r>
      <w:r w:rsidR="005A50AF" w:rsidRPr="00ED2D36">
        <w:rPr>
          <w:sz w:val="24"/>
        </w:rPr>
        <w:t>At 25 ± 0.1 °C, the pH electrode was calibrated using a three</w:t>
      </w:r>
      <w:r w:rsidR="005A50AF" w:rsidRPr="00ED2D36">
        <w:rPr>
          <w:sz w:val="24"/>
        </w:rPr>
        <w:noBreakHyphen/>
        <w:t xml:space="preserve">point calibration procedure with certified standard buffer solutions of pH 4.01, </w:t>
      </w:r>
      <w:r w:rsidR="005A50AF" w:rsidRPr="00ED2D36">
        <w:rPr>
          <w:sz w:val="24"/>
        </w:rPr>
        <w:lastRenderedPageBreak/>
        <w:t>6.86, and 9.18</w:t>
      </w:r>
      <w:r w:rsidR="00EA2594" w:rsidRPr="00ED2D36">
        <w:rPr>
          <w:rFonts w:eastAsiaTheme="minorEastAsia"/>
          <w:sz w:val="24"/>
        </w:rPr>
        <w:t xml:space="preserve">. </w:t>
      </w:r>
      <w:del w:id="982" w:author="Yibin Jiang" w:date="2026-03-31T15:08:00Z">
        <w:r w:rsidRPr="00ED2D36" w:rsidDel="00C52A52">
          <w:rPr>
            <w:sz w:val="24"/>
          </w:rPr>
          <w:delText xml:space="preserve">Titrants </w:delText>
        </w:r>
      </w:del>
      <w:ins w:id="983" w:author="Yibin Jiang" w:date="2026-03-31T15:08:00Z">
        <w:r w:rsidR="00C52A52">
          <w:rPr>
            <w:rFonts w:eastAsiaTheme="minorEastAsia" w:hint="eastAsia"/>
            <w:sz w:val="24"/>
          </w:rPr>
          <w:t>Reagents for pH adjustment</w:t>
        </w:r>
        <w:r w:rsidR="00C52A52" w:rsidRPr="00ED2D36">
          <w:rPr>
            <w:sz w:val="24"/>
          </w:rPr>
          <w:t xml:space="preserve"> </w:t>
        </w:r>
      </w:ins>
      <w:r w:rsidRPr="00ED2D36">
        <w:rPr>
          <w:sz w:val="24"/>
        </w:rPr>
        <w:t xml:space="preserve">were prepared at the 250 mL scale: 0.1 M HCl by diluting ≈2.08 mL of ~12 M concentrated HCl to 250 mL with water; and 0.1 M NaOH by dissolving 1.00 g NaOH pellets in water and diluting to </w:t>
      </w:r>
      <w:r w:rsidRPr="00ED2D36">
        <w:rPr>
          <w:rFonts w:eastAsia="宋体"/>
          <w:sz w:val="24"/>
        </w:rPr>
        <w:t xml:space="preserve">a final volume of </w:t>
      </w:r>
      <w:r w:rsidRPr="00ED2D36">
        <w:rPr>
          <w:sz w:val="24"/>
        </w:rPr>
        <w:t xml:space="preserve">250 </w:t>
      </w:r>
      <w:proofErr w:type="spellStart"/>
      <w:r w:rsidRPr="00ED2D36">
        <w:rPr>
          <w:sz w:val="24"/>
        </w:rPr>
        <w:t>mL.</w:t>
      </w:r>
      <w:proofErr w:type="spellEnd"/>
      <w:r w:rsidRPr="00ED2D36">
        <w:rPr>
          <w:sz w:val="24"/>
        </w:rPr>
        <w:t xml:space="preserve"> Test buffers were also made at 250 mL: 0.05 M p‑hydroxybenzoic acid (</w:t>
      </w:r>
      <w:proofErr w:type="spellStart"/>
      <w:r w:rsidRPr="00ED2D36">
        <w:rPr>
          <w:sz w:val="24"/>
        </w:rPr>
        <w:t>pHBA</w:t>
      </w:r>
      <w:proofErr w:type="spellEnd"/>
      <w:r w:rsidRPr="00ED2D36">
        <w:rPr>
          <w:sz w:val="24"/>
        </w:rPr>
        <w:t xml:space="preserve">; M = 138.12 g·mol⁻¹) by dissolving 1.73 g and making up to 250 mL (the clear supernatant </w:t>
      </w:r>
      <w:r w:rsidRPr="00ED2D36">
        <w:rPr>
          <w:rFonts w:eastAsia="宋体"/>
          <w:sz w:val="24"/>
        </w:rPr>
        <w:t xml:space="preserve">was used </w:t>
      </w:r>
      <w:r w:rsidRPr="00ED2D36">
        <w:rPr>
          <w:sz w:val="24"/>
        </w:rPr>
        <w:t>during experiments</w:t>
      </w:r>
      <w:r w:rsidRPr="00ED2D36">
        <w:rPr>
          <w:rFonts w:eastAsia="宋体"/>
          <w:sz w:val="24"/>
        </w:rPr>
        <w:t xml:space="preserve"> due to </w:t>
      </w:r>
      <w:r w:rsidRPr="00ED2D36">
        <w:rPr>
          <w:sz w:val="24"/>
        </w:rPr>
        <w:t>limited solubility); 0.05 M terephthalic acid (TPA; M = 166.13 g·mol⁻¹) by dissolving 2.08 g to 250 mL (limited solubility—use the clear supernatant during experiments</w:t>
      </w:r>
      <w:r w:rsidRPr="00ED2D36">
        <w:rPr>
          <w:rFonts w:eastAsiaTheme="minorEastAsia"/>
          <w:sz w:val="24"/>
        </w:rPr>
        <w:t>)</w:t>
      </w:r>
      <w:r w:rsidRPr="00ED2D36">
        <w:rPr>
          <w:sz w:val="24"/>
        </w:rPr>
        <w:t>; 0.10 M acetic acid by adding 1.43 mL glacial acetic acid</w:t>
      </w:r>
      <w:r w:rsidRPr="00ED2D36">
        <w:rPr>
          <w:rFonts w:eastAsiaTheme="minorEastAsia"/>
          <w:sz w:val="24"/>
        </w:rPr>
        <w:t xml:space="preserve"> to water</w:t>
      </w:r>
      <w:r w:rsidRPr="00ED2D36">
        <w:rPr>
          <w:sz w:val="24"/>
        </w:rPr>
        <w:t xml:space="preserve"> and diluting to 250 mL; and 14.7 mM 5‑sulfosalicylic acid dihydrate (SSA·2H₂O; M = 254.215 g·mol⁻¹) by dissolving 0.934 g and making up to 250 </w:t>
      </w:r>
      <w:proofErr w:type="spellStart"/>
      <w:r w:rsidRPr="00ED2D36">
        <w:rPr>
          <w:sz w:val="24"/>
        </w:rPr>
        <w:t>mL.</w:t>
      </w:r>
      <w:proofErr w:type="spellEnd"/>
      <w:r w:rsidRPr="00ED2D36">
        <w:rPr>
          <w:sz w:val="24"/>
        </w:rPr>
        <w:t xml:space="preserve"> </w:t>
      </w:r>
    </w:p>
    <w:p w14:paraId="7618D793" w14:textId="77777777" w:rsidR="00E374A5" w:rsidRDefault="00155E69">
      <w:pPr>
        <w:spacing w:line="360" w:lineRule="auto"/>
        <w:jc w:val="both"/>
        <w:rPr>
          <w:ins w:id="984" w:author="Yibin Jiang" w:date="2026-03-31T15:08:00Z"/>
          <w:rFonts w:eastAsiaTheme="minorEastAsia"/>
          <w:sz w:val="24"/>
        </w:rPr>
      </w:pPr>
      <w:r w:rsidRPr="00ED2D36">
        <w:rPr>
          <w:sz w:val="24"/>
        </w:rPr>
        <w:t xml:space="preserve">Mixtures were prepared according to the experimental </w:t>
      </w:r>
      <w:r w:rsidRPr="00ED2D36">
        <w:rPr>
          <w:rFonts w:eastAsia="宋体"/>
          <w:sz w:val="24"/>
        </w:rPr>
        <w:t>labels</w:t>
      </w:r>
      <w:r w:rsidRPr="00ED2D36">
        <w:rPr>
          <w:sz w:val="24"/>
        </w:rPr>
        <w:t xml:space="preserve">: </w:t>
      </w:r>
    </w:p>
    <w:p w14:paraId="591C6746" w14:textId="36CD73B5" w:rsidR="00E374A5" w:rsidRDefault="00155E69">
      <w:pPr>
        <w:spacing w:line="360" w:lineRule="auto"/>
        <w:jc w:val="both"/>
        <w:rPr>
          <w:ins w:id="985" w:author="Yibin Jiang" w:date="2026-03-31T15:08:00Z"/>
          <w:rFonts w:eastAsiaTheme="minorEastAsia"/>
          <w:sz w:val="24"/>
        </w:rPr>
      </w:pPr>
      <w:r w:rsidRPr="00E374A5">
        <w:rPr>
          <w:b/>
          <w:bCs/>
          <w:sz w:val="24"/>
          <w:rPrChange w:id="986" w:author="Yibin Jiang" w:date="2026-03-31T15:08:00Z">
            <w:rPr>
              <w:sz w:val="24"/>
            </w:rPr>
          </w:rPrChange>
        </w:rPr>
        <w:t>Mixture 1</w:t>
      </w:r>
      <w:del w:id="987" w:author="Yibin Jiang" w:date="2026-03-31T15:08:00Z">
        <w:r w:rsidRPr="00E374A5" w:rsidDel="00E374A5">
          <w:rPr>
            <w:b/>
            <w:bCs/>
            <w:sz w:val="24"/>
            <w:rPrChange w:id="988" w:author="Yibin Jiang" w:date="2026-03-31T15:08:00Z">
              <w:rPr>
                <w:sz w:val="24"/>
              </w:rPr>
            </w:rPrChange>
          </w:rPr>
          <w:delText xml:space="preserve"> = </w:delText>
        </w:r>
      </w:del>
      <w:ins w:id="989" w:author="Yibin Jiang" w:date="2026-03-31T15:08:00Z">
        <w:r w:rsidR="00E374A5" w:rsidRPr="00E374A5">
          <w:rPr>
            <w:rFonts w:eastAsiaTheme="minorEastAsia"/>
            <w:b/>
            <w:bCs/>
            <w:sz w:val="24"/>
            <w:rPrChange w:id="990" w:author="Yibin Jiang" w:date="2026-03-31T15:08:00Z">
              <w:rPr>
                <w:rFonts w:eastAsiaTheme="minorEastAsia"/>
                <w:sz w:val="24"/>
              </w:rPr>
            </w:rPrChange>
          </w:rPr>
          <w:t>:</w:t>
        </w:r>
        <w:r w:rsidR="00E374A5">
          <w:rPr>
            <w:rFonts w:eastAsiaTheme="minorEastAsia" w:hint="eastAsia"/>
            <w:sz w:val="24"/>
          </w:rPr>
          <w:t xml:space="preserve"> </w:t>
        </w:r>
      </w:ins>
      <w:r w:rsidRPr="00ED2D36">
        <w:rPr>
          <w:sz w:val="24"/>
        </w:rPr>
        <w:t xml:space="preserve">0.05 M </w:t>
      </w:r>
      <w:proofErr w:type="spellStart"/>
      <w:r w:rsidRPr="00ED2D36">
        <w:rPr>
          <w:sz w:val="24"/>
        </w:rPr>
        <w:t>pHBA</w:t>
      </w:r>
      <w:proofErr w:type="spellEnd"/>
      <w:r w:rsidRPr="00ED2D36">
        <w:rPr>
          <w:sz w:val="24"/>
        </w:rPr>
        <w:t xml:space="preserve"> 6 mL + 0.05 M TPA 6 mL; </w:t>
      </w:r>
    </w:p>
    <w:p w14:paraId="613E5658" w14:textId="04D2E6EF" w:rsidR="00E374A5" w:rsidRDefault="00155E69">
      <w:pPr>
        <w:spacing w:line="360" w:lineRule="auto"/>
        <w:jc w:val="both"/>
        <w:rPr>
          <w:ins w:id="991" w:author="Yibin Jiang" w:date="2026-03-31T15:08:00Z"/>
          <w:rFonts w:eastAsiaTheme="minorEastAsia"/>
          <w:sz w:val="24"/>
        </w:rPr>
      </w:pPr>
      <w:r w:rsidRPr="00E374A5">
        <w:rPr>
          <w:b/>
          <w:bCs/>
          <w:sz w:val="24"/>
          <w:rPrChange w:id="992" w:author="Yibin Jiang" w:date="2026-03-31T15:09:00Z">
            <w:rPr>
              <w:sz w:val="24"/>
            </w:rPr>
          </w:rPrChange>
        </w:rPr>
        <w:t>Mixture 2</w:t>
      </w:r>
      <w:ins w:id="993" w:author="Yibin Jiang" w:date="2026-03-31T15:08:00Z">
        <w:r w:rsidR="00E374A5" w:rsidRPr="00E374A5">
          <w:rPr>
            <w:rFonts w:eastAsiaTheme="minorEastAsia"/>
            <w:b/>
            <w:bCs/>
            <w:sz w:val="24"/>
            <w:rPrChange w:id="994" w:author="Yibin Jiang" w:date="2026-03-31T15:09:00Z">
              <w:rPr>
                <w:rFonts w:eastAsiaTheme="minorEastAsia"/>
                <w:sz w:val="24"/>
              </w:rPr>
            </w:rPrChange>
          </w:rPr>
          <w:t>:</w:t>
        </w:r>
        <w:r w:rsidR="00E374A5">
          <w:rPr>
            <w:rFonts w:eastAsiaTheme="minorEastAsia" w:hint="eastAsia"/>
            <w:sz w:val="24"/>
          </w:rPr>
          <w:t xml:space="preserve"> </w:t>
        </w:r>
      </w:ins>
      <w:del w:id="995" w:author="Yibin Jiang" w:date="2026-03-31T15:08:00Z">
        <w:r w:rsidRPr="00ED2D36" w:rsidDel="00E374A5">
          <w:rPr>
            <w:sz w:val="24"/>
          </w:rPr>
          <w:delText xml:space="preserve"> = </w:delText>
        </w:r>
      </w:del>
      <w:r w:rsidRPr="00ED2D36">
        <w:rPr>
          <w:sz w:val="24"/>
        </w:rPr>
        <w:t xml:space="preserve">0.05 M </w:t>
      </w:r>
      <w:proofErr w:type="spellStart"/>
      <w:r w:rsidRPr="00ED2D36">
        <w:rPr>
          <w:sz w:val="24"/>
        </w:rPr>
        <w:t>pHBA</w:t>
      </w:r>
      <w:proofErr w:type="spellEnd"/>
      <w:r w:rsidRPr="00ED2D36">
        <w:rPr>
          <w:sz w:val="24"/>
        </w:rPr>
        <w:t xml:space="preserve"> 6 mL + 0.10 M acetic acid 6 mL; </w:t>
      </w:r>
    </w:p>
    <w:p w14:paraId="59969821" w14:textId="67A69CD0" w:rsidR="00E374A5" w:rsidRDefault="00155E69">
      <w:pPr>
        <w:spacing w:line="360" w:lineRule="auto"/>
        <w:jc w:val="both"/>
        <w:rPr>
          <w:ins w:id="996" w:author="Yibin Jiang" w:date="2026-03-31T15:08:00Z"/>
          <w:rFonts w:eastAsiaTheme="minorEastAsia"/>
          <w:sz w:val="24"/>
        </w:rPr>
      </w:pPr>
      <w:r w:rsidRPr="00E374A5">
        <w:rPr>
          <w:b/>
          <w:bCs/>
          <w:sz w:val="24"/>
          <w:rPrChange w:id="997" w:author="Yibin Jiang" w:date="2026-03-31T15:09:00Z">
            <w:rPr>
              <w:sz w:val="24"/>
            </w:rPr>
          </w:rPrChange>
        </w:rPr>
        <w:t>Mixture 3</w:t>
      </w:r>
      <w:ins w:id="998" w:author="Yibin Jiang" w:date="2026-03-31T15:08:00Z">
        <w:r w:rsidR="00E374A5" w:rsidRPr="00E374A5">
          <w:rPr>
            <w:rFonts w:eastAsiaTheme="minorEastAsia"/>
            <w:b/>
            <w:bCs/>
            <w:sz w:val="24"/>
            <w:rPrChange w:id="999" w:author="Yibin Jiang" w:date="2026-03-31T15:09:00Z">
              <w:rPr>
                <w:rFonts w:eastAsiaTheme="minorEastAsia"/>
                <w:sz w:val="24"/>
              </w:rPr>
            </w:rPrChange>
          </w:rPr>
          <w:t>:</w:t>
        </w:r>
      </w:ins>
      <w:del w:id="1000" w:author="Yibin Jiang" w:date="2026-03-31T15:08:00Z">
        <w:r w:rsidRPr="00E374A5" w:rsidDel="00E374A5">
          <w:rPr>
            <w:b/>
            <w:bCs/>
            <w:sz w:val="24"/>
            <w:rPrChange w:id="1001" w:author="Yibin Jiang" w:date="2026-03-31T15:09:00Z">
              <w:rPr>
                <w:sz w:val="24"/>
              </w:rPr>
            </w:rPrChange>
          </w:rPr>
          <w:delText xml:space="preserve"> =</w:delText>
        </w:r>
      </w:del>
      <w:ins w:id="1002" w:author="Yibin Jiang" w:date="2026-03-31T15:08:00Z">
        <w:r w:rsidR="00E374A5">
          <w:rPr>
            <w:rFonts w:eastAsiaTheme="minorEastAsia" w:hint="eastAsia"/>
            <w:sz w:val="24"/>
          </w:rPr>
          <w:t xml:space="preserve"> </w:t>
        </w:r>
      </w:ins>
      <w:del w:id="1003" w:author="Yibin Jiang" w:date="2026-03-31T15:08:00Z">
        <w:r w:rsidRPr="00ED2D36" w:rsidDel="00E374A5">
          <w:rPr>
            <w:sz w:val="24"/>
          </w:rPr>
          <w:delText xml:space="preserve"> </w:delText>
        </w:r>
      </w:del>
      <w:r w:rsidRPr="00ED2D36">
        <w:rPr>
          <w:sz w:val="24"/>
        </w:rPr>
        <w:t xml:space="preserve">0.05 M </w:t>
      </w:r>
      <w:proofErr w:type="spellStart"/>
      <w:r w:rsidRPr="00ED2D36">
        <w:rPr>
          <w:sz w:val="24"/>
        </w:rPr>
        <w:t>pHBA</w:t>
      </w:r>
      <w:proofErr w:type="spellEnd"/>
      <w:r w:rsidRPr="00ED2D36">
        <w:rPr>
          <w:sz w:val="24"/>
        </w:rPr>
        <w:t xml:space="preserve"> 6 mL + 14.7 mM SSA 6 mL; </w:t>
      </w:r>
    </w:p>
    <w:p w14:paraId="10132AE9" w14:textId="07F759DE" w:rsidR="00E374A5" w:rsidRDefault="00155E69">
      <w:pPr>
        <w:spacing w:line="360" w:lineRule="auto"/>
        <w:jc w:val="both"/>
        <w:rPr>
          <w:ins w:id="1004" w:author="Yibin Jiang" w:date="2026-03-31T15:08:00Z"/>
          <w:rFonts w:eastAsia="宋体"/>
          <w:sz w:val="24"/>
        </w:rPr>
      </w:pPr>
      <w:r w:rsidRPr="00E374A5">
        <w:rPr>
          <w:b/>
          <w:bCs/>
          <w:sz w:val="24"/>
          <w:rPrChange w:id="1005" w:author="Yibin Jiang" w:date="2026-03-31T15:09:00Z">
            <w:rPr>
              <w:sz w:val="24"/>
            </w:rPr>
          </w:rPrChange>
        </w:rPr>
        <w:t>Mixture 4</w:t>
      </w:r>
      <w:ins w:id="1006" w:author="Yibin Jiang" w:date="2026-03-31T15:08:00Z">
        <w:r w:rsidR="00E374A5" w:rsidRPr="00E374A5">
          <w:rPr>
            <w:rFonts w:eastAsiaTheme="minorEastAsia"/>
            <w:b/>
            <w:bCs/>
            <w:sz w:val="24"/>
            <w:rPrChange w:id="1007" w:author="Yibin Jiang" w:date="2026-03-31T15:09:00Z">
              <w:rPr>
                <w:rFonts w:eastAsiaTheme="minorEastAsia"/>
                <w:sz w:val="24"/>
              </w:rPr>
            </w:rPrChange>
          </w:rPr>
          <w:t>:</w:t>
        </w:r>
        <w:r w:rsidR="00E374A5">
          <w:rPr>
            <w:rFonts w:eastAsiaTheme="minorEastAsia" w:hint="eastAsia"/>
            <w:sz w:val="24"/>
          </w:rPr>
          <w:t xml:space="preserve"> </w:t>
        </w:r>
      </w:ins>
      <w:del w:id="1008" w:author="Yibin Jiang" w:date="2026-03-31T15:08:00Z">
        <w:r w:rsidRPr="00ED2D36" w:rsidDel="00E374A5">
          <w:rPr>
            <w:sz w:val="24"/>
          </w:rPr>
          <w:delText xml:space="preserve"> = </w:delText>
        </w:r>
      </w:del>
      <w:r w:rsidRPr="00ED2D36">
        <w:rPr>
          <w:sz w:val="24"/>
        </w:rPr>
        <w:t xml:space="preserve">0.05 M TPA 6 mL + 0.10 M acetic acid 6 </w:t>
      </w:r>
      <w:proofErr w:type="spellStart"/>
      <w:r w:rsidRPr="00ED2D36">
        <w:rPr>
          <w:sz w:val="24"/>
        </w:rPr>
        <w:t>mL</w:t>
      </w:r>
      <w:r w:rsidRPr="00ED2D36">
        <w:rPr>
          <w:rFonts w:eastAsia="宋体"/>
          <w:sz w:val="24"/>
        </w:rPr>
        <w:t>.</w:t>
      </w:r>
      <w:proofErr w:type="spellEnd"/>
      <w:r w:rsidRPr="00ED2D36">
        <w:rPr>
          <w:rFonts w:eastAsia="宋体"/>
          <w:sz w:val="24"/>
        </w:rPr>
        <w:t xml:space="preserve"> </w:t>
      </w:r>
    </w:p>
    <w:p w14:paraId="5C52A9E4" w14:textId="656C8ABC" w:rsidR="000B220A" w:rsidRPr="00ED2D36" w:rsidRDefault="00155E69">
      <w:pPr>
        <w:spacing w:line="360" w:lineRule="auto"/>
        <w:jc w:val="both"/>
        <w:rPr>
          <w:rFonts w:eastAsiaTheme="minorEastAsia"/>
          <w:sz w:val="24"/>
        </w:rPr>
        <w:pPrChange w:id="1009" w:author="SYLZ" w:date="2026-03-27T10:39:00Z">
          <w:pPr>
            <w:spacing w:line="480" w:lineRule="auto"/>
            <w:jc w:val="both"/>
          </w:pPr>
        </w:pPrChange>
      </w:pPr>
      <w:r w:rsidRPr="00ED2D36">
        <w:rPr>
          <w:sz w:val="24"/>
        </w:rPr>
        <w:t>Each mixture (</w:t>
      </w:r>
      <w:r w:rsidRPr="00ED2D36">
        <w:rPr>
          <w:rFonts w:eastAsiaTheme="minorEastAsia"/>
          <w:sz w:val="24"/>
        </w:rPr>
        <w:t>1</w:t>
      </w:r>
      <w:r w:rsidRPr="00ED2D36">
        <w:rPr>
          <w:sz w:val="24"/>
        </w:rPr>
        <w:t>2 mL</w:t>
      </w:r>
      <w:r w:rsidRPr="00ED2D36">
        <w:rPr>
          <w:rFonts w:eastAsiaTheme="minorEastAsia"/>
          <w:sz w:val="24"/>
        </w:rPr>
        <w:t>)</w:t>
      </w:r>
      <w:r w:rsidRPr="00ED2D36">
        <w:rPr>
          <w:sz w:val="24"/>
        </w:rPr>
        <w:t xml:space="preserve"> was combined in a three‑neck flask and mixed by gentle N₂ bubbling, then connected to the platform with the target set to pH 6.0 ± 0.1. Under strictly identical conditions, we ran three control modes in separate trials—rule‑based</w:t>
      </w:r>
      <w:r w:rsidRPr="00ED2D36">
        <w:rPr>
          <w:rFonts w:eastAsia="宋体"/>
          <w:sz w:val="24"/>
        </w:rPr>
        <w:t xml:space="preserve"> </w:t>
      </w:r>
      <w:r w:rsidRPr="00ED2D36">
        <w:rPr>
          <w:sz w:val="24"/>
        </w:rPr>
        <w:t>Bayesian</w:t>
      </w:r>
      <w:r w:rsidRPr="00ED2D36">
        <w:rPr>
          <w:rFonts w:eastAsia="宋体"/>
          <w:sz w:val="24"/>
        </w:rPr>
        <w:t xml:space="preserve"> algorithm</w:t>
      </w:r>
      <w:r w:rsidRPr="00ED2D36">
        <w:rPr>
          <w:sz w:val="24"/>
        </w:rPr>
        <w:t xml:space="preserve">, reinforcement learning (RL), and human judgement. The platform decided acid/base additions in real time and, after each dose, waited for the pH to stabilize before proceeding until the target criterion was met. </w:t>
      </w:r>
      <w:r w:rsidRPr="00ED2D36">
        <w:rPr>
          <w:rFonts w:eastAsia="宋体"/>
          <w:sz w:val="24"/>
        </w:rPr>
        <w:t>W</w:t>
      </w:r>
      <w:r w:rsidRPr="00ED2D36">
        <w:rPr>
          <w:sz w:val="24"/>
        </w:rPr>
        <w:t xml:space="preserve">e logged </w:t>
      </w:r>
      <w:del w:id="1010" w:author="chao zhang" w:date="2026-03-30T20:05:00Z">
        <w:r w:rsidRPr="00ED2D36" w:rsidDel="0011163E">
          <w:rPr>
            <w:sz w:val="24"/>
          </w:rPr>
          <w:delText xml:space="preserve">time, </w:delText>
        </w:r>
      </w:del>
      <w:r w:rsidRPr="00ED2D36">
        <w:rPr>
          <w:sz w:val="24"/>
        </w:rPr>
        <w:t>pH, dose type</w:t>
      </w:r>
      <w:r w:rsidR="00D5025E" w:rsidRPr="00ED2D36">
        <w:rPr>
          <w:rFonts w:eastAsiaTheme="minorEastAsia"/>
          <w:sz w:val="24"/>
        </w:rPr>
        <w:t>/</w:t>
      </w:r>
      <w:r w:rsidRPr="00ED2D36">
        <w:rPr>
          <w:sz w:val="24"/>
        </w:rPr>
        <w:t>volume, cumulative volume, step count, total duration, and overshoot for fair comparison of efficiency.</w:t>
      </w:r>
    </w:p>
    <w:p w14:paraId="29645419" w14:textId="76E6FB2A" w:rsidR="000B220A" w:rsidRPr="00ED2D36" w:rsidRDefault="00155E69">
      <w:pPr>
        <w:spacing w:line="360" w:lineRule="auto"/>
        <w:jc w:val="both"/>
        <w:rPr>
          <w:rFonts w:eastAsiaTheme="minorEastAsia"/>
          <w:sz w:val="24"/>
        </w:rPr>
        <w:pPrChange w:id="1011" w:author="SYLZ" w:date="2026-03-27T10:39:00Z">
          <w:pPr>
            <w:spacing w:line="480" w:lineRule="auto"/>
            <w:jc w:val="both"/>
          </w:pPr>
        </w:pPrChange>
      </w:pPr>
      <w:r w:rsidRPr="00ED2D36">
        <w:rPr>
          <w:rFonts w:eastAsiaTheme="minorEastAsia"/>
          <w:sz w:val="24"/>
        </w:rPr>
        <w:t>In parallel, to evaluate all of these pH adjustment algorithm</w:t>
      </w:r>
      <w:r w:rsidR="009043B3" w:rsidRPr="00ED2D36">
        <w:rPr>
          <w:rFonts w:eastAsiaTheme="minorEastAsia"/>
          <w:sz w:val="24"/>
        </w:rPr>
        <w:t>s</w:t>
      </w:r>
      <w:r w:rsidRPr="00ED2D36">
        <w:rPr>
          <w:rFonts w:eastAsiaTheme="minorEastAsia"/>
          <w:sz w:val="24"/>
        </w:rPr>
        <w:t>, we conducted 3000 independent simulation</w:t>
      </w:r>
      <w:r w:rsidR="009043B3" w:rsidRPr="00ED2D36">
        <w:rPr>
          <w:rFonts w:eastAsiaTheme="minorEastAsia"/>
          <w:sz w:val="24"/>
        </w:rPr>
        <w:t xml:space="preserve"> </w:t>
      </w:r>
      <w:r w:rsidRPr="00ED2D36">
        <w:rPr>
          <w:rFonts w:eastAsiaTheme="minorEastAsia"/>
          <w:sz w:val="24"/>
        </w:rPr>
        <w:t>experiments. All random processes were seeded with the same value (seed = 555) for reproducibility.</w:t>
      </w:r>
    </w:p>
    <w:p w14:paraId="08FAF955" w14:textId="1E96EA2C" w:rsidR="000B220A" w:rsidRPr="00ED2D36" w:rsidRDefault="00155E69">
      <w:pPr>
        <w:spacing w:line="360" w:lineRule="auto"/>
        <w:jc w:val="both"/>
        <w:rPr>
          <w:rFonts w:eastAsiaTheme="minorEastAsia"/>
          <w:sz w:val="24"/>
        </w:rPr>
        <w:pPrChange w:id="1012" w:author="SYLZ" w:date="2026-03-27T10:39:00Z">
          <w:pPr>
            <w:spacing w:line="480" w:lineRule="auto"/>
            <w:jc w:val="both"/>
          </w:pPr>
        </w:pPrChange>
      </w:pPr>
      <w:r w:rsidRPr="00ED2D36">
        <w:rPr>
          <w:rFonts w:eastAsiaTheme="minorEastAsia"/>
          <w:sz w:val="24"/>
        </w:rPr>
        <w:lastRenderedPageBreak/>
        <w:t>Each experiment was generated as follows:</w:t>
      </w:r>
    </w:p>
    <w:p w14:paraId="1F3BF8D7" w14:textId="77777777" w:rsidR="000B220A" w:rsidRPr="00ED2D36" w:rsidRDefault="00155E69">
      <w:pPr>
        <w:spacing w:line="360" w:lineRule="auto"/>
        <w:jc w:val="both"/>
        <w:rPr>
          <w:rFonts w:eastAsiaTheme="minorEastAsia"/>
          <w:sz w:val="24"/>
        </w:rPr>
        <w:pPrChange w:id="1013" w:author="SYLZ" w:date="2026-03-27T10:39:00Z">
          <w:pPr>
            <w:spacing w:line="480" w:lineRule="auto"/>
            <w:jc w:val="both"/>
          </w:pPr>
        </w:pPrChange>
      </w:pPr>
      <w:r w:rsidRPr="00ED2D36">
        <w:rPr>
          <w:rFonts w:eastAsiaTheme="minorEastAsia"/>
          <w:sz w:val="24"/>
        </w:rPr>
        <w:t>1.1</w:t>
      </w:r>
      <w:del w:id="1014" w:author="chao zhang" w:date="2026-05-06T10:25:00Z">
        <w:r w:rsidRPr="00ED2D36" w:rsidDel="00AF1E25">
          <w:rPr>
            <w:rFonts w:eastAsiaTheme="minorEastAsia"/>
            <w:sz w:val="24"/>
          </w:rPr>
          <w:delText>.</w:delText>
        </w:r>
      </w:del>
      <w:r w:rsidRPr="00ED2D36">
        <w:rPr>
          <w:rFonts w:eastAsiaTheme="minorEastAsia"/>
          <w:sz w:val="24"/>
        </w:rPr>
        <w:t xml:space="preserve"> The initial solution consisted of 11.0 mL of a 0.1 M polyprotic acid (monoprotic, diprotic, or triprotic).</w:t>
      </w:r>
    </w:p>
    <w:p w14:paraId="5AC6041B" w14:textId="77777777" w:rsidR="000B220A" w:rsidRPr="00ED2D36" w:rsidRDefault="00155E69">
      <w:pPr>
        <w:spacing w:line="360" w:lineRule="auto"/>
        <w:jc w:val="both"/>
        <w:rPr>
          <w:rFonts w:eastAsiaTheme="minorEastAsia"/>
          <w:sz w:val="24"/>
        </w:rPr>
        <w:pPrChange w:id="1015" w:author="SYLZ" w:date="2026-03-27T10:39:00Z">
          <w:pPr>
            <w:spacing w:line="480" w:lineRule="auto"/>
            <w:jc w:val="both"/>
          </w:pPr>
        </w:pPrChange>
      </w:pPr>
      <w:r w:rsidRPr="00ED2D36">
        <w:rPr>
          <w:rFonts w:eastAsiaTheme="minorEastAsia"/>
          <w:sz w:val="24"/>
        </w:rPr>
        <w:t>2.2</w:t>
      </w:r>
      <w:del w:id="1016" w:author="chao zhang" w:date="2026-05-06T10:25:00Z">
        <w:r w:rsidRPr="00ED2D36" w:rsidDel="00AF1E25">
          <w:rPr>
            <w:rFonts w:eastAsiaTheme="minorEastAsia"/>
            <w:sz w:val="24"/>
          </w:rPr>
          <w:delText>.</w:delText>
        </w:r>
      </w:del>
      <w:r w:rsidRPr="00ED2D36">
        <w:rPr>
          <w:rFonts w:eastAsiaTheme="minorEastAsia"/>
          <w:sz w:val="24"/>
        </w:rPr>
        <w:t xml:space="preserve"> The acid type was uniformly selected at random from {monoprotic, diprotic, triprotic}.</w:t>
      </w:r>
    </w:p>
    <w:p w14:paraId="79985BE4" w14:textId="5F7FAA82" w:rsidR="000B220A" w:rsidRPr="00ED2D36" w:rsidRDefault="00155E69">
      <w:pPr>
        <w:spacing w:line="360" w:lineRule="auto"/>
        <w:ind w:firstLineChars="200" w:firstLine="480"/>
        <w:jc w:val="both"/>
        <w:rPr>
          <w:rFonts w:eastAsiaTheme="minorEastAsia"/>
          <w:sz w:val="24"/>
        </w:rPr>
        <w:pPrChange w:id="1017" w:author="SYLZ" w:date="2026-03-27T10:39:00Z">
          <w:pPr>
            <w:spacing w:line="480" w:lineRule="auto"/>
            <w:ind w:firstLineChars="200" w:firstLine="480"/>
            <w:jc w:val="both"/>
          </w:pPr>
        </w:pPrChange>
      </w:pPr>
      <w:r w:rsidRPr="00ED2D36">
        <w:rPr>
          <w:rFonts w:eastAsiaTheme="minorEastAsia"/>
          <w:sz w:val="24"/>
        </w:rPr>
        <w:t>2.1</w:t>
      </w:r>
      <w:ins w:id="1018" w:author="chao zhang" w:date="2026-05-06T10:25:00Z">
        <w:r w:rsidR="00AF1E25">
          <w:rPr>
            <w:rFonts w:eastAsiaTheme="minorEastAsia" w:hint="eastAsia"/>
            <w:sz w:val="24"/>
          </w:rPr>
          <w:t xml:space="preserve"> </w:t>
        </w:r>
      </w:ins>
      <w:del w:id="1019" w:author="chao zhang" w:date="2026-05-06T10:25:00Z">
        <w:r w:rsidRPr="00ED2D36" w:rsidDel="00AF1E25">
          <w:rPr>
            <w:rFonts w:eastAsiaTheme="minorEastAsia"/>
            <w:sz w:val="24"/>
          </w:rPr>
          <w:delText>.</w:delText>
        </w:r>
      </w:del>
      <w:r w:rsidRPr="00ED2D36">
        <w:rPr>
          <w:rFonts w:eastAsiaTheme="minorEastAsia"/>
          <w:sz w:val="24"/>
        </w:rPr>
        <w:t xml:space="preserve">For monoprotic acids: a single </w:t>
      </w:r>
      <w:proofErr w:type="spellStart"/>
      <w:r w:rsidRPr="00ED2D36">
        <w:rPr>
          <w:rFonts w:eastAsiaTheme="minorEastAsia"/>
          <w:sz w:val="24"/>
        </w:rPr>
        <w:t>pKa</w:t>
      </w:r>
      <w:proofErr w:type="spellEnd"/>
      <w:r w:rsidRPr="00ED2D36">
        <w:rPr>
          <w:rFonts w:eastAsiaTheme="minorEastAsia"/>
          <w:sz w:val="24"/>
        </w:rPr>
        <w:t xml:space="preserve"> ~ </w:t>
      </w:r>
      <w:proofErr w:type="gramStart"/>
      <w:r w:rsidRPr="00ED2D36">
        <w:rPr>
          <w:rFonts w:eastAsiaTheme="minorEastAsia"/>
          <w:sz w:val="24"/>
        </w:rPr>
        <w:t>U[</w:t>
      </w:r>
      <w:proofErr w:type="gramEnd"/>
      <w:r w:rsidRPr="00ED2D36">
        <w:rPr>
          <w:rFonts w:eastAsiaTheme="minorEastAsia"/>
          <w:sz w:val="24"/>
        </w:rPr>
        <w:t>2, 6].</w:t>
      </w:r>
    </w:p>
    <w:p w14:paraId="650A4318" w14:textId="7145259A" w:rsidR="000B220A" w:rsidRPr="00ED2D36" w:rsidRDefault="00155E69">
      <w:pPr>
        <w:spacing w:line="360" w:lineRule="auto"/>
        <w:ind w:firstLineChars="200" w:firstLine="480"/>
        <w:jc w:val="both"/>
        <w:rPr>
          <w:rFonts w:eastAsiaTheme="minorEastAsia"/>
          <w:sz w:val="24"/>
        </w:rPr>
        <w:pPrChange w:id="1020" w:author="SYLZ" w:date="2026-03-27T10:39:00Z">
          <w:pPr>
            <w:spacing w:line="480" w:lineRule="auto"/>
            <w:ind w:firstLineChars="200" w:firstLine="480"/>
            <w:jc w:val="both"/>
          </w:pPr>
        </w:pPrChange>
      </w:pPr>
      <w:r w:rsidRPr="00ED2D36">
        <w:rPr>
          <w:rFonts w:eastAsiaTheme="minorEastAsia"/>
          <w:sz w:val="24"/>
        </w:rPr>
        <w:t>2.2</w:t>
      </w:r>
      <w:ins w:id="1021" w:author="chao zhang" w:date="2026-05-06T10:25:00Z">
        <w:r w:rsidR="00AF1E25">
          <w:rPr>
            <w:rFonts w:eastAsiaTheme="minorEastAsia" w:hint="eastAsia"/>
            <w:sz w:val="24"/>
          </w:rPr>
          <w:t xml:space="preserve"> </w:t>
        </w:r>
      </w:ins>
      <w:del w:id="1022" w:author="chao zhang" w:date="2026-05-06T10:25:00Z">
        <w:r w:rsidRPr="00ED2D36" w:rsidDel="00AF1E25">
          <w:rPr>
            <w:rFonts w:eastAsiaTheme="minorEastAsia"/>
            <w:sz w:val="24"/>
          </w:rPr>
          <w:delText>.</w:delText>
        </w:r>
      </w:del>
      <w:r w:rsidRPr="00ED2D36">
        <w:rPr>
          <w:rFonts w:eastAsiaTheme="minorEastAsia"/>
          <w:sz w:val="24"/>
        </w:rPr>
        <w:t>For diprotic acids: pKa</w:t>
      </w:r>
      <w:r w:rsidRPr="00ED2D36">
        <w:rPr>
          <w:rFonts w:eastAsiaTheme="minorEastAsia"/>
          <w:sz w:val="24"/>
          <w:vertAlign w:val="subscript"/>
        </w:rPr>
        <w:t>1</w:t>
      </w:r>
      <w:r w:rsidRPr="00ED2D36">
        <w:rPr>
          <w:rFonts w:eastAsiaTheme="minorEastAsia"/>
          <w:sz w:val="24"/>
        </w:rPr>
        <w:t xml:space="preserve"> ~ </w:t>
      </w:r>
      <w:proofErr w:type="gramStart"/>
      <w:r w:rsidRPr="00ED2D36">
        <w:rPr>
          <w:rFonts w:eastAsiaTheme="minorEastAsia"/>
          <w:sz w:val="24"/>
        </w:rPr>
        <w:t>U[</w:t>
      </w:r>
      <w:proofErr w:type="gramEnd"/>
      <w:r w:rsidRPr="00ED2D36">
        <w:rPr>
          <w:rFonts w:eastAsiaTheme="minorEastAsia"/>
          <w:sz w:val="24"/>
        </w:rPr>
        <w:t>2, 4], pKa</w:t>
      </w:r>
      <w:r w:rsidRPr="00ED2D36">
        <w:rPr>
          <w:rFonts w:eastAsiaTheme="minorEastAsia"/>
          <w:sz w:val="24"/>
          <w:vertAlign w:val="subscript"/>
        </w:rPr>
        <w:t>2</w:t>
      </w:r>
      <w:r w:rsidRPr="00ED2D36">
        <w:rPr>
          <w:rFonts w:eastAsiaTheme="minorEastAsia"/>
          <w:sz w:val="24"/>
        </w:rPr>
        <w:t xml:space="preserve"> ~ U[4, 7].</w:t>
      </w:r>
    </w:p>
    <w:p w14:paraId="7DA98D94" w14:textId="76041AE7" w:rsidR="0026496E" w:rsidRPr="00ED2D36" w:rsidRDefault="00155E69">
      <w:pPr>
        <w:spacing w:line="360" w:lineRule="auto"/>
        <w:ind w:firstLineChars="200" w:firstLine="480"/>
        <w:jc w:val="both"/>
        <w:rPr>
          <w:rFonts w:eastAsiaTheme="minorEastAsia"/>
          <w:sz w:val="24"/>
        </w:rPr>
        <w:pPrChange w:id="1023" w:author="SYLZ" w:date="2026-03-27T10:39:00Z">
          <w:pPr>
            <w:spacing w:line="480" w:lineRule="auto"/>
            <w:ind w:firstLineChars="200" w:firstLine="480"/>
            <w:jc w:val="both"/>
          </w:pPr>
        </w:pPrChange>
      </w:pPr>
      <w:r w:rsidRPr="00ED2D36">
        <w:rPr>
          <w:rFonts w:eastAsiaTheme="minorEastAsia"/>
          <w:sz w:val="24"/>
        </w:rPr>
        <w:t>2.3</w:t>
      </w:r>
      <w:ins w:id="1024" w:author="chao zhang" w:date="2026-05-06T10:25:00Z">
        <w:r w:rsidR="00AF1E25">
          <w:rPr>
            <w:rFonts w:eastAsiaTheme="minorEastAsia" w:hint="eastAsia"/>
            <w:sz w:val="24"/>
          </w:rPr>
          <w:t xml:space="preserve"> </w:t>
        </w:r>
      </w:ins>
      <w:del w:id="1025" w:author="chao zhang" w:date="2026-05-06T10:25:00Z">
        <w:r w:rsidRPr="00ED2D36" w:rsidDel="00AF1E25">
          <w:rPr>
            <w:rFonts w:eastAsiaTheme="minorEastAsia"/>
            <w:sz w:val="24"/>
          </w:rPr>
          <w:delText xml:space="preserve">. </w:delText>
        </w:r>
      </w:del>
      <w:r w:rsidRPr="00ED2D36">
        <w:rPr>
          <w:rFonts w:eastAsiaTheme="minorEastAsia"/>
          <w:sz w:val="24"/>
        </w:rPr>
        <w:t>For triprotic acids: pKa</w:t>
      </w:r>
      <w:r w:rsidRPr="00ED2D36">
        <w:rPr>
          <w:rFonts w:eastAsiaTheme="minorEastAsia"/>
          <w:sz w:val="24"/>
          <w:vertAlign w:val="subscript"/>
        </w:rPr>
        <w:t>1</w:t>
      </w:r>
      <w:r w:rsidRPr="00ED2D36">
        <w:rPr>
          <w:rFonts w:eastAsiaTheme="minorEastAsia"/>
          <w:sz w:val="24"/>
        </w:rPr>
        <w:t xml:space="preserve"> ~ </w:t>
      </w:r>
      <w:proofErr w:type="gramStart"/>
      <w:r w:rsidRPr="00ED2D36">
        <w:rPr>
          <w:rFonts w:eastAsiaTheme="minorEastAsia"/>
          <w:sz w:val="24"/>
        </w:rPr>
        <w:t>U[</w:t>
      </w:r>
      <w:proofErr w:type="gramEnd"/>
      <w:r w:rsidRPr="00ED2D36">
        <w:rPr>
          <w:rFonts w:eastAsiaTheme="minorEastAsia"/>
          <w:sz w:val="24"/>
        </w:rPr>
        <w:t>2, 4], pKa</w:t>
      </w:r>
      <w:r w:rsidRPr="00ED2D36">
        <w:rPr>
          <w:rFonts w:eastAsiaTheme="minorEastAsia"/>
          <w:sz w:val="24"/>
          <w:vertAlign w:val="subscript"/>
        </w:rPr>
        <w:t>2</w:t>
      </w:r>
      <w:r w:rsidRPr="00ED2D36">
        <w:rPr>
          <w:rFonts w:eastAsiaTheme="minorEastAsia"/>
          <w:sz w:val="24"/>
        </w:rPr>
        <w:t xml:space="preserve"> ~ U[4, 7], pKa</w:t>
      </w:r>
      <w:r w:rsidRPr="00ED2D36">
        <w:rPr>
          <w:rFonts w:eastAsiaTheme="minorEastAsia"/>
          <w:sz w:val="24"/>
          <w:vertAlign w:val="subscript"/>
        </w:rPr>
        <w:t>3</w:t>
      </w:r>
      <w:r w:rsidRPr="00ED2D36">
        <w:rPr>
          <w:rFonts w:eastAsiaTheme="minorEastAsia"/>
          <w:sz w:val="24"/>
        </w:rPr>
        <w:t xml:space="preserve"> ~ U[6, 8].</w:t>
      </w:r>
    </w:p>
    <w:p w14:paraId="74019C64" w14:textId="494A5C16" w:rsidR="000B220A" w:rsidRPr="00ED2D36" w:rsidRDefault="00155E69">
      <w:pPr>
        <w:spacing w:line="360" w:lineRule="auto"/>
        <w:ind w:firstLineChars="200" w:firstLine="480"/>
        <w:jc w:val="both"/>
        <w:rPr>
          <w:rFonts w:eastAsiaTheme="minorEastAsia"/>
          <w:sz w:val="24"/>
        </w:rPr>
        <w:pPrChange w:id="1026" w:author="SYLZ" w:date="2026-03-27T10:39:00Z">
          <w:pPr>
            <w:spacing w:line="480" w:lineRule="auto"/>
            <w:ind w:firstLineChars="200" w:firstLine="480"/>
            <w:jc w:val="both"/>
          </w:pPr>
        </w:pPrChange>
      </w:pPr>
      <w:r w:rsidRPr="00ED2D36">
        <w:rPr>
          <w:rFonts w:eastAsiaTheme="minorEastAsia"/>
          <w:sz w:val="24"/>
        </w:rPr>
        <w:t>U[x</w:t>
      </w:r>
      <w:proofErr w:type="gramStart"/>
      <w:r w:rsidRPr="00ED2D36">
        <w:rPr>
          <w:rFonts w:eastAsiaTheme="minorEastAsia"/>
          <w:sz w:val="24"/>
          <w:vertAlign w:val="subscript"/>
        </w:rPr>
        <w:t>1</w:t>
      </w:r>
      <w:r w:rsidRPr="00ED2D36">
        <w:rPr>
          <w:rFonts w:eastAsiaTheme="minorEastAsia"/>
          <w:sz w:val="24"/>
        </w:rPr>
        <w:t>,x</w:t>
      </w:r>
      <w:proofErr w:type="gramEnd"/>
      <w:r w:rsidRPr="00ED2D36">
        <w:rPr>
          <w:rFonts w:eastAsiaTheme="minorEastAsia"/>
          <w:sz w:val="24"/>
          <w:vertAlign w:val="subscript"/>
        </w:rPr>
        <w:t>2</w:t>
      </w:r>
      <w:r w:rsidRPr="00ED2D36">
        <w:rPr>
          <w:rFonts w:eastAsiaTheme="minorEastAsia"/>
          <w:sz w:val="24"/>
        </w:rPr>
        <w:t>] means uniform sampling from x</w:t>
      </w:r>
      <w:r w:rsidRPr="00ED2D36">
        <w:rPr>
          <w:rFonts w:eastAsiaTheme="minorEastAsia"/>
          <w:sz w:val="24"/>
          <w:vertAlign w:val="subscript"/>
        </w:rPr>
        <w:t>1</w:t>
      </w:r>
      <w:r w:rsidRPr="00ED2D36">
        <w:rPr>
          <w:rFonts w:eastAsiaTheme="minorEastAsia"/>
          <w:sz w:val="24"/>
        </w:rPr>
        <w:t xml:space="preserve"> to x</w:t>
      </w:r>
      <w:r w:rsidRPr="00ED2D36">
        <w:rPr>
          <w:rFonts w:eastAsiaTheme="minorEastAsia"/>
          <w:sz w:val="24"/>
          <w:vertAlign w:val="subscript"/>
        </w:rPr>
        <w:t>2</w:t>
      </w:r>
      <w:r w:rsidRPr="00ED2D36">
        <w:rPr>
          <w:rFonts w:eastAsiaTheme="minorEastAsia"/>
          <w:sz w:val="24"/>
        </w:rPr>
        <w:t>.</w:t>
      </w:r>
    </w:p>
    <w:p w14:paraId="4AF411ED" w14:textId="77777777" w:rsidR="000B220A" w:rsidRPr="00ED2D36" w:rsidRDefault="00155E69">
      <w:pPr>
        <w:spacing w:line="360" w:lineRule="auto"/>
        <w:jc w:val="both"/>
        <w:rPr>
          <w:rFonts w:eastAsiaTheme="minorEastAsia"/>
          <w:sz w:val="24"/>
        </w:rPr>
        <w:pPrChange w:id="1027" w:author="SYLZ" w:date="2026-03-27T10:39:00Z">
          <w:pPr>
            <w:spacing w:line="480" w:lineRule="auto"/>
            <w:jc w:val="both"/>
          </w:pPr>
        </w:pPrChange>
      </w:pPr>
      <w:r w:rsidRPr="00ED2D36">
        <w:rPr>
          <w:rFonts w:eastAsiaTheme="minorEastAsia"/>
          <w:sz w:val="24"/>
        </w:rPr>
        <w:t>3.3</w:t>
      </w:r>
      <w:del w:id="1028" w:author="chao zhang" w:date="2026-05-06T10:25:00Z">
        <w:r w:rsidRPr="00ED2D36" w:rsidDel="00AF1E25">
          <w:rPr>
            <w:rFonts w:eastAsiaTheme="minorEastAsia"/>
            <w:sz w:val="24"/>
          </w:rPr>
          <w:delText>.</w:delText>
        </w:r>
      </w:del>
      <w:r w:rsidRPr="00ED2D36">
        <w:rPr>
          <w:rFonts w:eastAsiaTheme="minorEastAsia"/>
          <w:sz w:val="24"/>
        </w:rPr>
        <w:t xml:space="preserve"> The initial pH was computed exactly by solving the charge balance equation for the pure acid solution at the given concentration and </w:t>
      </w:r>
      <w:proofErr w:type="spellStart"/>
      <w:r w:rsidRPr="00ED2D36">
        <w:rPr>
          <w:rFonts w:eastAsiaTheme="minorEastAsia"/>
          <w:sz w:val="24"/>
        </w:rPr>
        <w:t>pKa</w:t>
      </w:r>
      <w:proofErr w:type="spellEnd"/>
      <w:r w:rsidRPr="00ED2D36">
        <w:rPr>
          <w:rFonts w:eastAsiaTheme="minorEastAsia"/>
          <w:sz w:val="24"/>
        </w:rPr>
        <w:t xml:space="preserve"> values.</w:t>
      </w:r>
    </w:p>
    <w:p w14:paraId="1060864B" w14:textId="447DE66D" w:rsidR="000B220A" w:rsidRPr="00ED2D36" w:rsidRDefault="00155E69">
      <w:pPr>
        <w:spacing w:line="360" w:lineRule="auto"/>
        <w:jc w:val="both"/>
        <w:rPr>
          <w:rFonts w:eastAsiaTheme="minorEastAsia"/>
          <w:sz w:val="24"/>
        </w:rPr>
        <w:pPrChange w:id="1029" w:author="SYLZ" w:date="2026-03-27T10:39:00Z">
          <w:pPr>
            <w:spacing w:line="480" w:lineRule="auto"/>
            <w:jc w:val="both"/>
          </w:pPr>
        </w:pPrChange>
      </w:pPr>
      <w:r w:rsidRPr="00ED2D36">
        <w:rPr>
          <w:rFonts w:eastAsiaTheme="minorEastAsia"/>
          <w:sz w:val="24"/>
        </w:rPr>
        <w:t>4</w:t>
      </w:r>
      <w:del w:id="1030" w:author="chao zhang" w:date="2026-05-06T10:25:00Z">
        <w:r w:rsidRPr="00ED2D36" w:rsidDel="00AF1E25">
          <w:rPr>
            <w:rFonts w:eastAsiaTheme="minorEastAsia"/>
            <w:sz w:val="24"/>
          </w:rPr>
          <w:delText>.</w:delText>
        </w:r>
      </w:del>
      <w:r w:rsidR="002E1F50" w:rsidRPr="00ED2D36">
        <w:rPr>
          <w:rFonts w:eastAsiaTheme="minorEastAsia"/>
          <w:sz w:val="24"/>
        </w:rPr>
        <w:t xml:space="preserve"> </w:t>
      </w:r>
      <w:r w:rsidRPr="00ED2D36">
        <w:rPr>
          <w:rFonts w:eastAsiaTheme="minorEastAsia"/>
          <w:sz w:val="24"/>
        </w:rPr>
        <w:t>The target pH was uniformly sampled from [2, 11] and rounded to two decimal places.</w:t>
      </w:r>
    </w:p>
    <w:p w14:paraId="620CB2E0" w14:textId="65118158" w:rsidR="000B220A" w:rsidRPr="00ED2D36" w:rsidRDefault="00155E69">
      <w:pPr>
        <w:spacing w:line="360" w:lineRule="auto"/>
        <w:jc w:val="both"/>
        <w:rPr>
          <w:rFonts w:eastAsiaTheme="minorEastAsia"/>
          <w:sz w:val="24"/>
        </w:rPr>
        <w:pPrChange w:id="1031" w:author="SYLZ" w:date="2026-03-27T10:39:00Z">
          <w:pPr>
            <w:spacing w:line="480" w:lineRule="auto"/>
            <w:jc w:val="both"/>
          </w:pPr>
        </w:pPrChange>
      </w:pPr>
      <w:r w:rsidRPr="00ED2D36">
        <w:rPr>
          <w:rFonts w:eastAsiaTheme="minorEastAsia"/>
          <w:sz w:val="24"/>
        </w:rPr>
        <w:t>5</w:t>
      </w:r>
      <w:del w:id="1032" w:author="chao zhang" w:date="2026-05-06T10:25:00Z">
        <w:r w:rsidRPr="00ED2D36" w:rsidDel="00AF1E25">
          <w:rPr>
            <w:rFonts w:eastAsiaTheme="minorEastAsia"/>
            <w:sz w:val="24"/>
          </w:rPr>
          <w:delText>.</w:delText>
        </w:r>
      </w:del>
      <w:r w:rsidR="00B74514" w:rsidRPr="00ED2D36">
        <w:rPr>
          <w:rFonts w:eastAsiaTheme="minorEastAsia"/>
          <w:sz w:val="24"/>
        </w:rPr>
        <w:t xml:space="preserve"> </w:t>
      </w:r>
      <w:r w:rsidRPr="00ED2D36">
        <w:rPr>
          <w:rFonts w:eastAsiaTheme="minorEastAsia"/>
          <w:sz w:val="24"/>
        </w:rPr>
        <w:t>To introduce realistic uncertainty and buffering effects unknown to the controller, three additional buffer species were present in the solution with:</w:t>
      </w:r>
    </w:p>
    <w:p w14:paraId="1C372E18" w14:textId="44BB94D4" w:rsidR="000B220A" w:rsidRPr="00ED2D36" w:rsidRDefault="00155E69">
      <w:pPr>
        <w:spacing w:line="360" w:lineRule="auto"/>
        <w:ind w:firstLineChars="200" w:firstLine="480"/>
        <w:jc w:val="both"/>
        <w:rPr>
          <w:rFonts w:eastAsiaTheme="minorEastAsia"/>
          <w:sz w:val="24"/>
        </w:rPr>
        <w:pPrChange w:id="1033" w:author="SYLZ" w:date="2026-03-27T10:39:00Z">
          <w:pPr>
            <w:spacing w:line="480" w:lineRule="auto"/>
            <w:ind w:firstLineChars="200" w:firstLine="480"/>
            <w:jc w:val="both"/>
          </w:pPr>
        </w:pPrChange>
      </w:pPr>
      <w:r w:rsidRPr="00ED2D36">
        <w:rPr>
          <w:rFonts w:eastAsiaTheme="minorEastAsia"/>
          <w:sz w:val="24"/>
        </w:rPr>
        <w:t>5.1</w:t>
      </w:r>
      <w:del w:id="1034" w:author="chao zhang" w:date="2026-05-06T10:25:00Z">
        <w:r w:rsidRPr="00ED2D36" w:rsidDel="00AF1E25">
          <w:rPr>
            <w:rFonts w:eastAsiaTheme="minorEastAsia"/>
            <w:sz w:val="24"/>
          </w:rPr>
          <w:delText>.</w:delText>
        </w:r>
      </w:del>
      <w:r w:rsidR="0056628C" w:rsidRPr="00ED2D36">
        <w:rPr>
          <w:rFonts w:eastAsiaTheme="minorEastAsia"/>
          <w:sz w:val="24"/>
        </w:rPr>
        <w:t xml:space="preserve"> </w:t>
      </w:r>
      <w:proofErr w:type="spellStart"/>
      <w:r w:rsidRPr="00ED2D36">
        <w:rPr>
          <w:rFonts w:eastAsiaTheme="minorEastAsia"/>
          <w:sz w:val="24"/>
        </w:rPr>
        <w:t>pKa</w:t>
      </w:r>
      <w:proofErr w:type="spellEnd"/>
      <w:r w:rsidRPr="00ED2D36">
        <w:rPr>
          <w:rFonts w:eastAsiaTheme="minorEastAsia"/>
          <w:sz w:val="24"/>
        </w:rPr>
        <w:t xml:space="preserve"> values independently drawn from </w:t>
      </w:r>
      <w:proofErr w:type="gramStart"/>
      <w:r w:rsidRPr="00ED2D36">
        <w:rPr>
          <w:rFonts w:eastAsiaTheme="minorEastAsia"/>
          <w:sz w:val="24"/>
        </w:rPr>
        <w:t>U[</w:t>
      </w:r>
      <w:proofErr w:type="gramEnd"/>
      <w:r w:rsidRPr="00ED2D36">
        <w:rPr>
          <w:rFonts w:eastAsiaTheme="minorEastAsia"/>
          <w:sz w:val="24"/>
        </w:rPr>
        <w:t>2, 6],</w:t>
      </w:r>
    </w:p>
    <w:p w14:paraId="0BF005B8" w14:textId="79AFD9BC" w:rsidR="000B220A" w:rsidRPr="00ED2D36" w:rsidRDefault="00155E69">
      <w:pPr>
        <w:spacing w:line="360" w:lineRule="auto"/>
        <w:ind w:firstLineChars="200" w:firstLine="480"/>
        <w:jc w:val="both"/>
        <w:rPr>
          <w:rFonts w:eastAsiaTheme="minorEastAsia"/>
          <w:sz w:val="24"/>
        </w:rPr>
        <w:pPrChange w:id="1035" w:author="SYLZ" w:date="2026-03-27T10:39:00Z">
          <w:pPr>
            <w:spacing w:line="480" w:lineRule="auto"/>
            <w:ind w:firstLineChars="200" w:firstLine="480"/>
            <w:jc w:val="both"/>
          </w:pPr>
        </w:pPrChange>
      </w:pPr>
      <w:r w:rsidRPr="00ED2D36">
        <w:rPr>
          <w:rFonts w:eastAsiaTheme="minorEastAsia"/>
          <w:sz w:val="24"/>
        </w:rPr>
        <w:t>5.2</w:t>
      </w:r>
      <w:del w:id="1036" w:author="chao zhang" w:date="2026-05-06T10:25:00Z">
        <w:r w:rsidRPr="00ED2D36" w:rsidDel="00AF1E25">
          <w:rPr>
            <w:rFonts w:eastAsiaTheme="minorEastAsia"/>
            <w:sz w:val="24"/>
          </w:rPr>
          <w:delText>.</w:delText>
        </w:r>
      </w:del>
      <w:r w:rsidR="0056628C" w:rsidRPr="00ED2D36">
        <w:rPr>
          <w:rFonts w:eastAsiaTheme="minorEastAsia"/>
          <w:sz w:val="24"/>
        </w:rPr>
        <w:t xml:space="preserve"> The </w:t>
      </w:r>
      <w:r w:rsidRPr="00ED2D36">
        <w:rPr>
          <w:rFonts w:eastAsiaTheme="minorEastAsia"/>
          <w:sz w:val="24"/>
        </w:rPr>
        <w:t xml:space="preserve">total molar amounts independently drawn from </w:t>
      </w:r>
      <w:proofErr w:type="gramStart"/>
      <w:r w:rsidRPr="00ED2D36">
        <w:rPr>
          <w:rFonts w:eastAsiaTheme="minorEastAsia"/>
          <w:sz w:val="24"/>
        </w:rPr>
        <w:t>U[</w:t>
      </w:r>
      <w:proofErr w:type="gramEnd"/>
      <w:r w:rsidRPr="00ED2D36">
        <w:rPr>
          <w:rFonts w:eastAsiaTheme="minorEastAsia"/>
          <w:sz w:val="24"/>
        </w:rPr>
        <w:t>10</w:t>
      </w:r>
      <w:r w:rsidRPr="00ED2D36">
        <w:rPr>
          <w:rFonts w:eastAsiaTheme="minorEastAsia"/>
          <w:sz w:val="24"/>
          <w:vertAlign w:val="superscript"/>
        </w:rPr>
        <w:t>-6</w:t>
      </w:r>
      <w:r w:rsidRPr="00ED2D36">
        <w:rPr>
          <w:rFonts w:eastAsiaTheme="minorEastAsia"/>
          <w:sz w:val="24"/>
        </w:rPr>
        <w:t>, 0.5] mol.</w:t>
      </w:r>
    </w:p>
    <w:p w14:paraId="1EF24572" w14:textId="0D4E53C3" w:rsidR="003D1B23" w:rsidRPr="003D1B23" w:rsidRDefault="003D1B23">
      <w:pPr>
        <w:spacing w:line="360" w:lineRule="auto"/>
        <w:jc w:val="both"/>
        <w:rPr>
          <w:ins w:id="1037" w:author="chao zhang" w:date="2026-03-31T20:53:00Z"/>
          <w:rFonts w:eastAsiaTheme="minorEastAsia"/>
          <w:sz w:val="24"/>
        </w:rPr>
        <w:pPrChange w:id="1038" w:author="chao zhang" w:date="2026-03-31T20:53:00Z">
          <w:pPr>
            <w:spacing w:line="360" w:lineRule="auto"/>
            <w:ind w:firstLineChars="200" w:firstLine="480"/>
            <w:jc w:val="both"/>
          </w:pPr>
        </w:pPrChange>
      </w:pPr>
      <w:ins w:id="1039" w:author="chao zhang" w:date="2026-03-31T20:53:00Z">
        <w:r w:rsidRPr="003D1B23">
          <w:rPr>
            <w:rFonts w:eastAsiaTheme="minorEastAsia"/>
            <w:sz w:val="24"/>
          </w:rPr>
          <w:t xml:space="preserve">Two sets of reagents were employed for pH adjustment: 0.1 M HCl/NaOH as the primary pair for coarse adjustment and 0.01 M HCl/NaOH as the secondary pair for fine adjustment. The system automatically switched to the secondary (dilute) reagents </w:t>
        </w:r>
        <w:r>
          <w:rPr>
            <w:rFonts w:eastAsiaTheme="minorEastAsia" w:hint="eastAsia"/>
            <w:sz w:val="24"/>
          </w:rPr>
          <w:t>when</w:t>
        </w:r>
        <w:r w:rsidRPr="003D1B23">
          <w:rPr>
            <w:rFonts w:eastAsiaTheme="minorEastAsia"/>
            <w:sz w:val="24"/>
          </w:rPr>
          <w:t xml:space="preserve"> pH oscillation</w:t>
        </w:r>
        <w:r>
          <w:rPr>
            <w:rFonts w:eastAsiaTheme="minorEastAsia" w:hint="eastAsia"/>
            <w:sz w:val="24"/>
          </w:rPr>
          <w:t xml:space="preserve"> </w:t>
        </w:r>
      </w:ins>
      <w:ins w:id="1040" w:author="chao zhang" w:date="2026-03-31T20:54:00Z">
        <w:r>
          <w:rPr>
            <w:rFonts w:eastAsiaTheme="minorEastAsia" w:hint="eastAsia"/>
            <w:sz w:val="24"/>
          </w:rPr>
          <w:t>occur</w:t>
        </w:r>
        <w:r w:rsidR="00457CCC">
          <w:rPr>
            <w:rFonts w:eastAsiaTheme="minorEastAsia" w:hint="eastAsia"/>
            <w:sz w:val="24"/>
          </w:rPr>
          <w:t>s</w:t>
        </w:r>
      </w:ins>
      <w:ins w:id="1041" w:author="chao zhang" w:date="2026-03-31T20:53:00Z">
        <w:r w:rsidRPr="003D1B23">
          <w:rPr>
            <w:rFonts w:eastAsiaTheme="minorEastAsia"/>
            <w:sz w:val="24"/>
          </w:rPr>
          <w:t xml:space="preserve"> (three consecutive minimum-volume additions</w:t>
        </w:r>
      </w:ins>
      <w:ins w:id="1042" w:author="chao zhang" w:date="2026-03-31T21:00:00Z">
        <w:r w:rsidR="0052228D">
          <w:rPr>
            <w:rFonts w:eastAsiaTheme="minorEastAsia" w:hint="eastAsia"/>
            <w:sz w:val="24"/>
          </w:rPr>
          <w:t xml:space="preserve"> i.</w:t>
        </w:r>
      </w:ins>
      <w:ins w:id="1043" w:author="chao zhang" w:date="2026-03-31T21:01:00Z">
        <w:r w:rsidR="0052228D">
          <w:rPr>
            <w:rFonts w:eastAsiaTheme="minorEastAsia" w:hint="eastAsia"/>
            <w:sz w:val="24"/>
          </w:rPr>
          <w:t>e. 0.01mL</w:t>
        </w:r>
      </w:ins>
      <w:ins w:id="1044" w:author="chao zhang" w:date="2026-03-31T20:53:00Z">
        <w:r w:rsidRPr="003D1B23">
          <w:rPr>
            <w:rFonts w:eastAsiaTheme="minorEastAsia"/>
            <w:sz w:val="24"/>
          </w:rPr>
          <w:t xml:space="preserve"> that crossed the target), thereby enabling finer control when needed. The maximum number of pH-adjustment steps was limited to 50, and success was defined as achieving a final pH within ±0.1 of the target. This procedure ensured broad coverage of adjustment curve shapes, buffering regimes, and adjustment directions (acidification or basification), providing a challenging and diverse benchmark for the algorithm.</w:t>
        </w:r>
      </w:ins>
    </w:p>
    <w:p w14:paraId="5355F58F" w14:textId="6191518C" w:rsidR="000B220A" w:rsidRPr="00ED2D36" w:rsidRDefault="00A9074E">
      <w:pPr>
        <w:spacing w:line="360" w:lineRule="auto"/>
        <w:jc w:val="both"/>
        <w:rPr>
          <w:rFonts w:eastAsiaTheme="minorEastAsia"/>
          <w:sz w:val="24"/>
        </w:rPr>
        <w:pPrChange w:id="1045" w:author="SYLZ" w:date="2026-03-27T10:39:00Z">
          <w:pPr>
            <w:spacing w:line="480" w:lineRule="auto"/>
            <w:jc w:val="both"/>
          </w:pPr>
        </w:pPrChange>
      </w:pPr>
      <w:del w:id="1046" w:author="chao zhang" w:date="2026-03-31T20:53:00Z">
        <w:r w:rsidRPr="00ED2D36" w:rsidDel="003D1B23">
          <w:rPr>
            <w:rFonts w:eastAsiaTheme="minorEastAsia"/>
            <w:sz w:val="24"/>
          </w:rPr>
          <w:lastRenderedPageBreak/>
          <w:delText xml:space="preserve">Two sets of titrants </w:delText>
        </w:r>
      </w:del>
      <w:ins w:id="1047" w:author="Yibin Jiang" w:date="2026-03-31T15:10:00Z">
        <w:del w:id="1048" w:author="chao zhang" w:date="2026-03-31T20:53:00Z">
          <w:r w:rsidR="009253A2" w:rsidDel="003D1B23">
            <w:rPr>
              <w:rFonts w:eastAsiaTheme="minorEastAsia" w:hint="eastAsia"/>
              <w:sz w:val="24"/>
            </w:rPr>
            <w:delText>reagents</w:delText>
          </w:r>
          <w:r w:rsidR="009253A2" w:rsidRPr="00ED2D36" w:rsidDel="003D1B23">
            <w:rPr>
              <w:rFonts w:eastAsiaTheme="minorEastAsia"/>
              <w:sz w:val="24"/>
            </w:rPr>
            <w:delText xml:space="preserve"> </w:delText>
          </w:r>
        </w:del>
      </w:ins>
      <w:del w:id="1049" w:author="chao zhang" w:date="2026-03-31T20:53:00Z">
        <w:r w:rsidRPr="00ED2D36" w:rsidDel="003D1B23">
          <w:rPr>
            <w:rFonts w:eastAsiaTheme="minorEastAsia"/>
            <w:sz w:val="24"/>
          </w:rPr>
          <w:delText>were employed</w:delText>
        </w:r>
      </w:del>
      <w:ins w:id="1050" w:author="Yibin Jiang" w:date="2026-03-31T15:10:00Z">
        <w:del w:id="1051" w:author="chao zhang" w:date="2026-03-31T20:53:00Z">
          <w:r w:rsidR="009253A2" w:rsidDel="003D1B23">
            <w:rPr>
              <w:rFonts w:eastAsiaTheme="minorEastAsia" w:hint="eastAsia"/>
              <w:sz w:val="24"/>
            </w:rPr>
            <w:delText xml:space="preserve"> for pH adjustment</w:delText>
          </w:r>
        </w:del>
      </w:ins>
      <w:del w:id="1052" w:author="chao zhang" w:date="2026-03-31T20:53:00Z">
        <w:r w:rsidRPr="00ED2D36" w:rsidDel="003D1B23">
          <w:rPr>
            <w:rFonts w:eastAsiaTheme="minorEastAsia"/>
            <w:sz w:val="24"/>
          </w:rPr>
          <w:delText>: 0.1 M HCl/NaOH as the primary pair for coarse adjustment, and 0.01 M HCl/NaOH as the secondary pair for fine adjustment</w:delText>
        </w:r>
        <w:commentRangeStart w:id="1053"/>
        <w:r w:rsidRPr="00ED2D36" w:rsidDel="003D1B23">
          <w:rPr>
            <w:rFonts w:eastAsiaTheme="minorEastAsia"/>
            <w:sz w:val="24"/>
          </w:rPr>
          <w:delText>.</w:delText>
        </w:r>
        <w:commentRangeEnd w:id="1053"/>
        <w:r w:rsidRPr="00ED2D36" w:rsidDel="003D1B23">
          <w:rPr>
            <w:sz w:val="24"/>
          </w:rPr>
          <w:commentReference w:id="1053"/>
        </w:r>
        <w:r w:rsidRPr="00ED2D36" w:rsidDel="003D1B23">
          <w:rPr>
            <w:rFonts w:eastAsiaTheme="minorEastAsia"/>
            <w:sz w:val="24"/>
          </w:rPr>
          <w:delText xml:space="preserve"> The maximum number of </w:delText>
        </w:r>
      </w:del>
      <w:ins w:id="1054" w:author="Yibin Jiang" w:date="2026-03-31T15:19:00Z">
        <w:del w:id="1055" w:author="chao zhang" w:date="2026-03-31T20:53:00Z">
          <w:r w:rsidR="007C1AF4" w:rsidDel="003D1B23">
            <w:rPr>
              <w:rFonts w:eastAsiaTheme="minorEastAsia" w:hint="eastAsia"/>
              <w:sz w:val="24"/>
            </w:rPr>
            <w:delText>pH-adjustment</w:delText>
          </w:r>
          <w:r w:rsidR="007C1AF4" w:rsidRPr="00ED2D36" w:rsidDel="003D1B23">
            <w:rPr>
              <w:sz w:val="24"/>
            </w:rPr>
            <w:delText xml:space="preserve"> </w:delText>
          </w:r>
        </w:del>
      </w:ins>
      <w:del w:id="1056" w:author="chao zhang" w:date="2026-03-31T20:53:00Z">
        <w:r w:rsidRPr="00ED2D36" w:rsidDel="003D1B23">
          <w:rPr>
            <w:rFonts w:eastAsiaTheme="minorEastAsia"/>
            <w:sz w:val="24"/>
          </w:rPr>
          <w:delText xml:space="preserve">titration steps was limited to 50, and success was defined as achieving a final pH within ±0.1 of the target. This procedure ensured broad coverage of titration </w:delText>
        </w:r>
      </w:del>
      <w:ins w:id="1057" w:author="Yibin Jiang" w:date="2026-03-31T15:11:00Z">
        <w:del w:id="1058" w:author="chao zhang" w:date="2026-03-31T20:53:00Z">
          <w:r w:rsidR="00457996" w:rsidDel="003D1B23">
            <w:rPr>
              <w:rFonts w:eastAsiaTheme="minorEastAsia" w:hint="eastAsia"/>
              <w:sz w:val="24"/>
            </w:rPr>
            <w:delText>adjustment</w:delText>
          </w:r>
          <w:r w:rsidR="00457996" w:rsidRPr="00ED2D36" w:rsidDel="003D1B23">
            <w:rPr>
              <w:rFonts w:eastAsiaTheme="minorEastAsia"/>
              <w:sz w:val="24"/>
            </w:rPr>
            <w:delText xml:space="preserve"> </w:delText>
          </w:r>
        </w:del>
      </w:ins>
      <w:del w:id="1059" w:author="chao zhang" w:date="2026-03-31T20:53:00Z">
        <w:r w:rsidRPr="00ED2D36" w:rsidDel="003D1B23">
          <w:rPr>
            <w:rFonts w:eastAsiaTheme="minorEastAsia"/>
            <w:sz w:val="24"/>
          </w:rPr>
          <w:delText>curve shapes, buffering regimes, and adjustment directions (acidification or basification), providing a challenging and diverse benchmark for the algorithm.</w:delText>
        </w:r>
      </w:del>
    </w:p>
    <w:p w14:paraId="1B014602" w14:textId="7BB74026" w:rsidR="000B220A" w:rsidRDefault="00155E69">
      <w:pPr>
        <w:spacing w:line="360" w:lineRule="auto"/>
        <w:jc w:val="both"/>
        <w:rPr>
          <w:ins w:id="1060" w:author="chao zhang" w:date="2026-05-05T10:58:00Z"/>
          <w:rFonts w:eastAsiaTheme="minorEastAsia"/>
          <w:sz w:val="24"/>
        </w:rPr>
      </w:pPr>
      <w:r w:rsidRPr="00ED2D36">
        <w:rPr>
          <w:rFonts w:eastAsiaTheme="minorEastAsia"/>
          <w:sz w:val="24"/>
        </w:rPr>
        <w:t xml:space="preserve">Then we evaluated models in the simulation environment using three metrics: (1) experimental success rate, (2) </w:t>
      </w:r>
      <w:ins w:id="1061" w:author="chao zhang" w:date="2026-05-02T10:16:00Z">
        <w:r w:rsidR="00DF004E" w:rsidRPr="00DF004E">
          <w:rPr>
            <w:rFonts w:eastAsiaTheme="minorEastAsia"/>
            <w:sz w:val="24"/>
          </w:rPr>
          <w:t>average number of steps among successful experiments ± standard deviation</w:t>
        </w:r>
      </w:ins>
      <w:del w:id="1062" w:author="chao zhang" w:date="2026-05-02T10:16:00Z">
        <w:r w:rsidRPr="00ED2D36" w:rsidDel="00DF004E">
          <w:rPr>
            <w:rFonts w:eastAsiaTheme="minorEastAsia"/>
            <w:sz w:val="24"/>
          </w:rPr>
          <w:delText>average number of steps ± standard deviation</w:delText>
        </w:r>
      </w:del>
      <w:r w:rsidRPr="00ED2D36">
        <w:rPr>
          <w:rFonts w:eastAsiaTheme="minorEastAsia"/>
          <w:sz w:val="24"/>
        </w:rPr>
        <w:t>, and (3) overshoot rate.</w:t>
      </w:r>
    </w:p>
    <w:p w14:paraId="533EDA54" w14:textId="06DB1481" w:rsidR="00B626BE" w:rsidRPr="00ED2D36" w:rsidRDefault="00B626BE">
      <w:pPr>
        <w:spacing w:line="360" w:lineRule="auto"/>
        <w:jc w:val="both"/>
        <w:rPr>
          <w:rFonts w:eastAsiaTheme="minorEastAsia"/>
          <w:sz w:val="24"/>
        </w:rPr>
        <w:pPrChange w:id="1063" w:author="SYLZ" w:date="2026-03-27T10:39:00Z">
          <w:pPr>
            <w:spacing w:line="480" w:lineRule="auto"/>
            <w:jc w:val="both"/>
          </w:pPr>
        </w:pPrChange>
      </w:pPr>
      <w:ins w:id="1064" w:author="chao zhang" w:date="2026-05-05T10:58:00Z">
        <w:r w:rsidRPr="00B626BE">
          <w:rPr>
            <w:rFonts w:eastAsiaTheme="minorEastAsia"/>
            <w:sz w:val="24"/>
          </w:rPr>
          <w:t>In 3,000 diverse simulated pH-adjustment tasks, the Bayesian algorithm achieved a 90.3% success rate, with 9 ± 6 steps among successful runs and an overshoot rate of 44.3%. The imitation-learning and reinforcement-learning controllers improved the success rate to 93.</w:t>
        </w:r>
      </w:ins>
      <w:ins w:id="1065" w:author="chao zhang" w:date="2026-05-06T10:24:00Z">
        <w:r w:rsidR="008C2164">
          <w:rPr>
            <w:rFonts w:eastAsiaTheme="minorEastAsia" w:hint="eastAsia"/>
            <w:sz w:val="24"/>
          </w:rPr>
          <w:t>9</w:t>
        </w:r>
      </w:ins>
      <w:ins w:id="1066" w:author="chao zhang" w:date="2026-05-05T10:58:00Z">
        <w:r w:rsidRPr="00B626BE">
          <w:rPr>
            <w:rFonts w:eastAsiaTheme="minorEastAsia"/>
            <w:sz w:val="24"/>
          </w:rPr>
          <w:t>% and 94.3%, respectively, while maintaining similar step counts of 10 ± 7 and substantially lower overshoot rates of 31.</w:t>
        </w:r>
      </w:ins>
      <w:ins w:id="1067" w:author="chao zhang" w:date="2026-05-06T10:24:00Z">
        <w:r w:rsidR="008C2164">
          <w:rPr>
            <w:rFonts w:eastAsiaTheme="minorEastAsia" w:hint="eastAsia"/>
            <w:sz w:val="24"/>
          </w:rPr>
          <w:t>3</w:t>
        </w:r>
      </w:ins>
      <w:ins w:id="1068" w:author="chao zhang" w:date="2026-05-05T10:58:00Z">
        <w:r w:rsidRPr="00B626BE">
          <w:rPr>
            <w:rFonts w:eastAsiaTheme="minorEastAsia"/>
            <w:sz w:val="24"/>
          </w:rPr>
          <w:t>% and 31.4%. For comparison, the adaptive PID controller achieved a 76.2% success rate with 24 ± 11 steps and an overshoot rate of 29.9%. Thus, although the Bayesian controller remained relatively step-efficient when successful, its lower success rate and higher overshoot rate made it less competitive than the learning-based policies. The adaptive PID baseline showed the lowest overshoot rate, but its markedly lower success rate and much larger number of adjustment steps indicate inferior overall performance. Overall, reinforcement learning provided the best comprehensive performance, closely followed by imitation learning, whereas the Bayesian controller ranked next and adaptive PID remained less effective for nonlinear titration tasks with uncertain buffering behavior.</w:t>
        </w:r>
      </w:ins>
    </w:p>
    <w:p w14:paraId="04417BA8" w14:textId="7CAB134D" w:rsidR="000B220A" w:rsidRPr="00ED2D36" w:rsidDel="00B626BE" w:rsidRDefault="00155E69">
      <w:pPr>
        <w:spacing w:line="360" w:lineRule="auto"/>
        <w:jc w:val="both"/>
        <w:rPr>
          <w:del w:id="1069" w:author="chao zhang" w:date="2026-05-05T10:57:00Z"/>
          <w:rFonts w:eastAsiaTheme="minorEastAsia"/>
          <w:sz w:val="24"/>
        </w:rPr>
        <w:pPrChange w:id="1070" w:author="SYLZ" w:date="2026-03-27T10:39:00Z">
          <w:pPr>
            <w:spacing w:line="480" w:lineRule="auto"/>
            <w:jc w:val="both"/>
          </w:pPr>
        </w:pPrChange>
      </w:pPr>
      <w:del w:id="1071" w:author="chao zhang" w:date="2026-05-05T10:57:00Z">
        <w:r w:rsidRPr="00745282" w:rsidDel="00B626BE">
          <w:rPr>
            <w:rFonts w:eastAsiaTheme="minorEastAsia"/>
            <w:sz w:val="24"/>
          </w:rPr>
          <w:delText xml:space="preserve">In the 3000 diverse simulated pH titration </w:delText>
        </w:r>
      </w:del>
      <w:ins w:id="1072" w:author="Yibin Jiang" w:date="2026-03-31T15:11:00Z">
        <w:del w:id="1073" w:author="chao zhang" w:date="2026-05-05T10:57:00Z">
          <w:r w:rsidR="00E41A24" w:rsidRPr="00745282" w:rsidDel="00B626BE">
            <w:rPr>
              <w:rFonts w:eastAsiaTheme="minorEastAsia"/>
              <w:sz w:val="24"/>
            </w:rPr>
            <w:delText xml:space="preserve">adjustment </w:delText>
          </w:r>
        </w:del>
      </w:ins>
      <w:del w:id="1074" w:author="chao zhang" w:date="2026-05-05T10:57:00Z">
        <w:r w:rsidRPr="00745282" w:rsidDel="00B626BE">
          <w:rPr>
            <w:rFonts w:eastAsiaTheme="minorEastAsia"/>
            <w:sz w:val="24"/>
          </w:rPr>
          <w:delText>tasks, the Bayesian algorithm (success rate 94.2%, average steps ± standard deviation 13</w:delText>
        </w:r>
      </w:del>
      <w:del w:id="1075" w:author="chao zhang" w:date="2026-03-31T20:43:00Z">
        <w:r w:rsidRPr="00745282" w:rsidDel="008E2B7C">
          <w:rPr>
            <w:rFonts w:eastAsiaTheme="minorEastAsia"/>
            <w:sz w:val="24"/>
          </w:rPr>
          <w:delText>73</w:delText>
        </w:r>
      </w:del>
      <w:del w:id="1076" w:author="chao zhang" w:date="2026-05-05T10:57:00Z">
        <w:r w:rsidRPr="00745282" w:rsidDel="00B626BE">
          <w:rPr>
            <w:rFonts w:eastAsiaTheme="minorEastAsia"/>
            <w:sz w:val="24"/>
          </w:rPr>
          <w:delText xml:space="preserve"> ± 8</w:delText>
        </w:r>
      </w:del>
      <w:del w:id="1077" w:author="chao zhang" w:date="2026-03-31T20:44:00Z">
        <w:r w:rsidRPr="00745282" w:rsidDel="008E2B7C">
          <w:rPr>
            <w:rFonts w:eastAsiaTheme="minorEastAsia"/>
            <w:sz w:val="24"/>
          </w:rPr>
          <w:delText>1</w:delText>
        </w:r>
      </w:del>
      <w:del w:id="1078" w:author="chao zhang" w:date="2026-05-05T10:57:00Z">
        <w:r w:rsidRPr="00745282" w:rsidDel="00B626BE">
          <w:rPr>
            <w:rFonts w:eastAsiaTheme="minorEastAsia"/>
            <w:sz w:val="24"/>
          </w:rPr>
          <w:delText xml:space="preserve">, overshoot rate </w:delText>
        </w:r>
      </w:del>
      <w:del w:id="1079" w:author="chao zhang" w:date="2026-03-31T20:44:00Z">
        <w:r w:rsidRPr="00745282" w:rsidDel="008E2B7C">
          <w:rPr>
            <w:rFonts w:eastAsiaTheme="minorEastAsia"/>
            <w:sz w:val="24"/>
          </w:rPr>
          <w:delText>39.99</w:delText>
        </w:r>
      </w:del>
      <w:del w:id="1080" w:author="chao zhang" w:date="2026-05-02T10:16:00Z">
        <w:r w:rsidRPr="00745282" w:rsidDel="00DF004E">
          <w:rPr>
            <w:rFonts w:eastAsiaTheme="minorEastAsia"/>
            <w:sz w:val="24"/>
          </w:rPr>
          <w:delText>%</w:delText>
        </w:r>
      </w:del>
      <w:del w:id="1081" w:author="chao zhang" w:date="2026-05-05T10:57:00Z">
        <w:r w:rsidRPr="00745282" w:rsidDel="00B626BE">
          <w:rPr>
            <w:rFonts w:eastAsiaTheme="minorEastAsia"/>
            <w:sz w:val="24"/>
          </w:rPr>
          <w:delText>), imitation learning (success rate 93.9</w:delText>
        </w:r>
      </w:del>
      <w:del w:id="1082" w:author="chao zhang" w:date="2026-03-31T20:44:00Z">
        <w:r w:rsidRPr="00745282" w:rsidDel="008E2B7C">
          <w:rPr>
            <w:rFonts w:eastAsiaTheme="minorEastAsia"/>
            <w:sz w:val="24"/>
          </w:rPr>
          <w:delText>7</w:delText>
        </w:r>
      </w:del>
      <w:del w:id="1083" w:author="chao zhang" w:date="2026-05-05T10:57:00Z">
        <w:r w:rsidRPr="00745282" w:rsidDel="00B626BE">
          <w:rPr>
            <w:rFonts w:eastAsiaTheme="minorEastAsia"/>
            <w:sz w:val="24"/>
          </w:rPr>
          <w:delText>%, average steps ± standard deviation 10</w:delText>
        </w:r>
      </w:del>
      <w:del w:id="1084" w:author="chao zhang" w:date="2026-03-31T20:44:00Z">
        <w:r w:rsidRPr="00745282" w:rsidDel="008E2B7C">
          <w:rPr>
            <w:rFonts w:eastAsiaTheme="minorEastAsia"/>
            <w:sz w:val="24"/>
          </w:rPr>
          <w:delText>2</w:delText>
        </w:r>
      </w:del>
      <w:del w:id="1085" w:author="chao zhang" w:date="2026-05-05T10:57:00Z">
        <w:r w:rsidRPr="00745282" w:rsidDel="00B626BE">
          <w:rPr>
            <w:rFonts w:eastAsiaTheme="minorEastAsia"/>
            <w:sz w:val="24"/>
          </w:rPr>
          <w:delText xml:space="preserve"> ± 7</w:delText>
        </w:r>
      </w:del>
      <w:del w:id="1086" w:author="chao zhang" w:date="2026-03-31T20:44:00Z">
        <w:r w:rsidRPr="00745282" w:rsidDel="008E2B7C">
          <w:rPr>
            <w:rFonts w:eastAsiaTheme="minorEastAsia"/>
            <w:sz w:val="24"/>
          </w:rPr>
          <w:delText>09</w:delText>
        </w:r>
      </w:del>
      <w:del w:id="1087" w:author="chao zhang" w:date="2026-05-05T10:57:00Z">
        <w:r w:rsidRPr="00745282" w:rsidDel="00B626BE">
          <w:rPr>
            <w:rFonts w:eastAsiaTheme="minorEastAsia"/>
            <w:sz w:val="24"/>
          </w:rPr>
          <w:delText xml:space="preserve">, overshoot rate </w:delText>
        </w:r>
      </w:del>
      <w:del w:id="1088" w:author="chao zhang" w:date="2026-03-31T20:44:00Z">
        <w:r w:rsidRPr="00745282" w:rsidDel="008E2B7C">
          <w:rPr>
            <w:rFonts w:eastAsiaTheme="minorEastAsia"/>
            <w:sz w:val="24"/>
          </w:rPr>
          <w:delText>28.44</w:delText>
        </w:r>
      </w:del>
      <w:del w:id="1089" w:author="chao zhang" w:date="2026-05-05T10:57:00Z">
        <w:r w:rsidRPr="00745282" w:rsidDel="00B626BE">
          <w:rPr>
            <w:rFonts w:eastAsiaTheme="minorEastAsia"/>
            <w:sz w:val="24"/>
          </w:rPr>
          <w:delText>%), and reinforcement learning (success rate 94.3</w:delText>
        </w:r>
      </w:del>
      <w:del w:id="1090" w:author="chao zhang" w:date="2026-03-31T20:44:00Z">
        <w:r w:rsidRPr="00745282" w:rsidDel="008E2B7C">
          <w:rPr>
            <w:rFonts w:eastAsiaTheme="minorEastAsia"/>
            <w:sz w:val="24"/>
          </w:rPr>
          <w:delText>27</w:delText>
        </w:r>
      </w:del>
      <w:del w:id="1091" w:author="chao zhang" w:date="2026-05-05T10:57:00Z">
        <w:r w:rsidRPr="00745282" w:rsidDel="00B626BE">
          <w:rPr>
            <w:rFonts w:eastAsiaTheme="minorEastAsia"/>
            <w:sz w:val="24"/>
          </w:rPr>
          <w:delText>%, average steps ± standard deviation 10</w:delText>
        </w:r>
      </w:del>
      <w:del w:id="1092" w:author="chao zhang" w:date="2026-03-31T20:44:00Z">
        <w:r w:rsidRPr="00745282" w:rsidDel="008E2B7C">
          <w:rPr>
            <w:rFonts w:eastAsiaTheme="minorEastAsia"/>
            <w:sz w:val="24"/>
          </w:rPr>
          <w:delText>1</w:delText>
        </w:r>
      </w:del>
      <w:del w:id="1093" w:author="chao zhang" w:date="2026-05-05T10:57:00Z">
        <w:r w:rsidRPr="00745282" w:rsidDel="00B626BE">
          <w:rPr>
            <w:rFonts w:eastAsiaTheme="minorEastAsia"/>
            <w:sz w:val="24"/>
          </w:rPr>
          <w:delText xml:space="preserve"> ± 7</w:delText>
        </w:r>
      </w:del>
      <w:del w:id="1094" w:author="chao zhang" w:date="2026-03-31T20:44:00Z">
        <w:r w:rsidRPr="00745282" w:rsidDel="008E2B7C">
          <w:rPr>
            <w:rFonts w:eastAsiaTheme="minorEastAsia"/>
            <w:sz w:val="24"/>
          </w:rPr>
          <w:delText>1</w:delText>
        </w:r>
      </w:del>
      <w:del w:id="1095" w:author="chao zhang" w:date="2026-05-05T10:57:00Z">
        <w:r w:rsidRPr="00745282" w:rsidDel="00B626BE">
          <w:rPr>
            <w:rFonts w:eastAsiaTheme="minorEastAsia"/>
            <w:sz w:val="24"/>
          </w:rPr>
          <w:delText xml:space="preserve">, overshoot rate </w:delText>
        </w:r>
      </w:del>
      <w:del w:id="1096" w:author="chao zhang" w:date="2026-03-31T20:44:00Z">
        <w:r w:rsidRPr="00745282" w:rsidDel="008E2B7C">
          <w:rPr>
            <w:rFonts w:eastAsiaTheme="minorEastAsia"/>
            <w:sz w:val="24"/>
          </w:rPr>
          <w:delText>28.67</w:delText>
        </w:r>
      </w:del>
      <w:del w:id="1097" w:author="chao zhang" w:date="2026-05-05T10:57:00Z">
        <w:r w:rsidRPr="00745282" w:rsidDel="00B626BE">
          <w:rPr>
            <w:rFonts w:eastAsiaTheme="minorEastAsia"/>
            <w:sz w:val="24"/>
          </w:rPr>
          <w:delText xml:space="preserve">%) all demonstrated excellent performance, far surpassing the traditional </w:delText>
        </w:r>
        <w:r w:rsidR="005C2E5A" w:rsidRPr="00745282" w:rsidDel="00B626BE">
          <w:rPr>
            <w:rFonts w:eastAsiaTheme="minorEastAsia"/>
            <w:sz w:val="24"/>
          </w:rPr>
          <w:delText>proportional-integral-derivative (</w:delText>
        </w:r>
        <w:r w:rsidRPr="00745282" w:rsidDel="00B626BE">
          <w:rPr>
            <w:rFonts w:eastAsiaTheme="minorEastAsia"/>
            <w:sz w:val="24"/>
          </w:rPr>
          <w:delText>PID</w:delText>
        </w:r>
        <w:r w:rsidR="005C2E5A" w:rsidRPr="00745282" w:rsidDel="00B626BE">
          <w:rPr>
            <w:rFonts w:eastAsiaTheme="minorEastAsia"/>
            <w:sz w:val="24"/>
          </w:rPr>
          <w:delText>)</w:delText>
        </w:r>
        <w:r w:rsidR="009F2D98" w:rsidRPr="00745282" w:rsidDel="00B626BE">
          <w:rPr>
            <w:rFonts w:eastAsiaTheme="minorEastAsia"/>
            <w:sz w:val="24"/>
          </w:rPr>
          <w:delText xml:space="preserve"> </w:delText>
        </w:r>
        <w:r w:rsidRPr="00745282" w:rsidDel="00B626BE">
          <w:rPr>
            <w:rFonts w:eastAsiaTheme="minorEastAsia"/>
            <w:sz w:val="24"/>
          </w:rPr>
          <w:delText xml:space="preserve">controller (success rate </w:delText>
        </w:r>
      </w:del>
      <w:del w:id="1098" w:author="chao zhang" w:date="2026-05-02T10:17:00Z">
        <w:r w:rsidRPr="00745282" w:rsidDel="00204417">
          <w:rPr>
            <w:rFonts w:eastAsiaTheme="minorEastAsia"/>
            <w:sz w:val="24"/>
          </w:rPr>
          <w:delText>29.7</w:delText>
        </w:r>
      </w:del>
      <w:del w:id="1099" w:author="chao zhang" w:date="2026-03-31T20:44:00Z">
        <w:r w:rsidRPr="00745282" w:rsidDel="008E2B7C">
          <w:rPr>
            <w:rFonts w:eastAsiaTheme="minorEastAsia"/>
            <w:sz w:val="24"/>
          </w:rPr>
          <w:delText>03</w:delText>
        </w:r>
      </w:del>
      <w:del w:id="1100" w:author="chao zhang" w:date="2026-05-02T10:17:00Z">
        <w:r w:rsidRPr="00745282" w:rsidDel="00204417">
          <w:rPr>
            <w:rFonts w:eastAsiaTheme="minorEastAsia"/>
            <w:sz w:val="24"/>
          </w:rPr>
          <w:delText>%</w:delText>
        </w:r>
      </w:del>
      <w:del w:id="1101" w:author="chao zhang" w:date="2026-05-05T10:57:00Z">
        <w:r w:rsidRPr="00745282" w:rsidDel="00B626BE">
          <w:rPr>
            <w:rFonts w:eastAsiaTheme="minorEastAsia"/>
            <w:sz w:val="24"/>
          </w:rPr>
          <w:delText xml:space="preserve">, average steps ± standard deviation </w:delText>
        </w:r>
      </w:del>
      <w:del w:id="1102" w:author="chao zhang" w:date="2026-03-31T20:45:00Z">
        <w:r w:rsidRPr="00745282" w:rsidDel="008E2B7C">
          <w:rPr>
            <w:rFonts w:eastAsiaTheme="minorEastAsia"/>
            <w:sz w:val="24"/>
          </w:rPr>
          <w:delText>44.19</w:delText>
        </w:r>
      </w:del>
      <w:del w:id="1103" w:author="chao zhang" w:date="2026-05-04T20:31:00Z">
        <w:r w:rsidRPr="00745282" w:rsidDel="00285398">
          <w:rPr>
            <w:rFonts w:eastAsiaTheme="minorEastAsia"/>
            <w:sz w:val="24"/>
          </w:rPr>
          <w:delText xml:space="preserve"> ± </w:delText>
        </w:r>
      </w:del>
      <w:del w:id="1104" w:author="chao zhang" w:date="2026-03-31T20:45:00Z">
        <w:r w:rsidRPr="00745282" w:rsidDel="008E2B7C">
          <w:rPr>
            <w:rFonts w:eastAsiaTheme="minorEastAsia"/>
            <w:sz w:val="24"/>
          </w:rPr>
          <w:delText>145.95</w:delText>
        </w:r>
      </w:del>
      <w:del w:id="1105" w:author="chao zhang" w:date="2026-05-05T10:57:00Z">
        <w:r w:rsidRPr="00745282" w:rsidDel="00B626BE">
          <w:rPr>
            <w:rFonts w:eastAsiaTheme="minorEastAsia"/>
            <w:sz w:val="24"/>
          </w:rPr>
          <w:delText xml:space="preserve">, overshoot rate </w:delText>
        </w:r>
      </w:del>
      <w:del w:id="1106" w:author="chao zhang" w:date="2026-05-04T20:32:00Z">
        <w:r w:rsidRPr="00745282" w:rsidDel="00894256">
          <w:rPr>
            <w:rFonts w:eastAsiaTheme="minorEastAsia"/>
            <w:sz w:val="24"/>
          </w:rPr>
          <w:delText>24.4</w:delText>
        </w:r>
      </w:del>
      <w:del w:id="1107" w:author="chao zhang" w:date="2026-05-05T10:57:00Z">
        <w:r w:rsidRPr="00745282" w:rsidDel="00B626BE">
          <w:rPr>
            <w:rFonts w:eastAsiaTheme="minorEastAsia"/>
            <w:sz w:val="24"/>
          </w:rPr>
          <w:delText>%).</w:delText>
        </w:r>
      </w:del>
    </w:p>
    <w:p w14:paraId="08DA3CBE" w14:textId="4092FF39" w:rsidR="000B220A" w:rsidRPr="00ED2D36" w:rsidDel="00B626BE" w:rsidRDefault="00155E69">
      <w:pPr>
        <w:spacing w:line="360" w:lineRule="auto"/>
        <w:jc w:val="both"/>
        <w:rPr>
          <w:del w:id="1108" w:author="chao zhang" w:date="2026-05-05T10:57:00Z"/>
          <w:rFonts w:eastAsiaTheme="minorEastAsia"/>
          <w:sz w:val="24"/>
        </w:rPr>
        <w:pPrChange w:id="1109" w:author="SYLZ" w:date="2026-03-27T10:39:00Z">
          <w:pPr>
            <w:spacing w:line="480" w:lineRule="auto"/>
            <w:jc w:val="both"/>
          </w:pPr>
        </w:pPrChange>
      </w:pPr>
      <w:del w:id="1110" w:author="chao zhang" w:date="2026-05-05T10:57:00Z">
        <w:r w:rsidRPr="00ED2D36" w:rsidDel="00B626BE">
          <w:rPr>
            <w:rFonts w:eastAsiaTheme="minorEastAsia"/>
            <w:sz w:val="24"/>
          </w:rPr>
          <w:delText xml:space="preserve">Imitation learning and reinforcement learning led </w:delText>
        </w:r>
        <w:r w:rsidR="007153EF" w:rsidRPr="00ED2D36" w:rsidDel="00B626BE">
          <w:rPr>
            <w:rFonts w:eastAsiaTheme="minorEastAsia"/>
            <w:sz w:val="24"/>
          </w:rPr>
          <w:delText>to</w:delText>
        </w:r>
        <w:r w:rsidRPr="00ED2D36" w:rsidDel="00B626BE">
          <w:rPr>
            <w:rFonts w:eastAsiaTheme="minorEastAsia"/>
            <w:sz w:val="24"/>
          </w:rPr>
          <w:delText xml:space="preserve"> efficiency, requiring only approximately 10</w:delText>
        </w:r>
      </w:del>
      <w:del w:id="1111" w:author="chao zhang" w:date="2026-05-01T22:14:00Z">
        <w:r w:rsidRPr="00ED2D36" w:rsidDel="00FE1B2D">
          <w:rPr>
            <w:rFonts w:eastAsiaTheme="minorEastAsia"/>
            <w:sz w:val="24"/>
          </w:rPr>
          <w:delText>.2</w:delText>
        </w:r>
      </w:del>
      <w:del w:id="1112" w:author="chao zhang" w:date="2026-05-05T10:57:00Z">
        <w:r w:rsidRPr="00ED2D36" w:rsidDel="00B626BE">
          <w:rPr>
            <w:rFonts w:eastAsiaTheme="minorEastAsia"/>
            <w:sz w:val="24"/>
          </w:rPr>
          <w:delText xml:space="preserve"> steps to complete the adjustment, while maintaining overshoot rates around </w:delText>
        </w:r>
      </w:del>
      <w:del w:id="1113" w:author="chao zhang" w:date="2026-03-31T20:45:00Z">
        <w:r w:rsidRPr="00ED2D36" w:rsidDel="004E1106">
          <w:rPr>
            <w:rFonts w:eastAsiaTheme="minorEastAsia"/>
            <w:sz w:val="24"/>
          </w:rPr>
          <w:delText>28.5</w:delText>
        </w:r>
      </w:del>
      <w:del w:id="1114" w:author="chao zhang" w:date="2026-05-05T10:57:00Z">
        <w:r w:rsidRPr="00ED2D36" w:rsidDel="00B626BE">
          <w:rPr>
            <w:rFonts w:eastAsiaTheme="minorEastAsia"/>
            <w:sz w:val="24"/>
          </w:rPr>
          <w:delText>%, achieving the best balance among success rate, efficiency, and safety. The Bayesian algorithm exhibited comparable success rates but slightly higher average steps (</w:delText>
        </w:r>
      </w:del>
      <w:del w:id="1115" w:author="chao zhang" w:date="2026-05-01T22:14:00Z">
        <w:r w:rsidRPr="00ED2D36" w:rsidDel="00FE1B2D">
          <w:rPr>
            <w:rFonts w:eastAsiaTheme="minorEastAsia"/>
            <w:sz w:val="24"/>
          </w:rPr>
          <w:delText>12.7</w:delText>
        </w:r>
      </w:del>
      <w:del w:id="1116" w:author="chao zhang" w:date="2026-05-05T10:57:00Z">
        <w:r w:rsidRPr="00ED2D36" w:rsidDel="00B626BE">
          <w:rPr>
            <w:rFonts w:eastAsiaTheme="minorEastAsia"/>
            <w:sz w:val="24"/>
          </w:rPr>
          <w:delText>) and a higher overshoot rate (</w:delText>
        </w:r>
      </w:del>
      <w:del w:id="1117" w:author="chao zhang" w:date="2026-03-31T20:46:00Z">
        <w:r w:rsidRPr="00ED2D36" w:rsidDel="0022353E">
          <w:rPr>
            <w:rFonts w:eastAsiaTheme="minorEastAsia"/>
            <w:sz w:val="24"/>
          </w:rPr>
          <w:delText>39.99</w:delText>
        </w:r>
      </w:del>
      <w:del w:id="1118" w:author="chao zhang" w:date="2026-05-02T10:16:00Z">
        <w:r w:rsidRPr="00ED2D36" w:rsidDel="00DF004E">
          <w:rPr>
            <w:rFonts w:eastAsiaTheme="minorEastAsia"/>
            <w:sz w:val="24"/>
          </w:rPr>
          <w:delText>%</w:delText>
        </w:r>
      </w:del>
      <w:del w:id="1119" w:author="chao zhang" w:date="2026-05-05T10:57:00Z">
        <w:r w:rsidRPr="00ED2D36" w:rsidDel="00B626BE">
          <w:rPr>
            <w:rFonts w:eastAsiaTheme="minorEastAsia"/>
            <w:sz w:val="24"/>
          </w:rPr>
          <w:delText xml:space="preserve">). Although the PID controller had the lowest overshoot rate, its extremely low success rate and highly unstable step counts (standard deviation as high as </w:delText>
        </w:r>
      </w:del>
      <w:del w:id="1120" w:author="chao zhang" w:date="2026-03-31T20:46:00Z">
        <w:r w:rsidRPr="00ED2D36" w:rsidDel="0092616D">
          <w:rPr>
            <w:rFonts w:eastAsiaTheme="minorEastAsia"/>
            <w:sz w:val="24"/>
          </w:rPr>
          <w:delText>145.95</w:delText>
        </w:r>
      </w:del>
      <w:del w:id="1121" w:author="chao zhang" w:date="2026-05-05T10:57:00Z">
        <w:r w:rsidRPr="00ED2D36" w:rsidDel="00B626BE">
          <w:rPr>
            <w:rFonts w:eastAsiaTheme="minorEastAsia"/>
            <w:sz w:val="24"/>
          </w:rPr>
          <w:delText>) rendered it the poorest performer in this complex and variable titration environment.</w:delText>
        </w:r>
      </w:del>
    </w:p>
    <w:p w14:paraId="2B533F50" w14:textId="3BC339FB" w:rsidR="000B220A" w:rsidRPr="00ED2D36" w:rsidDel="00B626BE" w:rsidRDefault="00155E69">
      <w:pPr>
        <w:spacing w:line="360" w:lineRule="auto"/>
        <w:jc w:val="both"/>
        <w:rPr>
          <w:del w:id="1122" w:author="chao zhang" w:date="2026-05-05T10:57:00Z"/>
          <w:rFonts w:eastAsiaTheme="minorEastAsia"/>
          <w:sz w:val="24"/>
        </w:rPr>
        <w:pPrChange w:id="1123" w:author="SYLZ" w:date="2026-03-27T10:39:00Z">
          <w:pPr>
            <w:spacing w:line="480" w:lineRule="auto"/>
            <w:jc w:val="both"/>
          </w:pPr>
        </w:pPrChange>
      </w:pPr>
      <w:del w:id="1124" w:author="chao zhang" w:date="2026-05-05T10:57:00Z">
        <w:r w:rsidRPr="00ED2D36" w:rsidDel="00B626BE">
          <w:rPr>
            <w:rFonts w:eastAsiaTheme="minorEastAsia"/>
            <w:sz w:val="24"/>
          </w:rPr>
          <w:delText xml:space="preserve">Overall, imitation learning and reinforcement learning delivered the best comprehensive performance in this benchmark, followed by the Bayesian algorithm, while traditional PID control proved inadequate for handling polyprotic acid systems with unknown buffering </w:delText>
        </w:r>
        <w:commentRangeStart w:id="1125"/>
        <w:r w:rsidRPr="00ED2D36" w:rsidDel="00B626BE">
          <w:rPr>
            <w:rFonts w:eastAsiaTheme="minorEastAsia"/>
            <w:sz w:val="24"/>
          </w:rPr>
          <w:delText>interference</w:delText>
        </w:r>
        <w:commentRangeEnd w:id="1125"/>
        <w:r w:rsidRPr="00ED2D36" w:rsidDel="00B626BE">
          <w:rPr>
            <w:rStyle w:val="a5"/>
            <w:sz w:val="24"/>
            <w:szCs w:val="24"/>
          </w:rPr>
          <w:commentReference w:id="1125"/>
        </w:r>
        <w:r w:rsidRPr="00ED2D36" w:rsidDel="00B626BE">
          <w:rPr>
            <w:rFonts w:eastAsiaTheme="minorEastAsia"/>
            <w:sz w:val="24"/>
          </w:rPr>
          <w:delText>.</w:delText>
        </w:r>
      </w:del>
    </w:p>
    <w:p w14:paraId="5D312F89" w14:textId="499BB8E8" w:rsidR="000B220A" w:rsidRPr="00AB371E" w:rsidRDefault="00155E69">
      <w:pPr>
        <w:pStyle w:val="2"/>
        <w:rPr>
          <w:rFonts w:eastAsia="Times New Roman"/>
          <w:sz w:val="24"/>
          <w:rPrChange w:id="1126" w:author="SYLZ" w:date="2026-03-27T15:31:00Z">
            <w:rPr>
              <w:rFonts w:eastAsiaTheme="minorEastAsia"/>
            </w:rPr>
          </w:rPrChange>
        </w:rPr>
        <w:pPrChange w:id="1127" w:author="SYLZ" w:date="2026-03-27T15:31:00Z">
          <w:pPr>
            <w:pStyle w:val="1"/>
            <w:spacing w:before="249" w:line="480" w:lineRule="auto"/>
            <w:jc w:val="both"/>
          </w:pPr>
        </w:pPrChange>
      </w:pPr>
      <w:bookmarkStart w:id="1128" w:name="_Toc228955506"/>
      <w:commentRangeStart w:id="1129"/>
      <w:r w:rsidRPr="00AB371E">
        <w:rPr>
          <w:rFonts w:ascii="Times New Roman" w:eastAsia="Times New Roman" w:hAnsi="Times New Roman" w:cs="Times New Roman"/>
          <w:color w:val="auto"/>
          <w:sz w:val="24"/>
          <w:szCs w:val="24"/>
          <w:rPrChange w:id="1130" w:author="SYLZ" w:date="2026-03-27T15:31:00Z">
            <w:rPr>
              <w:b w:val="0"/>
            </w:rPr>
          </w:rPrChange>
        </w:rPr>
        <w:t xml:space="preserve">Experiment </w:t>
      </w:r>
      <w:r w:rsidRPr="00AB371E">
        <w:rPr>
          <w:rFonts w:ascii="Times New Roman" w:eastAsia="Times New Roman" w:hAnsi="Times New Roman" w:cs="Times New Roman"/>
          <w:color w:val="auto"/>
          <w:sz w:val="24"/>
          <w:szCs w:val="24"/>
          <w:rPrChange w:id="1131" w:author="SYLZ" w:date="2026-03-27T15:31:00Z">
            <w:rPr>
              <w:rFonts w:eastAsiaTheme="minorEastAsia"/>
              <w:b w:val="0"/>
            </w:rPr>
          </w:rPrChange>
        </w:rPr>
        <w:t>2</w:t>
      </w:r>
      <w:r w:rsidRPr="00AB371E">
        <w:rPr>
          <w:rFonts w:ascii="Times New Roman" w:eastAsia="Times New Roman" w:hAnsi="Times New Roman" w:cs="Times New Roman"/>
          <w:color w:val="auto"/>
          <w:sz w:val="24"/>
          <w:szCs w:val="24"/>
          <w:rPrChange w:id="1132" w:author="SYLZ" w:date="2026-03-27T15:31:00Z">
            <w:rPr>
              <w:b w:val="0"/>
            </w:rPr>
          </w:rPrChange>
        </w:rPr>
        <w:t xml:space="preserve"> Wastewater Neutralization</w:t>
      </w:r>
      <w:commentRangeEnd w:id="1129"/>
      <w:r w:rsidRPr="00AB371E">
        <w:rPr>
          <w:rPrChange w:id="1133" w:author="SYLZ" w:date="2026-03-27T15:31:00Z">
            <w:rPr>
              <w:rStyle w:val="a5"/>
              <w:sz w:val="24"/>
              <w:szCs w:val="24"/>
            </w:rPr>
          </w:rPrChange>
        </w:rPr>
        <w:commentReference w:id="1129"/>
      </w:r>
      <w:bookmarkEnd w:id="1128"/>
    </w:p>
    <w:p w14:paraId="2F740A62" w14:textId="6648D345" w:rsidR="000B220A" w:rsidRPr="00ED2D36" w:rsidRDefault="00155E69">
      <w:pPr>
        <w:spacing w:before="249" w:line="360" w:lineRule="auto"/>
        <w:jc w:val="both"/>
        <w:rPr>
          <w:rFonts w:eastAsiaTheme="minorEastAsia"/>
          <w:sz w:val="24"/>
        </w:rPr>
        <w:pPrChange w:id="1134" w:author="SYLZ" w:date="2026-03-27T10:39:00Z">
          <w:pPr>
            <w:spacing w:before="249" w:line="480" w:lineRule="auto"/>
            <w:jc w:val="both"/>
          </w:pPr>
        </w:pPrChange>
      </w:pPr>
      <w:r w:rsidRPr="00ED2D36">
        <w:rPr>
          <w:sz w:val="24"/>
        </w:rPr>
        <w:t>In this experiment, we adopted a more</w:t>
      </w:r>
      <w:r w:rsidRPr="00ED2D36">
        <w:rPr>
          <w:rFonts w:eastAsiaTheme="minorEastAsia"/>
          <w:sz w:val="24"/>
        </w:rPr>
        <w:t xml:space="preserve"> </w:t>
      </w:r>
      <w:r w:rsidRPr="00ED2D36">
        <w:rPr>
          <w:sz w:val="24"/>
        </w:rPr>
        <w:t>flexible approach</w:t>
      </w:r>
      <w:r w:rsidRPr="00ED2D36">
        <w:rPr>
          <w:rFonts w:eastAsiaTheme="minorEastAsia"/>
          <w:sz w:val="24"/>
        </w:rPr>
        <w:t xml:space="preserve"> </w:t>
      </w:r>
      <w:r w:rsidRPr="00ED2D36">
        <w:rPr>
          <w:sz w:val="24"/>
        </w:rPr>
        <w:t>to pH adjustment through</w:t>
      </w:r>
      <w:r w:rsidRPr="00ED2D36">
        <w:rPr>
          <w:rFonts w:eastAsiaTheme="minorEastAsia"/>
          <w:sz w:val="24"/>
        </w:rPr>
        <w:t xml:space="preserve"> </w:t>
      </w:r>
      <w:r w:rsidRPr="00ED2D36">
        <w:rPr>
          <w:sz w:val="24"/>
        </w:rPr>
        <w:t>model guidance</w:t>
      </w:r>
      <w:r w:rsidR="003F70B0" w:rsidRPr="00ED2D36">
        <w:rPr>
          <w:sz w:val="24"/>
        </w:rPr>
        <w:t>;</w:t>
      </w:r>
      <w:r w:rsidRPr="00ED2D36">
        <w:rPr>
          <w:sz w:val="24"/>
        </w:rPr>
        <w:t xml:space="preserve"> the maximum </w:t>
      </w:r>
      <w:ins w:id="1135" w:author="Yibin Jiang" w:date="2026-03-31T15:19:00Z">
        <w:r w:rsidR="007C1AF4">
          <w:rPr>
            <w:rFonts w:eastAsiaTheme="minorEastAsia" w:hint="eastAsia"/>
            <w:sz w:val="24"/>
          </w:rPr>
          <w:t xml:space="preserve">reagent </w:t>
        </w:r>
      </w:ins>
      <w:del w:id="1136" w:author="Yibin Jiang" w:date="2026-03-31T15:19:00Z">
        <w:r w:rsidRPr="00ED2D36" w:rsidDel="007C1AF4">
          <w:rPr>
            <w:sz w:val="24"/>
          </w:rPr>
          <w:delText xml:space="preserve">titration </w:delText>
        </w:r>
      </w:del>
      <w:r w:rsidRPr="00ED2D36">
        <w:rPr>
          <w:sz w:val="24"/>
        </w:rPr>
        <w:t>volume was capped at 5.0 mL</w:t>
      </w:r>
      <w:r w:rsidR="003F70B0" w:rsidRPr="00ED2D36">
        <w:rPr>
          <w:sz w:val="24"/>
        </w:rPr>
        <w:t>, and</w:t>
      </w:r>
      <w:r w:rsidRPr="00ED2D36">
        <w:rPr>
          <w:sz w:val="24"/>
        </w:rPr>
        <w:t xml:space="preserve"> any recommended value exceeding this limit was truncated. </w:t>
      </w:r>
      <w:r w:rsidR="003F70B0" w:rsidRPr="00ED2D36">
        <w:rPr>
          <w:sz w:val="24"/>
        </w:rPr>
        <w:t>Before</w:t>
      </w:r>
      <w:r w:rsidRPr="00ED2D36">
        <w:rPr>
          <w:sz w:val="24"/>
        </w:rPr>
        <w:t xml:space="preserve"> the experiment, the pH values of the acid and base used for adjustment were measured at 1.12 and 12.98, respectively. Consequently, a correction factor (approximately 1.26 in this experiment</w:t>
      </w:r>
      <w:r w:rsidR="003F70B0" w:rsidRPr="00ED2D36">
        <w:rPr>
          <w:sz w:val="24"/>
        </w:rPr>
        <w:t>,</w:t>
      </w:r>
      <w:r w:rsidRPr="00ED2D36">
        <w:rPr>
          <w:sz w:val="24"/>
        </w:rPr>
        <w:t xml:space="preserve"> indicating </w:t>
      </w:r>
      <w:r w:rsidR="003F70B0" w:rsidRPr="00ED2D36">
        <w:rPr>
          <w:rFonts w:eastAsiaTheme="minorEastAsia"/>
          <w:sz w:val="24"/>
        </w:rPr>
        <w:t>that</w:t>
      </w:r>
      <w:r w:rsidRPr="00ED2D36">
        <w:rPr>
          <w:sz w:val="24"/>
        </w:rPr>
        <w:t xml:space="preserve"> theoretically</w:t>
      </w:r>
      <w:r w:rsidR="00727306" w:rsidRPr="00ED2D36">
        <w:rPr>
          <w:rFonts w:eastAsiaTheme="minorEastAsia"/>
          <w:sz w:val="24"/>
        </w:rPr>
        <w:t xml:space="preserve"> </w:t>
      </w:r>
      <w:r w:rsidRPr="00ED2D36">
        <w:rPr>
          <w:sz w:val="24"/>
        </w:rPr>
        <w:t xml:space="preserve">1.26 units of acid are required to neutralize </w:t>
      </w:r>
      <w:r w:rsidRPr="00ED2D36">
        <w:rPr>
          <w:rFonts w:eastAsiaTheme="minorEastAsia"/>
          <w:sz w:val="24"/>
        </w:rPr>
        <w:t>1</w:t>
      </w:r>
      <w:r w:rsidRPr="00ED2D36">
        <w:rPr>
          <w:sz w:val="24"/>
        </w:rPr>
        <w:t xml:space="preserve"> unit of base) was applied to the actual volume of the acid added to account for its impact on the final pH, based on the measured acid and base concentrations.</w:t>
      </w:r>
    </w:p>
    <w:p w14:paraId="42F98ACA" w14:textId="16BCC417" w:rsidR="000B220A" w:rsidDel="0063313B" w:rsidRDefault="00155E69" w:rsidP="0063313B">
      <w:pPr>
        <w:spacing w:line="360" w:lineRule="auto"/>
        <w:jc w:val="both"/>
        <w:rPr>
          <w:del w:id="1137" w:author="chao zhang" w:date="2026-03-27T22:24:00Z"/>
          <w:rFonts w:eastAsiaTheme="minorEastAsia"/>
          <w:sz w:val="24"/>
        </w:rPr>
      </w:pPr>
      <w:r w:rsidRPr="00ED2D36">
        <w:rPr>
          <w:sz w:val="24"/>
        </w:rPr>
        <w:t xml:space="preserve">In this experiment, three samples of laboratory wastewater were collected, and their pH </w:t>
      </w:r>
      <w:r w:rsidRPr="00ED2D36">
        <w:rPr>
          <w:sz w:val="24"/>
        </w:rPr>
        <w:lastRenderedPageBreak/>
        <w:t>was adjusted to 7.0 ± 0.1</w:t>
      </w:r>
      <w:r w:rsidRPr="00ED2D36">
        <w:rPr>
          <w:rFonts w:eastAsia="宋体"/>
          <w:sz w:val="24"/>
        </w:rPr>
        <w:t xml:space="preserve">. </w:t>
      </w:r>
      <w:r w:rsidRPr="00ED2D36">
        <w:rPr>
          <w:sz w:val="24"/>
        </w:rPr>
        <w:t xml:space="preserve">In this experiment, inorganic wastewater containing multiple transition-metal ions was collected </w:t>
      </w:r>
      <w:commentRangeStart w:id="1138"/>
      <w:r w:rsidRPr="00ED2D36">
        <w:rPr>
          <w:sz w:val="24"/>
        </w:rPr>
        <w:t xml:space="preserve">on May 12, 2025, from </w:t>
      </w:r>
      <w:r w:rsidRPr="00ED2D36">
        <w:rPr>
          <w:rFonts w:eastAsia="宋体"/>
          <w:sz w:val="24"/>
        </w:rPr>
        <w:t>a teaching lab in Xiamen University</w:t>
      </w:r>
      <w:r w:rsidRPr="00ED2D36">
        <w:rPr>
          <w:sz w:val="24"/>
        </w:rPr>
        <w:t xml:space="preserve"> (</w:t>
      </w:r>
      <w:proofErr w:type="spellStart"/>
      <w:r w:rsidRPr="00ED2D36">
        <w:rPr>
          <w:rFonts w:eastAsia="宋体"/>
          <w:sz w:val="24"/>
        </w:rPr>
        <w:t>Lujiaxi</w:t>
      </w:r>
      <w:proofErr w:type="spellEnd"/>
      <w:r w:rsidRPr="00ED2D36">
        <w:rPr>
          <w:rFonts w:eastAsia="宋体"/>
          <w:sz w:val="24"/>
        </w:rPr>
        <w:t xml:space="preserve"> Building, </w:t>
      </w:r>
      <w:r w:rsidRPr="00ED2D36">
        <w:rPr>
          <w:sz w:val="24"/>
        </w:rPr>
        <w:t>Room 225)</w:t>
      </w:r>
      <w:commentRangeEnd w:id="1138"/>
      <w:r w:rsidRPr="00ED2D36">
        <w:rPr>
          <w:rStyle w:val="a5"/>
          <w:sz w:val="24"/>
          <w:szCs w:val="24"/>
        </w:rPr>
        <w:commentReference w:id="1138"/>
      </w:r>
      <w:r w:rsidRPr="00ED2D36">
        <w:rPr>
          <w:sz w:val="24"/>
        </w:rPr>
        <w:t>. The pH electrode was calibrated at 25 °C using standard pH 4.0</w:t>
      </w:r>
      <w:r w:rsidRPr="00ED2D36">
        <w:rPr>
          <w:rFonts w:eastAsiaTheme="minorEastAsia"/>
          <w:sz w:val="24"/>
        </w:rPr>
        <w:t>1</w:t>
      </w:r>
      <w:r w:rsidRPr="00ED2D36">
        <w:rPr>
          <w:sz w:val="24"/>
        </w:rPr>
        <w:t xml:space="preserve">, </w:t>
      </w:r>
      <w:r w:rsidRPr="00ED2D36">
        <w:rPr>
          <w:rFonts w:eastAsiaTheme="minorEastAsia"/>
          <w:sz w:val="24"/>
        </w:rPr>
        <w:t>6.86</w:t>
      </w:r>
      <w:r w:rsidRPr="00ED2D36">
        <w:rPr>
          <w:sz w:val="24"/>
        </w:rPr>
        <w:t xml:space="preserve">, and </w:t>
      </w:r>
      <w:r w:rsidRPr="00ED2D36">
        <w:rPr>
          <w:rFonts w:eastAsiaTheme="minorEastAsia"/>
          <w:sz w:val="24"/>
        </w:rPr>
        <w:t>9.18</w:t>
      </w:r>
      <w:r w:rsidRPr="00ED2D36">
        <w:rPr>
          <w:sz w:val="24"/>
        </w:rPr>
        <w:t xml:space="preserve"> buffer</w:t>
      </w:r>
      <w:r w:rsidR="007153EF" w:rsidRPr="00ED2D36">
        <w:rPr>
          <w:rFonts w:eastAsia="宋体"/>
          <w:sz w:val="24"/>
        </w:rPr>
        <w:t xml:space="preserve"> solutions</w:t>
      </w:r>
      <w:r w:rsidRPr="00ED2D36">
        <w:rPr>
          <w:sz w:val="24"/>
        </w:rPr>
        <w:t xml:space="preserve">. Stock solutions of 0.1 M HCl and 0.1 M NaOH were connected to the dosing pumps of the automatic </w:t>
      </w:r>
      <w:ins w:id="1139" w:author="Yibin Jiang" w:date="2026-03-31T15:19:00Z">
        <w:r w:rsidR="00A3539F">
          <w:rPr>
            <w:rFonts w:eastAsiaTheme="minorEastAsia" w:hint="eastAsia"/>
            <w:sz w:val="24"/>
          </w:rPr>
          <w:t>pH-adjustment</w:t>
        </w:r>
        <w:r w:rsidR="00A3539F" w:rsidRPr="00ED2D36">
          <w:rPr>
            <w:sz w:val="24"/>
          </w:rPr>
          <w:t xml:space="preserve"> </w:t>
        </w:r>
      </w:ins>
      <w:del w:id="1140" w:author="Yibin Jiang" w:date="2026-03-31T15:19:00Z">
        <w:r w:rsidRPr="00ED2D36" w:rsidDel="00A3539F">
          <w:rPr>
            <w:sz w:val="24"/>
          </w:rPr>
          <w:delText xml:space="preserve">titration </w:delText>
        </w:r>
      </w:del>
      <w:r w:rsidRPr="00ED2D36">
        <w:rPr>
          <w:sz w:val="24"/>
        </w:rPr>
        <w:t>device. For each run, 3 mL of the wastewater sample was transferred into a three-neck flask and diluted with 12 mL of ultrapure water (</w:t>
      </w:r>
      <w:r w:rsidRPr="00ED2D36">
        <w:rPr>
          <w:rFonts w:eastAsia="宋体"/>
          <w:sz w:val="24"/>
        </w:rPr>
        <w:t xml:space="preserve">a </w:t>
      </w:r>
      <w:r w:rsidRPr="00ED2D36">
        <w:rPr>
          <w:sz w:val="24"/>
        </w:rPr>
        <w:t xml:space="preserve">total volume </w:t>
      </w:r>
      <w:r w:rsidR="00D20EB1" w:rsidRPr="00ED2D36">
        <w:rPr>
          <w:sz w:val="24"/>
        </w:rPr>
        <w:t xml:space="preserve">of </w:t>
      </w:r>
      <w:r w:rsidRPr="00ED2D36">
        <w:rPr>
          <w:sz w:val="24"/>
        </w:rPr>
        <w:t xml:space="preserve">15 mL, corresponding to 5× dilution). High-purity N₂ was gently bubbled through a gas-dispersion frit to ensure mixing. The pH electrode was immersed so that the sensing bulb was fully covered by the solution, and data logging was initiated. The controller was set to maintain the pH at 7.0 ± 0.1. The reinforcement learning policy then autonomously dosed 0.1 M NaOH (base) or 0.1 M HCl (acid) as needed, </w:t>
      </w:r>
      <w:commentRangeStart w:id="1141"/>
      <w:r w:rsidRPr="00ED2D36">
        <w:rPr>
          <w:sz w:val="24"/>
        </w:rPr>
        <w:t xml:space="preserve">with </w:t>
      </w:r>
      <w:r w:rsidRPr="00ED2D36">
        <w:rPr>
          <w:rFonts w:eastAsia="宋体"/>
          <w:sz w:val="24"/>
        </w:rPr>
        <w:t xml:space="preserve">a </w:t>
      </w:r>
      <w:r w:rsidRPr="00ED2D36">
        <w:rPr>
          <w:sz w:val="24"/>
        </w:rPr>
        <w:t>stabilization time</w:t>
      </w:r>
      <w:r w:rsidRPr="00ED2D36">
        <w:rPr>
          <w:rFonts w:eastAsia="宋体"/>
          <w:sz w:val="24"/>
        </w:rPr>
        <w:t xml:space="preserve"> </w:t>
      </w:r>
      <w:r w:rsidRPr="00ED2D36">
        <w:rPr>
          <w:rFonts w:eastAsiaTheme="minorEastAsia"/>
          <w:sz w:val="24"/>
        </w:rPr>
        <w:t>(20</w:t>
      </w:r>
      <w:r w:rsidR="00BF0CC1" w:rsidRPr="00ED2D36">
        <w:rPr>
          <w:rFonts w:eastAsiaTheme="minorEastAsia"/>
          <w:sz w:val="24"/>
        </w:rPr>
        <w:t xml:space="preserve"> </w:t>
      </w:r>
      <w:r w:rsidRPr="00ED2D36">
        <w:rPr>
          <w:rFonts w:eastAsiaTheme="minorEastAsia"/>
          <w:sz w:val="24"/>
        </w:rPr>
        <w:t>s)</w:t>
      </w:r>
      <w:r w:rsidRPr="00ED2D36">
        <w:rPr>
          <w:sz w:val="24"/>
        </w:rPr>
        <w:t xml:space="preserve"> allowed after each addition before the next dosing decision</w:t>
      </w:r>
      <w:commentRangeEnd w:id="1141"/>
      <w:r w:rsidRPr="00ED2D36">
        <w:rPr>
          <w:rStyle w:val="a5"/>
          <w:sz w:val="24"/>
          <w:szCs w:val="24"/>
        </w:rPr>
        <w:commentReference w:id="1141"/>
      </w:r>
      <w:r w:rsidRPr="00ED2D36">
        <w:rPr>
          <w:sz w:val="24"/>
        </w:rPr>
        <w:t xml:space="preserve">. Throughout the process, the system continuously recorded time, pH, reagent type/volume, and cumulative volume. The </w:t>
      </w:r>
      <w:del w:id="1142" w:author="Yibin Jiang" w:date="2026-03-31T15:19:00Z">
        <w:r w:rsidRPr="00ED2D36" w:rsidDel="00251E3C">
          <w:rPr>
            <w:sz w:val="24"/>
          </w:rPr>
          <w:delText xml:space="preserve">titration </w:delText>
        </w:r>
      </w:del>
      <w:ins w:id="1143" w:author="Yibin Jiang" w:date="2026-03-31T15:19:00Z">
        <w:r w:rsidR="00251E3C">
          <w:rPr>
            <w:rFonts w:eastAsiaTheme="minorEastAsia" w:hint="eastAsia"/>
            <w:sz w:val="24"/>
          </w:rPr>
          <w:t>task</w:t>
        </w:r>
        <w:r w:rsidR="00251E3C" w:rsidRPr="00ED2D36">
          <w:rPr>
            <w:sz w:val="24"/>
          </w:rPr>
          <w:t xml:space="preserve"> </w:t>
        </w:r>
      </w:ins>
      <w:r w:rsidRPr="00ED2D36">
        <w:rPr>
          <w:sz w:val="24"/>
        </w:rPr>
        <w:t xml:space="preserve">was regarded to be complete once the solution reached and stabilized at pH 7.0 ± 0.1, at which point the total acid/base consumption and number of dosing steps were documented. The neutralized solution was subsequently collected and disposed of according to standard laboratory waste management procedures. </w:t>
      </w:r>
    </w:p>
    <w:p w14:paraId="647CABBE" w14:textId="77777777" w:rsidR="0063313B" w:rsidRPr="0063313B" w:rsidRDefault="0063313B">
      <w:pPr>
        <w:spacing w:line="360" w:lineRule="auto"/>
        <w:jc w:val="both"/>
        <w:rPr>
          <w:ins w:id="1144" w:author="chao zhang" w:date="2026-03-27T22:24:00Z"/>
          <w:rFonts w:eastAsiaTheme="minorEastAsia"/>
          <w:sz w:val="24"/>
          <w:rPrChange w:id="1145" w:author="chao zhang" w:date="2026-03-27T22:24:00Z">
            <w:rPr>
              <w:ins w:id="1146" w:author="chao zhang" w:date="2026-03-27T22:24:00Z"/>
              <w:sz w:val="24"/>
            </w:rPr>
          </w:rPrChange>
        </w:rPr>
        <w:pPrChange w:id="1147" w:author="SYLZ" w:date="2026-03-27T10:39:00Z">
          <w:pPr>
            <w:spacing w:line="480" w:lineRule="auto"/>
            <w:jc w:val="both"/>
          </w:pPr>
        </w:pPrChange>
      </w:pPr>
    </w:p>
    <w:p w14:paraId="7A4E300F" w14:textId="007706C9" w:rsidR="000B220A" w:rsidRPr="0063313B" w:rsidRDefault="00155E69">
      <w:pPr>
        <w:pStyle w:val="2"/>
        <w:rPr>
          <w:sz w:val="24"/>
          <w:rPrChange w:id="1148" w:author="chao zhang" w:date="2026-03-27T22:24:00Z">
            <w:rPr/>
          </w:rPrChange>
        </w:rPr>
        <w:pPrChange w:id="1149" w:author="chao zhang" w:date="2026-03-27T22:24:00Z">
          <w:pPr>
            <w:pStyle w:val="1"/>
            <w:spacing w:before="249" w:line="480" w:lineRule="auto"/>
            <w:jc w:val="both"/>
          </w:pPr>
        </w:pPrChange>
      </w:pPr>
      <w:bookmarkStart w:id="1150" w:name="_Toc228955507"/>
      <w:r w:rsidRPr="0063313B">
        <w:rPr>
          <w:rFonts w:ascii="Times New Roman" w:eastAsia="Times New Roman" w:hAnsi="Times New Roman" w:cs="Times New Roman"/>
          <w:color w:val="auto"/>
          <w:sz w:val="24"/>
          <w:szCs w:val="24"/>
          <w:rPrChange w:id="1151" w:author="chao zhang" w:date="2026-03-27T22:24:00Z">
            <w:rPr/>
          </w:rPrChange>
        </w:rPr>
        <w:t xml:space="preserve">Experiment </w:t>
      </w:r>
      <w:r w:rsidRPr="0063313B">
        <w:rPr>
          <w:rFonts w:ascii="Times New Roman" w:eastAsia="Times New Roman" w:hAnsi="Times New Roman" w:cs="Times New Roman"/>
          <w:color w:val="auto"/>
          <w:sz w:val="24"/>
          <w:szCs w:val="24"/>
          <w:rPrChange w:id="1152" w:author="chao zhang" w:date="2026-03-27T22:24:00Z">
            <w:rPr>
              <w:rFonts w:eastAsiaTheme="minorEastAsia"/>
              <w:b w:val="0"/>
            </w:rPr>
          </w:rPrChange>
        </w:rPr>
        <w:t>3</w:t>
      </w:r>
      <w:r w:rsidRPr="0063313B">
        <w:rPr>
          <w:rFonts w:ascii="Times New Roman" w:eastAsia="Times New Roman" w:hAnsi="Times New Roman" w:cs="Times New Roman"/>
          <w:color w:val="auto"/>
          <w:sz w:val="24"/>
          <w:szCs w:val="24"/>
          <w:rPrChange w:id="1153" w:author="chao zhang" w:date="2026-03-27T22:24:00Z">
            <w:rPr/>
          </w:rPrChange>
        </w:rPr>
        <w:t xml:space="preserve"> Isolation of Casein by Adjusting pH to the Isoelectric Point</w:t>
      </w:r>
      <w:bookmarkEnd w:id="1150"/>
    </w:p>
    <w:p w14:paraId="2496B6FF" w14:textId="449ED371" w:rsidR="000B220A" w:rsidRPr="00ED2D36" w:rsidRDefault="00155E69">
      <w:pPr>
        <w:spacing w:line="360" w:lineRule="auto"/>
        <w:jc w:val="both"/>
        <w:rPr>
          <w:sz w:val="24"/>
        </w:rPr>
        <w:pPrChange w:id="1154" w:author="SYLZ" w:date="2026-03-27T10:39:00Z">
          <w:pPr>
            <w:spacing w:line="480" w:lineRule="auto"/>
            <w:jc w:val="both"/>
          </w:pPr>
        </w:pPrChange>
      </w:pPr>
      <w:proofErr w:type="spellStart"/>
      <w:r w:rsidRPr="00ED2D36">
        <w:rPr>
          <w:sz w:val="24"/>
        </w:rPr>
        <w:t>Yili</w:t>
      </w:r>
      <w:proofErr w:type="spellEnd"/>
      <w:r w:rsidRPr="00ED2D36">
        <w:rPr>
          <w:sz w:val="24"/>
        </w:rPr>
        <w:t xml:space="preserve"> Milk (date: 14 Feb 2025; batch B18 0103) was used </w:t>
      </w:r>
      <w:r w:rsidRPr="00ED2D36">
        <w:rPr>
          <w:rFonts w:eastAsia="宋体"/>
          <w:sz w:val="24"/>
        </w:rPr>
        <w:t>in this experiment</w:t>
      </w:r>
      <w:r w:rsidRPr="00ED2D36">
        <w:rPr>
          <w:sz w:val="24"/>
        </w:rPr>
        <w:t>. From 12 mL of milk, the dry-mass yield of casein was typically 171 mg (14.25 mg·mL</w:t>
      </w:r>
      <w:r w:rsidRPr="00ED2D36">
        <w:rPr>
          <w:rFonts w:eastAsia="MS Gothic"/>
          <w:sz w:val="24"/>
        </w:rPr>
        <w:t>⁻</w:t>
      </w:r>
      <w:r w:rsidRPr="00ED2D36">
        <w:rPr>
          <w:sz w:val="24"/>
        </w:rPr>
        <w:t xml:space="preserve">¹). </w:t>
      </w:r>
      <w:r w:rsidRPr="00ED2D36">
        <w:fldChar w:fldCharType="begin"/>
      </w:r>
      <w:r w:rsidRPr="00ED2D36">
        <w:instrText>HYPERLINK \l "FigS2"</w:instrText>
      </w:r>
      <w:r w:rsidRPr="00ED2D36">
        <w:fldChar w:fldCharType="separate"/>
      </w:r>
      <w:r w:rsidRPr="00ED2D36">
        <w:rPr>
          <w:rStyle w:val="af"/>
          <w:sz w:val="24"/>
        </w:rPr>
        <w:t>Figure S2</w:t>
      </w:r>
      <w:r w:rsidRPr="00ED2D36">
        <w:rPr>
          <w:rStyle w:val="af"/>
          <w:sz w:val="24"/>
        </w:rPr>
        <w:fldChar w:fldCharType="end"/>
      </w:r>
      <w:r w:rsidRPr="00ED2D36">
        <w:rPr>
          <w:sz w:val="24"/>
        </w:rPr>
        <w:t xml:space="preserve"> shows photographs of the separated casein.</w:t>
      </w:r>
    </w:p>
    <w:p w14:paraId="44F71EBE" w14:textId="464868EC" w:rsidR="000B220A" w:rsidRPr="00ED2D36" w:rsidRDefault="00A542C5">
      <w:pPr>
        <w:spacing w:line="360" w:lineRule="auto"/>
        <w:jc w:val="both"/>
        <w:rPr>
          <w:rFonts w:eastAsiaTheme="minorEastAsia"/>
          <w:sz w:val="24"/>
        </w:rPr>
        <w:pPrChange w:id="1155" w:author="SYLZ" w:date="2026-03-27T10:39:00Z">
          <w:pPr>
            <w:spacing w:line="480" w:lineRule="auto"/>
            <w:jc w:val="both"/>
          </w:pPr>
        </w:pPrChange>
      </w:pPr>
      <w:r w:rsidRPr="00ED2D36">
        <w:rPr>
          <w:sz w:val="24"/>
        </w:rPr>
        <w:t>Before</w:t>
      </w:r>
      <w:r w:rsidR="00155E69" w:rsidRPr="00ED2D36">
        <w:rPr>
          <w:sz w:val="24"/>
        </w:rPr>
        <w:t xml:space="preserve"> </w:t>
      </w:r>
      <w:ins w:id="1156" w:author="Yibin Jiang" w:date="2026-03-31T15:20:00Z">
        <w:r w:rsidR="00767ADA">
          <w:rPr>
            <w:rFonts w:eastAsiaTheme="minorEastAsia" w:hint="eastAsia"/>
            <w:sz w:val="24"/>
          </w:rPr>
          <w:t>pH-adjustment</w:t>
        </w:r>
      </w:ins>
      <w:del w:id="1157" w:author="Yibin Jiang" w:date="2026-03-31T15:20:00Z">
        <w:r w:rsidR="00155E69" w:rsidRPr="00ED2D36" w:rsidDel="00767ADA">
          <w:rPr>
            <w:sz w:val="24"/>
          </w:rPr>
          <w:delText>titration</w:delText>
        </w:r>
      </w:del>
      <w:r w:rsidR="00155E69" w:rsidRPr="00ED2D36">
        <w:rPr>
          <w:sz w:val="24"/>
        </w:rPr>
        <w:t>, the pH electrode was calibrated at 25 °C using standard pH 4.0</w:t>
      </w:r>
      <w:r w:rsidR="00155E69" w:rsidRPr="00ED2D36">
        <w:rPr>
          <w:rFonts w:eastAsiaTheme="minorEastAsia"/>
          <w:sz w:val="24"/>
        </w:rPr>
        <w:t>1</w:t>
      </w:r>
      <w:r w:rsidR="00155E69" w:rsidRPr="00ED2D36">
        <w:rPr>
          <w:sz w:val="24"/>
        </w:rPr>
        <w:t xml:space="preserve">, </w:t>
      </w:r>
      <w:r w:rsidR="00155E69" w:rsidRPr="00ED2D36">
        <w:rPr>
          <w:rFonts w:eastAsiaTheme="minorEastAsia"/>
          <w:sz w:val="24"/>
        </w:rPr>
        <w:t>6.86</w:t>
      </w:r>
      <w:r w:rsidR="00155E69" w:rsidRPr="00ED2D36">
        <w:rPr>
          <w:sz w:val="24"/>
        </w:rPr>
        <w:t>, and</w:t>
      </w:r>
      <w:r w:rsidR="00155E69" w:rsidRPr="00ED2D36">
        <w:rPr>
          <w:rFonts w:eastAsiaTheme="minorEastAsia"/>
          <w:sz w:val="24"/>
        </w:rPr>
        <w:t xml:space="preserve"> 9.18</w:t>
      </w:r>
      <w:r w:rsidR="00155E69" w:rsidRPr="00ED2D36">
        <w:rPr>
          <w:sz w:val="24"/>
        </w:rPr>
        <w:t xml:space="preserve"> buffer</w:t>
      </w:r>
      <w:r w:rsidR="007815AA" w:rsidRPr="00ED2D36">
        <w:rPr>
          <w:rFonts w:eastAsiaTheme="minorEastAsia"/>
          <w:sz w:val="24"/>
        </w:rPr>
        <w:t xml:space="preserve"> solutions</w:t>
      </w:r>
      <w:r w:rsidR="00155E69" w:rsidRPr="00ED2D36">
        <w:rPr>
          <w:sz w:val="24"/>
        </w:rPr>
        <w:t xml:space="preserve">. For each run, 12 mL of fresh milk was transferred into a three-neck flask and gently mixed either by low-flow N₂ bubbling through a gas-dispersion frit. The pH electrode was immersed so that the sensing bulb was fully covered, and the controller was set to maintain the pH at 4.6 ± 0.1. The reinforcement-learning routine was then initiated, allowing the system to autonomously dispense 0.1 M HCl (acid) or 0.1 M NaOH (base) as needed. After each dose, the system waited for </w:t>
      </w:r>
      <w:r w:rsidR="00155E69" w:rsidRPr="00ED2D36">
        <w:rPr>
          <w:sz w:val="24"/>
        </w:rPr>
        <w:lastRenderedPageBreak/>
        <w:t xml:space="preserve">stabilization before the next dosing decision, while continuously logging time, pH, reagent type/volume, and cumulative volume. Once the pH reached and stabilized within 4.6 ± 0.1, it was held at this value for 5 min to promote casein aggregation. The mixture was subsequently transferred to centrifuge tubes and centrifuged at 10,000 </w:t>
      </w:r>
      <w:r w:rsidR="00155E69" w:rsidRPr="00ED2D36">
        <w:rPr>
          <w:rFonts w:eastAsia="宋体"/>
          <w:sz w:val="24"/>
        </w:rPr>
        <w:t xml:space="preserve">rpm </w:t>
      </w:r>
      <w:r w:rsidR="00155E69" w:rsidRPr="00ED2D36">
        <w:rPr>
          <w:sz w:val="24"/>
        </w:rPr>
        <w:t>for 12 min, after which the supernatant was discarded and the casein pellet collected. To remove residual fat, the pellet was washed with ethanol: diethyl ether (1:1, v/v),</w:t>
      </w:r>
      <w:r w:rsidR="00155E69" w:rsidRPr="00ED2D36">
        <w:rPr>
          <w:rFonts w:eastAsia="宋体"/>
          <w:sz w:val="24"/>
        </w:rPr>
        <w:t xml:space="preserve"> </w:t>
      </w:r>
      <w:r w:rsidR="00155E69" w:rsidRPr="00ED2D36">
        <w:rPr>
          <w:sz w:val="24"/>
        </w:rPr>
        <w:t>centrifuged again at 10,000 r</w:t>
      </w:r>
      <w:r w:rsidR="00155E69" w:rsidRPr="00ED2D36">
        <w:rPr>
          <w:rFonts w:eastAsia="宋体"/>
          <w:sz w:val="24"/>
        </w:rPr>
        <w:t>pm</w:t>
      </w:r>
      <w:r w:rsidR="00155E69" w:rsidRPr="00ED2D36">
        <w:rPr>
          <w:sz w:val="24"/>
        </w:rPr>
        <w:t xml:space="preserve"> for 12 min</w:t>
      </w:r>
      <w:r w:rsidR="00155E69" w:rsidRPr="00ED2D36">
        <w:rPr>
          <w:rFonts w:eastAsia="宋体"/>
          <w:sz w:val="24"/>
        </w:rPr>
        <w:t xml:space="preserve"> with </w:t>
      </w:r>
      <w:r w:rsidR="00155E69" w:rsidRPr="00ED2D36">
        <w:rPr>
          <w:sz w:val="24"/>
        </w:rPr>
        <w:t xml:space="preserve">the supernatant discarded; this defatting wash was repeated twice or until the supernatant appeared clear and non-opalescent. The pellet was then dried at 80 °C to constant weight, defined as two consecutive </w:t>
      </w:r>
      <w:proofErr w:type="spellStart"/>
      <w:r w:rsidR="00155E69" w:rsidRPr="00ED2D36">
        <w:rPr>
          <w:sz w:val="24"/>
        </w:rPr>
        <w:t>weighing</w:t>
      </w:r>
      <w:ins w:id="1158" w:author="Yibin Jiang" w:date="2026-03-21T12:03:00Z">
        <w:r w:rsidR="001D7F0E" w:rsidRPr="00ED2D36">
          <w:rPr>
            <w:sz w:val="24"/>
          </w:rPr>
          <w:t>s</w:t>
        </w:r>
      </w:ins>
      <w:proofErr w:type="spellEnd"/>
      <w:r w:rsidR="00155E69" w:rsidRPr="00ED2D36">
        <w:rPr>
          <w:sz w:val="24"/>
        </w:rPr>
        <w:t xml:space="preserve"> at least 30 min apart with a mass difference &lt; 1 mg. The dry mass was recorded to calculate </w:t>
      </w:r>
      <w:r w:rsidR="00155E69" w:rsidRPr="00ED2D36">
        <w:rPr>
          <w:rFonts w:eastAsia="宋体"/>
          <w:sz w:val="24"/>
        </w:rPr>
        <w:t xml:space="preserve">the </w:t>
      </w:r>
      <w:r w:rsidR="00155E69" w:rsidRPr="00ED2D36">
        <w:rPr>
          <w:sz w:val="24"/>
        </w:rPr>
        <w:t>yield. As a reference, a typical run yielded 171 mg of casein from 12 mL of milk. Protein identity was confirmed by the Biuret test: dissolution of a small portion of the dried casein in 3% NaOH followed by addition of Biuret reagent produced a violet color, indicating the presence of peptide bonds. All ethanol/ether mixtures and acid/base wastes were disposed of in accordance with chemical-waste regulations.</w:t>
      </w:r>
    </w:p>
    <w:p w14:paraId="57632B26" w14:textId="77777777" w:rsidR="000B220A" w:rsidRPr="00ED2D36" w:rsidRDefault="00155E69">
      <w:pPr>
        <w:spacing w:line="360" w:lineRule="auto"/>
        <w:jc w:val="center"/>
        <w:rPr>
          <w:sz w:val="24"/>
          <w:lang w:val="en-GB"/>
        </w:rPr>
        <w:pPrChange w:id="1159" w:author="SYLZ" w:date="2026-03-27T10:39:00Z">
          <w:pPr>
            <w:spacing w:line="480" w:lineRule="auto"/>
            <w:jc w:val="center"/>
          </w:pPr>
        </w:pPrChange>
      </w:pPr>
      <w:bookmarkStart w:id="1160" w:name="FigS12"/>
      <w:bookmarkStart w:id="1161" w:name="FigS2"/>
      <w:r w:rsidRPr="00ED2D36">
        <w:rPr>
          <w:noProof/>
          <w:sz w:val="24"/>
          <w:lang w:val="en-GB"/>
        </w:rPr>
        <w:drawing>
          <wp:inline distT="0" distB="0" distL="0" distR="0" wp14:anchorId="46F91DE3" wp14:editId="5B1EEA6A">
            <wp:extent cx="1186177" cy="253492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2" cstate="print">
                      <a:extLst>
                        <a:ext uri="{28A0092B-C50C-407E-A947-70E740481C1C}">
                          <a14:useLocalDpi xmlns:a14="http://schemas.microsoft.com/office/drawing/2010/main" val="0"/>
                        </a:ext>
                      </a:extLst>
                    </a:blip>
                    <a:srcRect l="43857" r="29633" b="24480"/>
                    <a:stretch>
                      <a:fillRect/>
                    </a:stretch>
                  </pic:blipFill>
                  <pic:spPr>
                    <a:xfrm>
                      <a:off x="0" y="0"/>
                      <a:ext cx="1190724" cy="2544638"/>
                    </a:xfrm>
                    <a:prstGeom prst="rect">
                      <a:avLst/>
                    </a:prstGeom>
                    <a:noFill/>
                    <a:ln>
                      <a:noFill/>
                    </a:ln>
                  </pic:spPr>
                </pic:pic>
              </a:graphicData>
            </a:graphic>
          </wp:inline>
        </w:drawing>
      </w:r>
      <w:bookmarkEnd w:id="1160"/>
      <w:bookmarkEnd w:id="1161"/>
    </w:p>
    <w:p w14:paraId="127B3FA0" w14:textId="77777777" w:rsidR="000B220A" w:rsidRPr="00ED2D36" w:rsidRDefault="00155E69">
      <w:pPr>
        <w:spacing w:line="360" w:lineRule="auto"/>
        <w:jc w:val="both"/>
        <w:rPr>
          <w:sz w:val="24"/>
        </w:rPr>
        <w:pPrChange w:id="1162" w:author="SYLZ" w:date="2026-03-27T10:39:00Z">
          <w:pPr>
            <w:spacing w:line="480" w:lineRule="auto"/>
            <w:jc w:val="both"/>
          </w:pPr>
        </w:pPrChange>
      </w:pPr>
      <w:r w:rsidRPr="00ED2D36">
        <w:rPr>
          <w:b/>
          <w:bCs/>
          <w:sz w:val="24"/>
        </w:rPr>
        <w:t>Figure S2.</w:t>
      </w:r>
      <w:r w:rsidRPr="00ED2D36">
        <w:rPr>
          <w:sz w:val="24"/>
        </w:rPr>
        <w:t xml:space="preserve"> Isolated casein obtained by pH adjustment to the isoelectric point and centrifugation.</w:t>
      </w:r>
    </w:p>
    <w:p w14:paraId="38D8BA7C" w14:textId="59AA8037" w:rsidR="000B220A" w:rsidRPr="00AB371E" w:rsidRDefault="00155E69">
      <w:pPr>
        <w:pStyle w:val="2"/>
        <w:rPr>
          <w:rFonts w:eastAsia="Times New Roman"/>
          <w:sz w:val="24"/>
          <w:rPrChange w:id="1163" w:author="SYLZ" w:date="2026-03-27T15:31:00Z">
            <w:rPr>
              <w:rFonts w:eastAsiaTheme="minorEastAsia"/>
            </w:rPr>
          </w:rPrChange>
        </w:rPr>
        <w:pPrChange w:id="1164" w:author="SYLZ" w:date="2026-03-27T15:31:00Z">
          <w:pPr>
            <w:pStyle w:val="1"/>
            <w:spacing w:before="249" w:line="480" w:lineRule="auto"/>
            <w:jc w:val="both"/>
          </w:pPr>
        </w:pPrChange>
      </w:pPr>
      <w:bookmarkStart w:id="1165" w:name="_Toc228955508"/>
      <w:r w:rsidRPr="00AB371E">
        <w:rPr>
          <w:rFonts w:ascii="Times New Roman" w:eastAsia="Times New Roman" w:hAnsi="Times New Roman" w:cs="Times New Roman"/>
          <w:color w:val="auto"/>
          <w:sz w:val="24"/>
          <w:szCs w:val="24"/>
          <w:rPrChange w:id="1166" w:author="SYLZ" w:date="2026-03-27T15:31:00Z">
            <w:rPr>
              <w:b w:val="0"/>
            </w:rPr>
          </w:rPrChange>
        </w:rPr>
        <w:t xml:space="preserve">Experiment </w:t>
      </w:r>
      <w:r w:rsidRPr="00AB371E">
        <w:rPr>
          <w:rFonts w:ascii="Times New Roman" w:eastAsia="Times New Roman" w:hAnsi="Times New Roman" w:cs="Times New Roman"/>
          <w:color w:val="auto"/>
          <w:sz w:val="24"/>
          <w:szCs w:val="24"/>
          <w:rPrChange w:id="1167" w:author="SYLZ" w:date="2026-03-27T15:31:00Z">
            <w:rPr>
              <w:rFonts w:eastAsiaTheme="minorEastAsia"/>
              <w:b w:val="0"/>
            </w:rPr>
          </w:rPrChange>
        </w:rPr>
        <w:t>4</w:t>
      </w:r>
      <w:r w:rsidRPr="00AB371E">
        <w:rPr>
          <w:rFonts w:ascii="Times New Roman" w:eastAsia="Times New Roman" w:hAnsi="Times New Roman" w:cs="Times New Roman"/>
          <w:color w:val="auto"/>
          <w:sz w:val="24"/>
          <w:szCs w:val="24"/>
          <w:rPrChange w:id="1168" w:author="SYLZ" w:date="2026-03-27T15:31:00Z">
            <w:rPr>
              <w:b w:val="0"/>
            </w:rPr>
          </w:rPrChange>
        </w:rPr>
        <w:t xml:space="preserve"> Determination of the Stability Constant for the SSA–</w:t>
      </w:r>
      <w:proofErr w:type="gramStart"/>
      <w:r w:rsidRPr="00AB371E">
        <w:rPr>
          <w:rFonts w:ascii="Times New Roman" w:eastAsia="Times New Roman" w:hAnsi="Times New Roman" w:cs="Times New Roman"/>
          <w:color w:val="auto"/>
          <w:sz w:val="24"/>
          <w:szCs w:val="24"/>
          <w:rPrChange w:id="1169" w:author="SYLZ" w:date="2026-03-27T15:31:00Z">
            <w:rPr>
              <w:b w:val="0"/>
            </w:rPr>
          </w:rPrChange>
        </w:rPr>
        <w:t>Cu(</w:t>
      </w:r>
      <w:proofErr w:type="gramEnd"/>
      <w:r w:rsidRPr="00AB371E">
        <w:rPr>
          <w:rFonts w:ascii="Times New Roman" w:eastAsia="Times New Roman" w:hAnsi="Times New Roman" w:cs="Times New Roman"/>
          <w:color w:val="auto"/>
          <w:sz w:val="24"/>
          <w:szCs w:val="24"/>
          <w:rPrChange w:id="1170" w:author="SYLZ" w:date="2026-03-27T15:31:00Z">
            <w:rPr>
              <w:b w:val="0"/>
            </w:rPr>
          </w:rPrChange>
        </w:rPr>
        <w:t>II) Complex</w:t>
      </w:r>
      <w:bookmarkEnd w:id="1165"/>
    </w:p>
    <w:p w14:paraId="6366A531" w14:textId="79858C2C" w:rsidR="000B220A" w:rsidRPr="00ED2D36" w:rsidRDefault="00155E69">
      <w:pPr>
        <w:spacing w:line="360" w:lineRule="auto"/>
        <w:jc w:val="both"/>
        <w:rPr>
          <w:sz w:val="24"/>
        </w:rPr>
        <w:pPrChange w:id="1171" w:author="SYLZ" w:date="2026-03-27T10:39:00Z">
          <w:pPr>
            <w:spacing w:line="480" w:lineRule="auto"/>
            <w:jc w:val="both"/>
          </w:pPr>
        </w:pPrChange>
      </w:pPr>
      <w:r w:rsidRPr="00ED2D36">
        <w:rPr>
          <w:sz w:val="24"/>
        </w:rPr>
        <w:t xml:space="preserve">In this experiment, we adopted a more flexible approach to pH adjustment through </w:t>
      </w:r>
      <w:r w:rsidRPr="00ED2D36">
        <w:rPr>
          <w:sz w:val="24"/>
        </w:rPr>
        <w:lastRenderedPageBreak/>
        <w:t xml:space="preserve">model guidance, where the maximum </w:t>
      </w:r>
      <w:del w:id="1172" w:author="Yibin Jiang" w:date="2026-03-31T15:20:00Z">
        <w:r w:rsidRPr="00ED2D36" w:rsidDel="00D87B60">
          <w:rPr>
            <w:sz w:val="24"/>
          </w:rPr>
          <w:delText xml:space="preserve">titration </w:delText>
        </w:r>
      </w:del>
      <w:ins w:id="1173" w:author="Yibin Jiang" w:date="2026-03-31T15:20:00Z">
        <w:r w:rsidR="00D87B60">
          <w:rPr>
            <w:rFonts w:eastAsiaTheme="minorEastAsia" w:hint="eastAsia"/>
            <w:sz w:val="24"/>
          </w:rPr>
          <w:t>reagent</w:t>
        </w:r>
        <w:r w:rsidR="00D87B60" w:rsidRPr="00ED2D36">
          <w:rPr>
            <w:sz w:val="24"/>
          </w:rPr>
          <w:t xml:space="preserve"> </w:t>
        </w:r>
      </w:ins>
      <w:r w:rsidRPr="00ED2D36">
        <w:rPr>
          <w:sz w:val="24"/>
        </w:rPr>
        <w:t xml:space="preserve">volume was capped at 5.0 mL; any recommended value exceeding this limit was truncated. </w:t>
      </w:r>
      <w:del w:id="1174" w:author="Yibin Jiang" w:date="2026-03-21T12:08:00Z">
        <w:r w:rsidRPr="00ED2D36" w:rsidDel="00F72D52">
          <w:rPr>
            <w:sz w:val="24"/>
          </w:rPr>
          <w:delText>Prior to</w:delText>
        </w:r>
      </w:del>
      <w:ins w:id="1175" w:author="Yibin Jiang" w:date="2026-03-21T12:08:00Z">
        <w:r w:rsidR="00F72D52" w:rsidRPr="00ED2D36">
          <w:rPr>
            <w:sz w:val="24"/>
          </w:rPr>
          <w:t>Before</w:t>
        </w:r>
      </w:ins>
      <w:r w:rsidRPr="00ED2D36">
        <w:rPr>
          <w:sz w:val="24"/>
        </w:rPr>
        <w:t xml:space="preserve"> the experiment, the pH values of the acid and base used for adjustment were measured at 1.12 and 12.98, respectively. Consequently, a correction factor (approximately 1.26 in this experiment</w:t>
      </w:r>
      <w:r w:rsidR="005228FB" w:rsidRPr="00ED2D36">
        <w:rPr>
          <w:sz w:val="24"/>
        </w:rPr>
        <w:t>,</w:t>
      </w:r>
      <w:r w:rsidRPr="00ED2D36">
        <w:rPr>
          <w:sz w:val="24"/>
        </w:rPr>
        <w:t xml:space="preserve"> indicating </w:t>
      </w:r>
      <w:r w:rsidR="005228FB" w:rsidRPr="00ED2D36">
        <w:rPr>
          <w:sz w:val="24"/>
        </w:rPr>
        <w:t>that</w:t>
      </w:r>
      <w:r w:rsidRPr="00ED2D36">
        <w:rPr>
          <w:sz w:val="24"/>
        </w:rPr>
        <w:t xml:space="preserve"> theoretically</w:t>
      </w:r>
      <w:r w:rsidR="005228FB" w:rsidRPr="00ED2D36">
        <w:rPr>
          <w:sz w:val="24"/>
        </w:rPr>
        <w:t xml:space="preserve">, </w:t>
      </w:r>
      <w:r w:rsidRPr="00ED2D36">
        <w:rPr>
          <w:sz w:val="24"/>
        </w:rPr>
        <w:t>1.26 units of acid are required to neutralize 1 unit of base) was applied to the actual volume of the acid added to account for its impact on the final pH, based on the measured acid and base concentrations.</w:t>
      </w:r>
    </w:p>
    <w:p w14:paraId="73DC30A6" w14:textId="0A2096D1" w:rsidR="000B220A" w:rsidRPr="00ED2D36" w:rsidRDefault="00155E69">
      <w:pPr>
        <w:spacing w:line="360" w:lineRule="auto"/>
        <w:jc w:val="both"/>
        <w:rPr>
          <w:sz w:val="24"/>
        </w:rPr>
        <w:pPrChange w:id="1176" w:author="SYLZ" w:date="2026-03-27T10:39:00Z">
          <w:pPr>
            <w:spacing w:line="480" w:lineRule="auto"/>
            <w:jc w:val="both"/>
          </w:pPr>
        </w:pPrChange>
      </w:pPr>
      <w:r w:rsidRPr="00ED2D36">
        <w:rPr>
          <w:sz w:val="24"/>
        </w:rPr>
        <w:t>For the determination of the SSA–</w:t>
      </w:r>
      <w:proofErr w:type="gramStart"/>
      <w:r w:rsidRPr="00ED2D36">
        <w:rPr>
          <w:sz w:val="24"/>
        </w:rPr>
        <w:t>Cu(</w:t>
      </w:r>
      <w:proofErr w:type="gramEnd"/>
      <w:r w:rsidRPr="00ED2D36">
        <w:rPr>
          <w:sz w:val="24"/>
        </w:rPr>
        <w:t>II) complex stability constant, 0.888 g of Cu(NO₃)₂·3H₂O and 0.934 g of SSA·2H₂O were each dissolved in water and diluted to 250 mL, yielding two 14.7 mM stock solutions according to Table S1. These solutions were mixed in different volume ratios according to Table S2, transferred sequentially into a three-neck flask, and subjected to automated pH adjustment. The pH electrode was calibrated at 25 °C with standard pH 4.0</w:t>
      </w:r>
      <w:r w:rsidRPr="00ED2D36">
        <w:rPr>
          <w:rFonts w:eastAsiaTheme="minorEastAsia"/>
          <w:sz w:val="24"/>
        </w:rPr>
        <w:t>1</w:t>
      </w:r>
      <w:r w:rsidRPr="00ED2D36">
        <w:rPr>
          <w:sz w:val="24"/>
        </w:rPr>
        <w:t xml:space="preserve">, </w:t>
      </w:r>
      <w:r w:rsidRPr="00ED2D36">
        <w:rPr>
          <w:rFonts w:eastAsiaTheme="minorEastAsia"/>
          <w:sz w:val="24"/>
        </w:rPr>
        <w:t>6.86</w:t>
      </w:r>
      <w:r w:rsidRPr="00ED2D36">
        <w:rPr>
          <w:sz w:val="24"/>
        </w:rPr>
        <w:t xml:space="preserve">, and </w:t>
      </w:r>
      <w:r w:rsidRPr="00ED2D36">
        <w:rPr>
          <w:rFonts w:eastAsiaTheme="minorEastAsia"/>
          <w:sz w:val="24"/>
        </w:rPr>
        <w:t>9.18</w:t>
      </w:r>
      <w:r w:rsidRPr="00ED2D36">
        <w:rPr>
          <w:sz w:val="24"/>
        </w:rPr>
        <w:t xml:space="preserve"> buffer</w:t>
      </w:r>
      <w:r w:rsidR="00171B89" w:rsidRPr="00ED2D36">
        <w:rPr>
          <w:rFonts w:eastAsiaTheme="minorEastAsia"/>
          <w:sz w:val="24"/>
        </w:rPr>
        <w:t xml:space="preserve"> solutions</w:t>
      </w:r>
      <w:r w:rsidRPr="00ED2D36">
        <w:rPr>
          <w:sz w:val="24"/>
        </w:rPr>
        <w:t xml:space="preserve">. The </w:t>
      </w:r>
      <w:del w:id="1177" w:author="Yibin Jiang" w:date="2026-03-31T15:20:00Z">
        <w:r w:rsidRPr="00ED2D36" w:rsidDel="00C32728">
          <w:rPr>
            <w:rFonts w:eastAsia="宋体"/>
            <w:sz w:val="24"/>
          </w:rPr>
          <w:delText>titrator</w:delText>
        </w:r>
      </w:del>
      <w:ins w:id="1178" w:author="Yibin Jiang" w:date="2026-03-31T15:20:00Z">
        <w:r w:rsidR="00C32728">
          <w:rPr>
            <w:rFonts w:eastAsia="宋体" w:hint="eastAsia"/>
            <w:sz w:val="24"/>
          </w:rPr>
          <w:t>device</w:t>
        </w:r>
      </w:ins>
      <w:r w:rsidRPr="00ED2D36">
        <w:rPr>
          <w:sz w:val="24"/>
        </w:rPr>
        <w:t xml:space="preserve">, loaded with 0.1 M HNO₃ and 0.05 M NaOH, was set to maintain pH 4.2 ± 0.1, with stabilization after each dosing step. Once the </w:t>
      </w:r>
      <w:r w:rsidRPr="00ED2D36">
        <w:rPr>
          <w:rFonts w:eastAsia="宋体"/>
          <w:sz w:val="24"/>
        </w:rPr>
        <w:t xml:space="preserve">target pH </w:t>
      </w:r>
      <w:r w:rsidRPr="00ED2D36">
        <w:rPr>
          <w:sz w:val="24"/>
        </w:rPr>
        <w:t>was reached, the solution was kept quiescent or gently stirred for 5–10 min; if no noticeable pH drift was observed, UV–</w:t>
      </w:r>
      <w:proofErr w:type="gramStart"/>
      <w:r w:rsidRPr="00ED2D36">
        <w:rPr>
          <w:sz w:val="24"/>
        </w:rPr>
        <w:t>Vis</w:t>
      </w:r>
      <w:proofErr w:type="gramEnd"/>
      <w:r w:rsidRPr="00ED2D36">
        <w:rPr>
          <w:sz w:val="24"/>
        </w:rPr>
        <w:t xml:space="preserve"> measurements were performed. Absorbance spectra were collected in 1 cm cuvettes</w:t>
      </w:r>
      <w:r w:rsidRPr="00ED2D36">
        <w:rPr>
          <w:rFonts w:eastAsia="宋体"/>
          <w:sz w:val="24"/>
        </w:rPr>
        <w:t xml:space="preserve"> </w:t>
      </w:r>
      <w:r w:rsidRPr="00ED2D36">
        <w:rPr>
          <w:sz w:val="24"/>
        </w:rPr>
        <w:t>from 300 to 800 nm. The absorption at 400 nm (A₄₀₀), corresponding to the Cu–SSA complex band, was recorded, and a Job’s plot of A₄₀₀ versus SSA mole fraction (X_SSA) was constructed. A maximum near X_SSA ≈ 0.5 confirmed a 1:1 stoichiometry for the Cu</w:t>
      </w:r>
      <w:ins w:id="1179" w:author="Yibin Jiang" w:date="2026-03-21T12:08:00Z">
        <w:r w:rsidR="00CE6415" w:rsidRPr="00ED2D36">
          <w:rPr>
            <w:rFonts w:eastAsiaTheme="minorEastAsia"/>
            <w:sz w:val="24"/>
          </w:rPr>
          <w:t>-</w:t>
        </w:r>
      </w:ins>
      <w:del w:id="1180" w:author="Yibin Jiang" w:date="2026-03-21T12:08:00Z">
        <w:r w:rsidRPr="00ED2D36" w:rsidDel="00CE6415">
          <w:rPr>
            <w:sz w:val="24"/>
          </w:rPr>
          <w:delText>:</w:delText>
        </w:r>
      </w:del>
      <w:r w:rsidRPr="00ED2D36">
        <w:rPr>
          <w:sz w:val="24"/>
        </w:rPr>
        <w:t>SSA complex. To determine the conditional stability constant, piece</w:t>
      </w:r>
      <w:r w:rsidRPr="00ED2D36">
        <w:rPr>
          <w:rFonts w:eastAsia="宋体"/>
          <w:sz w:val="24"/>
        </w:rPr>
        <w:t>-</w:t>
      </w:r>
      <w:r w:rsidRPr="00ED2D36">
        <w:rPr>
          <w:sz w:val="24"/>
        </w:rPr>
        <w:t xml:space="preserve">wise linear regression of the Job’s plot provided the intersection absorbance </w:t>
      </w:r>
      <w:r w:rsidRPr="005768A1">
        <w:rPr>
          <w:b/>
          <w:bCs/>
          <w:i/>
          <w:iCs/>
          <w:sz w:val="24"/>
          <w:rPrChange w:id="1181" w:author="chao zhang" w:date="2026-03-30T20:19:00Z">
            <w:rPr>
              <w:sz w:val="24"/>
            </w:rPr>
          </w:rPrChange>
        </w:rPr>
        <w:t>A</w:t>
      </w:r>
      <w:r w:rsidRPr="005768A1">
        <w:rPr>
          <w:rFonts w:hint="eastAsia"/>
          <w:b/>
          <w:bCs/>
          <w:i/>
          <w:iCs/>
          <w:sz w:val="24"/>
          <w:rPrChange w:id="1182" w:author="chao zhang" w:date="2026-03-30T20:19:00Z">
            <w:rPr>
              <w:rFonts w:hint="eastAsia"/>
              <w:sz w:val="24"/>
            </w:rPr>
          </w:rPrChange>
        </w:rPr>
        <w:t>′</w:t>
      </w:r>
      <w:r w:rsidRPr="00ED2D36">
        <w:rPr>
          <w:sz w:val="24"/>
        </w:rPr>
        <w:t xml:space="preserve">, representing the maximum complex concentration. The degree of dissociation was then estimated as </w:t>
      </w:r>
      <w:r w:rsidRPr="00ED2D36">
        <w:rPr>
          <w:b/>
          <w:bCs/>
          <w:i/>
          <w:iCs/>
          <w:sz w:val="24"/>
        </w:rPr>
        <w:t>α = (A′ − A)/A</w:t>
      </w:r>
      <w:r w:rsidRPr="00ED2D36">
        <w:rPr>
          <w:sz w:val="24"/>
        </w:rPr>
        <w:t xml:space="preserve">, where </w:t>
      </w:r>
      <w:r w:rsidR="00DF06B2" w:rsidRPr="00ED2D36">
        <w:rPr>
          <w:b/>
          <w:bCs/>
          <w:i/>
          <w:iCs/>
          <w:sz w:val="24"/>
        </w:rPr>
        <w:t>α</w:t>
      </w:r>
      <w:r w:rsidR="00DF06B2" w:rsidRPr="00ED2D36">
        <w:rPr>
          <w:rFonts w:eastAsiaTheme="minorEastAsia"/>
          <w:sz w:val="24"/>
        </w:rPr>
        <w:t xml:space="preserve"> </w:t>
      </w:r>
      <w:r w:rsidRPr="00ED2D36">
        <w:rPr>
          <w:sz w:val="24"/>
        </w:rPr>
        <w:t xml:space="preserve">corresponds to the fraction of </w:t>
      </w:r>
      <w:r w:rsidRPr="00ED2D36">
        <w:rPr>
          <w:rFonts w:eastAsia="宋体"/>
          <w:sz w:val="24"/>
        </w:rPr>
        <w:t xml:space="preserve">uncoordinated </w:t>
      </w:r>
      <w:r w:rsidRPr="00ED2D36">
        <w:rPr>
          <w:sz w:val="24"/>
        </w:rPr>
        <w:t xml:space="preserve">species. For a general equilibrium </w:t>
      </w:r>
      <w:r w:rsidRPr="005768A1">
        <w:rPr>
          <w:b/>
          <w:bCs/>
          <w:i/>
          <w:iCs/>
          <w:sz w:val="24"/>
          <w:rPrChange w:id="1183" w:author="chao zhang" w:date="2026-03-30T20:19:00Z">
            <w:rPr>
              <w:sz w:val="24"/>
            </w:rPr>
          </w:rPrChange>
        </w:rPr>
        <w:t xml:space="preserve">M + </w:t>
      </w:r>
      <w:proofErr w:type="spellStart"/>
      <w:r w:rsidRPr="005768A1">
        <w:rPr>
          <w:b/>
          <w:bCs/>
          <w:i/>
          <w:iCs/>
          <w:sz w:val="24"/>
          <w:rPrChange w:id="1184" w:author="chao zhang" w:date="2026-03-30T20:19:00Z">
            <w:rPr>
              <w:sz w:val="24"/>
            </w:rPr>
          </w:rPrChange>
        </w:rPr>
        <w:t>nR</w:t>
      </w:r>
      <w:proofErr w:type="spellEnd"/>
      <w:r w:rsidRPr="005768A1">
        <w:rPr>
          <w:b/>
          <w:bCs/>
          <w:i/>
          <w:iCs/>
          <w:sz w:val="24"/>
          <w:rPrChange w:id="1185" w:author="chao zhang" w:date="2026-03-30T20:19:00Z">
            <w:rPr>
              <w:sz w:val="24"/>
            </w:rPr>
          </w:rPrChange>
        </w:rPr>
        <w:t xml:space="preserve"> </w:t>
      </w:r>
      <w:r w:rsidRPr="005768A1">
        <w:rPr>
          <w:rFonts w:ascii="Cambria Math" w:eastAsia="MS Gothic" w:hAnsi="Cambria Math" w:cs="Cambria Math"/>
          <w:b/>
          <w:bCs/>
          <w:i/>
          <w:iCs/>
          <w:sz w:val="24"/>
          <w:rPrChange w:id="1186" w:author="chao zhang" w:date="2026-03-30T20:19:00Z">
            <w:rPr>
              <w:rFonts w:ascii="Cambria Math" w:eastAsia="MS Gothic" w:hAnsi="Cambria Math" w:cs="Cambria Math"/>
              <w:sz w:val="24"/>
            </w:rPr>
          </w:rPrChange>
        </w:rPr>
        <w:t>⇌</w:t>
      </w:r>
      <w:r w:rsidRPr="005768A1">
        <w:rPr>
          <w:b/>
          <w:bCs/>
          <w:i/>
          <w:iCs/>
          <w:sz w:val="24"/>
          <w:rPrChange w:id="1187" w:author="chao zhang" w:date="2026-03-30T20:19:00Z">
            <w:rPr>
              <w:sz w:val="24"/>
            </w:rPr>
          </w:rPrChange>
        </w:rPr>
        <w:t xml:space="preserve"> MRₙ,</w:t>
      </w:r>
      <w:r w:rsidRPr="00ED2D36">
        <w:rPr>
          <w:sz w:val="24"/>
        </w:rPr>
        <w:t xml:space="preserve"> the concentrations near the stoichiometric point can be expressed as</w:t>
      </w:r>
      <w:r w:rsidRPr="00ED2D36">
        <w:rPr>
          <w:b/>
          <w:bCs/>
          <w:i/>
          <w:iCs/>
          <w:sz w:val="24"/>
        </w:rPr>
        <w:t xml:space="preserve"> [MRₙ] = c(1</w:t>
      </w:r>
      <w:r w:rsidRPr="00ED2D36">
        <w:rPr>
          <w:rFonts w:eastAsiaTheme="minorEastAsia"/>
          <w:b/>
          <w:bCs/>
          <w:i/>
          <w:iCs/>
          <w:sz w:val="24"/>
        </w:rPr>
        <w:t>-</w:t>
      </w:r>
      <w:r w:rsidRPr="00ED2D36">
        <w:rPr>
          <w:b/>
          <w:bCs/>
          <w:i/>
          <w:iCs/>
          <w:sz w:val="24"/>
        </w:rPr>
        <w:t>α), [M] = cα</w:t>
      </w:r>
      <w:r w:rsidRPr="00ED2D36">
        <w:rPr>
          <w:sz w:val="24"/>
        </w:rPr>
        <w:t>, and</w:t>
      </w:r>
      <w:r w:rsidRPr="00ED2D36">
        <w:rPr>
          <w:b/>
          <w:bCs/>
          <w:i/>
          <w:iCs/>
          <w:sz w:val="24"/>
        </w:rPr>
        <w:t xml:space="preserve"> [R] = </w:t>
      </w:r>
      <w:proofErr w:type="spellStart"/>
      <w:r w:rsidRPr="00ED2D36">
        <w:rPr>
          <w:b/>
          <w:bCs/>
          <w:i/>
          <w:iCs/>
          <w:sz w:val="24"/>
        </w:rPr>
        <w:t>nc</w:t>
      </w:r>
      <w:proofErr w:type="spellEnd"/>
      <w:r w:rsidRPr="00ED2D36">
        <w:rPr>
          <w:b/>
          <w:bCs/>
          <w:i/>
          <w:iCs/>
          <w:sz w:val="24"/>
        </w:rPr>
        <w:t>α</w:t>
      </w:r>
      <w:r w:rsidRPr="00ED2D36">
        <w:rPr>
          <w:sz w:val="24"/>
        </w:rPr>
        <w:t xml:space="preserve">, with </w:t>
      </w:r>
      <w:r w:rsidRPr="005768A1">
        <w:rPr>
          <w:b/>
          <w:bCs/>
          <w:i/>
          <w:iCs/>
          <w:sz w:val="24"/>
          <w:rPrChange w:id="1188" w:author="chao zhang" w:date="2026-03-30T20:19:00Z">
            <w:rPr>
              <w:sz w:val="24"/>
            </w:rPr>
          </w:rPrChange>
        </w:rPr>
        <w:t>c</w:t>
      </w:r>
      <w:r w:rsidRPr="00ED2D36">
        <w:rPr>
          <w:sz w:val="24"/>
        </w:rPr>
        <w:t xml:space="preserve"> as the total analytical concentration. The conditional stability constant is given by </w:t>
      </w:r>
      <w:r w:rsidRPr="00ED2D36">
        <w:rPr>
          <w:b/>
          <w:bCs/>
          <w:i/>
          <w:iCs/>
          <w:sz w:val="24"/>
        </w:rPr>
        <w:t>K′ = [MRₙ]/([M][</w:t>
      </w:r>
      <w:proofErr w:type="gramStart"/>
      <w:r w:rsidRPr="00ED2D36">
        <w:rPr>
          <w:b/>
          <w:bCs/>
          <w:i/>
          <w:iCs/>
          <w:sz w:val="24"/>
        </w:rPr>
        <w:t>R]ⁿ</w:t>
      </w:r>
      <w:proofErr w:type="gramEnd"/>
      <w:r w:rsidRPr="00ED2D36">
        <w:rPr>
          <w:b/>
          <w:bCs/>
          <w:i/>
          <w:iCs/>
          <w:sz w:val="24"/>
        </w:rPr>
        <w:t>) = (1</w:t>
      </w:r>
      <w:r w:rsidRPr="00ED2D36">
        <w:rPr>
          <w:rFonts w:eastAsiaTheme="minorEastAsia"/>
          <w:b/>
          <w:bCs/>
          <w:i/>
          <w:iCs/>
          <w:sz w:val="24"/>
        </w:rPr>
        <w:t>-</w:t>
      </w:r>
      <w:r w:rsidRPr="00ED2D36">
        <w:rPr>
          <w:b/>
          <w:bCs/>
          <w:i/>
          <w:iCs/>
          <w:sz w:val="24"/>
        </w:rPr>
        <w:t>α)/((</w:t>
      </w:r>
      <w:proofErr w:type="spellStart"/>
      <w:r w:rsidRPr="00ED2D36">
        <w:rPr>
          <w:b/>
          <w:bCs/>
          <w:i/>
          <w:iCs/>
          <w:sz w:val="24"/>
        </w:rPr>
        <w:t>nc</w:t>
      </w:r>
      <w:proofErr w:type="spellEnd"/>
      <w:r w:rsidRPr="00ED2D36">
        <w:rPr>
          <w:b/>
          <w:bCs/>
          <w:i/>
          <w:iCs/>
          <w:sz w:val="24"/>
        </w:rPr>
        <w:t>)ⁿ αⁿ</w:t>
      </w:r>
      <w:r w:rsidRPr="00ED2D36">
        <w:rPr>
          <w:rFonts w:eastAsia="MS Gothic"/>
          <w:b/>
          <w:bCs/>
          <w:i/>
          <w:iCs/>
          <w:sz w:val="24"/>
        </w:rPr>
        <w:t>⁺</w:t>
      </w:r>
      <w:r w:rsidRPr="00ED2D36">
        <w:rPr>
          <w:b/>
          <w:bCs/>
          <w:i/>
          <w:iCs/>
          <w:sz w:val="24"/>
        </w:rPr>
        <w:t>¹)</w:t>
      </w:r>
      <w:r w:rsidRPr="00ED2D36">
        <w:rPr>
          <w:sz w:val="24"/>
        </w:rPr>
        <w:t xml:space="preserve">. For the dominant 1:1 complex (n = 1), this reduces to </w:t>
      </w:r>
      <w:r w:rsidRPr="00ED2D36">
        <w:rPr>
          <w:b/>
          <w:bCs/>
          <w:i/>
          <w:iCs/>
          <w:sz w:val="24"/>
        </w:rPr>
        <w:t>K′ = (1</w:t>
      </w:r>
      <w:r w:rsidRPr="00ED2D36">
        <w:rPr>
          <w:rFonts w:eastAsiaTheme="minorEastAsia"/>
          <w:b/>
          <w:bCs/>
          <w:i/>
          <w:iCs/>
          <w:sz w:val="24"/>
        </w:rPr>
        <w:t>-</w:t>
      </w:r>
      <w:r w:rsidRPr="00ED2D36">
        <w:rPr>
          <w:b/>
          <w:bCs/>
          <w:i/>
          <w:iCs/>
          <w:sz w:val="24"/>
        </w:rPr>
        <w:t>α)/(cα²)</w:t>
      </w:r>
      <w:r w:rsidRPr="00ED2D36">
        <w:rPr>
          <w:sz w:val="24"/>
        </w:rPr>
        <w:t xml:space="preserve">. Using </w:t>
      </w:r>
      <w:r w:rsidRPr="00ED2D36">
        <w:rPr>
          <w:b/>
          <w:bCs/>
          <w:i/>
          <w:iCs/>
          <w:sz w:val="24"/>
        </w:rPr>
        <w:t xml:space="preserve">A′ </w:t>
      </w:r>
      <w:r w:rsidRPr="00ED2D36">
        <w:rPr>
          <w:sz w:val="24"/>
        </w:rPr>
        <w:t xml:space="preserve">and the derived </w:t>
      </w:r>
      <w:r w:rsidR="004055BC" w:rsidRPr="00ED2D36">
        <w:rPr>
          <w:b/>
          <w:bCs/>
          <w:i/>
          <w:iCs/>
          <w:sz w:val="24"/>
        </w:rPr>
        <w:t>α</w:t>
      </w:r>
      <w:r w:rsidR="004055BC" w:rsidRPr="00ED2D36" w:rsidDel="004055BC">
        <w:rPr>
          <w:sz w:val="24"/>
        </w:rPr>
        <w:t xml:space="preserve"> </w:t>
      </w:r>
      <w:r w:rsidRPr="00ED2D36">
        <w:rPr>
          <w:sz w:val="24"/>
        </w:rPr>
        <w:t xml:space="preserve">values, </w:t>
      </w:r>
      <w:r w:rsidRPr="00ED2D36">
        <w:rPr>
          <w:b/>
          <w:bCs/>
          <w:i/>
          <w:iCs/>
          <w:sz w:val="24"/>
        </w:rPr>
        <w:t xml:space="preserve">K′ </w:t>
      </w:r>
      <w:r w:rsidRPr="00ED2D36">
        <w:rPr>
          <w:sz w:val="24"/>
        </w:rPr>
        <w:t xml:space="preserve">was calculated to be </w:t>
      </w:r>
      <w:r w:rsidRPr="00ED2D36">
        <w:rPr>
          <w:sz w:val="24"/>
        </w:rPr>
        <w:lastRenderedPageBreak/>
        <w:t>approximately 6669</w:t>
      </w:r>
      <w:r w:rsidRPr="00ED2D36">
        <w:rPr>
          <w:rFonts w:eastAsia="宋体"/>
          <w:sz w:val="24"/>
        </w:rPr>
        <w:t xml:space="preserve"> </w:t>
      </w:r>
      <w:r w:rsidRPr="00ED2D36">
        <w:rPr>
          <w:sz w:val="24"/>
        </w:rPr>
        <w:t>(mol/L)</w:t>
      </w:r>
      <w:r w:rsidRPr="00ED2D36">
        <w:rPr>
          <w:sz w:val="24"/>
          <w:vertAlign w:val="superscript"/>
        </w:rPr>
        <w:t>-1</w:t>
      </w:r>
      <w:r w:rsidRPr="00ED2D36">
        <w:rPr>
          <w:sz w:val="24"/>
        </w:rPr>
        <w:t xml:space="preserve"> at pH 4.2, indicating a strongly bound SSA–</w:t>
      </w:r>
      <w:proofErr w:type="gramStart"/>
      <w:r w:rsidRPr="00ED2D36">
        <w:rPr>
          <w:sz w:val="24"/>
        </w:rPr>
        <w:t>Cu(</w:t>
      </w:r>
      <w:proofErr w:type="gramEnd"/>
      <w:r w:rsidRPr="00ED2D36">
        <w:rPr>
          <w:sz w:val="24"/>
        </w:rPr>
        <w:t>II) complex under mildly acidic conditions.</w:t>
      </w:r>
    </w:p>
    <w:p w14:paraId="7D28F929" w14:textId="77777777" w:rsidR="000B220A" w:rsidRPr="00ED2D36" w:rsidRDefault="00155E69">
      <w:pPr>
        <w:spacing w:line="360" w:lineRule="auto"/>
        <w:jc w:val="both"/>
        <w:rPr>
          <w:b/>
          <w:bCs/>
          <w:sz w:val="24"/>
        </w:rPr>
        <w:pPrChange w:id="1189" w:author="SYLZ" w:date="2026-03-27T10:39:00Z">
          <w:pPr>
            <w:spacing w:line="480" w:lineRule="auto"/>
            <w:jc w:val="both"/>
          </w:pPr>
        </w:pPrChange>
      </w:pPr>
      <w:r w:rsidRPr="00ED2D36">
        <w:rPr>
          <w:b/>
          <w:bCs/>
          <w:sz w:val="24"/>
        </w:rPr>
        <w:t xml:space="preserve">Table </w:t>
      </w:r>
      <w:r w:rsidRPr="00ED2D36">
        <w:rPr>
          <w:rFonts w:eastAsiaTheme="minorEastAsia"/>
          <w:b/>
          <w:bCs/>
          <w:sz w:val="24"/>
        </w:rPr>
        <w:t>S</w:t>
      </w:r>
      <w:r w:rsidRPr="00ED2D36">
        <w:rPr>
          <w:b/>
          <w:bCs/>
          <w:sz w:val="24"/>
        </w:rPr>
        <w:t>1 Solutions Used in the Copper-Sulfosalicylic Acid Complex</w:t>
      </w:r>
      <w:r w:rsidRPr="00ED2D36">
        <w:rPr>
          <w:rFonts w:eastAsiaTheme="minorEastAsia"/>
          <w:b/>
          <w:bCs/>
          <w:sz w:val="24"/>
        </w:rPr>
        <w:t xml:space="preserve"> Formation</w:t>
      </w:r>
    </w:p>
    <w:tbl>
      <w:tblPr>
        <w:tblW w:w="8364" w:type="dxa"/>
        <w:jc w:val="center"/>
        <w:tblLook w:val="04A0" w:firstRow="1" w:lastRow="0" w:firstColumn="1" w:lastColumn="0" w:noHBand="0" w:noVBand="1"/>
      </w:tblPr>
      <w:tblGrid>
        <w:gridCol w:w="2385"/>
        <w:gridCol w:w="2045"/>
        <w:gridCol w:w="1926"/>
        <w:gridCol w:w="2008"/>
      </w:tblGrid>
      <w:tr w:rsidR="000B220A" w:rsidRPr="00ED2D36" w14:paraId="442FBE27" w14:textId="77777777">
        <w:trPr>
          <w:trHeight w:val="236"/>
          <w:jc w:val="center"/>
        </w:trPr>
        <w:tc>
          <w:tcPr>
            <w:tcW w:w="2385" w:type="dxa"/>
            <w:shd w:val="clear" w:color="auto" w:fill="D9D9D9" w:themeFill="background1" w:themeFillShade="D9"/>
          </w:tcPr>
          <w:p w14:paraId="25107969" w14:textId="0D6D9A01" w:rsidR="000B220A" w:rsidRPr="00ED2D36" w:rsidRDefault="00155E69">
            <w:pPr>
              <w:pStyle w:val="JCETabletext"/>
              <w:spacing w:line="360" w:lineRule="auto"/>
              <w:jc w:val="both"/>
              <w:rPr>
                <w:rFonts w:ascii="Times New Roman" w:eastAsiaTheme="minorEastAsia" w:hAnsi="Times New Roman"/>
                <w:sz w:val="24"/>
                <w:lang w:eastAsia="zh-CN"/>
              </w:rPr>
              <w:pPrChange w:id="1190" w:author="SYLZ" w:date="2026-03-27T10:39:00Z">
                <w:pPr>
                  <w:pStyle w:val="JCETabletext"/>
                  <w:spacing w:line="480" w:lineRule="auto"/>
                  <w:jc w:val="both"/>
                </w:pPr>
              </w:pPrChange>
            </w:pPr>
            <w:bookmarkStart w:id="1191" w:name="TableS1"/>
            <w:r w:rsidRPr="00ED2D36">
              <w:rPr>
                <w:rFonts w:ascii="Times New Roman" w:eastAsiaTheme="minorEastAsia" w:hAnsi="Times New Roman"/>
                <w:i/>
                <w:sz w:val="24"/>
                <w:lang w:eastAsia="zh-CN"/>
              </w:rPr>
              <w:t>re</w:t>
            </w:r>
            <w:r w:rsidR="0022708B" w:rsidRPr="00ED2D36">
              <w:rPr>
                <w:rFonts w:ascii="Times New Roman" w:eastAsiaTheme="minorEastAsia" w:hAnsi="Times New Roman"/>
                <w:i/>
                <w:sz w:val="24"/>
                <w:lang w:eastAsia="zh-CN"/>
              </w:rPr>
              <w:t>a</w:t>
            </w:r>
            <w:r w:rsidRPr="00ED2D36">
              <w:rPr>
                <w:rFonts w:ascii="Times New Roman" w:eastAsiaTheme="minorEastAsia" w:hAnsi="Times New Roman"/>
                <w:i/>
                <w:sz w:val="24"/>
                <w:lang w:eastAsia="zh-CN"/>
              </w:rPr>
              <w:t>gent</w:t>
            </w:r>
          </w:p>
        </w:tc>
        <w:tc>
          <w:tcPr>
            <w:tcW w:w="2045" w:type="dxa"/>
            <w:shd w:val="clear" w:color="auto" w:fill="D9D9D9" w:themeFill="background1" w:themeFillShade="D9"/>
          </w:tcPr>
          <w:p w14:paraId="040E65E6" w14:textId="77777777" w:rsidR="000B220A" w:rsidRPr="00ED2D36" w:rsidRDefault="00155E69">
            <w:pPr>
              <w:pStyle w:val="JCETabletext"/>
              <w:spacing w:line="360" w:lineRule="auto"/>
              <w:jc w:val="both"/>
              <w:rPr>
                <w:rFonts w:ascii="Times New Roman" w:eastAsiaTheme="minorEastAsia" w:hAnsi="Times New Roman"/>
                <w:sz w:val="24"/>
                <w:lang w:eastAsia="zh-CN"/>
              </w:rPr>
              <w:pPrChange w:id="1192" w:author="SYLZ" w:date="2026-03-27T10:39:00Z">
                <w:pPr>
                  <w:pStyle w:val="JCETabletext"/>
                  <w:spacing w:line="480" w:lineRule="auto"/>
                  <w:jc w:val="both"/>
                </w:pPr>
              </w:pPrChange>
            </w:pPr>
            <w:r w:rsidRPr="00ED2D36">
              <w:rPr>
                <w:rFonts w:ascii="Times New Roman" w:eastAsiaTheme="minorEastAsia" w:hAnsi="Times New Roman"/>
                <w:i/>
                <w:sz w:val="24"/>
                <w:lang w:eastAsia="zh-CN"/>
              </w:rPr>
              <w:t>mass</w:t>
            </w:r>
          </w:p>
        </w:tc>
        <w:tc>
          <w:tcPr>
            <w:tcW w:w="1926" w:type="dxa"/>
            <w:shd w:val="clear" w:color="auto" w:fill="D9D9D9" w:themeFill="background1" w:themeFillShade="D9"/>
          </w:tcPr>
          <w:p w14:paraId="3767D73C" w14:textId="77777777" w:rsidR="000B220A" w:rsidRPr="00ED2D36" w:rsidRDefault="00155E69">
            <w:pPr>
              <w:pStyle w:val="JCETabletext"/>
              <w:spacing w:line="360" w:lineRule="auto"/>
              <w:jc w:val="both"/>
              <w:rPr>
                <w:rFonts w:ascii="Times New Roman" w:eastAsiaTheme="minorEastAsia" w:hAnsi="Times New Roman"/>
                <w:sz w:val="24"/>
                <w:lang w:eastAsia="zh-CN"/>
              </w:rPr>
              <w:pPrChange w:id="1193" w:author="SYLZ" w:date="2026-03-27T10:39:00Z">
                <w:pPr>
                  <w:pStyle w:val="JCETabletext"/>
                  <w:spacing w:line="480" w:lineRule="auto"/>
                  <w:jc w:val="both"/>
                </w:pPr>
              </w:pPrChange>
            </w:pPr>
            <w:r w:rsidRPr="00ED2D36">
              <w:rPr>
                <w:rFonts w:ascii="Times New Roman" w:eastAsiaTheme="minorEastAsia" w:hAnsi="Times New Roman"/>
                <w:i/>
                <w:sz w:val="24"/>
                <w:lang w:eastAsia="zh-CN"/>
              </w:rPr>
              <w:t>volume</w:t>
            </w:r>
          </w:p>
        </w:tc>
        <w:tc>
          <w:tcPr>
            <w:tcW w:w="2008" w:type="dxa"/>
            <w:shd w:val="clear" w:color="auto" w:fill="D9D9D9" w:themeFill="background1" w:themeFillShade="D9"/>
          </w:tcPr>
          <w:p w14:paraId="25B8F8DB" w14:textId="77777777" w:rsidR="000B220A" w:rsidRPr="00ED2D36" w:rsidRDefault="00155E69">
            <w:pPr>
              <w:pStyle w:val="JCETabletext"/>
              <w:spacing w:line="360" w:lineRule="auto"/>
              <w:jc w:val="both"/>
              <w:rPr>
                <w:rFonts w:ascii="Times New Roman" w:hAnsi="Times New Roman"/>
                <w:i/>
                <w:sz w:val="24"/>
              </w:rPr>
              <w:pPrChange w:id="1194" w:author="SYLZ" w:date="2026-03-27T10:39:00Z">
                <w:pPr>
                  <w:pStyle w:val="JCETabletext"/>
                  <w:spacing w:line="480" w:lineRule="auto"/>
                  <w:jc w:val="both"/>
                </w:pPr>
              </w:pPrChange>
            </w:pPr>
            <w:r w:rsidRPr="00ED2D36">
              <w:rPr>
                <w:rFonts w:ascii="Times New Roman" w:hAnsi="Times New Roman"/>
                <w:i/>
                <w:sz w:val="24"/>
              </w:rPr>
              <w:t>concentration</w:t>
            </w:r>
          </w:p>
        </w:tc>
      </w:tr>
      <w:tr w:rsidR="000B220A" w:rsidRPr="00ED2D36" w14:paraId="68B6E0DF" w14:textId="77777777">
        <w:trPr>
          <w:trHeight w:val="171"/>
          <w:jc w:val="center"/>
        </w:trPr>
        <w:tc>
          <w:tcPr>
            <w:tcW w:w="2385" w:type="dxa"/>
          </w:tcPr>
          <w:p w14:paraId="769EBAC7" w14:textId="77777777" w:rsidR="000B220A" w:rsidRPr="00ED2D36" w:rsidRDefault="00155E69">
            <w:pPr>
              <w:pStyle w:val="JCETabletext"/>
              <w:spacing w:line="360" w:lineRule="auto"/>
              <w:jc w:val="both"/>
              <w:rPr>
                <w:rFonts w:ascii="Times New Roman" w:eastAsiaTheme="minorEastAsia" w:hAnsi="Times New Roman"/>
                <w:sz w:val="24"/>
                <w:lang w:eastAsia="zh-CN"/>
              </w:rPr>
              <w:pPrChange w:id="1195" w:author="SYLZ" w:date="2026-03-27T10:39:00Z">
                <w:pPr>
                  <w:pStyle w:val="JCETabletext"/>
                  <w:spacing w:line="480" w:lineRule="auto"/>
                  <w:jc w:val="both"/>
                </w:pPr>
              </w:pPrChange>
            </w:pPr>
            <w:proofErr w:type="gramStart"/>
            <w:r w:rsidRPr="00ED2D36">
              <w:rPr>
                <w:rFonts w:ascii="Times New Roman" w:eastAsiaTheme="minorEastAsia" w:hAnsi="Times New Roman"/>
                <w:sz w:val="24"/>
                <w:lang w:eastAsia="zh-CN"/>
              </w:rPr>
              <w:t>Cu(</w:t>
            </w:r>
            <w:proofErr w:type="gramEnd"/>
            <w:r w:rsidRPr="00ED2D36">
              <w:rPr>
                <w:rFonts w:ascii="Times New Roman" w:eastAsiaTheme="minorEastAsia" w:hAnsi="Times New Roman"/>
                <w:sz w:val="24"/>
                <w:lang w:eastAsia="zh-CN"/>
              </w:rPr>
              <w:t>NO</w:t>
            </w:r>
            <w:r w:rsidRPr="00ED2D36">
              <w:rPr>
                <w:rFonts w:ascii="Times New Roman" w:eastAsiaTheme="minorEastAsia" w:hAnsi="Times New Roman"/>
                <w:sz w:val="24"/>
                <w:vertAlign w:val="subscript"/>
                <w:lang w:eastAsia="zh-CN"/>
              </w:rPr>
              <w:t>3</w:t>
            </w:r>
            <w:r w:rsidRPr="00ED2D36">
              <w:rPr>
                <w:rFonts w:ascii="Times New Roman" w:eastAsiaTheme="minorEastAsia" w:hAnsi="Times New Roman"/>
                <w:sz w:val="24"/>
                <w:lang w:eastAsia="zh-CN"/>
              </w:rPr>
              <w:t>)</w:t>
            </w:r>
            <w:r w:rsidRPr="00ED2D36">
              <w:rPr>
                <w:rFonts w:ascii="Times New Roman" w:eastAsiaTheme="minorEastAsia" w:hAnsi="Times New Roman"/>
                <w:sz w:val="24"/>
                <w:vertAlign w:val="subscript"/>
                <w:lang w:eastAsia="zh-CN"/>
              </w:rPr>
              <w:t>2</w:t>
            </w:r>
            <w:r w:rsidRPr="00ED2D36">
              <w:rPr>
                <w:rFonts w:ascii="Times New Roman" w:eastAsiaTheme="minorEastAsia" w:hAnsi="Times New Roman"/>
                <w:sz w:val="24"/>
                <w:lang w:eastAsia="zh-CN"/>
              </w:rPr>
              <w:t>·3H</w:t>
            </w:r>
            <w:r w:rsidRPr="00ED2D36">
              <w:rPr>
                <w:rFonts w:ascii="Times New Roman" w:eastAsiaTheme="minorEastAsia" w:hAnsi="Times New Roman"/>
                <w:sz w:val="24"/>
                <w:vertAlign w:val="subscript"/>
                <w:lang w:eastAsia="zh-CN"/>
              </w:rPr>
              <w:t>2</w:t>
            </w:r>
            <w:r w:rsidRPr="00ED2D36">
              <w:rPr>
                <w:rFonts w:ascii="Times New Roman" w:eastAsiaTheme="minorEastAsia" w:hAnsi="Times New Roman"/>
                <w:sz w:val="24"/>
                <w:lang w:eastAsia="zh-CN"/>
              </w:rPr>
              <w:t>O</w:t>
            </w:r>
          </w:p>
        </w:tc>
        <w:tc>
          <w:tcPr>
            <w:tcW w:w="2045" w:type="dxa"/>
          </w:tcPr>
          <w:p w14:paraId="4270519D" w14:textId="77777777" w:rsidR="000B220A" w:rsidRPr="00ED2D36" w:rsidRDefault="00155E69">
            <w:pPr>
              <w:pStyle w:val="JCETabletext"/>
              <w:spacing w:line="360" w:lineRule="auto"/>
              <w:jc w:val="both"/>
              <w:rPr>
                <w:rFonts w:ascii="Times New Roman" w:eastAsiaTheme="minorEastAsia" w:hAnsi="Times New Roman"/>
                <w:sz w:val="24"/>
                <w:lang w:eastAsia="zh-CN"/>
              </w:rPr>
              <w:pPrChange w:id="1196" w:author="SYLZ" w:date="2026-03-27T10:39:00Z">
                <w:pPr>
                  <w:pStyle w:val="JCETabletext"/>
                  <w:spacing w:line="480" w:lineRule="auto"/>
                  <w:jc w:val="both"/>
                </w:pPr>
              </w:pPrChange>
            </w:pPr>
            <w:r w:rsidRPr="00ED2D36">
              <w:rPr>
                <w:rFonts w:ascii="Times New Roman" w:eastAsiaTheme="minorEastAsia" w:hAnsi="Times New Roman"/>
                <w:color w:val="000000"/>
                <w:sz w:val="24"/>
                <w:lang w:eastAsia="zh-CN"/>
              </w:rPr>
              <w:t>887.9 mg</w:t>
            </w:r>
          </w:p>
        </w:tc>
        <w:tc>
          <w:tcPr>
            <w:tcW w:w="1926" w:type="dxa"/>
          </w:tcPr>
          <w:p w14:paraId="69F7CE79" w14:textId="77777777" w:rsidR="000B220A" w:rsidRPr="00ED2D36" w:rsidRDefault="00155E69">
            <w:pPr>
              <w:pStyle w:val="JCETabletext"/>
              <w:spacing w:line="360" w:lineRule="auto"/>
              <w:jc w:val="both"/>
              <w:rPr>
                <w:rFonts w:ascii="Times New Roman" w:eastAsiaTheme="minorEastAsia" w:hAnsi="Times New Roman"/>
                <w:sz w:val="24"/>
                <w:lang w:eastAsia="zh-CN"/>
              </w:rPr>
              <w:pPrChange w:id="1197" w:author="SYLZ" w:date="2026-03-27T10:39:00Z">
                <w:pPr>
                  <w:pStyle w:val="JCETabletext"/>
                  <w:spacing w:line="480" w:lineRule="auto"/>
                  <w:jc w:val="both"/>
                </w:pPr>
              </w:pPrChange>
            </w:pPr>
            <w:r w:rsidRPr="00ED2D36">
              <w:rPr>
                <w:rFonts w:ascii="Times New Roman" w:eastAsiaTheme="minorEastAsia" w:hAnsi="Times New Roman"/>
                <w:color w:val="000000"/>
                <w:sz w:val="24"/>
                <w:lang w:eastAsia="zh-CN"/>
              </w:rPr>
              <w:t>250 mL</w:t>
            </w:r>
          </w:p>
        </w:tc>
        <w:tc>
          <w:tcPr>
            <w:tcW w:w="2008" w:type="dxa"/>
          </w:tcPr>
          <w:p w14:paraId="62B8DB03" w14:textId="77777777" w:rsidR="000B220A" w:rsidRPr="00ED2D36" w:rsidRDefault="00155E69">
            <w:pPr>
              <w:pStyle w:val="JCETabletext"/>
              <w:spacing w:line="360" w:lineRule="auto"/>
              <w:jc w:val="both"/>
              <w:rPr>
                <w:rFonts w:ascii="Times New Roman" w:eastAsiaTheme="minorEastAsia" w:hAnsi="Times New Roman"/>
                <w:color w:val="000000"/>
                <w:sz w:val="24"/>
                <w:lang w:eastAsia="zh-CN"/>
              </w:rPr>
              <w:pPrChange w:id="1198" w:author="SYLZ" w:date="2026-03-27T10:39:00Z">
                <w:pPr>
                  <w:pStyle w:val="JCETabletext"/>
                  <w:spacing w:line="480" w:lineRule="auto"/>
                  <w:jc w:val="both"/>
                </w:pPr>
              </w:pPrChange>
            </w:pPr>
            <w:r w:rsidRPr="00ED2D36">
              <w:rPr>
                <w:rFonts w:ascii="Times New Roman" w:eastAsiaTheme="minorEastAsia" w:hAnsi="Times New Roman"/>
                <w:color w:val="000000"/>
                <w:sz w:val="24"/>
                <w:lang w:eastAsia="zh-CN"/>
              </w:rPr>
              <w:t>14.7 mM</w:t>
            </w:r>
          </w:p>
        </w:tc>
      </w:tr>
      <w:tr w:rsidR="000B220A" w:rsidRPr="00ED2D36" w14:paraId="2C49982B" w14:textId="77777777">
        <w:trPr>
          <w:trHeight w:val="198"/>
          <w:jc w:val="center"/>
        </w:trPr>
        <w:tc>
          <w:tcPr>
            <w:tcW w:w="2385" w:type="dxa"/>
          </w:tcPr>
          <w:p w14:paraId="4ADDC299" w14:textId="77777777" w:rsidR="000B220A" w:rsidRPr="00ED2D36" w:rsidRDefault="00155E69">
            <w:pPr>
              <w:pStyle w:val="JCETabletext"/>
              <w:spacing w:line="360" w:lineRule="auto"/>
              <w:jc w:val="both"/>
              <w:rPr>
                <w:rFonts w:ascii="Times New Roman" w:eastAsiaTheme="minorEastAsia" w:hAnsi="Times New Roman"/>
                <w:bCs/>
                <w:sz w:val="24"/>
                <w:lang w:eastAsia="zh-CN"/>
              </w:rPr>
              <w:pPrChange w:id="1199" w:author="SYLZ" w:date="2026-03-27T10:39:00Z">
                <w:pPr>
                  <w:pStyle w:val="JCETabletext"/>
                  <w:spacing w:line="480" w:lineRule="auto"/>
                  <w:jc w:val="both"/>
                </w:pPr>
              </w:pPrChange>
            </w:pPr>
            <w:r w:rsidRPr="00ED2D36">
              <w:rPr>
                <w:rFonts w:ascii="Times New Roman" w:eastAsiaTheme="minorEastAsia" w:hAnsi="Times New Roman"/>
                <w:bCs/>
                <w:color w:val="000000"/>
                <w:sz w:val="24"/>
                <w:lang w:eastAsia="zh-CN"/>
              </w:rPr>
              <w:t>5-sulfosalicylic acid·2</w:t>
            </w:r>
            <w:r w:rsidRPr="00ED2D36">
              <w:rPr>
                <w:rFonts w:ascii="Times New Roman" w:eastAsiaTheme="minorEastAsia" w:hAnsi="Times New Roman"/>
                <w:sz w:val="24"/>
                <w:lang w:eastAsia="zh-CN"/>
              </w:rPr>
              <w:t>H</w:t>
            </w:r>
            <w:r w:rsidRPr="00ED2D36">
              <w:rPr>
                <w:rFonts w:ascii="Times New Roman" w:eastAsiaTheme="minorEastAsia" w:hAnsi="Times New Roman"/>
                <w:sz w:val="24"/>
                <w:vertAlign w:val="subscript"/>
                <w:lang w:eastAsia="zh-CN"/>
              </w:rPr>
              <w:t>2</w:t>
            </w:r>
            <w:r w:rsidRPr="00ED2D36">
              <w:rPr>
                <w:rFonts w:ascii="Times New Roman" w:eastAsiaTheme="minorEastAsia" w:hAnsi="Times New Roman"/>
                <w:sz w:val="24"/>
                <w:lang w:eastAsia="zh-CN"/>
              </w:rPr>
              <w:t>O</w:t>
            </w:r>
          </w:p>
        </w:tc>
        <w:tc>
          <w:tcPr>
            <w:tcW w:w="2045" w:type="dxa"/>
          </w:tcPr>
          <w:p w14:paraId="387F3D87" w14:textId="77777777" w:rsidR="000B220A" w:rsidRPr="00ED2D36" w:rsidRDefault="00155E69">
            <w:pPr>
              <w:pStyle w:val="JCETabletext"/>
              <w:spacing w:line="360" w:lineRule="auto"/>
              <w:jc w:val="both"/>
              <w:rPr>
                <w:rFonts w:ascii="Times New Roman" w:eastAsiaTheme="minorEastAsia" w:hAnsi="Times New Roman"/>
                <w:sz w:val="24"/>
                <w:lang w:eastAsia="zh-CN"/>
              </w:rPr>
              <w:pPrChange w:id="1200" w:author="SYLZ" w:date="2026-03-27T10:39:00Z">
                <w:pPr>
                  <w:pStyle w:val="JCETabletext"/>
                  <w:spacing w:line="480" w:lineRule="auto"/>
                  <w:jc w:val="both"/>
                </w:pPr>
              </w:pPrChange>
            </w:pPr>
            <w:r w:rsidRPr="00ED2D36">
              <w:rPr>
                <w:rFonts w:ascii="Times New Roman" w:eastAsiaTheme="minorEastAsia" w:hAnsi="Times New Roman"/>
                <w:color w:val="000000"/>
                <w:sz w:val="24"/>
                <w:lang w:eastAsia="zh-CN"/>
              </w:rPr>
              <w:t xml:space="preserve">934.2 mg </w:t>
            </w:r>
          </w:p>
        </w:tc>
        <w:tc>
          <w:tcPr>
            <w:tcW w:w="1926" w:type="dxa"/>
          </w:tcPr>
          <w:p w14:paraId="046824A3" w14:textId="77777777" w:rsidR="000B220A" w:rsidRPr="00ED2D36" w:rsidRDefault="00155E69">
            <w:pPr>
              <w:pStyle w:val="JCETabletext"/>
              <w:spacing w:line="360" w:lineRule="auto"/>
              <w:jc w:val="both"/>
              <w:rPr>
                <w:rFonts w:ascii="Times New Roman" w:eastAsiaTheme="minorEastAsia" w:hAnsi="Times New Roman"/>
                <w:sz w:val="24"/>
                <w:lang w:eastAsia="zh-CN"/>
              </w:rPr>
              <w:pPrChange w:id="1201" w:author="SYLZ" w:date="2026-03-27T10:39:00Z">
                <w:pPr>
                  <w:pStyle w:val="JCETabletext"/>
                  <w:spacing w:line="480" w:lineRule="auto"/>
                  <w:jc w:val="both"/>
                </w:pPr>
              </w:pPrChange>
            </w:pPr>
            <w:r w:rsidRPr="00ED2D36">
              <w:rPr>
                <w:rFonts w:ascii="Times New Roman" w:eastAsiaTheme="minorEastAsia" w:hAnsi="Times New Roman"/>
                <w:color w:val="000000"/>
                <w:sz w:val="24"/>
                <w:lang w:eastAsia="zh-CN"/>
              </w:rPr>
              <w:t>250 mL</w:t>
            </w:r>
          </w:p>
        </w:tc>
        <w:tc>
          <w:tcPr>
            <w:tcW w:w="2008" w:type="dxa"/>
          </w:tcPr>
          <w:p w14:paraId="2A52245C" w14:textId="77777777" w:rsidR="000B220A" w:rsidRPr="00ED2D36" w:rsidRDefault="00155E69">
            <w:pPr>
              <w:pStyle w:val="JCETabletext"/>
              <w:spacing w:line="360" w:lineRule="auto"/>
              <w:jc w:val="both"/>
              <w:rPr>
                <w:rFonts w:ascii="Times New Roman" w:hAnsi="Times New Roman"/>
                <w:color w:val="000000"/>
                <w:sz w:val="24"/>
              </w:rPr>
              <w:pPrChange w:id="1202" w:author="SYLZ" w:date="2026-03-27T10:39:00Z">
                <w:pPr>
                  <w:pStyle w:val="JCETabletext"/>
                  <w:spacing w:line="480" w:lineRule="auto"/>
                  <w:jc w:val="both"/>
                </w:pPr>
              </w:pPrChange>
            </w:pPr>
            <w:r w:rsidRPr="00ED2D36">
              <w:rPr>
                <w:rFonts w:ascii="Times New Roman" w:eastAsiaTheme="minorEastAsia" w:hAnsi="Times New Roman"/>
                <w:color w:val="000000"/>
                <w:sz w:val="24"/>
                <w:lang w:eastAsia="zh-CN"/>
              </w:rPr>
              <w:t>14.7 mM</w:t>
            </w:r>
          </w:p>
        </w:tc>
      </w:tr>
      <w:tr w:rsidR="000B220A" w:rsidRPr="00ED2D36" w14:paraId="34F35BDC" w14:textId="77777777">
        <w:trPr>
          <w:trHeight w:val="198"/>
          <w:jc w:val="center"/>
        </w:trPr>
        <w:tc>
          <w:tcPr>
            <w:tcW w:w="2385" w:type="dxa"/>
          </w:tcPr>
          <w:p w14:paraId="1E5F6CAF" w14:textId="77777777" w:rsidR="000B220A" w:rsidRPr="00ED2D36" w:rsidRDefault="00155E69">
            <w:pPr>
              <w:pStyle w:val="JCETabletext"/>
              <w:spacing w:line="360" w:lineRule="auto"/>
              <w:jc w:val="both"/>
              <w:rPr>
                <w:rFonts w:ascii="Times New Roman" w:eastAsiaTheme="minorEastAsia" w:hAnsi="Times New Roman"/>
                <w:sz w:val="24"/>
                <w:lang w:eastAsia="zh-CN"/>
              </w:rPr>
              <w:pPrChange w:id="1203" w:author="SYLZ" w:date="2026-03-27T10:39:00Z">
                <w:pPr>
                  <w:pStyle w:val="JCETabletext"/>
                  <w:spacing w:line="480" w:lineRule="auto"/>
                  <w:jc w:val="both"/>
                </w:pPr>
              </w:pPrChange>
            </w:pPr>
            <w:r w:rsidRPr="00ED2D36">
              <w:rPr>
                <w:rFonts w:ascii="Times New Roman" w:eastAsiaTheme="minorEastAsia" w:hAnsi="Times New Roman"/>
                <w:sz w:val="24"/>
                <w:lang w:eastAsia="zh-CN"/>
              </w:rPr>
              <w:t>NaOH</w:t>
            </w:r>
          </w:p>
        </w:tc>
        <w:tc>
          <w:tcPr>
            <w:tcW w:w="2045" w:type="dxa"/>
          </w:tcPr>
          <w:p w14:paraId="4DD93EDB" w14:textId="77777777" w:rsidR="000B220A" w:rsidRPr="00ED2D36" w:rsidRDefault="00155E69">
            <w:pPr>
              <w:pStyle w:val="JCETabletext"/>
              <w:spacing w:line="360" w:lineRule="auto"/>
              <w:jc w:val="both"/>
              <w:rPr>
                <w:rFonts w:ascii="Times New Roman" w:eastAsiaTheme="minorEastAsia" w:hAnsi="Times New Roman"/>
                <w:color w:val="000000"/>
                <w:sz w:val="24"/>
                <w:lang w:eastAsia="zh-CN"/>
              </w:rPr>
              <w:pPrChange w:id="1204" w:author="SYLZ" w:date="2026-03-27T10:39:00Z">
                <w:pPr>
                  <w:pStyle w:val="JCETabletext"/>
                  <w:spacing w:line="480" w:lineRule="auto"/>
                  <w:jc w:val="both"/>
                </w:pPr>
              </w:pPrChange>
            </w:pPr>
            <w:r w:rsidRPr="00ED2D36">
              <w:rPr>
                <w:rFonts w:ascii="Times New Roman" w:eastAsiaTheme="minorEastAsia" w:hAnsi="Times New Roman"/>
                <w:color w:val="000000"/>
                <w:sz w:val="24"/>
                <w:lang w:eastAsia="zh-CN"/>
              </w:rPr>
              <w:t>500 mg</w:t>
            </w:r>
          </w:p>
        </w:tc>
        <w:tc>
          <w:tcPr>
            <w:tcW w:w="1926" w:type="dxa"/>
          </w:tcPr>
          <w:p w14:paraId="224D23C3" w14:textId="77777777" w:rsidR="000B220A" w:rsidRPr="00ED2D36" w:rsidRDefault="00155E69">
            <w:pPr>
              <w:pStyle w:val="JCETabletext"/>
              <w:spacing w:line="360" w:lineRule="auto"/>
              <w:jc w:val="both"/>
              <w:rPr>
                <w:rFonts w:ascii="Times New Roman" w:eastAsiaTheme="minorEastAsia" w:hAnsi="Times New Roman"/>
                <w:color w:val="000000"/>
                <w:sz w:val="24"/>
                <w:lang w:eastAsia="zh-CN"/>
              </w:rPr>
              <w:pPrChange w:id="1205" w:author="SYLZ" w:date="2026-03-27T10:39:00Z">
                <w:pPr>
                  <w:pStyle w:val="JCETabletext"/>
                  <w:spacing w:line="480" w:lineRule="auto"/>
                  <w:jc w:val="both"/>
                </w:pPr>
              </w:pPrChange>
            </w:pPr>
            <w:r w:rsidRPr="00ED2D36">
              <w:rPr>
                <w:rFonts w:ascii="Times New Roman" w:eastAsiaTheme="minorEastAsia" w:hAnsi="Times New Roman"/>
                <w:color w:val="000000"/>
                <w:sz w:val="24"/>
                <w:lang w:eastAsia="zh-CN"/>
              </w:rPr>
              <w:t>250 mL</w:t>
            </w:r>
          </w:p>
        </w:tc>
        <w:tc>
          <w:tcPr>
            <w:tcW w:w="2008" w:type="dxa"/>
          </w:tcPr>
          <w:p w14:paraId="0461BF45" w14:textId="4398B0BC" w:rsidR="000B220A" w:rsidRPr="00ED2D36" w:rsidRDefault="00155E69">
            <w:pPr>
              <w:pStyle w:val="JCETabletext"/>
              <w:spacing w:line="360" w:lineRule="auto"/>
              <w:jc w:val="both"/>
              <w:rPr>
                <w:rFonts w:ascii="Times New Roman" w:eastAsiaTheme="minorEastAsia" w:hAnsi="Times New Roman"/>
                <w:color w:val="000000"/>
                <w:sz w:val="24"/>
                <w:lang w:eastAsia="zh-CN"/>
              </w:rPr>
              <w:pPrChange w:id="1206" w:author="SYLZ" w:date="2026-03-27T10:39:00Z">
                <w:pPr>
                  <w:pStyle w:val="JCETabletext"/>
                  <w:spacing w:line="480" w:lineRule="auto"/>
                  <w:jc w:val="both"/>
                </w:pPr>
              </w:pPrChange>
            </w:pPr>
            <w:r w:rsidRPr="00ED2D36">
              <w:rPr>
                <w:rFonts w:ascii="Times New Roman" w:eastAsiaTheme="minorEastAsia" w:hAnsi="Times New Roman"/>
                <w:color w:val="000000"/>
                <w:sz w:val="24"/>
                <w:lang w:eastAsia="zh-CN"/>
              </w:rPr>
              <w:t>0.1M</w:t>
            </w:r>
          </w:p>
        </w:tc>
      </w:tr>
      <w:tr w:rsidR="000B220A" w:rsidRPr="00ED2D36" w14:paraId="16A52EA9" w14:textId="77777777">
        <w:trPr>
          <w:trHeight w:val="198"/>
          <w:jc w:val="center"/>
        </w:trPr>
        <w:tc>
          <w:tcPr>
            <w:tcW w:w="2385" w:type="dxa"/>
          </w:tcPr>
          <w:p w14:paraId="7717DDB0" w14:textId="70539927" w:rsidR="000B220A" w:rsidRPr="00ED2D36" w:rsidRDefault="009B10D1">
            <w:pPr>
              <w:pStyle w:val="JCETabletext"/>
              <w:spacing w:line="360" w:lineRule="auto"/>
              <w:jc w:val="both"/>
              <w:rPr>
                <w:rFonts w:ascii="Times New Roman" w:hAnsi="Times New Roman"/>
                <w:sz w:val="24"/>
              </w:rPr>
              <w:pPrChange w:id="1207" w:author="SYLZ" w:date="2026-03-27T10:39:00Z">
                <w:pPr>
                  <w:pStyle w:val="JCETabletext"/>
                  <w:spacing w:line="480" w:lineRule="auto"/>
                  <w:jc w:val="both"/>
                </w:pPr>
              </w:pPrChange>
            </w:pPr>
            <w:r w:rsidRPr="00ED2D36">
              <w:rPr>
                <w:rFonts w:ascii="Times New Roman" w:hAnsi="Times New Roman"/>
                <w:rPrChange w:id="1208" w:author="Yibin Jiang" w:date="2026-03-27T13:33:00Z">
                  <w:rPr/>
                </w:rPrChange>
              </w:rPr>
              <w:fldChar w:fldCharType="begin"/>
            </w:r>
            <w:r w:rsidRPr="00ED2D36">
              <w:rPr>
                <w:rFonts w:ascii="Times New Roman" w:hAnsi="Times New Roman"/>
                <w:rPrChange w:id="1209" w:author="Yibin Jiang" w:date="2026-03-27T13:33:00Z">
                  <w:rPr/>
                </w:rPrChange>
              </w:rPr>
              <w:instrText>HYPERLINK "file:///C:\\Users\\ZSY\\AppData\\Local\\Programs\\baidu-translate-client\\resources\\app.asar\\app.html"</w:instrText>
            </w:r>
            <w:r w:rsidRPr="008C2164">
              <w:rPr>
                <w:rFonts w:ascii="Times New Roman" w:hAnsi="Times New Roman"/>
              </w:rPr>
            </w:r>
            <w:r w:rsidRPr="00ED2D36">
              <w:rPr>
                <w:rFonts w:ascii="Times New Roman" w:hAnsi="Times New Roman"/>
                <w:rPrChange w:id="1210" w:author="Yibin Jiang" w:date="2026-03-27T13:33:00Z">
                  <w:rPr>
                    <w:rFonts w:ascii="Times New Roman" w:eastAsiaTheme="minorEastAsia" w:hAnsi="Times New Roman"/>
                    <w:sz w:val="24"/>
                    <w:lang w:eastAsia="zh-CN"/>
                  </w:rPr>
                </w:rPrChange>
              </w:rPr>
              <w:fldChar w:fldCharType="separate"/>
            </w:r>
            <w:r w:rsidR="00155E69" w:rsidRPr="00ED2D36">
              <w:rPr>
                <w:rFonts w:ascii="Times New Roman" w:eastAsiaTheme="minorEastAsia" w:hAnsi="Times New Roman"/>
                <w:sz w:val="24"/>
                <w:lang w:eastAsia="zh-CN"/>
              </w:rPr>
              <w:t>nitric acid</w:t>
            </w:r>
            <w:r w:rsidRPr="00ED2D36">
              <w:rPr>
                <w:rFonts w:ascii="Times New Roman" w:eastAsiaTheme="minorEastAsia" w:hAnsi="Times New Roman"/>
                <w:sz w:val="24"/>
                <w:lang w:eastAsia="zh-CN"/>
              </w:rPr>
              <w:fldChar w:fldCharType="end"/>
            </w:r>
          </w:p>
        </w:tc>
        <w:tc>
          <w:tcPr>
            <w:tcW w:w="2045" w:type="dxa"/>
          </w:tcPr>
          <w:p w14:paraId="69A08FD0" w14:textId="77777777" w:rsidR="000B220A" w:rsidRPr="00ED2D36" w:rsidRDefault="00155E69">
            <w:pPr>
              <w:pStyle w:val="JCETabletext"/>
              <w:spacing w:line="360" w:lineRule="auto"/>
              <w:jc w:val="both"/>
              <w:rPr>
                <w:rFonts w:ascii="Times New Roman" w:eastAsiaTheme="minorEastAsia" w:hAnsi="Times New Roman"/>
                <w:color w:val="000000"/>
                <w:sz w:val="24"/>
                <w:lang w:eastAsia="zh-CN"/>
              </w:rPr>
              <w:pPrChange w:id="1211" w:author="SYLZ" w:date="2026-03-27T10:39:00Z">
                <w:pPr>
                  <w:pStyle w:val="JCETabletext"/>
                  <w:spacing w:line="480" w:lineRule="auto"/>
                  <w:jc w:val="both"/>
                </w:pPr>
              </w:pPrChange>
            </w:pPr>
            <w:r w:rsidRPr="00ED2D36">
              <w:rPr>
                <w:rFonts w:ascii="Times New Roman" w:eastAsiaTheme="minorEastAsia" w:hAnsi="Times New Roman"/>
                <w:color w:val="000000"/>
                <w:sz w:val="24"/>
                <w:lang w:eastAsia="zh-CN"/>
              </w:rPr>
              <w:t>1.58 mL</w:t>
            </w:r>
          </w:p>
        </w:tc>
        <w:tc>
          <w:tcPr>
            <w:tcW w:w="1926" w:type="dxa"/>
          </w:tcPr>
          <w:p w14:paraId="4FBA0789" w14:textId="77777777" w:rsidR="000B220A" w:rsidRPr="00ED2D36" w:rsidRDefault="00155E69">
            <w:pPr>
              <w:pStyle w:val="JCETabletext"/>
              <w:spacing w:line="360" w:lineRule="auto"/>
              <w:jc w:val="both"/>
              <w:rPr>
                <w:rFonts w:ascii="Times New Roman" w:eastAsiaTheme="minorEastAsia" w:hAnsi="Times New Roman"/>
                <w:color w:val="000000"/>
                <w:sz w:val="24"/>
                <w:lang w:eastAsia="zh-CN"/>
              </w:rPr>
              <w:pPrChange w:id="1212" w:author="SYLZ" w:date="2026-03-27T10:39:00Z">
                <w:pPr>
                  <w:pStyle w:val="JCETabletext"/>
                  <w:spacing w:line="480" w:lineRule="auto"/>
                  <w:jc w:val="both"/>
                </w:pPr>
              </w:pPrChange>
            </w:pPr>
            <w:r w:rsidRPr="00ED2D36">
              <w:rPr>
                <w:rFonts w:ascii="Times New Roman" w:eastAsiaTheme="minorEastAsia" w:hAnsi="Times New Roman"/>
                <w:color w:val="000000"/>
                <w:sz w:val="24"/>
                <w:lang w:eastAsia="zh-CN"/>
              </w:rPr>
              <w:t>250mL</w:t>
            </w:r>
          </w:p>
        </w:tc>
        <w:tc>
          <w:tcPr>
            <w:tcW w:w="2008" w:type="dxa"/>
          </w:tcPr>
          <w:p w14:paraId="2EBFFEF8" w14:textId="77777777" w:rsidR="000B220A" w:rsidRPr="00ED2D36" w:rsidRDefault="00155E69">
            <w:pPr>
              <w:pStyle w:val="JCETabletext"/>
              <w:spacing w:line="360" w:lineRule="auto"/>
              <w:jc w:val="both"/>
              <w:rPr>
                <w:rFonts w:ascii="Times New Roman" w:eastAsiaTheme="minorEastAsia" w:hAnsi="Times New Roman"/>
                <w:color w:val="000000"/>
                <w:sz w:val="24"/>
                <w:lang w:eastAsia="zh-CN"/>
              </w:rPr>
              <w:pPrChange w:id="1213" w:author="SYLZ" w:date="2026-03-27T10:39:00Z">
                <w:pPr>
                  <w:pStyle w:val="JCETabletext"/>
                  <w:spacing w:line="480" w:lineRule="auto"/>
                  <w:jc w:val="both"/>
                </w:pPr>
              </w:pPrChange>
            </w:pPr>
            <w:r w:rsidRPr="00ED2D36">
              <w:rPr>
                <w:rFonts w:ascii="Times New Roman" w:eastAsiaTheme="minorEastAsia" w:hAnsi="Times New Roman"/>
                <w:color w:val="000000"/>
                <w:sz w:val="24"/>
                <w:lang w:eastAsia="zh-CN"/>
              </w:rPr>
              <w:t xml:space="preserve">0.1M </w:t>
            </w:r>
          </w:p>
        </w:tc>
      </w:tr>
      <w:bookmarkEnd w:id="1191"/>
    </w:tbl>
    <w:tbl>
      <w:tblPr>
        <w:tblpPr w:leftFromText="180" w:rightFromText="180" w:vertAnchor="text" w:horzAnchor="margin" w:tblpY="289"/>
        <w:tblW w:w="8306" w:type="dxa"/>
        <w:tblLook w:val="04A0" w:firstRow="1" w:lastRow="0" w:firstColumn="1" w:lastColumn="0" w:noHBand="0" w:noVBand="1"/>
      </w:tblPr>
      <w:tblGrid>
        <w:gridCol w:w="1017"/>
        <w:gridCol w:w="975"/>
        <w:gridCol w:w="972"/>
        <w:gridCol w:w="1108"/>
        <w:gridCol w:w="890"/>
        <w:gridCol w:w="2409"/>
        <w:gridCol w:w="935"/>
      </w:tblGrid>
      <w:tr w:rsidR="00786B96" w:rsidRPr="00ED2D36" w14:paraId="499E731D" w14:textId="77777777" w:rsidTr="00A542C5">
        <w:trPr>
          <w:trHeight w:val="236"/>
        </w:trPr>
        <w:tc>
          <w:tcPr>
            <w:tcW w:w="8306" w:type="dxa"/>
            <w:gridSpan w:val="7"/>
            <w:tcBorders>
              <w:bottom w:val="single" w:sz="4" w:space="0" w:color="auto"/>
            </w:tcBorders>
          </w:tcPr>
          <w:p w14:paraId="44AB2E08" w14:textId="77777777" w:rsidR="003E3B6D" w:rsidRDefault="003E3B6D">
            <w:pPr>
              <w:pStyle w:val="JCETabletitle"/>
              <w:spacing w:line="360" w:lineRule="auto"/>
              <w:jc w:val="both"/>
              <w:rPr>
                <w:ins w:id="1214" w:author="SYLZ" w:date="2026-03-27T15:26:00Z"/>
                <w:rFonts w:ascii="Times New Roman" w:eastAsiaTheme="minorEastAsia" w:hAnsi="Times New Roman"/>
                <w:sz w:val="24"/>
                <w:lang w:eastAsia="zh-CN"/>
              </w:rPr>
            </w:pPr>
          </w:p>
          <w:p w14:paraId="79D3B39C" w14:textId="652E84D8" w:rsidR="00786B96" w:rsidRPr="00ED2D36" w:rsidRDefault="00786B96">
            <w:pPr>
              <w:pStyle w:val="JCETabletitle"/>
              <w:spacing w:line="360" w:lineRule="auto"/>
              <w:jc w:val="both"/>
              <w:rPr>
                <w:rFonts w:ascii="Times New Roman" w:hAnsi="Times New Roman"/>
                <w:sz w:val="24"/>
              </w:rPr>
              <w:pPrChange w:id="1215" w:author="SYLZ" w:date="2026-03-27T10:39:00Z">
                <w:pPr>
                  <w:pStyle w:val="JCETabletitle"/>
                  <w:framePr w:hSpace="180" w:wrap="around" w:vAnchor="text" w:hAnchor="margin" w:y="289"/>
                  <w:spacing w:line="480" w:lineRule="auto"/>
                  <w:jc w:val="both"/>
                </w:pPr>
              </w:pPrChange>
            </w:pPr>
            <w:r w:rsidRPr="00ED2D36">
              <w:rPr>
                <w:rFonts w:ascii="Times New Roman" w:hAnsi="Times New Roman"/>
                <w:sz w:val="24"/>
              </w:rPr>
              <w:t xml:space="preserve">Table </w:t>
            </w:r>
            <w:r w:rsidRPr="00ED2D36">
              <w:rPr>
                <w:rFonts w:ascii="Times New Roman" w:eastAsiaTheme="minorEastAsia" w:hAnsi="Times New Roman"/>
                <w:sz w:val="24"/>
                <w:lang w:eastAsia="zh-CN"/>
              </w:rPr>
              <w:t>S2</w:t>
            </w:r>
            <w:r w:rsidRPr="00ED2D36">
              <w:rPr>
                <w:rFonts w:ascii="Times New Roman" w:hAnsi="Times New Roman"/>
                <w:sz w:val="24"/>
              </w:rPr>
              <w:t xml:space="preserve"> </w:t>
            </w:r>
            <w:r w:rsidRPr="00ED2D36">
              <w:rPr>
                <w:rFonts w:ascii="Times New Roman" w:hAnsi="Times New Roman"/>
                <w:bCs/>
                <w:sz w:val="24"/>
              </w:rPr>
              <w:t>Solution Formulation</w:t>
            </w:r>
            <w:r w:rsidRPr="00ED2D36">
              <w:rPr>
                <w:rFonts w:ascii="Times New Roman" w:hAnsi="Times New Roman"/>
                <w:sz w:val="24"/>
              </w:rPr>
              <w:t xml:space="preserve"> </w:t>
            </w:r>
            <w:r w:rsidRPr="00ED2D36">
              <w:rPr>
                <w:rFonts w:ascii="Times New Roman" w:eastAsiaTheme="minorEastAsia" w:hAnsi="Times New Roman"/>
                <w:sz w:val="24"/>
                <w:lang w:eastAsia="zh-CN"/>
              </w:rPr>
              <w:t>of</w:t>
            </w:r>
            <w:r w:rsidRPr="00ED2D36">
              <w:rPr>
                <w:rFonts w:ascii="Times New Roman" w:hAnsi="Times New Roman"/>
                <w:sz w:val="24"/>
              </w:rPr>
              <w:t xml:space="preserve"> Experiment</w:t>
            </w:r>
            <w:r w:rsidR="00F71526" w:rsidRPr="00ED2D36">
              <w:rPr>
                <w:rFonts w:ascii="Times New Roman" w:eastAsiaTheme="minorEastAsia" w:hAnsi="Times New Roman"/>
                <w:sz w:val="24"/>
                <w:lang w:eastAsia="zh-CN"/>
              </w:rPr>
              <w:t xml:space="preserve"> 4</w:t>
            </w:r>
          </w:p>
        </w:tc>
      </w:tr>
      <w:tr w:rsidR="00786B96" w:rsidRPr="00ED2D36" w14:paraId="2AE4CC49" w14:textId="77777777" w:rsidTr="00A542C5">
        <w:trPr>
          <w:trHeight w:val="236"/>
        </w:trPr>
        <w:tc>
          <w:tcPr>
            <w:tcW w:w="101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EB2FAB9" w14:textId="77777777" w:rsidR="00786B96" w:rsidRPr="00ED2D36" w:rsidRDefault="00786B96">
            <w:pPr>
              <w:pStyle w:val="JCETabletext"/>
              <w:spacing w:line="360" w:lineRule="auto"/>
              <w:jc w:val="both"/>
              <w:rPr>
                <w:rFonts w:ascii="Times New Roman" w:eastAsiaTheme="minorEastAsia" w:hAnsi="Times New Roman"/>
                <w:sz w:val="24"/>
                <w:lang w:eastAsia="zh-CN"/>
              </w:rPr>
              <w:pPrChange w:id="1216" w:author="SYLZ" w:date="2026-03-27T10:39:00Z">
                <w:pPr>
                  <w:pStyle w:val="JCETabletext"/>
                  <w:framePr w:hSpace="180" w:wrap="around" w:vAnchor="text" w:hAnchor="margin" w:y="289"/>
                  <w:spacing w:line="480" w:lineRule="auto"/>
                  <w:jc w:val="both"/>
                </w:pPr>
              </w:pPrChange>
            </w:pPr>
            <w:r w:rsidRPr="00ED2D36">
              <w:rPr>
                <w:rFonts w:ascii="Times New Roman" w:eastAsiaTheme="minorEastAsia" w:hAnsi="Times New Roman"/>
                <w:i/>
                <w:sz w:val="24"/>
                <w:lang w:eastAsia="zh-CN"/>
              </w:rPr>
              <w:t>Solution ID</w:t>
            </w:r>
          </w:p>
        </w:tc>
        <w:tc>
          <w:tcPr>
            <w:tcW w:w="97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3496739" w14:textId="77777777" w:rsidR="00786B96" w:rsidRPr="00ED2D36" w:rsidRDefault="00786B96">
            <w:pPr>
              <w:pStyle w:val="JCETabletext"/>
              <w:spacing w:line="360" w:lineRule="auto"/>
              <w:jc w:val="both"/>
              <w:rPr>
                <w:rFonts w:ascii="Times New Roman" w:eastAsiaTheme="minorEastAsia" w:hAnsi="Times New Roman"/>
                <w:i/>
                <w:sz w:val="24"/>
                <w:vertAlign w:val="subscript"/>
                <w:lang w:eastAsia="zh-CN"/>
              </w:rPr>
              <w:pPrChange w:id="1217" w:author="SYLZ" w:date="2026-03-27T10:39:00Z">
                <w:pPr>
                  <w:pStyle w:val="JCETabletext"/>
                  <w:framePr w:hSpace="180" w:wrap="around" w:vAnchor="text" w:hAnchor="margin" w:y="289"/>
                  <w:spacing w:line="480" w:lineRule="auto"/>
                  <w:jc w:val="both"/>
                </w:pPr>
              </w:pPrChange>
            </w:pPr>
            <w:proofErr w:type="spellStart"/>
            <w:r w:rsidRPr="00ED2D36">
              <w:rPr>
                <w:rFonts w:ascii="Times New Roman" w:eastAsiaTheme="minorEastAsia" w:hAnsi="Times New Roman"/>
                <w:i/>
                <w:sz w:val="24"/>
                <w:lang w:eastAsia="zh-CN"/>
              </w:rPr>
              <w:t>V</w:t>
            </w:r>
            <w:r w:rsidRPr="00ED2D36">
              <w:rPr>
                <w:rFonts w:ascii="Times New Roman" w:eastAsiaTheme="minorEastAsia" w:hAnsi="Times New Roman"/>
                <w:i/>
                <w:sz w:val="24"/>
                <w:vertAlign w:val="subscript"/>
                <w:lang w:eastAsia="zh-CN"/>
              </w:rPr>
              <w:t>Cu</w:t>
            </w:r>
            <w:proofErr w:type="spellEnd"/>
          </w:p>
          <w:p w14:paraId="0209AB49" w14:textId="77777777" w:rsidR="00786B96" w:rsidRPr="00ED2D36" w:rsidRDefault="00786B96">
            <w:pPr>
              <w:pStyle w:val="JCETabletext"/>
              <w:spacing w:line="360" w:lineRule="auto"/>
              <w:jc w:val="both"/>
              <w:rPr>
                <w:rFonts w:ascii="Times New Roman" w:eastAsiaTheme="minorEastAsia" w:hAnsi="Times New Roman"/>
                <w:sz w:val="24"/>
                <w:lang w:eastAsia="zh-CN"/>
              </w:rPr>
              <w:pPrChange w:id="1218" w:author="SYLZ" w:date="2026-03-27T10:39:00Z">
                <w:pPr>
                  <w:pStyle w:val="JCETabletext"/>
                  <w:framePr w:hSpace="180" w:wrap="around" w:vAnchor="text" w:hAnchor="margin" w:y="289"/>
                  <w:spacing w:line="480" w:lineRule="auto"/>
                  <w:jc w:val="both"/>
                </w:pPr>
              </w:pPrChange>
            </w:pPr>
            <w:r w:rsidRPr="00ED2D36">
              <w:rPr>
                <w:rFonts w:ascii="Times New Roman" w:eastAsiaTheme="minorEastAsia" w:hAnsi="Times New Roman"/>
                <w:i/>
                <w:sz w:val="24"/>
                <w:lang w:eastAsia="zh-CN"/>
              </w:rPr>
              <w:t>(mL)</w:t>
            </w:r>
          </w:p>
        </w:tc>
        <w:tc>
          <w:tcPr>
            <w:tcW w:w="9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7FCBE20" w14:textId="77777777" w:rsidR="00786B96" w:rsidRPr="00ED2D36" w:rsidRDefault="00786B96">
            <w:pPr>
              <w:pStyle w:val="JCETabletext"/>
              <w:spacing w:line="360" w:lineRule="auto"/>
              <w:jc w:val="both"/>
              <w:rPr>
                <w:rFonts w:ascii="Times New Roman" w:eastAsiaTheme="minorEastAsia" w:hAnsi="Times New Roman"/>
                <w:i/>
                <w:sz w:val="24"/>
                <w:vertAlign w:val="subscript"/>
                <w:lang w:eastAsia="zh-CN"/>
              </w:rPr>
              <w:pPrChange w:id="1219" w:author="SYLZ" w:date="2026-03-27T10:39:00Z">
                <w:pPr>
                  <w:pStyle w:val="JCETabletext"/>
                  <w:framePr w:hSpace="180" w:wrap="around" w:vAnchor="text" w:hAnchor="margin" w:y="289"/>
                  <w:spacing w:line="480" w:lineRule="auto"/>
                  <w:jc w:val="both"/>
                </w:pPr>
              </w:pPrChange>
            </w:pPr>
            <w:proofErr w:type="spellStart"/>
            <w:r w:rsidRPr="00ED2D36">
              <w:rPr>
                <w:rFonts w:ascii="Times New Roman" w:eastAsiaTheme="minorEastAsia" w:hAnsi="Times New Roman"/>
                <w:i/>
                <w:sz w:val="24"/>
                <w:lang w:eastAsia="zh-CN"/>
              </w:rPr>
              <w:t>C</w:t>
            </w:r>
            <w:r w:rsidRPr="00ED2D36">
              <w:rPr>
                <w:rFonts w:ascii="Times New Roman" w:eastAsiaTheme="minorEastAsia" w:hAnsi="Times New Roman"/>
                <w:i/>
                <w:sz w:val="24"/>
                <w:vertAlign w:val="subscript"/>
                <w:lang w:eastAsia="zh-CN"/>
              </w:rPr>
              <w:t>cu</w:t>
            </w:r>
            <w:proofErr w:type="spellEnd"/>
          </w:p>
          <w:p w14:paraId="4616AAB8" w14:textId="77777777" w:rsidR="00786B96" w:rsidRPr="00ED2D36" w:rsidRDefault="00786B96">
            <w:pPr>
              <w:pStyle w:val="JCETabletext"/>
              <w:spacing w:line="360" w:lineRule="auto"/>
              <w:jc w:val="both"/>
              <w:rPr>
                <w:rFonts w:ascii="Times New Roman" w:eastAsiaTheme="minorEastAsia" w:hAnsi="Times New Roman"/>
                <w:i/>
                <w:sz w:val="24"/>
                <w:vertAlign w:val="subscript"/>
                <w:lang w:eastAsia="zh-CN"/>
              </w:rPr>
              <w:pPrChange w:id="1220" w:author="SYLZ" w:date="2026-03-27T10:39:00Z">
                <w:pPr>
                  <w:pStyle w:val="JCETabletext"/>
                  <w:framePr w:hSpace="180" w:wrap="around" w:vAnchor="text" w:hAnchor="margin" w:y="289"/>
                  <w:spacing w:line="480" w:lineRule="auto"/>
                  <w:jc w:val="both"/>
                </w:pPr>
              </w:pPrChange>
            </w:pPr>
            <w:r w:rsidRPr="00ED2D36">
              <w:rPr>
                <w:rFonts w:ascii="Times New Roman" w:eastAsiaTheme="minorEastAsia" w:hAnsi="Times New Roman"/>
                <w:i/>
                <w:sz w:val="24"/>
                <w:lang w:eastAsia="zh-CN"/>
              </w:rPr>
              <w:t>(mM)</w:t>
            </w:r>
          </w:p>
        </w:tc>
        <w:tc>
          <w:tcPr>
            <w:tcW w:w="110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EA01E32" w14:textId="77777777" w:rsidR="00786B96" w:rsidRPr="00ED2D36" w:rsidRDefault="00786B96">
            <w:pPr>
              <w:pStyle w:val="JCETabletext"/>
              <w:spacing w:line="360" w:lineRule="auto"/>
              <w:jc w:val="both"/>
              <w:rPr>
                <w:rFonts w:ascii="Times New Roman" w:eastAsiaTheme="minorEastAsia" w:hAnsi="Times New Roman"/>
                <w:i/>
                <w:sz w:val="24"/>
                <w:vertAlign w:val="subscript"/>
                <w:lang w:eastAsia="zh-CN"/>
              </w:rPr>
              <w:pPrChange w:id="1221" w:author="SYLZ" w:date="2026-03-27T10:39:00Z">
                <w:pPr>
                  <w:pStyle w:val="JCETabletext"/>
                  <w:framePr w:hSpace="180" w:wrap="around" w:vAnchor="text" w:hAnchor="margin" w:y="289"/>
                  <w:spacing w:line="480" w:lineRule="auto"/>
                  <w:jc w:val="both"/>
                </w:pPr>
              </w:pPrChange>
            </w:pPr>
            <w:r w:rsidRPr="00ED2D36">
              <w:rPr>
                <w:rFonts w:ascii="Times New Roman" w:eastAsiaTheme="minorEastAsia" w:hAnsi="Times New Roman"/>
                <w:i/>
                <w:sz w:val="24"/>
                <w:lang w:eastAsia="zh-CN"/>
              </w:rPr>
              <w:t>V</w:t>
            </w:r>
            <w:r w:rsidRPr="00ED2D36">
              <w:rPr>
                <w:rFonts w:ascii="Times New Roman" w:eastAsiaTheme="minorEastAsia" w:hAnsi="Times New Roman"/>
                <w:i/>
                <w:sz w:val="24"/>
                <w:vertAlign w:val="subscript"/>
                <w:lang w:eastAsia="zh-CN"/>
              </w:rPr>
              <w:t>SSA</w:t>
            </w:r>
          </w:p>
          <w:p w14:paraId="0FB35DB3" w14:textId="77777777" w:rsidR="00786B96" w:rsidRPr="00ED2D36" w:rsidRDefault="00786B96">
            <w:pPr>
              <w:pStyle w:val="JCETabletext"/>
              <w:spacing w:line="360" w:lineRule="auto"/>
              <w:jc w:val="both"/>
              <w:rPr>
                <w:rFonts w:ascii="Times New Roman" w:eastAsiaTheme="minorEastAsia" w:hAnsi="Times New Roman"/>
                <w:i/>
                <w:sz w:val="24"/>
                <w:lang w:eastAsia="zh-CN"/>
              </w:rPr>
              <w:pPrChange w:id="1222" w:author="SYLZ" w:date="2026-03-27T10:39:00Z">
                <w:pPr>
                  <w:pStyle w:val="JCETabletext"/>
                  <w:framePr w:hSpace="180" w:wrap="around" w:vAnchor="text" w:hAnchor="margin" w:y="289"/>
                  <w:spacing w:line="480" w:lineRule="auto"/>
                  <w:jc w:val="both"/>
                </w:pPr>
              </w:pPrChange>
            </w:pPr>
            <w:r w:rsidRPr="00ED2D36">
              <w:rPr>
                <w:rFonts w:ascii="Times New Roman" w:eastAsiaTheme="minorEastAsia" w:hAnsi="Times New Roman"/>
                <w:i/>
                <w:sz w:val="24"/>
                <w:lang w:eastAsia="zh-CN"/>
              </w:rPr>
              <w:t>(mL)</w:t>
            </w:r>
          </w:p>
        </w:tc>
        <w:tc>
          <w:tcPr>
            <w:tcW w:w="89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F1E677A" w14:textId="77777777" w:rsidR="00786B96" w:rsidRPr="009B10D1" w:rsidRDefault="00786B96">
            <w:pPr>
              <w:pStyle w:val="JCETabletext"/>
              <w:spacing w:line="360" w:lineRule="auto"/>
              <w:jc w:val="both"/>
              <w:rPr>
                <w:rFonts w:ascii="Times New Roman" w:eastAsiaTheme="minorEastAsia" w:hAnsi="Times New Roman"/>
                <w:i/>
                <w:sz w:val="24"/>
                <w:vertAlign w:val="subscript"/>
                <w:lang w:eastAsia="zh-CN"/>
              </w:rPr>
              <w:pPrChange w:id="1223" w:author="SYLZ" w:date="2026-03-27T10:39:00Z">
                <w:pPr>
                  <w:pStyle w:val="JCETabletext"/>
                  <w:framePr w:hSpace="180" w:wrap="around" w:vAnchor="text" w:hAnchor="margin" w:y="289"/>
                  <w:spacing w:line="480" w:lineRule="auto"/>
                  <w:jc w:val="both"/>
                </w:pPr>
              </w:pPrChange>
            </w:pPr>
            <w:r w:rsidRPr="009B10D1">
              <w:rPr>
                <w:rFonts w:ascii="Times New Roman" w:eastAsiaTheme="minorEastAsia" w:hAnsi="Times New Roman"/>
                <w:i/>
                <w:sz w:val="24"/>
                <w:lang w:eastAsia="zh-CN"/>
              </w:rPr>
              <w:t>C</w:t>
            </w:r>
            <w:r w:rsidRPr="009B10D1">
              <w:rPr>
                <w:rFonts w:ascii="Times New Roman" w:eastAsiaTheme="minorEastAsia" w:hAnsi="Times New Roman"/>
                <w:i/>
                <w:sz w:val="24"/>
                <w:vertAlign w:val="subscript"/>
                <w:lang w:eastAsia="zh-CN"/>
              </w:rPr>
              <w:t>SSA</w:t>
            </w:r>
          </w:p>
          <w:p w14:paraId="7C74B026" w14:textId="77777777" w:rsidR="00786B96" w:rsidRPr="009B10D1" w:rsidRDefault="00786B96">
            <w:pPr>
              <w:pStyle w:val="JCETabletext"/>
              <w:spacing w:line="360" w:lineRule="auto"/>
              <w:jc w:val="both"/>
              <w:rPr>
                <w:rFonts w:ascii="Times New Roman" w:eastAsiaTheme="minorEastAsia" w:hAnsi="Times New Roman"/>
                <w:i/>
                <w:sz w:val="24"/>
                <w:lang w:eastAsia="zh-CN"/>
              </w:rPr>
              <w:pPrChange w:id="1224" w:author="SYLZ" w:date="2026-03-27T10:39:00Z">
                <w:pPr>
                  <w:pStyle w:val="JCETabletext"/>
                  <w:framePr w:hSpace="180" w:wrap="around" w:vAnchor="text" w:hAnchor="margin" w:y="289"/>
                  <w:spacing w:line="480" w:lineRule="auto"/>
                  <w:jc w:val="both"/>
                </w:pPr>
              </w:pPrChange>
            </w:pPr>
            <w:r w:rsidRPr="009B10D1">
              <w:rPr>
                <w:rFonts w:ascii="Times New Roman" w:eastAsiaTheme="minorEastAsia" w:hAnsi="Times New Roman"/>
                <w:i/>
                <w:sz w:val="24"/>
                <w:lang w:eastAsia="zh-CN"/>
              </w:rPr>
              <w:t>(mM)</w:t>
            </w:r>
          </w:p>
        </w:tc>
        <w:tc>
          <w:tcPr>
            <w:tcW w:w="240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29E91D2" w14:textId="3B82416E" w:rsidR="00786B96" w:rsidRPr="009B10D1" w:rsidRDefault="00786B96">
            <w:pPr>
              <w:pStyle w:val="JCETabletext"/>
              <w:spacing w:line="360" w:lineRule="auto"/>
              <w:jc w:val="center"/>
              <w:rPr>
                <w:rFonts w:ascii="Times New Roman" w:eastAsiaTheme="minorEastAsia" w:hAnsi="Times New Roman"/>
                <w:i/>
                <w:sz w:val="24"/>
                <w:lang w:eastAsia="zh-CN"/>
              </w:rPr>
              <w:pPrChange w:id="1225" w:author="SYLZ" w:date="2026-03-27T10:39:00Z">
                <w:pPr>
                  <w:pStyle w:val="JCETabletext"/>
                  <w:framePr w:hSpace="180" w:wrap="around" w:vAnchor="text" w:hAnchor="margin" w:y="289"/>
                  <w:spacing w:line="480" w:lineRule="auto"/>
                  <w:jc w:val="center"/>
                </w:pPr>
              </w:pPrChange>
            </w:pPr>
            <w:r w:rsidRPr="009B10D1">
              <w:rPr>
                <w:rFonts w:ascii="Times New Roman" w:eastAsiaTheme="minorEastAsia" w:hAnsi="Times New Roman"/>
                <w:i/>
                <w:sz w:val="24"/>
                <w:rPrChange w:id="1226" w:author="SYLZ" w:date="2026-03-27T15:56:00Z">
                  <w:rPr>
                    <w:rFonts w:ascii="Times New Roman" w:eastAsiaTheme="minorEastAsia" w:hAnsi="Times New Roman"/>
                    <w:i/>
                    <w:sz w:val="24"/>
                    <w:highlight w:val="yellow"/>
                  </w:rPr>
                </w:rPrChange>
              </w:rPr>
              <w:t>(V</w:t>
            </w:r>
            <w:r w:rsidRPr="009B10D1">
              <w:rPr>
                <w:rFonts w:ascii="Times New Roman" w:eastAsiaTheme="minorEastAsia" w:hAnsi="Times New Roman"/>
                <w:i/>
                <w:sz w:val="24"/>
                <w:vertAlign w:val="subscript"/>
                <w:rPrChange w:id="1227" w:author="SYLZ" w:date="2026-03-27T15:56:00Z">
                  <w:rPr>
                    <w:rFonts w:ascii="Times New Roman" w:eastAsiaTheme="minorEastAsia" w:hAnsi="Times New Roman"/>
                    <w:i/>
                    <w:sz w:val="24"/>
                    <w:highlight w:val="yellow"/>
                    <w:vertAlign w:val="subscript"/>
                  </w:rPr>
                </w:rPrChange>
              </w:rPr>
              <w:t>SSA</w:t>
            </w:r>
            <w:r w:rsidRPr="009B10D1">
              <w:rPr>
                <w:rFonts w:ascii="Times New Roman" w:eastAsiaTheme="minorEastAsia" w:hAnsi="Times New Roman"/>
                <w:i/>
                <w:sz w:val="24"/>
                <w:rPrChange w:id="1228" w:author="SYLZ" w:date="2026-03-27T15:56:00Z">
                  <w:rPr>
                    <w:rFonts w:ascii="Times New Roman" w:eastAsiaTheme="minorEastAsia" w:hAnsi="Times New Roman"/>
                    <w:i/>
                    <w:sz w:val="24"/>
                    <w:highlight w:val="yellow"/>
                  </w:rPr>
                </w:rPrChange>
              </w:rPr>
              <w:t>)</w:t>
            </w:r>
            <w:proofErr w:type="gramStart"/>
            <w:r w:rsidRPr="009B10D1">
              <w:rPr>
                <w:rFonts w:ascii="Times New Roman" w:eastAsiaTheme="minorEastAsia" w:hAnsi="Times New Roman"/>
                <w:i/>
                <w:sz w:val="24"/>
                <w:rPrChange w:id="1229" w:author="SYLZ" w:date="2026-03-27T15:56:00Z">
                  <w:rPr>
                    <w:rFonts w:ascii="Times New Roman" w:eastAsiaTheme="minorEastAsia" w:hAnsi="Times New Roman"/>
                    <w:i/>
                    <w:sz w:val="24"/>
                    <w:highlight w:val="yellow"/>
                  </w:rPr>
                </w:rPrChange>
              </w:rPr>
              <w:t xml:space="preserve">/( </w:t>
            </w:r>
            <w:proofErr w:type="spellStart"/>
            <w:r w:rsidRPr="009B10D1">
              <w:rPr>
                <w:rFonts w:ascii="Times New Roman" w:eastAsiaTheme="minorEastAsia" w:hAnsi="Times New Roman"/>
                <w:i/>
                <w:sz w:val="24"/>
                <w:rPrChange w:id="1230" w:author="SYLZ" w:date="2026-03-27T15:56:00Z">
                  <w:rPr>
                    <w:rFonts w:ascii="Times New Roman" w:eastAsiaTheme="minorEastAsia" w:hAnsi="Times New Roman"/>
                    <w:i/>
                    <w:sz w:val="24"/>
                    <w:highlight w:val="yellow"/>
                  </w:rPr>
                </w:rPrChange>
              </w:rPr>
              <w:t>V</w:t>
            </w:r>
            <w:r w:rsidRPr="009B10D1">
              <w:rPr>
                <w:rFonts w:ascii="Times New Roman" w:eastAsiaTheme="minorEastAsia" w:hAnsi="Times New Roman"/>
                <w:i/>
                <w:sz w:val="24"/>
                <w:vertAlign w:val="subscript"/>
                <w:rPrChange w:id="1231" w:author="SYLZ" w:date="2026-03-27T15:56:00Z">
                  <w:rPr>
                    <w:rFonts w:ascii="Times New Roman" w:eastAsiaTheme="minorEastAsia" w:hAnsi="Times New Roman"/>
                    <w:i/>
                    <w:sz w:val="24"/>
                    <w:highlight w:val="yellow"/>
                    <w:vertAlign w:val="subscript"/>
                  </w:rPr>
                </w:rPrChange>
              </w:rPr>
              <w:t>Cu</w:t>
            </w:r>
            <w:proofErr w:type="spellEnd"/>
            <w:proofErr w:type="gramEnd"/>
            <w:r w:rsidRPr="009B10D1">
              <w:rPr>
                <w:rFonts w:ascii="Times New Roman" w:eastAsiaTheme="minorEastAsia" w:hAnsi="Times New Roman"/>
                <w:i/>
                <w:sz w:val="24"/>
                <w:rPrChange w:id="1232" w:author="SYLZ" w:date="2026-03-27T15:56:00Z">
                  <w:rPr>
                    <w:rFonts w:ascii="Times New Roman" w:eastAsiaTheme="minorEastAsia" w:hAnsi="Times New Roman"/>
                    <w:i/>
                    <w:sz w:val="24"/>
                    <w:highlight w:val="yellow"/>
                  </w:rPr>
                </w:rPrChange>
              </w:rPr>
              <w:t>+ V</w:t>
            </w:r>
            <w:r w:rsidRPr="009B10D1">
              <w:rPr>
                <w:rFonts w:ascii="Times New Roman" w:eastAsiaTheme="minorEastAsia" w:hAnsi="Times New Roman"/>
                <w:i/>
                <w:sz w:val="24"/>
                <w:vertAlign w:val="subscript"/>
                <w:rPrChange w:id="1233" w:author="SYLZ" w:date="2026-03-27T15:56:00Z">
                  <w:rPr>
                    <w:rFonts w:ascii="Times New Roman" w:eastAsiaTheme="minorEastAsia" w:hAnsi="Times New Roman"/>
                    <w:i/>
                    <w:sz w:val="24"/>
                    <w:highlight w:val="yellow"/>
                    <w:vertAlign w:val="subscript"/>
                  </w:rPr>
                </w:rPrChange>
              </w:rPr>
              <w:t>SSA</w:t>
            </w:r>
            <w:r w:rsidRPr="009B10D1">
              <w:rPr>
                <w:rFonts w:ascii="Times New Roman" w:eastAsiaTheme="minorEastAsia" w:hAnsi="Times New Roman"/>
                <w:i/>
                <w:sz w:val="24"/>
                <w:rPrChange w:id="1234" w:author="SYLZ" w:date="2026-03-27T15:56:00Z">
                  <w:rPr>
                    <w:rFonts w:ascii="Times New Roman" w:eastAsiaTheme="minorEastAsia" w:hAnsi="Times New Roman"/>
                    <w:i/>
                    <w:sz w:val="24"/>
                    <w:highlight w:val="yellow"/>
                  </w:rPr>
                </w:rPrChange>
              </w:rPr>
              <w:t>)</w:t>
            </w:r>
          </w:p>
        </w:tc>
        <w:tc>
          <w:tcPr>
            <w:tcW w:w="93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84D07BE" w14:textId="0F14F61A" w:rsidR="00786B96" w:rsidRPr="00ED2D36" w:rsidRDefault="00786B96">
            <w:pPr>
              <w:pStyle w:val="JCETabletext"/>
              <w:spacing w:line="360" w:lineRule="auto"/>
              <w:jc w:val="both"/>
              <w:rPr>
                <w:rFonts w:ascii="Times New Roman" w:eastAsiaTheme="minorEastAsia" w:hAnsi="Times New Roman"/>
                <w:i/>
                <w:sz w:val="24"/>
                <w:lang w:eastAsia="zh-CN"/>
              </w:rPr>
              <w:pPrChange w:id="1235" w:author="SYLZ" w:date="2026-03-27T10:39:00Z">
                <w:pPr>
                  <w:pStyle w:val="JCETabletext"/>
                  <w:framePr w:hSpace="180" w:wrap="around" w:vAnchor="text" w:hAnchor="margin" w:y="289"/>
                  <w:spacing w:line="480" w:lineRule="auto"/>
                  <w:jc w:val="both"/>
                </w:pPr>
              </w:pPrChange>
            </w:pPr>
            <w:proofErr w:type="spellStart"/>
            <w:r w:rsidRPr="00ED2D36">
              <w:rPr>
                <w:rFonts w:ascii="Times New Roman" w:eastAsiaTheme="minorEastAsia" w:hAnsi="Times New Roman"/>
                <w:i/>
                <w:sz w:val="24"/>
                <w:lang w:eastAsia="zh-CN"/>
              </w:rPr>
              <w:t>V</w:t>
            </w:r>
            <w:r w:rsidR="00E77E0D" w:rsidRPr="00ED2D36">
              <w:rPr>
                <w:rFonts w:ascii="Times New Roman" w:eastAsiaTheme="minorEastAsia" w:hAnsi="Times New Roman"/>
                <w:i/>
                <w:sz w:val="24"/>
                <w:vertAlign w:val="subscript"/>
                <w:lang w:eastAsia="zh-CN"/>
              </w:rPr>
              <w:t>total</w:t>
            </w:r>
            <w:proofErr w:type="spellEnd"/>
          </w:p>
          <w:p w14:paraId="3E2EF7CA" w14:textId="77777777" w:rsidR="00786B96" w:rsidRPr="00ED2D36" w:rsidRDefault="00786B96">
            <w:pPr>
              <w:pStyle w:val="JCETabletext"/>
              <w:spacing w:line="360" w:lineRule="auto"/>
              <w:jc w:val="both"/>
              <w:rPr>
                <w:rFonts w:ascii="Times New Roman" w:eastAsiaTheme="minorEastAsia" w:hAnsi="Times New Roman"/>
                <w:i/>
                <w:sz w:val="24"/>
                <w:lang w:eastAsia="zh-CN"/>
              </w:rPr>
              <w:pPrChange w:id="1236" w:author="SYLZ" w:date="2026-03-27T10:39:00Z">
                <w:pPr>
                  <w:pStyle w:val="JCETabletext"/>
                  <w:framePr w:hSpace="180" w:wrap="around" w:vAnchor="text" w:hAnchor="margin" w:y="289"/>
                  <w:spacing w:line="480" w:lineRule="auto"/>
                  <w:jc w:val="both"/>
                </w:pPr>
              </w:pPrChange>
            </w:pPr>
            <w:r w:rsidRPr="00ED2D36">
              <w:rPr>
                <w:rFonts w:ascii="Times New Roman" w:eastAsiaTheme="minorEastAsia" w:hAnsi="Times New Roman"/>
                <w:i/>
                <w:sz w:val="24"/>
                <w:lang w:eastAsia="zh-CN"/>
              </w:rPr>
              <w:t>(mL)</w:t>
            </w:r>
          </w:p>
        </w:tc>
      </w:tr>
      <w:tr w:rsidR="00786B96" w:rsidRPr="00ED2D36" w14:paraId="116A23E1" w14:textId="77777777" w:rsidTr="00A542C5">
        <w:trPr>
          <w:trHeight w:val="171"/>
        </w:trPr>
        <w:tc>
          <w:tcPr>
            <w:tcW w:w="1017" w:type="dxa"/>
            <w:tcBorders>
              <w:top w:val="single" w:sz="4" w:space="0" w:color="auto"/>
              <w:left w:val="single" w:sz="4" w:space="0" w:color="auto"/>
              <w:bottom w:val="single" w:sz="4" w:space="0" w:color="auto"/>
              <w:right w:val="single" w:sz="4" w:space="0" w:color="auto"/>
            </w:tcBorders>
            <w:vAlign w:val="center"/>
          </w:tcPr>
          <w:p w14:paraId="267DE66F" w14:textId="77777777" w:rsidR="00786B96" w:rsidRPr="00ED2D36" w:rsidRDefault="00786B96">
            <w:pPr>
              <w:pStyle w:val="JCETabletext"/>
              <w:spacing w:line="360" w:lineRule="auto"/>
              <w:jc w:val="both"/>
              <w:rPr>
                <w:rFonts w:ascii="Times New Roman" w:eastAsiaTheme="minorEastAsia" w:hAnsi="Times New Roman"/>
                <w:sz w:val="24"/>
                <w:lang w:eastAsia="zh-CN"/>
              </w:rPr>
              <w:pPrChange w:id="1237" w:author="SYLZ" w:date="2026-03-27T10:39:00Z">
                <w:pPr>
                  <w:pStyle w:val="JCETabletext"/>
                  <w:framePr w:hSpace="180" w:wrap="around" w:vAnchor="text" w:hAnchor="margin" w:y="289"/>
                  <w:spacing w:line="480" w:lineRule="auto"/>
                  <w:jc w:val="both"/>
                </w:pPr>
              </w:pPrChange>
            </w:pPr>
            <w:r w:rsidRPr="00ED2D36">
              <w:rPr>
                <w:rFonts w:ascii="Times New Roman" w:hAnsi="Times New Roman"/>
                <w:color w:val="000000" w:themeColor="text1"/>
                <w:sz w:val="24"/>
              </w:rPr>
              <w:t>1</w:t>
            </w:r>
          </w:p>
        </w:tc>
        <w:tc>
          <w:tcPr>
            <w:tcW w:w="975" w:type="dxa"/>
            <w:tcBorders>
              <w:top w:val="single" w:sz="4" w:space="0" w:color="auto"/>
              <w:left w:val="single" w:sz="4" w:space="0" w:color="auto"/>
              <w:bottom w:val="single" w:sz="4" w:space="0" w:color="auto"/>
              <w:right w:val="single" w:sz="4" w:space="0" w:color="auto"/>
            </w:tcBorders>
            <w:vAlign w:val="center"/>
          </w:tcPr>
          <w:p w14:paraId="46FE08F7" w14:textId="77777777" w:rsidR="00786B96" w:rsidRPr="00ED2D36" w:rsidRDefault="00786B96">
            <w:pPr>
              <w:pStyle w:val="JCETabletext"/>
              <w:spacing w:line="360" w:lineRule="auto"/>
              <w:jc w:val="both"/>
              <w:rPr>
                <w:rFonts w:ascii="Times New Roman" w:eastAsiaTheme="minorEastAsia" w:hAnsi="Times New Roman"/>
                <w:sz w:val="24"/>
                <w:lang w:eastAsia="zh-CN"/>
              </w:rPr>
              <w:pPrChange w:id="1238"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10.10</w:t>
            </w:r>
          </w:p>
        </w:tc>
        <w:tc>
          <w:tcPr>
            <w:tcW w:w="972" w:type="dxa"/>
            <w:tcBorders>
              <w:top w:val="single" w:sz="4" w:space="0" w:color="auto"/>
              <w:left w:val="single" w:sz="4" w:space="0" w:color="auto"/>
              <w:bottom w:val="single" w:sz="4" w:space="0" w:color="auto"/>
              <w:right w:val="single" w:sz="4" w:space="0" w:color="auto"/>
            </w:tcBorders>
            <w:vAlign w:val="center"/>
          </w:tcPr>
          <w:p w14:paraId="1AAAC100" w14:textId="77777777" w:rsidR="00786B96" w:rsidRPr="00ED2D36" w:rsidRDefault="00786B96">
            <w:pPr>
              <w:pStyle w:val="JCETabletext"/>
              <w:spacing w:line="360" w:lineRule="auto"/>
              <w:jc w:val="both"/>
              <w:rPr>
                <w:rFonts w:ascii="Times New Roman" w:eastAsiaTheme="minorEastAsia" w:hAnsi="Times New Roman"/>
                <w:sz w:val="24"/>
                <w:lang w:eastAsia="zh-CN"/>
              </w:rPr>
              <w:pPrChange w:id="1239"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9.90</w:t>
            </w:r>
          </w:p>
        </w:tc>
        <w:tc>
          <w:tcPr>
            <w:tcW w:w="1108" w:type="dxa"/>
            <w:tcBorders>
              <w:top w:val="single" w:sz="4" w:space="0" w:color="auto"/>
              <w:left w:val="single" w:sz="4" w:space="0" w:color="auto"/>
              <w:bottom w:val="single" w:sz="4" w:space="0" w:color="auto"/>
              <w:right w:val="single" w:sz="4" w:space="0" w:color="auto"/>
            </w:tcBorders>
            <w:vAlign w:val="center"/>
          </w:tcPr>
          <w:p w14:paraId="23BAEB9A"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240"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0.92</w:t>
            </w:r>
          </w:p>
        </w:tc>
        <w:tc>
          <w:tcPr>
            <w:tcW w:w="890" w:type="dxa"/>
            <w:tcBorders>
              <w:top w:val="single" w:sz="4" w:space="0" w:color="auto"/>
              <w:left w:val="single" w:sz="4" w:space="0" w:color="auto"/>
              <w:bottom w:val="single" w:sz="4" w:space="0" w:color="auto"/>
              <w:right w:val="single" w:sz="4" w:space="0" w:color="auto"/>
            </w:tcBorders>
            <w:vAlign w:val="center"/>
          </w:tcPr>
          <w:p w14:paraId="54ED3B2D"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241"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0.90</w:t>
            </w:r>
          </w:p>
        </w:tc>
        <w:tc>
          <w:tcPr>
            <w:tcW w:w="2409" w:type="dxa"/>
            <w:tcBorders>
              <w:top w:val="single" w:sz="4" w:space="0" w:color="auto"/>
              <w:left w:val="single" w:sz="4" w:space="0" w:color="auto"/>
              <w:bottom w:val="single" w:sz="4" w:space="0" w:color="auto"/>
              <w:right w:val="single" w:sz="4" w:space="0" w:color="auto"/>
            </w:tcBorders>
            <w:vAlign w:val="center"/>
          </w:tcPr>
          <w:p w14:paraId="2C040B16"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242"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0.08</w:t>
            </w:r>
          </w:p>
        </w:tc>
        <w:tc>
          <w:tcPr>
            <w:tcW w:w="935" w:type="dxa"/>
            <w:tcBorders>
              <w:top w:val="single" w:sz="4" w:space="0" w:color="auto"/>
              <w:left w:val="single" w:sz="4" w:space="0" w:color="auto"/>
              <w:bottom w:val="single" w:sz="4" w:space="0" w:color="auto"/>
              <w:right w:val="single" w:sz="4" w:space="0" w:color="auto"/>
            </w:tcBorders>
            <w:vAlign w:val="center"/>
          </w:tcPr>
          <w:p w14:paraId="322A0763"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243"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sz w:val="24"/>
              </w:rPr>
              <w:t>11.02</w:t>
            </w:r>
          </w:p>
        </w:tc>
      </w:tr>
      <w:tr w:rsidR="00786B96" w:rsidRPr="00ED2D36" w14:paraId="480AE1D8" w14:textId="77777777" w:rsidTr="00A542C5">
        <w:trPr>
          <w:trHeight w:val="198"/>
        </w:trPr>
        <w:tc>
          <w:tcPr>
            <w:tcW w:w="1017" w:type="dxa"/>
            <w:tcBorders>
              <w:top w:val="single" w:sz="4" w:space="0" w:color="auto"/>
              <w:left w:val="single" w:sz="4" w:space="0" w:color="auto"/>
              <w:bottom w:val="single" w:sz="4" w:space="0" w:color="auto"/>
              <w:right w:val="single" w:sz="4" w:space="0" w:color="auto"/>
            </w:tcBorders>
            <w:vAlign w:val="center"/>
          </w:tcPr>
          <w:p w14:paraId="2FEF2A15" w14:textId="77777777" w:rsidR="00786B96" w:rsidRPr="00ED2D36" w:rsidRDefault="00786B96">
            <w:pPr>
              <w:pStyle w:val="JCETabletext"/>
              <w:spacing w:line="360" w:lineRule="auto"/>
              <w:jc w:val="both"/>
              <w:rPr>
                <w:rFonts w:ascii="Times New Roman" w:eastAsiaTheme="minorEastAsia" w:hAnsi="Times New Roman"/>
                <w:bCs/>
                <w:sz w:val="24"/>
                <w:lang w:eastAsia="zh-CN"/>
              </w:rPr>
              <w:pPrChange w:id="1244" w:author="SYLZ" w:date="2026-03-27T10:39:00Z">
                <w:pPr>
                  <w:pStyle w:val="JCETabletext"/>
                  <w:framePr w:hSpace="180" w:wrap="around" w:vAnchor="text" w:hAnchor="margin" w:y="289"/>
                  <w:spacing w:line="480" w:lineRule="auto"/>
                  <w:jc w:val="both"/>
                </w:pPr>
              </w:pPrChange>
            </w:pPr>
            <w:r w:rsidRPr="00ED2D36">
              <w:rPr>
                <w:rFonts w:ascii="Times New Roman" w:hAnsi="Times New Roman"/>
                <w:color w:val="000000" w:themeColor="text1"/>
                <w:sz w:val="24"/>
              </w:rPr>
              <w:t>2</w:t>
            </w:r>
          </w:p>
        </w:tc>
        <w:tc>
          <w:tcPr>
            <w:tcW w:w="975" w:type="dxa"/>
            <w:tcBorders>
              <w:top w:val="single" w:sz="4" w:space="0" w:color="auto"/>
              <w:left w:val="single" w:sz="4" w:space="0" w:color="auto"/>
              <w:bottom w:val="single" w:sz="4" w:space="0" w:color="auto"/>
              <w:right w:val="single" w:sz="4" w:space="0" w:color="auto"/>
            </w:tcBorders>
            <w:vAlign w:val="center"/>
          </w:tcPr>
          <w:p w14:paraId="052E3C14" w14:textId="77777777" w:rsidR="00786B96" w:rsidRPr="00ED2D36" w:rsidRDefault="00786B96">
            <w:pPr>
              <w:pStyle w:val="JCETabletext"/>
              <w:spacing w:line="360" w:lineRule="auto"/>
              <w:jc w:val="both"/>
              <w:rPr>
                <w:rFonts w:ascii="Times New Roman" w:eastAsiaTheme="minorEastAsia" w:hAnsi="Times New Roman"/>
                <w:sz w:val="24"/>
                <w:lang w:eastAsia="zh-CN"/>
              </w:rPr>
              <w:pPrChange w:id="1245"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9.18</w:t>
            </w:r>
          </w:p>
        </w:tc>
        <w:tc>
          <w:tcPr>
            <w:tcW w:w="972" w:type="dxa"/>
            <w:tcBorders>
              <w:top w:val="single" w:sz="4" w:space="0" w:color="auto"/>
              <w:left w:val="single" w:sz="4" w:space="0" w:color="auto"/>
              <w:bottom w:val="single" w:sz="4" w:space="0" w:color="auto"/>
              <w:right w:val="single" w:sz="4" w:space="0" w:color="auto"/>
            </w:tcBorders>
            <w:vAlign w:val="center"/>
          </w:tcPr>
          <w:p w14:paraId="59C37393" w14:textId="77777777" w:rsidR="00786B96" w:rsidRPr="00ED2D36" w:rsidRDefault="00786B96">
            <w:pPr>
              <w:pStyle w:val="JCETabletext"/>
              <w:spacing w:line="360" w:lineRule="auto"/>
              <w:jc w:val="both"/>
              <w:rPr>
                <w:rFonts w:ascii="Times New Roman" w:eastAsiaTheme="minorEastAsia" w:hAnsi="Times New Roman"/>
                <w:sz w:val="24"/>
                <w:lang w:eastAsia="zh-CN"/>
              </w:rPr>
              <w:pPrChange w:id="1246"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9.00</w:t>
            </w:r>
          </w:p>
        </w:tc>
        <w:tc>
          <w:tcPr>
            <w:tcW w:w="1108" w:type="dxa"/>
            <w:tcBorders>
              <w:top w:val="single" w:sz="4" w:space="0" w:color="auto"/>
              <w:left w:val="single" w:sz="4" w:space="0" w:color="auto"/>
              <w:bottom w:val="single" w:sz="4" w:space="0" w:color="auto"/>
              <w:right w:val="single" w:sz="4" w:space="0" w:color="auto"/>
            </w:tcBorders>
            <w:vAlign w:val="center"/>
          </w:tcPr>
          <w:p w14:paraId="3A35C3F7" w14:textId="77777777" w:rsidR="00786B96" w:rsidRPr="00ED2D36" w:rsidRDefault="00786B96">
            <w:pPr>
              <w:pStyle w:val="JCETabletext"/>
              <w:spacing w:line="360" w:lineRule="auto"/>
              <w:jc w:val="both"/>
              <w:rPr>
                <w:rFonts w:ascii="Times New Roman" w:hAnsi="Times New Roman"/>
                <w:color w:val="000000"/>
                <w:sz w:val="24"/>
              </w:rPr>
              <w:pPrChange w:id="1247"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1.84</w:t>
            </w:r>
          </w:p>
        </w:tc>
        <w:tc>
          <w:tcPr>
            <w:tcW w:w="890" w:type="dxa"/>
            <w:tcBorders>
              <w:top w:val="single" w:sz="4" w:space="0" w:color="auto"/>
              <w:left w:val="single" w:sz="4" w:space="0" w:color="auto"/>
              <w:bottom w:val="single" w:sz="4" w:space="0" w:color="auto"/>
              <w:right w:val="single" w:sz="4" w:space="0" w:color="auto"/>
            </w:tcBorders>
            <w:vAlign w:val="center"/>
          </w:tcPr>
          <w:p w14:paraId="3BABB458"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248"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1.80</w:t>
            </w:r>
          </w:p>
        </w:tc>
        <w:tc>
          <w:tcPr>
            <w:tcW w:w="2409" w:type="dxa"/>
            <w:tcBorders>
              <w:top w:val="single" w:sz="4" w:space="0" w:color="auto"/>
              <w:left w:val="single" w:sz="4" w:space="0" w:color="auto"/>
              <w:bottom w:val="single" w:sz="4" w:space="0" w:color="auto"/>
              <w:right w:val="single" w:sz="4" w:space="0" w:color="auto"/>
            </w:tcBorders>
            <w:vAlign w:val="center"/>
          </w:tcPr>
          <w:p w14:paraId="45327719"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249"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0.17</w:t>
            </w:r>
          </w:p>
        </w:tc>
        <w:tc>
          <w:tcPr>
            <w:tcW w:w="935" w:type="dxa"/>
            <w:tcBorders>
              <w:top w:val="single" w:sz="4" w:space="0" w:color="auto"/>
              <w:left w:val="single" w:sz="4" w:space="0" w:color="auto"/>
              <w:bottom w:val="single" w:sz="4" w:space="0" w:color="auto"/>
              <w:right w:val="single" w:sz="4" w:space="0" w:color="auto"/>
            </w:tcBorders>
            <w:vAlign w:val="center"/>
          </w:tcPr>
          <w:p w14:paraId="3C0FDFD6"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250"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sz w:val="24"/>
              </w:rPr>
              <w:t>11.02</w:t>
            </w:r>
          </w:p>
        </w:tc>
      </w:tr>
      <w:tr w:rsidR="00786B96" w:rsidRPr="00ED2D36" w14:paraId="4554FA00" w14:textId="77777777" w:rsidTr="00A542C5">
        <w:trPr>
          <w:trHeight w:val="198"/>
        </w:trPr>
        <w:tc>
          <w:tcPr>
            <w:tcW w:w="1017" w:type="dxa"/>
            <w:tcBorders>
              <w:top w:val="single" w:sz="4" w:space="0" w:color="auto"/>
              <w:left w:val="single" w:sz="4" w:space="0" w:color="auto"/>
              <w:bottom w:val="single" w:sz="4" w:space="0" w:color="auto"/>
              <w:right w:val="single" w:sz="4" w:space="0" w:color="auto"/>
            </w:tcBorders>
            <w:vAlign w:val="center"/>
          </w:tcPr>
          <w:p w14:paraId="6486F1C9" w14:textId="77777777" w:rsidR="00786B96" w:rsidRPr="00ED2D36" w:rsidRDefault="00786B96">
            <w:pPr>
              <w:pStyle w:val="JCETabletext"/>
              <w:spacing w:line="360" w:lineRule="auto"/>
              <w:jc w:val="both"/>
              <w:rPr>
                <w:rFonts w:ascii="Times New Roman" w:eastAsiaTheme="minorEastAsia" w:hAnsi="Times New Roman"/>
                <w:sz w:val="24"/>
                <w:lang w:eastAsia="zh-CN"/>
              </w:rPr>
              <w:pPrChange w:id="1251" w:author="SYLZ" w:date="2026-03-27T10:39:00Z">
                <w:pPr>
                  <w:pStyle w:val="JCETabletext"/>
                  <w:framePr w:hSpace="180" w:wrap="around" w:vAnchor="text" w:hAnchor="margin" w:y="289"/>
                  <w:spacing w:line="480" w:lineRule="auto"/>
                  <w:jc w:val="both"/>
                </w:pPr>
              </w:pPrChange>
            </w:pPr>
            <w:r w:rsidRPr="00ED2D36">
              <w:rPr>
                <w:rFonts w:ascii="Times New Roman" w:hAnsi="Times New Roman"/>
                <w:color w:val="000000" w:themeColor="text1"/>
                <w:sz w:val="24"/>
              </w:rPr>
              <w:t>3</w:t>
            </w:r>
          </w:p>
        </w:tc>
        <w:tc>
          <w:tcPr>
            <w:tcW w:w="975" w:type="dxa"/>
            <w:tcBorders>
              <w:top w:val="single" w:sz="4" w:space="0" w:color="auto"/>
              <w:left w:val="single" w:sz="4" w:space="0" w:color="auto"/>
              <w:bottom w:val="single" w:sz="4" w:space="0" w:color="auto"/>
              <w:right w:val="single" w:sz="4" w:space="0" w:color="auto"/>
            </w:tcBorders>
            <w:vAlign w:val="center"/>
          </w:tcPr>
          <w:p w14:paraId="27F68F73"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252"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8.27</w:t>
            </w:r>
          </w:p>
        </w:tc>
        <w:tc>
          <w:tcPr>
            <w:tcW w:w="972" w:type="dxa"/>
            <w:tcBorders>
              <w:top w:val="single" w:sz="4" w:space="0" w:color="auto"/>
              <w:left w:val="single" w:sz="4" w:space="0" w:color="auto"/>
              <w:bottom w:val="single" w:sz="4" w:space="0" w:color="auto"/>
              <w:right w:val="single" w:sz="4" w:space="0" w:color="auto"/>
            </w:tcBorders>
            <w:vAlign w:val="center"/>
          </w:tcPr>
          <w:p w14:paraId="38EA0A0A"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253"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8.10</w:t>
            </w:r>
          </w:p>
        </w:tc>
        <w:tc>
          <w:tcPr>
            <w:tcW w:w="1108" w:type="dxa"/>
            <w:tcBorders>
              <w:top w:val="single" w:sz="4" w:space="0" w:color="auto"/>
              <w:left w:val="single" w:sz="4" w:space="0" w:color="auto"/>
              <w:bottom w:val="single" w:sz="4" w:space="0" w:color="auto"/>
              <w:right w:val="single" w:sz="4" w:space="0" w:color="auto"/>
            </w:tcBorders>
            <w:vAlign w:val="center"/>
          </w:tcPr>
          <w:p w14:paraId="0590049E"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254"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2.76</w:t>
            </w:r>
          </w:p>
        </w:tc>
        <w:tc>
          <w:tcPr>
            <w:tcW w:w="890" w:type="dxa"/>
            <w:tcBorders>
              <w:top w:val="single" w:sz="4" w:space="0" w:color="auto"/>
              <w:left w:val="single" w:sz="4" w:space="0" w:color="auto"/>
              <w:bottom w:val="single" w:sz="4" w:space="0" w:color="auto"/>
              <w:right w:val="single" w:sz="4" w:space="0" w:color="auto"/>
            </w:tcBorders>
            <w:vAlign w:val="center"/>
          </w:tcPr>
          <w:p w14:paraId="010DD2DB"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255"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2.70</w:t>
            </w:r>
          </w:p>
        </w:tc>
        <w:tc>
          <w:tcPr>
            <w:tcW w:w="2409" w:type="dxa"/>
            <w:tcBorders>
              <w:top w:val="single" w:sz="4" w:space="0" w:color="auto"/>
              <w:left w:val="single" w:sz="4" w:space="0" w:color="auto"/>
              <w:bottom w:val="single" w:sz="4" w:space="0" w:color="auto"/>
              <w:right w:val="single" w:sz="4" w:space="0" w:color="auto"/>
            </w:tcBorders>
            <w:vAlign w:val="center"/>
          </w:tcPr>
          <w:p w14:paraId="0A5ECA8B"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256"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0.25</w:t>
            </w:r>
          </w:p>
        </w:tc>
        <w:tc>
          <w:tcPr>
            <w:tcW w:w="935" w:type="dxa"/>
            <w:tcBorders>
              <w:top w:val="single" w:sz="4" w:space="0" w:color="auto"/>
              <w:left w:val="single" w:sz="4" w:space="0" w:color="auto"/>
              <w:bottom w:val="single" w:sz="4" w:space="0" w:color="auto"/>
              <w:right w:val="single" w:sz="4" w:space="0" w:color="auto"/>
            </w:tcBorders>
            <w:vAlign w:val="center"/>
          </w:tcPr>
          <w:p w14:paraId="718CE5B3"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257"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sz w:val="24"/>
              </w:rPr>
              <w:t>11.02</w:t>
            </w:r>
          </w:p>
        </w:tc>
      </w:tr>
      <w:tr w:rsidR="00786B96" w:rsidRPr="00ED2D36" w14:paraId="1B3ED1EB" w14:textId="77777777" w:rsidTr="00A542C5">
        <w:trPr>
          <w:trHeight w:val="198"/>
        </w:trPr>
        <w:tc>
          <w:tcPr>
            <w:tcW w:w="1017" w:type="dxa"/>
            <w:tcBorders>
              <w:top w:val="single" w:sz="4" w:space="0" w:color="auto"/>
              <w:left w:val="single" w:sz="4" w:space="0" w:color="auto"/>
              <w:bottom w:val="single" w:sz="4" w:space="0" w:color="auto"/>
              <w:right w:val="single" w:sz="4" w:space="0" w:color="auto"/>
            </w:tcBorders>
            <w:vAlign w:val="center"/>
          </w:tcPr>
          <w:p w14:paraId="6807BEDE" w14:textId="77777777" w:rsidR="00786B96" w:rsidRPr="00ED2D36" w:rsidRDefault="00786B96">
            <w:pPr>
              <w:pStyle w:val="JCETabletext"/>
              <w:spacing w:line="360" w:lineRule="auto"/>
              <w:jc w:val="both"/>
              <w:rPr>
                <w:rFonts w:ascii="Times New Roman" w:eastAsiaTheme="minorEastAsia" w:hAnsi="Times New Roman"/>
                <w:sz w:val="24"/>
                <w:lang w:eastAsia="zh-CN"/>
              </w:rPr>
              <w:pPrChange w:id="1258"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4</w:t>
            </w:r>
          </w:p>
        </w:tc>
        <w:tc>
          <w:tcPr>
            <w:tcW w:w="975" w:type="dxa"/>
            <w:tcBorders>
              <w:top w:val="single" w:sz="4" w:space="0" w:color="auto"/>
              <w:left w:val="single" w:sz="4" w:space="0" w:color="auto"/>
              <w:bottom w:val="single" w:sz="4" w:space="0" w:color="auto"/>
              <w:right w:val="single" w:sz="4" w:space="0" w:color="auto"/>
            </w:tcBorders>
            <w:vAlign w:val="center"/>
          </w:tcPr>
          <w:p w14:paraId="0C3247EF"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259"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7.35</w:t>
            </w:r>
          </w:p>
        </w:tc>
        <w:tc>
          <w:tcPr>
            <w:tcW w:w="972" w:type="dxa"/>
            <w:tcBorders>
              <w:top w:val="single" w:sz="4" w:space="0" w:color="auto"/>
              <w:left w:val="single" w:sz="4" w:space="0" w:color="auto"/>
              <w:bottom w:val="single" w:sz="4" w:space="0" w:color="auto"/>
              <w:right w:val="single" w:sz="4" w:space="0" w:color="auto"/>
            </w:tcBorders>
            <w:vAlign w:val="center"/>
          </w:tcPr>
          <w:p w14:paraId="7FFE43E8"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260"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7.20</w:t>
            </w:r>
          </w:p>
        </w:tc>
        <w:tc>
          <w:tcPr>
            <w:tcW w:w="1108" w:type="dxa"/>
            <w:tcBorders>
              <w:top w:val="single" w:sz="4" w:space="0" w:color="auto"/>
              <w:left w:val="single" w:sz="4" w:space="0" w:color="auto"/>
              <w:bottom w:val="single" w:sz="4" w:space="0" w:color="auto"/>
              <w:right w:val="single" w:sz="4" w:space="0" w:color="auto"/>
            </w:tcBorders>
            <w:vAlign w:val="center"/>
          </w:tcPr>
          <w:p w14:paraId="5880224D"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261"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3.67</w:t>
            </w:r>
          </w:p>
        </w:tc>
        <w:tc>
          <w:tcPr>
            <w:tcW w:w="890" w:type="dxa"/>
            <w:tcBorders>
              <w:top w:val="single" w:sz="4" w:space="0" w:color="auto"/>
              <w:left w:val="single" w:sz="4" w:space="0" w:color="auto"/>
              <w:bottom w:val="single" w:sz="4" w:space="0" w:color="auto"/>
              <w:right w:val="single" w:sz="4" w:space="0" w:color="auto"/>
            </w:tcBorders>
            <w:vAlign w:val="center"/>
          </w:tcPr>
          <w:p w14:paraId="46B0CA1A"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262"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3.60</w:t>
            </w:r>
          </w:p>
        </w:tc>
        <w:tc>
          <w:tcPr>
            <w:tcW w:w="2409" w:type="dxa"/>
            <w:tcBorders>
              <w:top w:val="single" w:sz="4" w:space="0" w:color="auto"/>
              <w:left w:val="single" w:sz="4" w:space="0" w:color="auto"/>
              <w:bottom w:val="single" w:sz="4" w:space="0" w:color="auto"/>
              <w:right w:val="single" w:sz="4" w:space="0" w:color="auto"/>
            </w:tcBorders>
            <w:vAlign w:val="center"/>
          </w:tcPr>
          <w:p w14:paraId="07461107"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263"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0.33</w:t>
            </w:r>
          </w:p>
        </w:tc>
        <w:tc>
          <w:tcPr>
            <w:tcW w:w="935" w:type="dxa"/>
            <w:tcBorders>
              <w:top w:val="single" w:sz="4" w:space="0" w:color="auto"/>
              <w:left w:val="single" w:sz="4" w:space="0" w:color="auto"/>
              <w:bottom w:val="single" w:sz="4" w:space="0" w:color="auto"/>
              <w:right w:val="single" w:sz="4" w:space="0" w:color="auto"/>
            </w:tcBorders>
            <w:vAlign w:val="center"/>
          </w:tcPr>
          <w:p w14:paraId="2607FB42"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264"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sz w:val="24"/>
              </w:rPr>
              <w:t>11.02</w:t>
            </w:r>
          </w:p>
        </w:tc>
      </w:tr>
      <w:tr w:rsidR="00786B96" w:rsidRPr="00ED2D36" w14:paraId="1017347D" w14:textId="77777777" w:rsidTr="00A542C5">
        <w:trPr>
          <w:trHeight w:val="198"/>
        </w:trPr>
        <w:tc>
          <w:tcPr>
            <w:tcW w:w="1017" w:type="dxa"/>
            <w:tcBorders>
              <w:top w:val="single" w:sz="4" w:space="0" w:color="auto"/>
              <w:left w:val="single" w:sz="4" w:space="0" w:color="auto"/>
              <w:bottom w:val="single" w:sz="4" w:space="0" w:color="auto"/>
              <w:right w:val="single" w:sz="4" w:space="0" w:color="auto"/>
            </w:tcBorders>
            <w:vAlign w:val="center"/>
          </w:tcPr>
          <w:p w14:paraId="5407EE06" w14:textId="77777777" w:rsidR="00786B96" w:rsidRPr="00ED2D36" w:rsidRDefault="00786B96">
            <w:pPr>
              <w:pStyle w:val="JCETabletext"/>
              <w:spacing w:line="360" w:lineRule="auto"/>
              <w:jc w:val="both"/>
              <w:rPr>
                <w:rFonts w:ascii="Times New Roman" w:eastAsiaTheme="minorEastAsia" w:hAnsi="Times New Roman"/>
                <w:sz w:val="24"/>
                <w:lang w:eastAsia="zh-CN"/>
              </w:rPr>
              <w:pPrChange w:id="1265"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5</w:t>
            </w:r>
          </w:p>
        </w:tc>
        <w:tc>
          <w:tcPr>
            <w:tcW w:w="975" w:type="dxa"/>
            <w:tcBorders>
              <w:top w:val="single" w:sz="4" w:space="0" w:color="auto"/>
              <w:left w:val="single" w:sz="4" w:space="0" w:color="auto"/>
              <w:bottom w:val="single" w:sz="4" w:space="0" w:color="auto"/>
              <w:right w:val="single" w:sz="4" w:space="0" w:color="auto"/>
            </w:tcBorders>
            <w:vAlign w:val="center"/>
          </w:tcPr>
          <w:p w14:paraId="4F434B39"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266" w:author="SYLZ" w:date="2026-03-27T10:39:00Z">
                <w:pPr>
                  <w:pStyle w:val="JCETabletext"/>
                  <w:framePr w:hSpace="180" w:wrap="around" w:vAnchor="text" w:hAnchor="margin" w:y="289"/>
                  <w:spacing w:line="480" w:lineRule="auto"/>
                  <w:jc w:val="both"/>
                </w:pPr>
              </w:pPrChange>
            </w:pPr>
            <w:r w:rsidRPr="00ED2D36">
              <w:rPr>
                <w:rFonts w:ascii="Times New Roman" w:eastAsia="宋体" w:hAnsi="Times New Roman"/>
                <w:sz w:val="24"/>
                <w:lang w:eastAsia="zh-CN"/>
              </w:rPr>
              <w:t>6.43</w:t>
            </w:r>
          </w:p>
        </w:tc>
        <w:tc>
          <w:tcPr>
            <w:tcW w:w="972" w:type="dxa"/>
            <w:tcBorders>
              <w:top w:val="single" w:sz="4" w:space="0" w:color="auto"/>
              <w:left w:val="single" w:sz="4" w:space="0" w:color="auto"/>
              <w:bottom w:val="single" w:sz="4" w:space="0" w:color="auto"/>
              <w:right w:val="single" w:sz="4" w:space="0" w:color="auto"/>
            </w:tcBorders>
            <w:vAlign w:val="center"/>
          </w:tcPr>
          <w:p w14:paraId="63A9AAE3"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267" w:author="SYLZ" w:date="2026-03-27T10:39:00Z">
                <w:pPr>
                  <w:pStyle w:val="JCETabletext"/>
                  <w:framePr w:hSpace="180" w:wrap="around" w:vAnchor="text" w:hAnchor="margin" w:y="289"/>
                  <w:spacing w:line="480" w:lineRule="auto"/>
                  <w:jc w:val="both"/>
                </w:pPr>
              </w:pPrChange>
            </w:pPr>
            <w:r w:rsidRPr="00ED2D36">
              <w:rPr>
                <w:rFonts w:ascii="Times New Roman" w:eastAsia="宋体" w:hAnsi="Times New Roman"/>
                <w:sz w:val="24"/>
                <w:lang w:eastAsia="zh-CN"/>
              </w:rPr>
              <w:t>6.30</w:t>
            </w:r>
          </w:p>
        </w:tc>
        <w:tc>
          <w:tcPr>
            <w:tcW w:w="1108" w:type="dxa"/>
            <w:tcBorders>
              <w:top w:val="single" w:sz="4" w:space="0" w:color="auto"/>
              <w:left w:val="single" w:sz="4" w:space="0" w:color="auto"/>
              <w:bottom w:val="single" w:sz="4" w:space="0" w:color="auto"/>
              <w:right w:val="single" w:sz="4" w:space="0" w:color="auto"/>
            </w:tcBorders>
            <w:vAlign w:val="center"/>
          </w:tcPr>
          <w:p w14:paraId="7F0DB6DB"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268" w:author="SYLZ" w:date="2026-03-27T10:39:00Z">
                <w:pPr>
                  <w:pStyle w:val="JCETabletext"/>
                  <w:framePr w:hSpace="180" w:wrap="around" w:vAnchor="text" w:hAnchor="margin" w:y="289"/>
                  <w:spacing w:line="480" w:lineRule="auto"/>
                  <w:jc w:val="both"/>
                </w:pPr>
              </w:pPrChange>
            </w:pPr>
            <w:r w:rsidRPr="00ED2D36">
              <w:rPr>
                <w:rFonts w:ascii="Times New Roman" w:eastAsia="宋体" w:hAnsi="Times New Roman"/>
                <w:sz w:val="24"/>
                <w:lang w:eastAsia="zh-CN"/>
              </w:rPr>
              <w:t>4.59</w:t>
            </w:r>
          </w:p>
        </w:tc>
        <w:tc>
          <w:tcPr>
            <w:tcW w:w="890" w:type="dxa"/>
            <w:tcBorders>
              <w:top w:val="single" w:sz="4" w:space="0" w:color="auto"/>
              <w:left w:val="single" w:sz="4" w:space="0" w:color="auto"/>
              <w:bottom w:val="single" w:sz="4" w:space="0" w:color="auto"/>
              <w:right w:val="single" w:sz="4" w:space="0" w:color="auto"/>
            </w:tcBorders>
            <w:vAlign w:val="center"/>
          </w:tcPr>
          <w:p w14:paraId="4C2CDB15"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269" w:author="SYLZ" w:date="2026-03-27T10:39:00Z">
                <w:pPr>
                  <w:pStyle w:val="JCETabletext"/>
                  <w:framePr w:hSpace="180" w:wrap="around" w:vAnchor="text" w:hAnchor="margin" w:y="289"/>
                  <w:spacing w:line="480" w:lineRule="auto"/>
                  <w:jc w:val="both"/>
                </w:pPr>
              </w:pPrChange>
            </w:pPr>
            <w:r w:rsidRPr="00ED2D36">
              <w:rPr>
                <w:rFonts w:ascii="Times New Roman" w:eastAsia="宋体" w:hAnsi="Times New Roman"/>
                <w:sz w:val="24"/>
                <w:lang w:eastAsia="zh-CN"/>
              </w:rPr>
              <w:t>4.50</w:t>
            </w:r>
          </w:p>
        </w:tc>
        <w:tc>
          <w:tcPr>
            <w:tcW w:w="2409" w:type="dxa"/>
            <w:tcBorders>
              <w:top w:val="single" w:sz="4" w:space="0" w:color="auto"/>
              <w:left w:val="single" w:sz="4" w:space="0" w:color="auto"/>
              <w:bottom w:val="single" w:sz="4" w:space="0" w:color="auto"/>
              <w:right w:val="single" w:sz="4" w:space="0" w:color="auto"/>
            </w:tcBorders>
            <w:vAlign w:val="center"/>
          </w:tcPr>
          <w:p w14:paraId="6FDD8147"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270" w:author="SYLZ" w:date="2026-03-27T10:39:00Z">
                <w:pPr>
                  <w:pStyle w:val="JCETabletext"/>
                  <w:framePr w:hSpace="180" w:wrap="around" w:vAnchor="text" w:hAnchor="margin" w:y="289"/>
                  <w:spacing w:line="480" w:lineRule="auto"/>
                  <w:jc w:val="both"/>
                </w:pPr>
              </w:pPrChange>
            </w:pPr>
            <w:r w:rsidRPr="00ED2D36">
              <w:rPr>
                <w:rFonts w:ascii="Times New Roman" w:eastAsia="宋体" w:hAnsi="Times New Roman"/>
                <w:sz w:val="24"/>
                <w:lang w:eastAsia="zh-CN"/>
              </w:rPr>
              <w:t>0.42</w:t>
            </w:r>
          </w:p>
        </w:tc>
        <w:tc>
          <w:tcPr>
            <w:tcW w:w="935" w:type="dxa"/>
            <w:tcBorders>
              <w:top w:val="single" w:sz="4" w:space="0" w:color="auto"/>
              <w:left w:val="single" w:sz="4" w:space="0" w:color="auto"/>
              <w:bottom w:val="single" w:sz="4" w:space="0" w:color="auto"/>
              <w:right w:val="single" w:sz="4" w:space="0" w:color="auto"/>
            </w:tcBorders>
            <w:vAlign w:val="center"/>
          </w:tcPr>
          <w:p w14:paraId="1FB57A07"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271"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sz w:val="24"/>
              </w:rPr>
              <w:t>11.02</w:t>
            </w:r>
          </w:p>
        </w:tc>
      </w:tr>
      <w:tr w:rsidR="00786B96" w:rsidRPr="00ED2D36" w14:paraId="296B3C92" w14:textId="77777777" w:rsidTr="00A542C5">
        <w:trPr>
          <w:trHeight w:val="198"/>
        </w:trPr>
        <w:tc>
          <w:tcPr>
            <w:tcW w:w="1017" w:type="dxa"/>
            <w:tcBorders>
              <w:top w:val="single" w:sz="4" w:space="0" w:color="auto"/>
              <w:left w:val="single" w:sz="4" w:space="0" w:color="auto"/>
              <w:bottom w:val="single" w:sz="4" w:space="0" w:color="auto"/>
              <w:right w:val="single" w:sz="4" w:space="0" w:color="auto"/>
            </w:tcBorders>
            <w:vAlign w:val="center"/>
          </w:tcPr>
          <w:p w14:paraId="65455FFF" w14:textId="77777777" w:rsidR="00786B96" w:rsidRPr="00ED2D36" w:rsidRDefault="00786B96">
            <w:pPr>
              <w:pStyle w:val="JCETabletext"/>
              <w:spacing w:line="360" w:lineRule="auto"/>
              <w:jc w:val="both"/>
              <w:rPr>
                <w:rFonts w:ascii="Times New Roman" w:eastAsia="等线" w:hAnsi="Times New Roman"/>
                <w:color w:val="000000" w:themeColor="text1"/>
                <w:sz w:val="24"/>
                <w:lang w:eastAsia="zh-CN"/>
              </w:rPr>
              <w:pPrChange w:id="1272"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lang w:eastAsia="zh-CN"/>
              </w:rPr>
              <w:t>6</w:t>
            </w:r>
          </w:p>
        </w:tc>
        <w:tc>
          <w:tcPr>
            <w:tcW w:w="975" w:type="dxa"/>
            <w:tcBorders>
              <w:top w:val="single" w:sz="4" w:space="0" w:color="auto"/>
              <w:left w:val="single" w:sz="4" w:space="0" w:color="auto"/>
              <w:bottom w:val="single" w:sz="4" w:space="0" w:color="auto"/>
              <w:right w:val="single" w:sz="4" w:space="0" w:color="auto"/>
            </w:tcBorders>
            <w:vAlign w:val="center"/>
          </w:tcPr>
          <w:p w14:paraId="3180A982" w14:textId="77777777" w:rsidR="00786B96" w:rsidRPr="00ED2D36" w:rsidRDefault="00786B96">
            <w:pPr>
              <w:pStyle w:val="JCETabletext"/>
              <w:spacing w:line="360" w:lineRule="auto"/>
              <w:jc w:val="both"/>
              <w:rPr>
                <w:rFonts w:ascii="Times New Roman" w:eastAsia="宋体" w:hAnsi="Times New Roman"/>
                <w:sz w:val="24"/>
                <w:lang w:eastAsia="zh-CN"/>
              </w:rPr>
              <w:pPrChange w:id="1273" w:author="SYLZ" w:date="2026-03-27T10:39:00Z">
                <w:pPr>
                  <w:pStyle w:val="JCETabletext"/>
                  <w:framePr w:hSpace="180" w:wrap="around" w:vAnchor="text" w:hAnchor="margin" w:y="289"/>
                  <w:spacing w:line="480" w:lineRule="auto"/>
                  <w:jc w:val="both"/>
                </w:pPr>
              </w:pPrChange>
            </w:pPr>
            <w:r w:rsidRPr="00ED2D36">
              <w:rPr>
                <w:rFonts w:ascii="Times New Roman" w:eastAsia="宋体" w:hAnsi="Times New Roman"/>
                <w:sz w:val="24"/>
                <w:lang w:eastAsia="zh-CN"/>
              </w:rPr>
              <w:t>5.51</w:t>
            </w:r>
          </w:p>
        </w:tc>
        <w:tc>
          <w:tcPr>
            <w:tcW w:w="972" w:type="dxa"/>
            <w:tcBorders>
              <w:top w:val="single" w:sz="4" w:space="0" w:color="auto"/>
              <w:left w:val="single" w:sz="4" w:space="0" w:color="auto"/>
              <w:bottom w:val="single" w:sz="4" w:space="0" w:color="auto"/>
              <w:right w:val="single" w:sz="4" w:space="0" w:color="auto"/>
            </w:tcBorders>
            <w:vAlign w:val="center"/>
          </w:tcPr>
          <w:p w14:paraId="2FF39AF9" w14:textId="77777777" w:rsidR="00786B96" w:rsidRPr="00ED2D36" w:rsidRDefault="00786B96">
            <w:pPr>
              <w:pStyle w:val="JCETabletext"/>
              <w:spacing w:line="360" w:lineRule="auto"/>
              <w:jc w:val="both"/>
              <w:rPr>
                <w:rFonts w:ascii="Times New Roman" w:eastAsia="宋体" w:hAnsi="Times New Roman"/>
                <w:sz w:val="24"/>
                <w:lang w:eastAsia="zh-CN"/>
              </w:rPr>
              <w:pPrChange w:id="1274" w:author="SYLZ" w:date="2026-03-27T10:39:00Z">
                <w:pPr>
                  <w:pStyle w:val="JCETabletext"/>
                  <w:framePr w:hSpace="180" w:wrap="around" w:vAnchor="text" w:hAnchor="margin" w:y="289"/>
                  <w:spacing w:line="480" w:lineRule="auto"/>
                  <w:jc w:val="both"/>
                </w:pPr>
              </w:pPrChange>
            </w:pPr>
            <w:r w:rsidRPr="00ED2D36">
              <w:rPr>
                <w:rFonts w:ascii="Times New Roman" w:eastAsia="宋体" w:hAnsi="Times New Roman"/>
                <w:sz w:val="24"/>
                <w:lang w:eastAsia="zh-CN"/>
              </w:rPr>
              <w:t>5.4</w:t>
            </w:r>
          </w:p>
        </w:tc>
        <w:tc>
          <w:tcPr>
            <w:tcW w:w="1108" w:type="dxa"/>
            <w:tcBorders>
              <w:top w:val="single" w:sz="4" w:space="0" w:color="auto"/>
              <w:left w:val="single" w:sz="4" w:space="0" w:color="auto"/>
              <w:bottom w:val="single" w:sz="4" w:space="0" w:color="auto"/>
              <w:right w:val="single" w:sz="4" w:space="0" w:color="auto"/>
            </w:tcBorders>
            <w:vAlign w:val="center"/>
          </w:tcPr>
          <w:p w14:paraId="2F8D0585" w14:textId="77777777" w:rsidR="00786B96" w:rsidRPr="00ED2D36" w:rsidRDefault="00786B96">
            <w:pPr>
              <w:pStyle w:val="JCETabletext"/>
              <w:spacing w:line="360" w:lineRule="auto"/>
              <w:jc w:val="both"/>
              <w:rPr>
                <w:rFonts w:ascii="Times New Roman" w:eastAsia="宋体" w:hAnsi="Times New Roman"/>
                <w:sz w:val="24"/>
                <w:lang w:eastAsia="zh-CN"/>
              </w:rPr>
              <w:pPrChange w:id="1275" w:author="SYLZ" w:date="2026-03-27T10:39:00Z">
                <w:pPr>
                  <w:pStyle w:val="JCETabletext"/>
                  <w:framePr w:hSpace="180" w:wrap="around" w:vAnchor="text" w:hAnchor="margin" w:y="289"/>
                  <w:spacing w:line="480" w:lineRule="auto"/>
                  <w:jc w:val="both"/>
                </w:pPr>
              </w:pPrChange>
            </w:pPr>
            <w:r w:rsidRPr="00ED2D36">
              <w:rPr>
                <w:rFonts w:ascii="Times New Roman" w:eastAsia="宋体" w:hAnsi="Times New Roman"/>
                <w:sz w:val="24"/>
                <w:lang w:eastAsia="zh-CN"/>
              </w:rPr>
              <w:t>5.51</w:t>
            </w:r>
          </w:p>
        </w:tc>
        <w:tc>
          <w:tcPr>
            <w:tcW w:w="890" w:type="dxa"/>
            <w:tcBorders>
              <w:top w:val="single" w:sz="4" w:space="0" w:color="auto"/>
              <w:left w:val="single" w:sz="4" w:space="0" w:color="auto"/>
              <w:bottom w:val="single" w:sz="4" w:space="0" w:color="auto"/>
              <w:right w:val="single" w:sz="4" w:space="0" w:color="auto"/>
            </w:tcBorders>
            <w:vAlign w:val="center"/>
          </w:tcPr>
          <w:p w14:paraId="50198898" w14:textId="77777777" w:rsidR="00786B96" w:rsidRPr="00ED2D36" w:rsidRDefault="00786B96">
            <w:pPr>
              <w:pStyle w:val="JCETabletext"/>
              <w:spacing w:line="360" w:lineRule="auto"/>
              <w:jc w:val="both"/>
              <w:rPr>
                <w:rFonts w:ascii="Times New Roman" w:eastAsia="宋体" w:hAnsi="Times New Roman"/>
                <w:sz w:val="24"/>
                <w:lang w:eastAsia="zh-CN"/>
              </w:rPr>
              <w:pPrChange w:id="1276" w:author="SYLZ" w:date="2026-03-27T10:39:00Z">
                <w:pPr>
                  <w:pStyle w:val="JCETabletext"/>
                  <w:framePr w:hSpace="180" w:wrap="around" w:vAnchor="text" w:hAnchor="margin" w:y="289"/>
                  <w:spacing w:line="480" w:lineRule="auto"/>
                  <w:jc w:val="both"/>
                </w:pPr>
              </w:pPrChange>
            </w:pPr>
            <w:r w:rsidRPr="00ED2D36">
              <w:rPr>
                <w:rFonts w:ascii="Times New Roman" w:eastAsia="宋体" w:hAnsi="Times New Roman"/>
                <w:sz w:val="24"/>
                <w:lang w:eastAsia="zh-CN"/>
              </w:rPr>
              <w:t>5.4</w:t>
            </w:r>
          </w:p>
        </w:tc>
        <w:tc>
          <w:tcPr>
            <w:tcW w:w="2409" w:type="dxa"/>
            <w:tcBorders>
              <w:top w:val="single" w:sz="4" w:space="0" w:color="auto"/>
              <w:left w:val="single" w:sz="4" w:space="0" w:color="auto"/>
              <w:bottom w:val="single" w:sz="4" w:space="0" w:color="auto"/>
              <w:right w:val="single" w:sz="4" w:space="0" w:color="auto"/>
            </w:tcBorders>
            <w:vAlign w:val="center"/>
          </w:tcPr>
          <w:p w14:paraId="7E9A21C8" w14:textId="77777777" w:rsidR="00786B96" w:rsidRPr="00ED2D36" w:rsidRDefault="00786B96">
            <w:pPr>
              <w:pStyle w:val="JCETabletext"/>
              <w:spacing w:line="360" w:lineRule="auto"/>
              <w:jc w:val="both"/>
              <w:rPr>
                <w:rFonts w:ascii="Times New Roman" w:eastAsia="宋体" w:hAnsi="Times New Roman"/>
                <w:sz w:val="24"/>
                <w:lang w:eastAsia="zh-CN"/>
              </w:rPr>
              <w:pPrChange w:id="1277" w:author="SYLZ" w:date="2026-03-27T10:39:00Z">
                <w:pPr>
                  <w:pStyle w:val="JCETabletext"/>
                  <w:framePr w:hSpace="180" w:wrap="around" w:vAnchor="text" w:hAnchor="margin" w:y="289"/>
                  <w:spacing w:line="480" w:lineRule="auto"/>
                  <w:jc w:val="both"/>
                </w:pPr>
              </w:pPrChange>
            </w:pPr>
            <w:r w:rsidRPr="00ED2D36">
              <w:rPr>
                <w:rFonts w:ascii="Times New Roman" w:eastAsia="宋体" w:hAnsi="Times New Roman"/>
                <w:sz w:val="24"/>
                <w:lang w:eastAsia="zh-CN"/>
              </w:rPr>
              <w:t>0.50</w:t>
            </w:r>
          </w:p>
        </w:tc>
        <w:tc>
          <w:tcPr>
            <w:tcW w:w="935" w:type="dxa"/>
            <w:tcBorders>
              <w:top w:val="single" w:sz="4" w:space="0" w:color="auto"/>
              <w:left w:val="single" w:sz="4" w:space="0" w:color="auto"/>
              <w:bottom w:val="single" w:sz="4" w:space="0" w:color="auto"/>
              <w:right w:val="single" w:sz="4" w:space="0" w:color="auto"/>
            </w:tcBorders>
            <w:vAlign w:val="center"/>
          </w:tcPr>
          <w:p w14:paraId="7A0EEB71" w14:textId="77777777" w:rsidR="00786B96" w:rsidRPr="00ED2D36" w:rsidRDefault="00786B96">
            <w:pPr>
              <w:pStyle w:val="JCETabletext"/>
              <w:spacing w:line="360" w:lineRule="auto"/>
              <w:jc w:val="both"/>
              <w:rPr>
                <w:rFonts w:ascii="Times New Roman" w:eastAsia="等线" w:hAnsi="Times New Roman"/>
                <w:sz w:val="24"/>
                <w:lang w:eastAsia="zh-CN"/>
              </w:rPr>
              <w:pPrChange w:id="1278"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sz w:val="24"/>
                <w:lang w:eastAsia="zh-CN"/>
              </w:rPr>
              <w:t>11.02</w:t>
            </w:r>
          </w:p>
        </w:tc>
      </w:tr>
      <w:tr w:rsidR="00786B96" w:rsidRPr="00ED2D36" w14:paraId="6D9867AD" w14:textId="77777777" w:rsidTr="00A542C5">
        <w:trPr>
          <w:trHeight w:val="198"/>
        </w:trPr>
        <w:tc>
          <w:tcPr>
            <w:tcW w:w="1017" w:type="dxa"/>
            <w:tcBorders>
              <w:top w:val="single" w:sz="4" w:space="0" w:color="auto"/>
              <w:left w:val="single" w:sz="4" w:space="0" w:color="auto"/>
              <w:bottom w:val="single" w:sz="4" w:space="0" w:color="auto"/>
              <w:right w:val="single" w:sz="4" w:space="0" w:color="auto"/>
            </w:tcBorders>
            <w:vAlign w:val="center"/>
          </w:tcPr>
          <w:p w14:paraId="11FF83E2" w14:textId="77777777" w:rsidR="00786B96" w:rsidRPr="00ED2D36" w:rsidRDefault="00786B96">
            <w:pPr>
              <w:pStyle w:val="JCETabletext"/>
              <w:spacing w:line="360" w:lineRule="auto"/>
              <w:jc w:val="both"/>
              <w:rPr>
                <w:rFonts w:ascii="Times New Roman" w:eastAsiaTheme="minorEastAsia" w:hAnsi="Times New Roman"/>
                <w:sz w:val="24"/>
                <w:lang w:eastAsia="zh-CN"/>
              </w:rPr>
              <w:pPrChange w:id="1279" w:author="SYLZ" w:date="2026-03-27T10:39:00Z">
                <w:pPr>
                  <w:pStyle w:val="JCETabletext"/>
                  <w:framePr w:hSpace="180" w:wrap="around" w:vAnchor="text" w:hAnchor="margin" w:y="289"/>
                  <w:spacing w:line="480" w:lineRule="auto"/>
                  <w:jc w:val="both"/>
                </w:pPr>
              </w:pPrChange>
            </w:pPr>
            <w:r w:rsidRPr="00ED2D36">
              <w:rPr>
                <w:rFonts w:ascii="Times New Roman" w:eastAsiaTheme="minorEastAsia" w:hAnsi="Times New Roman"/>
                <w:color w:val="000000" w:themeColor="text1"/>
                <w:sz w:val="24"/>
                <w:lang w:eastAsia="zh-CN"/>
              </w:rPr>
              <w:t>7</w:t>
            </w:r>
          </w:p>
        </w:tc>
        <w:tc>
          <w:tcPr>
            <w:tcW w:w="975" w:type="dxa"/>
            <w:tcBorders>
              <w:top w:val="single" w:sz="4" w:space="0" w:color="auto"/>
              <w:left w:val="single" w:sz="4" w:space="0" w:color="auto"/>
              <w:bottom w:val="single" w:sz="4" w:space="0" w:color="auto"/>
              <w:right w:val="single" w:sz="4" w:space="0" w:color="auto"/>
            </w:tcBorders>
            <w:vAlign w:val="center"/>
          </w:tcPr>
          <w:p w14:paraId="12733C96"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280"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4.59</w:t>
            </w:r>
          </w:p>
        </w:tc>
        <w:tc>
          <w:tcPr>
            <w:tcW w:w="972" w:type="dxa"/>
            <w:tcBorders>
              <w:top w:val="single" w:sz="4" w:space="0" w:color="auto"/>
              <w:left w:val="single" w:sz="4" w:space="0" w:color="auto"/>
              <w:bottom w:val="single" w:sz="4" w:space="0" w:color="auto"/>
              <w:right w:val="single" w:sz="4" w:space="0" w:color="auto"/>
            </w:tcBorders>
            <w:vAlign w:val="center"/>
          </w:tcPr>
          <w:p w14:paraId="69E804E8"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281"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4.50</w:t>
            </w:r>
          </w:p>
        </w:tc>
        <w:tc>
          <w:tcPr>
            <w:tcW w:w="1108" w:type="dxa"/>
            <w:tcBorders>
              <w:top w:val="single" w:sz="4" w:space="0" w:color="auto"/>
              <w:left w:val="single" w:sz="4" w:space="0" w:color="auto"/>
              <w:bottom w:val="single" w:sz="4" w:space="0" w:color="auto"/>
              <w:right w:val="single" w:sz="4" w:space="0" w:color="auto"/>
            </w:tcBorders>
            <w:vAlign w:val="center"/>
          </w:tcPr>
          <w:p w14:paraId="05111DE3"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282"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6.43</w:t>
            </w:r>
          </w:p>
        </w:tc>
        <w:tc>
          <w:tcPr>
            <w:tcW w:w="890" w:type="dxa"/>
            <w:tcBorders>
              <w:top w:val="single" w:sz="4" w:space="0" w:color="auto"/>
              <w:left w:val="single" w:sz="4" w:space="0" w:color="auto"/>
              <w:bottom w:val="single" w:sz="4" w:space="0" w:color="auto"/>
              <w:right w:val="single" w:sz="4" w:space="0" w:color="auto"/>
            </w:tcBorders>
            <w:vAlign w:val="center"/>
          </w:tcPr>
          <w:p w14:paraId="7CB44CA0"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283"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6.30</w:t>
            </w:r>
          </w:p>
        </w:tc>
        <w:tc>
          <w:tcPr>
            <w:tcW w:w="2409" w:type="dxa"/>
            <w:tcBorders>
              <w:top w:val="single" w:sz="4" w:space="0" w:color="auto"/>
              <w:left w:val="single" w:sz="4" w:space="0" w:color="auto"/>
              <w:bottom w:val="single" w:sz="4" w:space="0" w:color="auto"/>
              <w:right w:val="single" w:sz="4" w:space="0" w:color="auto"/>
            </w:tcBorders>
            <w:vAlign w:val="center"/>
          </w:tcPr>
          <w:p w14:paraId="2BEC9B0D"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284"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0.58</w:t>
            </w:r>
          </w:p>
        </w:tc>
        <w:tc>
          <w:tcPr>
            <w:tcW w:w="935" w:type="dxa"/>
            <w:tcBorders>
              <w:top w:val="single" w:sz="4" w:space="0" w:color="auto"/>
              <w:left w:val="single" w:sz="4" w:space="0" w:color="auto"/>
              <w:bottom w:val="single" w:sz="4" w:space="0" w:color="auto"/>
              <w:right w:val="single" w:sz="4" w:space="0" w:color="auto"/>
            </w:tcBorders>
            <w:vAlign w:val="center"/>
          </w:tcPr>
          <w:p w14:paraId="2F04FE31"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285"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sz w:val="24"/>
              </w:rPr>
              <w:t>11.02</w:t>
            </w:r>
          </w:p>
        </w:tc>
      </w:tr>
      <w:tr w:rsidR="00786B96" w:rsidRPr="00ED2D36" w14:paraId="2D200C12" w14:textId="77777777" w:rsidTr="00A542C5">
        <w:trPr>
          <w:trHeight w:val="198"/>
        </w:trPr>
        <w:tc>
          <w:tcPr>
            <w:tcW w:w="1017" w:type="dxa"/>
            <w:tcBorders>
              <w:top w:val="single" w:sz="4" w:space="0" w:color="auto"/>
              <w:left w:val="single" w:sz="4" w:space="0" w:color="auto"/>
              <w:bottom w:val="single" w:sz="4" w:space="0" w:color="auto"/>
              <w:right w:val="single" w:sz="4" w:space="0" w:color="auto"/>
            </w:tcBorders>
            <w:vAlign w:val="center"/>
          </w:tcPr>
          <w:p w14:paraId="0ACE5BCD" w14:textId="77777777" w:rsidR="00786B96" w:rsidRPr="00ED2D36" w:rsidRDefault="00786B96">
            <w:pPr>
              <w:pStyle w:val="JCETabletext"/>
              <w:spacing w:line="360" w:lineRule="auto"/>
              <w:jc w:val="both"/>
              <w:rPr>
                <w:rFonts w:ascii="Times New Roman" w:eastAsiaTheme="minorEastAsia" w:hAnsi="Times New Roman"/>
                <w:sz w:val="24"/>
                <w:lang w:eastAsia="zh-CN"/>
              </w:rPr>
              <w:pPrChange w:id="1286" w:author="SYLZ" w:date="2026-03-27T10:39:00Z">
                <w:pPr>
                  <w:pStyle w:val="JCETabletext"/>
                  <w:framePr w:hSpace="180" w:wrap="around" w:vAnchor="text" w:hAnchor="margin" w:y="289"/>
                  <w:spacing w:line="480" w:lineRule="auto"/>
                  <w:jc w:val="both"/>
                </w:pPr>
              </w:pPrChange>
            </w:pPr>
            <w:r w:rsidRPr="00ED2D36">
              <w:rPr>
                <w:rFonts w:ascii="Times New Roman" w:eastAsiaTheme="minorEastAsia" w:hAnsi="Times New Roman"/>
                <w:color w:val="000000" w:themeColor="text1"/>
                <w:sz w:val="24"/>
                <w:lang w:eastAsia="zh-CN"/>
              </w:rPr>
              <w:t>8</w:t>
            </w:r>
          </w:p>
        </w:tc>
        <w:tc>
          <w:tcPr>
            <w:tcW w:w="975" w:type="dxa"/>
            <w:tcBorders>
              <w:top w:val="single" w:sz="4" w:space="0" w:color="auto"/>
              <w:left w:val="single" w:sz="4" w:space="0" w:color="auto"/>
              <w:bottom w:val="single" w:sz="4" w:space="0" w:color="auto"/>
              <w:right w:val="single" w:sz="4" w:space="0" w:color="auto"/>
            </w:tcBorders>
            <w:vAlign w:val="center"/>
          </w:tcPr>
          <w:p w14:paraId="29A47601"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287"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3.67</w:t>
            </w:r>
          </w:p>
        </w:tc>
        <w:tc>
          <w:tcPr>
            <w:tcW w:w="972" w:type="dxa"/>
            <w:tcBorders>
              <w:top w:val="single" w:sz="4" w:space="0" w:color="auto"/>
              <w:left w:val="single" w:sz="4" w:space="0" w:color="auto"/>
              <w:bottom w:val="single" w:sz="4" w:space="0" w:color="auto"/>
              <w:right w:val="single" w:sz="4" w:space="0" w:color="auto"/>
            </w:tcBorders>
            <w:vAlign w:val="center"/>
          </w:tcPr>
          <w:p w14:paraId="254FD67D"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288"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3.60</w:t>
            </w:r>
          </w:p>
        </w:tc>
        <w:tc>
          <w:tcPr>
            <w:tcW w:w="1108" w:type="dxa"/>
            <w:tcBorders>
              <w:top w:val="single" w:sz="4" w:space="0" w:color="auto"/>
              <w:left w:val="single" w:sz="4" w:space="0" w:color="auto"/>
              <w:bottom w:val="single" w:sz="4" w:space="0" w:color="auto"/>
              <w:right w:val="single" w:sz="4" w:space="0" w:color="auto"/>
            </w:tcBorders>
            <w:vAlign w:val="center"/>
          </w:tcPr>
          <w:p w14:paraId="02E42FE3"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289"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7.35</w:t>
            </w:r>
          </w:p>
        </w:tc>
        <w:tc>
          <w:tcPr>
            <w:tcW w:w="890" w:type="dxa"/>
            <w:tcBorders>
              <w:top w:val="single" w:sz="4" w:space="0" w:color="auto"/>
              <w:left w:val="single" w:sz="4" w:space="0" w:color="auto"/>
              <w:bottom w:val="single" w:sz="4" w:space="0" w:color="auto"/>
              <w:right w:val="single" w:sz="4" w:space="0" w:color="auto"/>
            </w:tcBorders>
            <w:vAlign w:val="center"/>
          </w:tcPr>
          <w:p w14:paraId="070DCCF8"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290"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7.20</w:t>
            </w:r>
          </w:p>
        </w:tc>
        <w:tc>
          <w:tcPr>
            <w:tcW w:w="2409" w:type="dxa"/>
            <w:tcBorders>
              <w:top w:val="single" w:sz="4" w:space="0" w:color="auto"/>
              <w:left w:val="single" w:sz="4" w:space="0" w:color="auto"/>
              <w:bottom w:val="single" w:sz="4" w:space="0" w:color="auto"/>
              <w:right w:val="single" w:sz="4" w:space="0" w:color="auto"/>
            </w:tcBorders>
            <w:vAlign w:val="center"/>
          </w:tcPr>
          <w:p w14:paraId="377CEDBC"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291"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0.67</w:t>
            </w:r>
          </w:p>
        </w:tc>
        <w:tc>
          <w:tcPr>
            <w:tcW w:w="935" w:type="dxa"/>
            <w:tcBorders>
              <w:top w:val="single" w:sz="4" w:space="0" w:color="auto"/>
              <w:left w:val="single" w:sz="4" w:space="0" w:color="auto"/>
              <w:bottom w:val="single" w:sz="4" w:space="0" w:color="auto"/>
              <w:right w:val="single" w:sz="4" w:space="0" w:color="auto"/>
            </w:tcBorders>
            <w:vAlign w:val="center"/>
          </w:tcPr>
          <w:p w14:paraId="4EB91323"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292"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sz w:val="24"/>
              </w:rPr>
              <w:t>11.02</w:t>
            </w:r>
          </w:p>
        </w:tc>
      </w:tr>
      <w:tr w:rsidR="00786B96" w:rsidRPr="00ED2D36" w14:paraId="3DC234F8" w14:textId="77777777" w:rsidTr="00A542C5">
        <w:trPr>
          <w:trHeight w:val="198"/>
        </w:trPr>
        <w:tc>
          <w:tcPr>
            <w:tcW w:w="1017" w:type="dxa"/>
            <w:tcBorders>
              <w:top w:val="single" w:sz="4" w:space="0" w:color="auto"/>
              <w:left w:val="single" w:sz="4" w:space="0" w:color="auto"/>
              <w:bottom w:val="single" w:sz="4" w:space="0" w:color="auto"/>
              <w:right w:val="single" w:sz="4" w:space="0" w:color="auto"/>
            </w:tcBorders>
            <w:vAlign w:val="center"/>
          </w:tcPr>
          <w:p w14:paraId="417BC6A9" w14:textId="77777777" w:rsidR="00786B96" w:rsidRPr="00ED2D36" w:rsidRDefault="00786B96">
            <w:pPr>
              <w:pStyle w:val="JCETabletext"/>
              <w:spacing w:line="360" w:lineRule="auto"/>
              <w:jc w:val="both"/>
              <w:rPr>
                <w:rFonts w:ascii="Times New Roman" w:eastAsiaTheme="minorEastAsia" w:hAnsi="Times New Roman"/>
                <w:sz w:val="24"/>
                <w:lang w:eastAsia="zh-CN"/>
              </w:rPr>
              <w:pPrChange w:id="1293" w:author="SYLZ" w:date="2026-03-27T10:39:00Z">
                <w:pPr>
                  <w:pStyle w:val="JCETabletext"/>
                  <w:framePr w:hSpace="180" w:wrap="around" w:vAnchor="text" w:hAnchor="margin" w:y="289"/>
                  <w:spacing w:line="480" w:lineRule="auto"/>
                  <w:jc w:val="both"/>
                </w:pPr>
              </w:pPrChange>
            </w:pPr>
            <w:r w:rsidRPr="00ED2D36">
              <w:rPr>
                <w:rFonts w:ascii="Times New Roman" w:eastAsiaTheme="minorEastAsia" w:hAnsi="Times New Roman"/>
                <w:color w:val="000000" w:themeColor="text1"/>
                <w:sz w:val="24"/>
                <w:lang w:eastAsia="zh-CN"/>
              </w:rPr>
              <w:t>9</w:t>
            </w:r>
          </w:p>
        </w:tc>
        <w:tc>
          <w:tcPr>
            <w:tcW w:w="975" w:type="dxa"/>
            <w:tcBorders>
              <w:top w:val="single" w:sz="4" w:space="0" w:color="auto"/>
              <w:left w:val="single" w:sz="4" w:space="0" w:color="auto"/>
              <w:bottom w:val="single" w:sz="4" w:space="0" w:color="auto"/>
              <w:right w:val="single" w:sz="4" w:space="0" w:color="auto"/>
            </w:tcBorders>
            <w:vAlign w:val="center"/>
          </w:tcPr>
          <w:p w14:paraId="44811D1B"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294"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2.76</w:t>
            </w:r>
          </w:p>
        </w:tc>
        <w:tc>
          <w:tcPr>
            <w:tcW w:w="972" w:type="dxa"/>
            <w:tcBorders>
              <w:top w:val="single" w:sz="4" w:space="0" w:color="auto"/>
              <w:left w:val="single" w:sz="4" w:space="0" w:color="auto"/>
              <w:bottom w:val="single" w:sz="4" w:space="0" w:color="auto"/>
              <w:right w:val="single" w:sz="4" w:space="0" w:color="auto"/>
            </w:tcBorders>
            <w:vAlign w:val="center"/>
          </w:tcPr>
          <w:p w14:paraId="28467B3D"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295"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2.70</w:t>
            </w:r>
          </w:p>
        </w:tc>
        <w:tc>
          <w:tcPr>
            <w:tcW w:w="1108" w:type="dxa"/>
            <w:tcBorders>
              <w:top w:val="single" w:sz="4" w:space="0" w:color="auto"/>
              <w:left w:val="single" w:sz="4" w:space="0" w:color="auto"/>
              <w:bottom w:val="single" w:sz="4" w:space="0" w:color="auto"/>
              <w:right w:val="single" w:sz="4" w:space="0" w:color="auto"/>
            </w:tcBorders>
            <w:vAlign w:val="center"/>
          </w:tcPr>
          <w:p w14:paraId="32F29240"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296"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8.27</w:t>
            </w:r>
          </w:p>
        </w:tc>
        <w:tc>
          <w:tcPr>
            <w:tcW w:w="890" w:type="dxa"/>
            <w:tcBorders>
              <w:top w:val="single" w:sz="4" w:space="0" w:color="auto"/>
              <w:left w:val="single" w:sz="4" w:space="0" w:color="auto"/>
              <w:bottom w:val="single" w:sz="4" w:space="0" w:color="auto"/>
              <w:right w:val="single" w:sz="4" w:space="0" w:color="auto"/>
            </w:tcBorders>
            <w:vAlign w:val="center"/>
          </w:tcPr>
          <w:p w14:paraId="1EE178D8"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297"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8.10</w:t>
            </w:r>
          </w:p>
        </w:tc>
        <w:tc>
          <w:tcPr>
            <w:tcW w:w="2409" w:type="dxa"/>
            <w:tcBorders>
              <w:top w:val="single" w:sz="4" w:space="0" w:color="auto"/>
              <w:left w:val="single" w:sz="4" w:space="0" w:color="auto"/>
              <w:bottom w:val="single" w:sz="4" w:space="0" w:color="auto"/>
              <w:right w:val="single" w:sz="4" w:space="0" w:color="auto"/>
            </w:tcBorders>
            <w:vAlign w:val="center"/>
          </w:tcPr>
          <w:p w14:paraId="4AE5B6E8"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298"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0.75</w:t>
            </w:r>
          </w:p>
        </w:tc>
        <w:tc>
          <w:tcPr>
            <w:tcW w:w="935" w:type="dxa"/>
            <w:tcBorders>
              <w:top w:val="single" w:sz="4" w:space="0" w:color="auto"/>
              <w:left w:val="single" w:sz="4" w:space="0" w:color="auto"/>
              <w:bottom w:val="single" w:sz="4" w:space="0" w:color="auto"/>
              <w:right w:val="single" w:sz="4" w:space="0" w:color="auto"/>
            </w:tcBorders>
            <w:vAlign w:val="center"/>
          </w:tcPr>
          <w:p w14:paraId="69A6C436"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299"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sz w:val="24"/>
              </w:rPr>
              <w:t>11.02</w:t>
            </w:r>
          </w:p>
        </w:tc>
      </w:tr>
      <w:tr w:rsidR="00786B96" w:rsidRPr="00ED2D36" w14:paraId="7889DB27" w14:textId="77777777" w:rsidTr="00A542C5">
        <w:trPr>
          <w:trHeight w:val="198"/>
        </w:trPr>
        <w:tc>
          <w:tcPr>
            <w:tcW w:w="1017" w:type="dxa"/>
            <w:tcBorders>
              <w:top w:val="single" w:sz="4" w:space="0" w:color="auto"/>
              <w:left w:val="single" w:sz="4" w:space="0" w:color="auto"/>
              <w:bottom w:val="single" w:sz="4" w:space="0" w:color="auto"/>
              <w:right w:val="single" w:sz="4" w:space="0" w:color="auto"/>
            </w:tcBorders>
            <w:vAlign w:val="center"/>
          </w:tcPr>
          <w:p w14:paraId="5E76D067" w14:textId="77777777" w:rsidR="00786B96" w:rsidRPr="00ED2D36" w:rsidRDefault="00786B96">
            <w:pPr>
              <w:pStyle w:val="JCETabletext"/>
              <w:spacing w:line="360" w:lineRule="auto"/>
              <w:jc w:val="both"/>
              <w:rPr>
                <w:rFonts w:ascii="Times New Roman" w:eastAsiaTheme="minorEastAsia" w:hAnsi="Times New Roman"/>
                <w:sz w:val="24"/>
                <w:lang w:eastAsia="zh-CN"/>
              </w:rPr>
              <w:pPrChange w:id="1300" w:author="SYLZ" w:date="2026-03-27T10:39:00Z">
                <w:pPr>
                  <w:pStyle w:val="JCETabletext"/>
                  <w:framePr w:hSpace="180" w:wrap="around" w:vAnchor="text" w:hAnchor="margin" w:y="289"/>
                  <w:spacing w:line="480" w:lineRule="auto"/>
                  <w:jc w:val="both"/>
                </w:pPr>
              </w:pPrChange>
            </w:pPr>
            <w:r w:rsidRPr="00ED2D36">
              <w:rPr>
                <w:rFonts w:ascii="Times New Roman" w:eastAsiaTheme="minorEastAsia" w:hAnsi="Times New Roman"/>
                <w:color w:val="000000" w:themeColor="text1"/>
                <w:sz w:val="24"/>
                <w:lang w:eastAsia="zh-CN"/>
              </w:rPr>
              <w:t>10</w:t>
            </w:r>
          </w:p>
        </w:tc>
        <w:tc>
          <w:tcPr>
            <w:tcW w:w="975" w:type="dxa"/>
            <w:tcBorders>
              <w:top w:val="single" w:sz="4" w:space="0" w:color="auto"/>
              <w:left w:val="single" w:sz="4" w:space="0" w:color="auto"/>
              <w:bottom w:val="single" w:sz="4" w:space="0" w:color="auto"/>
              <w:right w:val="single" w:sz="4" w:space="0" w:color="auto"/>
            </w:tcBorders>
            <w:vAlign w:val="center"/>
          </w:tcPr>
          <w:p w14:paraId="0F25F61C"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301"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1.84</w:t>
            </w:r>
          </w:p>
        </w:tc>
        <w:tc>
          <w:tcPr>
            <w:tcW w:w="972" w:type="dxa"/>
            <w:tcBorders>
              <w:top w:val="single" w:sz="4" w:space="0" w:color="auto"/>
              <w:left w:val="single" w:sz="4" w:space="0" w:color="auto"/>
              <w:bottom w:val="single" w:sz="4" w:space="0" w:color="auto"/>
              <w:right w:val="single" w:sz="4" w:space="0" w:color="auto"/>
            </w:tcBorders>
            <w:vAlign w:val="center"/>
          </w:tcPr>
          <w:p w14:paraId="3E5F38DC"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302"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1.80</w:t>
            </w:r>
          </w:p>
        </w:tc>
        <w:tc>
          <w:tcPr>
            <w:tcW w:w="1108" w:type="dxa"/>
            <w:tcBorders>
              <w:top w:val="single" w:sz="4" w:space="0" w:color="auto"/>
              <w:left w:val="single" w:sz="4" w:space="0" w:color="auto"/>
              <w:bottom w:val="single" w:sz="4" w:space="0" w:color="auto"/>
              <w:right w:val="single" w:sz="4" w:space="0" w:color="auto"/>
            </w:tcBorders>
            <w:vAlign w:val="center"/>
          </w:tcPr>
          <w:p w14:paraId="66151B99"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303"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9.18</w:t>
            </w:r>
          </w:p>
        </w:tc>
        <w:tc>
          <w:tcPr>
            <w:tcW w:w="890" w:type="dxa"/>
            <w:tcBorders>
              <w:top w:val="single" w:sz="4" w:space="0" w:color="auto"/>
              <w:left w:val="single" w:sz="4" w:space="0" w:color="auto"/>
              <w:bottom w:val="single" w:sz="4" w:space="0" w:color="auto"/>
              <w:right w:val="single" w:sz="4" w:space="0" w:color="auto"/>
            </w:tcBorders>
            <w:vAlign w:val="center"/>
          </w:tcPr>
          <w:p w14:paraId="52D0A7F4"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304"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9.00</w:t>
            </w:r>
          </w:p>
        </w:tc>
        <w:tc>
          <w:tcPr>
            <w:tcW w:w="2409" w:type="dxa"/>
            <w:tcBorders>
              <w:top w:val="single" w:sz="4" w:space="0" w:color="auto"/>
              <w:left w:val="single" w:sz="4" w:space="0" w:color="auto"/>
              <w:bottom w:val="single" w:sz="4" w:space="0" w:color="auto"/>
              <w:right w:val="single" w:sz="4" w:space="0" w:color="auto"/>
            </w:tcBorders>
            <w:vAlign w:val="center"/>
          </w:tcPr>
          <w:p w14:paraId="29C820A5"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305"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0.83</w:t>
            </w:r>
          </w:p>
        </w:tc>
        <w:tc>
          <w:tcPr>
            <w:tcW w:w="935" w:type="dxa"/>
            <w:tcBorders>
              <w:top w:val="single" w:sz="4" w:space="0" w:color="auto"/>
              <w:left w:val="single" w:sz="4" w:space="0" w:color="auto"/>
              <w:bottom w:val="single" w:sz="4" w:space="0" w:color="auto"/>
              <w:right w:val="single" w:sz="4" w:space="0" w:color="auto"/>
            </w:tcBorders>
            <w:vAlign w:val="center"/>
          </w:tcPr>
          <w:p w14:paraId="7D992E15"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306"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sz w:val="24"/>
              </w:rPr>
              <w:t>11.02</w:t>
            </w:r>
          </w:p>
        </w:tc>
      </w:tr>
      <w:tr w:rsidR="00786B96" w:rsidRPr="00ED2D36" w14:paraId="7C36C333" w14:textId="77777777" w:rsidTr="00A542C5">
        <w:trPr>
          <w:trHeight w:val="198"/>
        </w:trPr>
        <w:tc>
          <w:tcPr>
            <w:tcW w:w="1017" w:type="dxa"/>
            <w:tcBorders>
              <w:top w:val="single" w:sz="4" w:space="0" w:color="auto"/>
              <w:left w:val="single" w:sz="4" w:space="0" w:color="auto"/>
              <w:bottom w:val="single" w:sz="4" w:space="0" w:color="auto"/>
              <w:right w:val="single" w:sz="4" w:space="0" w:color="auto"/>
            </w:tcBorders>
            <w:vAlign w:val="center"/>
          </w:tcPr>
          <w:p w14:paraId="5BA96D5D" w14:textId="77777777" w:rsidR="00786B96" w:rsidRPr="00ED2D36" w:rsidRDefault="00786B96">
            <w:pPr>
              <w:pStyle w:val="JCETabletext"/>
              <w:spacing w:line="360" w:lineRule="auto"/>
              <w:jc w:val="both"/>
              <w:rPr>
                <w:rFonts w:ascii="Times New Roman" w:eastAsiaTheme="minorEastAsia" w:hAnsi="Times New Roman"/>
                <w:sz w:val="24"/>
                <w:lang w:eastAsia="zh-CN"/>
              </w:rPr>
              <w:pPrChange w:id="1307" w:author="SYLZ" w:date="2026-03-27T10:39:00Z">
                <w:pPr>
                  <w:pStyle w:val="JCETabletext"/>
                  <w:framePr w:hSpace="180" w:wrap="around" w:vAnchor="text" w:hAnchor="margin" w:y="289"/>
                  <w:spacing w:line="480" w:lineRule="auto"/>
                  <w:jc w:val="both"/>
                </w:pPr>
              </w:pPrChange>
            </w:pPr>
            <w:r w:rsidRPr="00ED2D36">
              <w:rPr>
                <w:rFonts w:ascii="Times New Roman" w:hAnsi="Times New Roman"/>
                <w:color w:val="000000" w:themeColor="text1"/>
                <w:sz w:val="24"/>
              </w:rPr>
              <w:t>1</w:t>
            </w:r>
            <w:r w:rsidRPr="00ED2D36">
              <w:rPr>
                <w:rFonts w:ascii="Times New Roman" w:eastAsiaTheme="minorEastAsia" w:hAnsi="Times New Roman"/>
                <w:color w:val="000000" w:themeColor="text1"/>
                <w:sz w:val="24"/>
                <w:lang w:eastAsia="zh-CN"/>
              </w:rPr>
              <w:t>1</w:t>
            </w:r>
          </w:p>
        </w:tc>
        <w:tc>
          <w:tcPr>
            <w:tcW w:w="975" w:type="dxa"/>
            <w:tcBorders>
              <w:top w:val="single" w:sz="4" w:space="0" w:color="auto"/>
              <w:left w:val="single" w:sz="4" w:space="0" w:color="auto"/>
              <w:bottom w:val="single" w:sz="4" w:space="0" w:color="auto"/>
              <w:right w:val="single" w:sz="4" w:space="0" w:color="auto"/>
            </w:tcBorders>
            <w:vAlign w:val="center"/>
          </w:tcPr>
          <w:p w14:paraId="0DD56EEA"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308"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0.92</w:t>
            </w:r>
          </w:p>
        </w:tc>
        <w:tc>
          <w:tcPr>
            <w:tcW w:w="972" w:type="dxa"/>
            <w:tcBorders>
              <w:top w:val="single" w:sz="4" w:space="0" w:color="auto"/>
              <w:left w:val="single" w:sz="4" w:space="0" w:color="auto"/>
              <w:bottom w:val="single" w:sz="4" w:space="0" w:color="auto"/>
              <w:right w:val="single" w:sz="4" w:space="0" w:color="auto"/>
            </w:tcBorders>
            <w:vAlign w:val="center"/>
          </w:tcPr>
          <w:p w14:paraId="500CD096"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309"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0.90</w:t>
            </w:r>
          </w:p>
        </w:tc>
        <w:tc>
          <w:tcPr>
            <w:tcW w:w="1108" w:type="dxa"/>
            <w:tcBorders>
              <w:top w:val="single" w:sz="4" w:space="0" w:color="auto"/>
              <w:left w:val="single" w:sz="4" w:space="0" w:color="auto"/>
              <w:bottom w:val="single" w:sz="4" w:space="0" w:color="auto"/>
              <w:right w:val="single" w:sz="4" w:space="0" w:color="auto"/>
            </w:tcBorders>
            <w:vAlign w:val="center"/>
          </w:tcPr>
          <w:p w14:paraId="16AAF292"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310"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10.10</w:t>
            </w:r>
          </w:p>
        </w:tc>
        <w:tc>
          <w:tcPr>
            <w:tcW w:w="890" w:type="dxa"/>
            <w:tcBorders>
              <w:top w:val="single" w:sz="4" w:space="0" w:color="auto"/>
              <w:left w:val="single" w:sz="4" w:space="0" w:color="auto"/>
              <w:bottom w:val="single" w:sz="4" w:space="0" w:color="auto"/>
              <w:right w:val="single" w:sz="4" w:space="0" w:color="auto"/>
            </w:tcBorders>
            <w:vAlign w:val="center"/>
          </w:tcPr>
          <w:p w14:paraId="372889FB"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311"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9.90</w:t>
            </w:r>
          </w:p>
        </w:tc>
        <w:tc>
          <w:tcPr>
            <w:tcW w:w="2409" w:type="dxa"/>
            <w:tcBorders>
              <w:top w:val="single" w:sz="4" w:space="0" w:color="auto"/>
              <w:left w:val="single" w:sz="4" w:space="0" w:color="auto"/>
              <w:bottom w:val="single" w:sz="4" w:space="0" w:color="auto"/>
              <w:right w:val="single" w:sz="4" w:space="0" w:color="auto"/>
            </w:tcBorders>
            <w:vAlign w:val="center"/>
          </w:tcPr>
          <w:p w14:paraId="29422BD7"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312"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0.92</w:t>
            </w:r>
          </w:p>
        </w:tc>
        <w:tc>
          <w:tcPr>
            <w:tcW w:w="935" w:type="dxa"/>
            <w:tcBorders>
              <w:top w:val="single" w:sz="4" w:space="0" w:color="auto"/>
              <w:left w:val="single" w:sz="4" w:space="0" w:color="auto"/>
              <w:bottom w:val="single" w:sz="4" w:space="0" w:color="auto"/>
              <w:right w:val="single" w:sz="4" w:space="0" w:color="auto"/>
            </w:tcBorders>
            <w:vAlign w:val="center"/>
          </w:tcPr>
          <w:p w14:paraId="6A989FC9"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313"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sz w:val="24"/>
              </w:rPr>
              <w:t>11.02</w:t>
            </w:r>
          </w:p>
        </w:tc>
      </w:tr>
    </w:tbl>
    <w:p w14:paraId="43C61E64" w14:textId="77777777" w:rsidR="000B220A" w:rsidRPr="00ED2D36" w:rsidRDefault="000B220A">
      <w:pPr>
        <w:spacing w:line="360" w:lineRule="auto"/>
        <w:jc w:val="both"/>
        <w:rPr>
          <w:rFonts w:eastAsiaTheme="minorEastAsia"/>
          <w:sz w:val="24"/>
        </w:rPr>
        <w:pPrChange w:id="1314" w:author="SYLZ" w:date="2026-03-27T10:39:00Z">
          <w:pPr>
            <w:spacing w:line="480" w:lineRule="auto"/>
            <w:jc w:val="both"/>
          </w:pPr>
        </w:pPrChange>
      </w:pPr>
    </w:p>
    <w:p w14:paraId="30E7C99D" w14:textId="77777777" w:rsidR="00786B96" w:rsidRPr="00ED2D36" w:rsidRDefault="00786B96">
      <w:pPr>
        <w:spacing w:line="360" w:lineRule="auto"/>
        <w:jc w:val="both"/>
        <w:rPr>
          <w:rFonts w:eastAsiaTheme="minorEastAsia"/>
          <w:sz w:val="24"/>
        </w:rPr>
        <w:pPrChange w:id="1315" w:author="SYLZ" w:date="2026-03-27T10:39:00Z">
          <w:pPr>
            <w:spacing w:line="480" w:lineRule="auto"/>
            <w:jc w:val="both"/>
          </w:pPr>
        </w:pPrChange>
      </w:pPr>
    </w:p>
    <w:p w14:paraId="06D72E20" w14:textId="10108CE9" w:rsidR="00786B96" w:rsidRPr="00ED2D36" w:rsidRDefault="00786B96">
      <w:pPr>
        <w:widowControl/>
        <w:spacing w:after="0" w:line="360" w:lineRule="auto"/>
        <w:jc w:val="both"/>
        <w:rPr>
          <w:rFonts w:eastAsiaTheme="minorEastAsia"/>
          <w:sz w:val="24"/>
        </w:rPr>
        <w:pPrChange w:id="1316" w:author="SYLZ" w:date="2026-03-27T10:39:00Z">
          <w:pPr>
            <w:widowControl/>
            <w:spacing w:after="0" w:line="240" w:lineRule="auto"/>
            <w:jc w:val="both"/>
          </w:pPr>
        </w:pPrChange>
      </w:pPr>
      <w:r w:rsidRPr="00ED2D36">
        <w:rPr>
          <w:rFonts w:eastAsiaTheme="minorEastAsia"/>
          <w:sz w:val="24"/>
        </w:rPr>
        <w:br w:type="page"/>
      </w:r>
    </w:p>
    <w:p w14:paraId="25F7975D" w14:textId="05A79C48" w:rsidR="00786B96" w:rsidRDefault="00AB371E" w:rsidP="00AB371E">
      <w:pPr>
        <w:pStyle w:val="1"/>
        <w:spacing w:before="249" w:line="360" w:lineRule="auto"/>
        <w:jc w:val="both"/>
        <w:rPr>
          <w:ins w:id="1317" w:author="chao zhang" w:date="2026-05-04T20:34:00Z"/>
          <w:rFonts w:eastAsiaTheme="minorEastAsia"/>
          <w:color w:val="000000" w:themeColor="text1"/>
          <w:sz w:val="24"/>
        </w:rPr>
      </w:pPr>
      <w:bookmarkStart w:id="1318" w:name="Xb298e2b770a74a01082a9e17d126cfcb3718089"/>
      <w:bookmarkStart w:id="1319" w:name="_Toc228955509"/>
      <w:ins w:id="1320" w:author="SYLZ" w:date="2026-03-27T15:32:00Z">
        <w:r>
          <w:rPr>
            <w:rFonts w:eastAsiaTheme="minorEastAsia" w:hint="eastAsia"/>
            <w:color w:val="000000" w:themeColor="text1"/>
            <w:sz w:val="24"/>
          </w:rPr>
          <w:lastRenderedPageBreak/>
          <w:t xml:space="preserve">Section 4 </w:t>
        </w:r>
      </w:ins>
      <w:ins w:id="1321" w:author="chao zhang" w:date="2026-05-04T20:33:00Z">
        <w:r w:rsidR="00486260" w:rsidRPr="00FD6848">
          <w:t>A</w:t>
        </w:r>
        <w:r w:rsidR="00486260" w:rsidRPr="00FD6848">
          <w:rPr>
            <w:rFonts w:hint="eastAsia"/>
          </w:rPr>
          <w:t>daptive PID baseline</w:t>
        </w:r>
      </w:ins>
      <w:ins w:id="1322" w:author="chao zhang" w:date="2026-05-04T20:34:00Z">
        <w:r w:rsidR="00486260">
          <w:rPr>
            <w:rFonts w:eastAsiaTheme="minorEastAsia" w:hint="eastAsia"/>
          </w:rPr>
          <w:t>,</w:t>
        </w:r>
        <w:r w:rsidR="00486260">
          <w:rPr>
            <w:rFonts w:eastAsiaTheme="minorEastAsia" w:hint="eastAsia"/>
            <w:color w:val="000000" w:themeColor="text1"/>
            <w:sz w:val="24"/>
          </w:rPr>
          <w:t xml:space="preserve"> </w:t>
        </w:r>
      </w:ins>
      <w:r w:rsidR="00786B96" w:rsidRPr="00ED2D36">
        <w:rPr>
          <w:color w:val="000000" w:themeColor="text1"/>
          <w:sz w:val="24"/>
        </w:rPr>
        <w:t>Bayesian Updating and Reinforcement Learning</w:t>
      </w:r>
      <w:bookmarkEnd w:id="1319"/>
    </w:p>
    <w:p w14:paraId="37543BBF" w14:textId="77777777" w:rsidR="00630AF3" w:rsidRDefault="00EC6D20">
      <w:pPr>
        <w:pStyle w:val="2"/>
        <w:spacing w:after="0" w:line="360" w:lineRule="auto"/>
        <w:jc w:val="both"/>
        <w:rPr>
          <w:ins w:id="1323" w:author="chao zhang" w:date="2026-05-06T10:06:00Z"/>
          <w:rFonts w:ascii="Times New Roman" w:eastAsiaTheme="minorEastAsia" w:hAnsi="Times New Roman" w:cs="Times New Roman"/>
          <w:color w:val="auto"/>
          <w:sz w:val="24"/>
          <w:szCs w:val="24"/>
        </w:rPr>
        <w:pPrChange w:id="1324" w:author="chao zhang" w:date="2026-05-06T10:06:00Z">
          <w:pPr>
            <w:pStyle w:val="2"/>
            <w:spacing w:line="360" w:lineRule="auto"/>
            <w:jc w:val="both"/>
          </w:pPr>
        </w:pPrChange>
      </w:pPr>
      <w:bookmarkStart w:id="1325" w:name="_Toc228955510"/>
      <w:ins w:id="1326" w:author="chao zhang" w:date="2026-05-06T10:05:00Z">
        <w:r w:rsidRPr="002C32B1">
          <w:rPr>
            <w:rFonts w:ascii="Times New Roman" w:eastAsia="Times New Roman" w:hAnsi="Times New Roman" w:cs="Times New Roman" w:hint="eastAsia"/>
            <w:color w:val="auto"/>
            <w:sz w:val="24"/>
            <w:szCs w:val="24"/>
          </w:rPr>
          <w:t>Adaptive PID baseline</w:t>
        </w:r>
      </w:ins>
      <w:bookmarkEnd w:id="1325"/>
    </w:p>
    <w:p w14:paraId="4448E33C" w14:textId="3B409300" w:rsidR="0065432E" w:rsidRPr="00630AF3" w:rsidRDefault="0065432E">
      <w:pPr>
        <w:rPr>
          <w:ins w:id="1327" w:author="chao zhang" w:date="2026-05-06T10:04:00Z"/>
          <w:rFonts w:eastAsiaTheme="minorEastAsia"/>
          <w:color w:val="000000" w:themeColor="text1"/>
          <w:kern w:val="0"/>
          <w:sz w:val="24"/>
          <w14:ligatures w14:val="none"/>
        </w:rPr>
        <w:pPrChange w:id="1328" w:author="chao zhang" w:date="2026-05-06T10:06:00Z">
          <w:pPr>
            <w:jc w:val="both"/>
          </w:pPr>
        </w:pPrChange>
      </w:pPr>
      <w:ins w:id="1329" w:author="chao zhang" w:date="2026-05-06T10:04:00Z">
        <w:r w:rsidRPr="00E45B0E">
          <w:rPr>
            <w:rFonts w:eastAsiaTheme="minorEastAsia"/>
          </w:rPr>
          <w:br/>
        </w:r>
        <w:r w:rsidRPr="00630AF3">
          <w:rPr>
            <w:rFonts w:eastAsiaTheme="minorEastAsia"/>
            <w:rPrChange w:id="1330" w:author="chao zhang" w:date="2026-05-06T10:06:00Z">
              <w:rPr>
                <w:rFonts w:eastAsiaTheme="minorEastAsia"/>
                <w:color w:val="000000" w:themeColor="text1"/>
                <w:kern w:val="0"/>
                <w:sz w:val="24"/>
                <w14:ligatures w14:val="none"/>
              </w:rPr>
            </w:rPrChange>
          </w:rPr>
          <w:t xml:space="preserve">To provide a classical feedback benchmark, we implemented an adaptive PID controller in the same simulated pH-adjustment environment. The controller outputs only a positive dosing volume; the simulator determines the reagent identity from the current pH, i.e., base is added when the current pH is below the target pH, and acid is added when it is at or above the target </w:t>
        </w:r>
        <w:proofErr w:type="spellStart"/>
        <w:r w:rsidRPr="00630AF3">
          <w:rPr>
            <w:rFonts w:eastAsiaTheme="minorEastAsia"/>
            <w:rPrChange w:id="1331" w:author="chao zhang" w:date="2026-05-06T10:06:00Z">
              <w:rPr>
                <w:rFonts w:eastAsiaTheme="minorEastAsia"/>
                <w:color w:val="000000" w:themeColor="text1"/>
                <w:kern w:val="0"/>
                <w:sz w:val="24"/>
                <w14:ligatures w14:val="none"/>
              </w:rPr>
            </w:rPrChange>
          </w:rPr>
          <w:t>pH.</w:t>
        </w:r>
        <w:proofErr w:type="spellEnd"/>
      </w:ins>
    </w:p>
    <w:p w14:paraId="3B424EF0" w14:textId="77777777" w:rsidR="0065432E" w:rsidRPr="00630AF3" w:rsidRDefault="0065432E">
      <w:pPr>
        <w:pStyle w:val="a3"/>
        <w:rPr>
          <w:ins w:id="1332" w:author="chao zhang" w:date="2026-05-06T10:04:00Z"/>
          <w:color w:val="000000" w:themeColor="text1"/>
        </w:rPr>
        <w:pPrChange w:id="1333" w:author="chao zhang" w:date="2026-05-06T10:05:00Z">
          <w:pPr>
            <w:jc w:val="both"/>
          </w:pPr>
        </w:pPrChange>
      </w:pPr>
      <w:ins w:id="1334" w:author="chao zhang" w:date="2026-05-06T10:04:00Z">
        <w:r w:rsidRPr="00630AF3">
          <w:rPr>
            <w:rFonts w:ascii="Times New Roman" w:hAnsi="Times New Roman" w:cs="Times New Roman"/>
            <w:color w:val="000000" w:themeColor="text1"/>
          </w:rPr>
          <w:t xml:space="preserve">At step </w:t>
        </w:r>
        <w:r w:rsidRPr="00630AF3">
          <w:rPr>
            <w:rFonts w:ascii="Times New Roman" w:hAnsi="Times New Roman" w:cs="Times New Roman"/>
            <w:color w:val="000000" w:themeColor="text1"/>
            <w:rPrChange w:id="1335" w:author="chao zhang" w:date="2026-05-06T10:05:00Z">
              <w:rPr>
                <w:b/>
                <w:bCs/>
                <w:i/>
                <w:iCs/>
                <w:color w:val="000000" w:themeColor="text1"/>
              </w:rPr>
            </w:rPrChange>
          </w:rPr>
          <w:t>t</w:t>
        </w:r>
        <w:r w:rsidRPr="00630AF3">
          <w:rPr>
            <w:rFonts w:ascii="Times New Roman" w:hAnsi="Times New Roman" w:cs="Times New Roman"/>
            <w:color w:val="000000" w:themeColor="text1"/>
          </w:rPr>
          <w:t xml:space="preserve">, let </w:t>
        </w:r>
      </w:ins>
      <m:oMath>
        <m:r>
          <w:ins w:id="1336" w:author="chao zhang" w:date="2026-05-06T10:04:00Z">
            <m:rPr>
              <m:sty m:val="bi"/>
            </m:rPr>
            <w:rPr>
              <w:rFonts w:ascii="Cambria Math" w:hAnsi="Cambria Math" w:cs="Times New Roman"/>
              <w:color w:val="000000" w:themeColor="text1"/>
              <w:rPrChange w:id="1337" w:author="chao zhang" w:date="2026-05-06T10:05:00Z">
                <w:rPr>
                  <w:rFonts w:ascii="Cambria Math" w:hAnsi="Cambria Math"/>
                </w:rPr>
              </w:rPrChange>
            </w:rPr>
            <m:t>p</m:t>
          </w:ins>
        </m:r>
        <m:sSub>
          <m:sSubPr>
            <m:ctrlPr>
              <w:ins w:id="1338" w:author="chao zhang" w:date="2026-05-06T10:04:00Z">
                <w:rPr>
                  <w:rFonts w:ascii="Cambria Math" w:hAnsi="Cambria Math" w:cs="Times New Roman"/>
                  <w:color w:val="000000" w:themeColor="text1"/>
                </w:rPr>
              </w:ins>
            </m:ctrlPr>
          </m:sSubPr>
          <m:e>
            <m:r>
              <w:ins w:id="1339" w:author="chao zhang" w:date="2026-05-06T10:04:00Z">
                <m:rPr>
                  <m:sty m:val="bi"/>
                </m:rPr>
                <w:rPr>
                  <w:rFonts w:ascii="Cambria Math" w:hAnsi="Cambria Math" w:cs="Times New Roman"/>
                  <w:color w:val="000000" w:themeColor="text1"/>
                  <w:rPrChange w:id="1340" w:author="chao zhang" w:date="2026-05-06T10:05:00Z">
                    <w:rPr>
                      <w:rFonts w:ascii="Cambria Math" w:hAnsi="Cambria Math"/>
                    </w:rPr>
                  </w:rPrChange>
                </w:rPr>
                <m:t>H</m:t>
              </w:ins>
            </m:r>
          </m:e>
          <m:sub>
            <m:r>
              <w:ins w:id="1341" w:author="chao zhang" w:date="2026-05-06T10:04:00Z">
                <m:rPr>
                  <m:sty m:val="bi"/>
                </m:rPr>
                <w:rPr>
                  <w:rFonts w:ascii="Cambria Math" w:hAnsi="Cambria Math" w:cs="Times New Roman"/>
                  <w:color w:val="000000" w:themeColor="text1"/>
                  <w:rPrChange w:id="1342" w:author="chao zhang" w:date="2026-05-06T10:05:00Z">
                    <w:rPr>
                      <w:rFonts w:ascii="Cambria Math" w:hAnsi="Cambria Math"/>
                    </w:rPr>
                  </w:rPrChange>
                </w:rPr>
                <m:t>t</m:t>
              </w:ins>
            </m:r>
          </m:sub>
        </m:sSub>
      </m:oMath>
      <w:ins w:id="1343" w:author="chao zhang" w:date="2026-05-06T10:04:00Z">
        <w:r w:rsidRPr="00630AF3">
          <w:rPr>
            <w:rFonts w:ascii="Times New Roman" w:hAnsi="Times New Roman" w:cs="Times New Roman"/>
            <w:color w:val="000000" w:themeColor="text1"/>
          </w:rPr>
          <w:t xml:space="preserve"> denote the current pH and </w:t>
        </w:r>
      </w:ins>
      <m:oMath>
        <m:r>
          <w:ins w:id="1344" w:author="chao zhang" w:date="2026-05-06T10:04:00Z">
            <m:rPr>
              <m:sty m:val="bi"/>
            </m:rPr>
            <w:rPr>
              <w:rFonts w:ascii="Cambria Math" w:hAnsi="Cambria Math" w:cs="Times New Roman"/>
              <w:color w:val="000000" w:themeColor="text1"/>
              <w:rPrChange w:id="1345" w:author="chao zhang" w:date="2026-05-06T10:05:00Z">
                <w:rPr>
                  <w:rFonts w:ascii="Cambria Math" w:hAnsi="Cambria Math"/>
                </w:rPr>
              </w:rPrChange>
            </w:rPr>
            <m:t>p</m:t>
          </w:ins>
        </m:r>
        <m:sSup>
          <m:sSupPr>
            <m:ctrlPr>
              <w:ins w:id="1346" w:author="chao zhang" w:date="2026-05-06T10:04:00Z">
                <w:rPr>
                  <w:rFonts w:ascii="Cambria Math" w:hAnsi="Cambria Math" w:cs="Times New Roman"/>
                  <w:color w:val="000000" w:themeColor="text1"/>
                </w:rPr>
              </w:ins>
            </m:ctrlPr>
          </m:sSupPr>
          <m:e>
            <m:r>
              <w:ins w:id="1347" w:author="chao zhang" w:date="2026-05-06T10:04:00Z">
                <m:rPr>
                  <m:sty m:val="bi"/>
                </m:rPr>
                <w:rPr>
                  <w:rFonts w:ascii="Cambria Math" w:hAnsi="Cambria Math" w:cs="Times New Roman"/>
                  <w:color w:val="000000" w:themeColor="text1"/>
                  <w:rPrChange w:id="1348" w:author="chao zhang" w:date="2026-05-06T10:05:00Z">
                    <w:rPr>
                      <w:rFonts w:ascii="Cambria Math" w:hAnsi="Cambria Math"/>
                    </w:rPr>
                  </w:rPrChange>
                </w:rPr>
                <m:t>H</m:t>
              </w:ins>
            </m:r>
          </m:e>
          <m:sup>
            <m:r>
              <w:ins w:id="1349" w:author="chao zhang" w:date="2026-05-06T10:04:00Z">
                <m:rPr>
                  <m:sty m:val="p"/>
                </m:rPr>
                <w:rPr>
                  <w:rFonts w:ascii="Cambria Math" w:hAnsi="Cambria Math" w:cs="Times New Roman"/>
                  <w:color w:val="000000" w:themeColor="text1"/>
                  <w:rPrChange w:id="1350" w:author="chao zhang" w:date="2026-05-06T10:05:00Z">
                    <w:rPr>
                      <w:rFonts w:ascii="Cambria Math" w:hAnsi="Cambria Math"/>
                    </w:rPr>
                  </w:rPrChange>
                </w:rPr>
                <m:t>*</m:t>
              </w:ins>
            </m:r>
          </m:sup>
        </m:sSup>
      </m:oMath>
      <w:ins w:id="1351" w:author="chao zhang" w:date="2026-05-06T10:04:00Z">
        <w:r w:rsidRPr="00630AF3">
          <w:rPr>
            <w:rFonts w:ascii="Times New Roman" w:hAnsi="Times New Roman" w:cs="Times New Roman"/>
            <w:color w:val="000000" w:themeColor="text1"/>
          </w:rPr>
          <w:t xml:space="preserve"> the target pH. The control error is defined as</w:t>
        </w:r>
      </w:ins>
    </w:p>
    <w:p w14:paraId="79DB145E" w14:textId="77777777" w:rsidR="0065432E" w:rsidRPr="002C32B1" w:rsidRDefault="003D17D6" w:rsidP="0065432E">
      <w:pPr>
        <w:jc w:val="both"/>
        <w:rPr>
          <w:ins w:id="1352" w:author="chao zhang" w:date="2026-05-06T10:04:00Z"/>
          <w:b/>
          <w:bCs/>
        </w:rPr>
      </w:pPr>
      <m:oMathPara>
        <m:oMath>
          <m:sSub>
            <m:sSubPr>
              <m:ctrlPr>
                <w:ins w:id="1353" w:author="chao zhang" w:date="2026-05-06T10:04:00Z">
                  <w:rPr>
                    <w:rFonts w:ascii="Cambria Math" w:hAnsi="Cambria Math"/>
                    <w:b/>
                    <w:bCs/>
                    <w:i/>
                  </w:rPr>
                </w:ins>
              </m:ctrlPr>
            </m:sSubPr>
            <m:e>
              <m:r>
                <w:ins w:id="1354" w:author="chao zhang" w:date="2026-05-06T10:04:00Z">
                  <m:rPr>
                    <m:sty m:val="bi"/>
                  </m:rPr>
                  <w:rPr>
                    <w:rFonts w:ascii="Cambria Math" w:hAnsi="Cambria Math"/>
                  </w:rPr>
                  <m:t>e</m:t>
                </w:ins>
              </m:r>
            </m:e>
            <m:sub>
              <m:r>
                <w:ins w:id="1355" w:author="chao zhang" w:date="2026-05-06T10:04:00Z">
                  <m:rPr>
                    <m:sty m:val="bi"/>
                  </m:rPr>
                  <w:rPr>
                    <w:rFonts w:ascii="Cambria Math" w:hAnsi="Cambria Math"/>
                  </w:rPr>
                  <m:t>t</m:t>
                </w:ins>
              </m:r>
            </m:sub>
          </m:sSub>
          <m:r>
            <w:ins w:id="1356" w:author="chao zhang" w:date="2026-05-06T10:04:00Z">
              <m:rPr>
                <m:sty m:val="bi"/>
              </m:rPr>
              <w:rPr>
                <w:rFonts w:ascii="Cambria Math" w:hAnsi="Cambria Math" w:hint="eastAsia"/>
              </w:rPr>
              <m:t xml:space="preserve">= </m:t>
            </w:ins>
          </m:r>
          <m:r>
            <w:ins w:id="1357" w:author="chao zhang" w:date="2026-05-06T10:04:00Z">
              <m:rPr>
                <m:sty m:val="bi"/>
              </m:rPr>
              <w:rPr>
                <w:rFonts w:ascii="Cambria Math" w:hAnsi="Cambria Math"/>
              </w:rPr>
              <m:t>p</m:t>
            </w:ins>
          </m:r>
          <m:sSup>
            <m:sSupPr>
              <m:ctrlPr>
                <w:ins w:id="1358" w:author="chao zhang" w:date="2026-05-06T10:04:00Z">
                  <w:rPr>
                    <w:rFonts w:ascii="Cambria Math" w:hAnsi="Cambria Math"/>
                    <w:b/>
                    <w:bCs/>
                    <w:i/>
                  </w:rPr>
                </w:ins>
              </m:ctrlPr>
            </m:sSupPr>
            <m:e>
              <m:r>
                <w:ins w:id="1359" w:author="chao zhang" w:date="2026-05-06T10:04:00Z">
                  <m:rPr>
                    <m:sty m:val="bi"/>
                  </m:rPr>
                  <w:rPr>
                    <w:rFonts w:ascii="Cambria Math" w:hAnsi="Cambria Math"/>
                  </w:rPr>
                  <m:t>H</m:t>
                </w:ins>
              </m:r>
            </m:e>
            <m:sup>
              <m:r>
                <w:ins w:id="1360" w:author="chao zhang" w:date="2026-05-06T10:04:00Z">
                  <m:rPr>
                    <m:sty m:val="bi"/>
                  </m:rPr>
                  <w:rPr>
                    <w:rFonts w:ascii="Cambria Math" w:hAnsi="Cambria Math"/>
                  </w:rPr>
                  <m:t>*</m:t>
                </w:ins>
              </m:r>
            </m:sup>
          </m:sSup>
          <m:r>
            <w:ins w:id="1361" w:author="chao zhang" w:date="2026-05-06T10:04:00Z">
              <m:rPr>
                <m:sty m:val="bi"/>
              </m:rPr>
              <w:rPr>
                <w:rFonts w:ascii="Cambria Math" w:hAnsi="Cambria Math"/>
              </w:rPr>
              <m:t>-</m:t>
            </w:ins>
          </m:r>
          <m:r>
            <w:ins w:id="1362" w:author="chao zhang" w:date="2026-05-06T10:04:00Z">
              <m:rPr>
                <m:sty m:val="bi"/>
              </m:rPr>
              <w:rPr>
                <w:rFonts w:ascii="Cambria Math" w:hAnsi="Cambria Math" w:hint="eastAsia"/>
              </w:rPr>
              <m:t xml:space="preserve"> </m:t>
            </w:ins>
          </m:r>
          <m:r>
            <w:ins w:id="1363" w:author="chao zhang" w:date="2026-05-06T10:04:00Z">
              <m:rPr>
                <m:sty m:val="bi"/>
              </m:rPr>
              <w:rPr>
                <w:rFonts w:ascii="Cambria Math" w:hAnsi="Cambria Math"/>
              </w:rPr>
              <m:t>p</m:t>
            </w:ins>
          </m:r>
          <m:sSub>
            <m:sSubPr>
              <m:ctrlPr>
                <w:ins w:id="1364" w:author="chao zhang" w:date="2026-05-06T10:04:00Z">
                  <w:rPr>
                    <w:rFonts w:ascii="Cambria Math" w:hAnsi="Cambria Math"/>
                    <w:b/>
                    <w:bCs/>
                    <w:i/>
                  </w:rPr>
                </w:ins>
              </m:ctrlPr>
            </m:sSubPr>
            <m:e>
              <m:r>
                <w:ins w:id="1365" w:author="chao zhang" w:date="2026-05-06T10:04:00Z">
                  <m:rPr>
                    <m:sty m:val="bi"/>
                  </m:rPr>
                  <w:rPr>
                    <w:rFonts w:ascii="Cambria Math" w:hAnsi="Cambria Math"/>
                  </w:rPr>
                  <m:t>H</m:t>
                </w:ins>
              </m:r>
            </m:e>
            <m:sub>
              <m:r>
                <w:ins w:id="1366" w:author="chao zhang" w:date="2026-05-06T10:04:00Z">
                  <m:rPr>
                    <m:sty m:val="bi"/>
                  </m:rPr>
                  <w:rPr>
                    <w:rFonts w:ascii="Cambria Math" w:hAnsi="Cambria Math"/>
                  </w:rPr>
                  <m:t>t</m:t>
                </w:ins>
              </m:r>
            </m:sub>
          </m:sSub>
        </m:oMath>
      </m:oMathPara>
    </w:p>
    <w:p w14:paraId="64A9496A" w14:textId="77777777" w:rsidR="0065432E" w:rsidRDefault="0065432E" w:rsidP="0065432E">
      <w:pPr>
        <w:jc w:val="both"/>
        <w:rPr>
          <w:ins w:id="1367" w:author="chao zhang" w:date="2026-05-06T10:04:00Z"/>
        </w:rPr>
      </w:pPr>
      <w:ins w:id="1368" w:author="chao zhang" w:date="2026-05-06T10:04:00Z">
        <w:r>
          <w:t xml:space="preserve">To reduce overshoot, the integral memory is damped whenever the error changes sign. Specifically, the previous integral state is scaled by </w:t>
        </w:r>
      </w:ins>
      <m:oMath>
        <m:r>
          <w:ins w:id="1369" w:author="chao zhang" w:date="2026-05-06T10:04:00Z">
            <m:rPr>
              <m:sty m:val="bi"/>
            </m:rPr>
            <w:rPr>
              <w:rFonts w:ascii="Cambria Math" w:hAnsi="Cambria Math"/>
            </w:rPr>
            <m:t>λ</m:t>
          </w:ins>
        </m:r>
      </m:oMath>
      <w:ins w:id="1370" w:author="chao zhang" w:date="2026-05-06T10:04:00Z">
        <w:r>
          <w:t xml:space="preserve"> = 0.10 when </w:t>
        </w:r>
      </w:ins>
      <m:oMath>
        <m:sSub>
          <m:sSubPr>
            <m:ctrlPr>
              <w:ins w:id="1371" w:author="chao zhang" w:date="2026-05-06T10:04:00Z">
                <w:rPr>
                  <w:rFonts w:ascii="Cambria Math" w:hAnsi="Cambria Math"/>
                  <w:b/>
                  <w:bCs/>
                  <w:i/>
                </w:rPr>
              </w:ins>
            </m:ctrlPr>
          </m:sSubPr>
          <m:e>
            <m:r>
              <w:ins w:id="1372" w:author="chao zhang" w:date="2026-05-06T10:04:00Z">
                <m:rPr>
                  <m:sty m:val="bi"/>
                </m:rPr>
                <w:rPr>
                  <w:rFonts w:ascii="Cambria Math" w:hAnsi="Cambria Math"/>
                </w:rPr>
                <m:t>e</m:t>
              </w:ins>
            </m:r>
          </m:e>
          <m:sub>
            <m:r>
              <w:ins w:id="1373" w:author="chao zhang" w:date="2026-05-06T10:04:00Z">
                <m:rPr>
                  <m:sty m:val="bi"/>
                </m:rPr>
                <w:rPr>
                  <w:rFonts w:ascii="Cambria Math" w:hAnsi="Cambria Math"/>
                </w:rPr>
                <m:t>t</m:t>
              </w:ins>
            </m:r>
          </m:sub>
        </m:sSub>
        <m:r>
          <w:ins w:id="1374" w:author="chao zhang" w:date="2026-05-06T10:04:00Z">
            <m:rPr>
              <m:sty m:val="bi"/>
            </m:rPr>
            <w:rPr>
              <w:rFonts w:ascii="Cambria Math" w:hAnsi="Cambria Math"/>
            </w:rPr>
            <m:t>*</m:t>
          </w:ins>
        </m:r>
        <m:sSub>
          <m:sSubPr>
            <m:ctrlPr>
              <w:ins w:id="1375" w:author="chao zhang" w:date="2026-05-06T10:04:00Z">
                <w:rPr>
                  <w:rFonts w:ascii="Cambria Math" w:hAnsi="Cambria Math"/>
                  <w:b/>
                  <w:bCs/>
                  <w:i/>
                </w:rPr>
              </w:ins>
            </m:ctrlPr>
          </m:sSubPr>
          <m:e>
            <m:r>
              <w:ins w:id="1376" w:author="chao zhang" w:date="2026-05-06T10:04:00Z">
                <m:rPr>
                  <m:sty m:val="bi"/>
                </m:rPr>
                <w:rPr>
                  <w:rFonts w:ascii="Cambria Math" w:hAnsi="Cambria Math"/>
                </w:rPr>
                <m:t>e</m:t>
              </w:ins>
            </m:r>
          </m:e>
          <m:sub>
            <m:r>
              <w:ins w:id="1377" w:author="chao zhang" w:date="2026-05-06T10:04:00Z">
                <m:rPr>
                  <m:sty m:val="bi"/>
                </m:rPr>
                <w:rPr>
                  <w:rFonts w:ascii="Cambria Math" w:hAnsi="Cambria Math"/>
                </w:rPr>
                <m:t>t-1</m:t>
              </w:ins>
            </m:r>
          </m:sub>
        </m:sSub>
      </m:oMath>
      <w:ins w:id="1378" w:author="chao zhang" w:date="2026-05-06T10:04:00Z">
        <w:r w:rsidRPr="00B16781">
          <w:t xml:space="preserve"> &lt; 0</w:t>
        </w:r>
        <w:r>
          <w:t>, and is otherwise left unchanged:</w:t>
        </w:r>
      </w:ins>
    </w:p>
    <w:p w14:paraId="4D725DAB" w14:textId="77777777" w:rsidR="0065432E" w:rsidRPr="002C32B1" w:rsidRDefault="003D17D6" w:rsidP="0065432E">
      <w:pPr>
        <w:jc w:val="both"/>
        <w:rPr>
          <w:ins w:id="1379" w:author="chao zhang" w:date="2026-05-06T10:04:00Z"/>
          <w:b/>
          <w:bCs/>
        </w:rPr>
      </w:pPr>
      <m:oMathPara>
        <m:oMath>
          <m:sSub>
            <m:sSubPr>
              <m:ctrlPr>
                <w:ins w:id="1380" w:author="chao zhang" w:date="2026-05-06T10:04:00Z">
                  <w:rPr>
                    <w:rFonts w:ascii="Cambria Math" w:hAnsi="Cambria Math"/>
                    <w:b/>
                    <w:bCs/>
                    <w:i/>
                  </w:rPr>
                </w:ins>
              </m:ctrlPr>
            </m:sSubPr>
            <m:e>
              <m:acc>
                <m:accPr>
                  <m:chr m:val="̃"/>
                  <m:ctrlPr>
                    <w:ins w:id="1381" w:author="chao zhang" w:date="2026-05-06T10:04:00Z">
                      <w:rPr>
                        <w:rFonts w:ascii="Cambria Math" w:hAnsi="Cambria Math"/>
                        <w:b/>
                        <w:bCs/>
                        <w:i/>
                      </w:rPr>
                    </w:ins>
                  </m:ctrlPr>
                </m:accPr>
                <m:e>
                  <m:r>
                    <w:ins w:id="1382" w:author="chao zhang" w:date="2026-05-06T10:04:00Z">
                      <m:rPr>
                        <m:sty m:val="bi"/>
                      </m:rPr>
                      <w:rPr>
                        <w:rFonts w:ascii="Cambria Math" w:hAnsi="Cambria Math"/>
                      </w:rPr>
                      <m:t>I</m:t>
                    </w:ins>
                  </m:r>
                </m:e>
              </m:acc>
            </m:e>
            <m:sub>
              <m:r>
                <w:ins w:id="1383" w:author="chao zhang" w:date="2026-05-06T10:04:00Z">
                  <m:rPr>
                    <m:sty m:val="bi"/>
                  </m:rPr>
                  <w:rPr>
                    <w:rFonts w:ascii="Cambria Math" w:hAnsi="Cambria Math"/>
                  </w:rPr>
                  <m:t>t-1</m:t>
                </w:ins>
              </m:r>
            </m:sub>
          </m:sSub>
          <m:r>
            <w:ins w:id="1384" w:author="chao zhang" w:date="2026-05-06T10:04:00Z">
              <m:rPr>
                <m:sty m:val="bi"/>
              </m:rPr>
              <w:rPr>
                <w:rFonts w:ascii="Cambria Math" w:hAnsi="Cambria Math"/>
              </w:rPr>
              <m:t>=</m:t>
            </w:ins>
          </m:r>
          <m:d>
            <m:dPr>
              <m:begChr m:val="{"/>
              <m:endChr m:val=""/>
              <m:ctrlPr>
                <w:ins w:id="1385" w:author="chao zhang" w:date="2026-05-06T10:04:00Z">
                  <w:rPr>
                    <w:rFonts w:ascii="Cambria Math" w:hAnsi="Cambria Math"/>
                    <w:b/>
                    <w:bCs/>
                    <w:i/>
                  </w:rPr>
                </w:ins>
              </m:ctrlPr>
            </m:dPr>
            <m:e>
              <m:eqArr>
                <m:eqArrPr>
                  <m:ctrlPr>
                    <w:ins w:id="1386" w:author="chao zhang" w:date="2026-05-06T10:04:00Z">
                      <w:rPr>
                        <w:rFonts w:ascii="Cambria Math" w:hAnsi="Cambria Math"/>
                        <w:b/>
                        <w:bCs/>
                        <w:i/>
                      </w:rPr>
                    </w:ins>
                  </m:ctrlPr>
                </m:eqArrPr>
                <m:e>
                  <m:r>
                    <w:ins w:id="1387" w:author="chao zhang" w:date="2026-05-06T10:04:00Z">
                      <m:rPr>
                        <m:sty m:val="bi"/>
                      </m:rPr>
                      <w:rPr>
                        <w:rFonts w:ascii="Cambria Math" w:hAnsi="Cambria Math"/>
                      </w:rPr>
                      <m:t xml:space="preserve">λ </m:t>
                    </w:ins>
                  </m:r>
                  <m:sSub>
                    <m:sSubPr>
                      <m:ctrlPr>
                        <w:ins w:id="1388" w:author="chao zhang" w:date="2026-05-06T10:04:00Z">
                          <w:rPr>
                            <w:rFonts w:ascii="Cambria Math" w:hAnsi="Cambria Math"/>
                            <w:b/>
                            <w:bCs/>
                            <w:i/>
                          </w:rPr>
                        </w:ins>
                      </m:ctrlPr>
                    </m:sSubPr>
                    <m:e>
                      <m:r>
                        <w:ins w:id="1389" w:author="chao zhang" w:date="2026-05-06T10:04:00Z">
                          <m:rPr>
                            <m:sty m:val="bi"/>
                          </m:rPr>
                          <w:rPr>
                            <w:rFonts w:ascii="Cambria Math" w:hAnsi="Cambria Math"/>
                          </w:rPr>
                          <m:t>I</m:t>
                        </w:ins>
                      </m:r>
                    </m:e>
                    <m:sub>
                      <m:r>
                        <w:ins w:id="1390" w:author="chao zhang" w:date="2026-05-06T10:04:00Z">
                          <m:rPr>
                            <m:sty m:val="bi"/>
                          </m:rPr>
                          <w:rPr>
                            <w:rFonts w:ascii="Cambria Math" w:hAnsi="Cambria Math"/>
                          </w:rPr>
                          <m:t>t-1</m:t>
                        </w:ins>
                      </m:r>
                    </m:sub>
                  </m:sSub>
                  <m:r>
                    <w:ins w:id="1391" w:author="chao zhang" w:date="2026-05-06T10:04:00Z">
                      <m:rPr>
                        <m:sty m:val="bi"/>
                      </m:rPr>
                      <w:rPr>
                        <w:rFonts w:ascii="Cambria Math" w:hAnsi="Cambria Math"/>
                      </w:rPr>
                      <m:t>,  &amp;</m:t>
                    </w:ins>
                  </m:r>
                  <m:sSub>
                    <m:sSubPr>
                      <m:ctrlPr>
                        <w:ins w:id="1392" w:author="chao zhang" w:date="2026-05-06T10:04:00Z">
                          <w:rPr>
                            <w:rFonts w:ascii="Cambria Math" w:hAnsi="Cambria Math"/>
                            <w:b/>
                            <w:bCs/>
                            <w:i/>
                          </w:rPr>
                        </w:ins>
                      </m:ctrlPr>
                    </m:sSubPr>
                    <m:e>
                      <m:r>
                        <w:ins w:id="1393" w:author="chao zhang" w:date="2026-05-06T10:04:00Z">
                          <m:rPr>
                            <m:sty m:val="bi"/>
                          </m:rPr>
                          <w:rPr>
                            <w:rFonts w:ascii="Cambria Math" w:hAnsi="Cambria Math"/>
                          </w:rPr>
                          <m:t>e</m:t>
                        </w:ins>
                      </m:r>
                    </m:e>
                    <m:sub>
                      <m:r>
                        <w:ins w:id="1394" w:author="chao zhang" w:date="2026-05-06T10:04:00Z">
                          <m:rPr>
                            <m:sty m:val="bi"/>
                          </m:rPr>
                          <w:rPr>
                            <w:rFonts w:ascii="Cambria Math" w:hAnsi="Cambria Math"/>
                          </w:rPr>
                          <m:t>t</m:t>
                        </w:ins>
                      </m:r>
                    </m:sub>
                  </m:sSub>
                  <m:r>
                    <w:ins w:id="1395" w:author="chao zhang" w:date="2026-05-06T10:04:00Z">
                      <m:rPr>
                        <m:sty m:val="bi"/>
                      </m:rPr>
                      <w:rPr>
                        <w:rFonts w:ascii="Cambria Math" w:hAnsi="Cambria Math"/>
                      </w:rPr>
                      <m:t>*</m:t>
                    </w:ins>
                  </m:r>
                  <m:sSub>
                    <m:sSubPr>
                      <m:ctrlPr>
                        <w:ins w:id="1396" w:author="chao zhang" w:date="2026-05-06T10:04:00Z">
                          <w:rPr>
                            <w:rFonts w:ascii="Cambria Math" w:hAnsi="Cambria Math"/>
                            <w:b/>
                            <w:bCs/>
                            <w:i/>
                          </w:rPr>
                        </w:ins>
                      </m:ctrlPr>
                    </m:sSubPr>
                    <m:e>
                      <m:r>
                        <w:ins w:id="1397" w:author="chao zhang" w:date="2026-05-06T10:04:00Z">
                          <m:rPr>
                            <m:sty m:val="bi"/>
                          </m:rPr>
                          <w:rPr>
                            <w:rFonts w:ascii="Cambria Math" w:hAnsi="Cambria Math"/>
                          </w:rPr>
                          <m:t>e</m:t>
                        </w:ins>
                      </m:r>
                    </m:e>
                    <m:sub>
                      <m:r>
                        <w:ins w:id="1398" w:author="chao zhang" w:date="2026-05-06T10:04:00Z">
                          <m:rPr>
                            <m:sty m:val="bi"/>
                          </m:rPr>
                          <w:rPr>
                            <w:rFonts w:ascii="Cambria Math" w:hAnsi="Cambria Math"/>
                          </w:rPr>
                          <m:t>t-1</m:t>
                        </w:ins>
                      </m:r>
                    </m:sub>
                  </m:sSub>
                  <m:r>
                    <w:ins w:id="1399" w:author="chao zhang" w:date="2026-05-06T10:04:00Z">
                      <m:rPr>
                        <m:sty m:val="bi"/>
                      </m:rPr>
                      <w:rPr>
                        <w:rFonts w:ascii="Cambria Math" w:hAnsi="Cambria Math"/>
                      </w:rPr>
                      <m:t>&lt; 0</m:t>
                    </w:ins>
                  </m:r>
                </m:e>
                <m:e>
                  <m:sSub>
                    <m:sSubPr>
                      <m:ctrlPr>
                        <w:ins w:id="1400" w:author="chao zhang" w:date="2026-05-06T10:04:00Z">
                          <w:rPr>
                            <w:rFonts w:ascii="Cambria Math" w:hAnsi="Cambria Math"/>
                            <w:b/>
                            <w:bCs/>
                            <w:i/>
                          </w:rPr>
                        </w:ins>
                      </m:ctrlPr>
                    </m:sSubPr>
                    <m:e>
                      <m:r>
                        <w:ins w:id="1401" w:author="chao zhang" w:date="2026-05-06T10:04:00Z">
                          <m:rPr>
                            <m:sty m:val="bi"/>
                          </m:rPr>
                          <w:rPr>
                            <w:rFonts w:ascii="Cambria Math" w:hAnsi="Cambria Math"/>
                          </w:rPr>
                          <m:t>I</m:t>
                        </w:ins>
                      </m:r>
                    </m:e>
                    <m:sub>
                      <m:r>
                        <w:ins w:id="1402" w:author="chao zhang" w:date="2026-05-06T10:04:00Z">
                          <m:rPr>
                            <m:sty m:val="bi"/>
                          </m:rPr>
                          <w:rPr>
                            <w:rFonts w:ascii="Cambria Math" w:hAnsi="Cambria Math"/>
                          </w:rPr>
                          <m:t>t-1</m:t>
                        </w:ins>
                      </m:r>
                    </m:sub>
                  </m:sSub>
                  <m:r>
                    <w:ins w:id="1403" w:author="chao zhang" w:date="2026-05-06T10:04:00Z">
                      <m:rPr>
                        <m:sty m:val="bi"/>
                      </m:rPr>
                      <w:rPr>
                        <w:rFonts w:ascii="Cambria Math" w:hAnsi="Cambria Math"/>
                      </w:rPr>
                      <m:t>,  &amp;</m:t>
                    </w:ins>
                  </m:r>
                  <m:sSub>
                    <m:sSubPr>
                      <m:ctrlPr>
                        <w:ins w:id="1404" w:author="chao zhang" w:date="2026-05-06T10:04:00Z">
                          <w:rPr>
                            <w:rFonts w:ascii="Cambria Math" w:hAnsi="Cambria Math"/>
                            <w:b/>
                            <w:bCs/>
                            <w:i/>
                          </w:rPr>
                        </w:ins>
                      </m:ctrlPr>
                    </m:sSubPr>
                    <m:e>
                      <m:r>
                        <w:ins w:id="1405" w:author="chao zhang" w:date="2026-05-06T10:04:00Z">
                          <m:rPr>
                            <m:sty m:val="bi"/>
                          </m:rPr>
                          <w:rPr>
                            <w:rFonts w:ascii="Cambria Math" w:hAnsi="Cambria Math"/>
                          </w:rPr>
                          <m:t>e</m:t>
                        </w:ins>
                      </m:r>
                    </m:e>
                    <m:sub>
                      <m:r>
                        <w:ins w:id="1406" w:author="chao zhang" w:date="2026-05-06T10:04:00Z">
                          <m:rPr>
                            <m:sty m:val="bi"/>
                          </m:rPr>
                          <w:rPr>
                            <w:rFonts w:ascii="Cambria Math" w:hAnsi="Cambria Math"/>
                          </w:rPr>
                          <m:t>t</m:t>
                        </w:ins>
                      </m:r>
                    </m:sub>
                  </m:sSub>
                  <m:r>
                    <w:ins w:id="1407" w:author="chao zhang" w:date="2026-05-06T10:04:00Z">
                      <m:rPr>
                        <m:sty m:val="bi"/>
                      </m:rPr>
                      <w:rPr>
                        <w:rFonts w:ascii="Cambria Math" w:hAnsi="Cambria Math"/>
                      </w:rPr>
                      <m:t>*</m:t>
                    </w:ins>
                  </m:r>
                  <m:sSub>
                    <m:sSubPr>
                      <m:ctrlPr>
                        <w:ins w:id="1408" w:author="chao zhang" w:date="2026-05-06T10:04:00Z">
                          <w:rPr>
                            <w:rFonts w:ascii="Cambria Math" w:hAnsi="Cambria Math"/>
                            <w:b/>
                            <w:bCs/>
                            <w:i/>
                          </w:rPr>
                        </w:ins>
                      </m:ctrlPr>
                    </m:sSubPr>
                    <m:e>
                      <m:r>
                        <w:ins w:id="1409" w:author="chao zhang" w:date="2026-05-06T10:04:00Z">
                          <m:rPr>
                            <m:sty m:val="bi"/>
                          </m:rPr>
                          <w:rPr>
                            <w:rFonts w:ascii="Cambria Math" w:hAnsi="Cambria Math"/>
                          </w:rPr>
                          <m:t>e</m:t>
                        </w:ins>
                      </m:r>
                    </m:e>
                    <m:sub>
                      <m:r>
                        <w:ins w:id="1410" w:author="chao zhang" w:date="2026-05-06T10:04:00Z">
                          <m:rPr>
                            <m:sty m:val="bi"/>
                          </m:rPr>
                          <w:rPr>
                            <w:rFonts w:ascii="Cambria Math" w:hAnsi="Cambria Math"/>
                          </w:rPr>
                          <m:t>t-1</m:t>
                        </w:ins>
                      </m:r>
                    </m:sub>
                  </m:sSub>
                  <m:r>
                    <w:ins w:id="1411" w:author="chao zhang" w:date="2026-05-06T10:04:00Z">
                      <m:rPr>
                        <m:sty m:val="bi"/>
                      </m:rPr>
                      <w:rPr>
                        <w:rFonts w:ascii="Cambria Math" w:hAnsi="Cambria Math"/>
                      </w:rPr>
                      <m:t>≥ 0</m:t>
                    </w:ins>
                  </m:r>
                </m:e>
              </m:eqArr>
            </m:e>
          </m:d>
          <m:r>
            <w:ins w:id="1412" w:author="chao zhang" w:date="2026-05-06T10:04:00Z">
              <m:rPr>
                <m:sty m:val="bi"/>
              </m:rPr>
              <w:rPr>
                <w:rFonts w:ascii="Cambria Math" w:hAnsi="Cambria Math"/>
              </w:rPr>
              <m:t xml:space="preserve">   </m:t>
            </w:ins>
          </m:r>
        </m:oMath>
      </m:oMathPara>
    </w:p>
    <w:p w14:paraId="3780541F" w14:textId="77777777" w:rsidR="0065432E" w:rsidRDefault="0065432E" w:rsidP="0065432E">
      <w:pPr>
        <w:jc w:val="both"/>
        <w:rPr>
          <w:ins w:id="1413" w:author="chao zhang" w:date="2026-05-06T10:04:00Z"/>
        </w:rPr>
      </w:pPr>
      <w:ins w:id="1414" w:author="chao zhang" w:date="2026-05-06T10:04:00Z">
        <w:r>
          <w:t>The integral term is then updated as</w:t>
        </w:r>
      </w:ins>
    </w:p>
    <w:p w14:paraId="5127EB6C" w14:textId="77777777" w:rsidR="0065432E" w:rsidRPr="002C32B1" w:rsidRDefault="003D17D6" w:rsidP="0065432E">
      <w:pPr>
        <w:jc w:val="both"/>
        <w:rPr>
          <w:ins w:id="1415" w:author="chao zhang" w:date="2026-05-06T10:04:00Z"/>
          <w:b/>
          <w:bCs/>
        </w:rPr>
      </w:pPr>
      <m:oMathPara>
        <m:oMath>
          <m:sSub>
            <m:sSubPr>
              <m:ctrlPr>
                <w:ins w:id="1416" w:author="chao zhang" w:date="2026-05-06T10:04:00Z">
                  <w:rPr>
                    <w:rFonts w:ascii="Cambria Math" w:hAnsi="Cambria Math"/>
                    <w:b/>
                    <w:bCs/>
                    <w:i/>
                  </w:rPr>
                </w:ins>
              </m:ctrlPr>
            </m:sSubPr>
            <m:e>
              <m:r>
                <w:ins w:id="1417" w:author="chao zhang" w:date="2026-05-06T10:04:00Z">
                  <m:rPr>
                    <m:sty m:val="bi"/>
                  </m:rPr>
                  <w:rPr>
                    <w:rFonts w:ascii="Cambria Math" w:hAnsi="Cambria Math"/>
                  </w:rPr>
                  <m:t>I</m:t>
                </w:ins>
              </m:r>
            </m:e>
            <m:sub>
              <m:r>
                <w:ins w:id="1418" w:author="chao zhang" w:date="2026-05-06T10:04:00Z">
                  <m:rPr>
                    <m:sty m:val="bi"/>
                  </m:rPr>
                  <w:rPr>
                    <w:rFonts w:ascii="Cambria Math" w:hAnsi="Cambria Math"/>
                  </w:rPr>
                  <m:t>t</m:t>
                </w:ins>
              </m:r>
            </m:sub>
          </m:sSub>
          <m:r>
            <w:ins w:id="1419" w:author="chao zhang" w:date="2026-05-06T10:04:00Z">
              <m:rPr>
                <m:sty m:val="bi"/>
              </m:rPr>
              <w:rPr>
                <w:rFonts w:ascii="Cambria Math" w:hAnsi="Cambria Math"/>
              </w:rPr>
              <m:t>= clip</m:t>
            </w:ins>
          </m:r>
          <m:d>
            <m:dPr>
              <m:ctrlPr>
                <w:ins w:id="1420" w:author="chao zhang" w:date="2026-05-06T10:04:00Z">
                  <w:rPr>
                    <w:rFonts w:ascii="Cambria Math" w:hAnsi="Cambria Math"/>
                    <w:b/>
                    <w:bCs/>
                    <w:i/>
                  </w:rPr>
                </w:ins>
              </m:ctrlPr>
            </m:dPr>
            <m:e>
              <m:sSub>
                <m:sSubPr>
                  <m:ctrlPr>
                    <w:ins w:id="1421" w:author="chao zhang" w:date="2026-05-06T10:04:00Z">
                      <w:rPr>
                        <w:rFonts w:ascii="Cambria Math" w:hAnsi="Cambria Math"/>
                        <w:b/>
                        <w:bCs/>
                        <w:i/>
                      </w:rPr>
                    </w:ins>
                  </m:ctrlPr>
                </m:sSubPr>
                <m:e>
                  <m:acc>
                    <m:accPr>
                      <m:chr m:val="̃"/>
                      <m:ctrlPr>
                        <w:ins w:id="1422" w:author="chao zhang" w:date="2026-05-06T10:04:00Z">
                          <w:rPr>
                            <w:rFonts w:ascii="Cambria Math" w:hAnsi="Cambria Math"/>
                            <w:b/>
                            <w:bCs/>
                            <w:i/>
                          </w:rPr>
                        </w:ins>
                      </m:ctrlPr>
                    </m:accPr>
                    <m:e>
                      <m:r>
                        <w:ins w:id="1423" w:author="chao zhang" w:date="2026-05-06T10:04:00Z">
                          <m:rPr>
                            <m:sty m:val="bi"/>
                          </m:rPr>
                          <w:rPr>
                            <w:rFonts w:ascii="Cambria Math" w:hAnsi="Cambria Math"/>
                          </w:rPr>
                          <m:t>I</m:t>
                        </w:ins>
                      </m:r>
                    </m:e>
                  </m:acc>
                </m:e>
                <m:sub>
                  <m:r>
                    <w:ins w:id="1424" w:author="chao zhang" w:date="2026-05-06T10:04:00Z">
                      <m:rPr>
                        <m:sty m:val="bi"/>
                      </m:rPr>
                      <w:rPr>
                        <w:rFonts w:ascii="Cambria Math" w:hAnsi="Cambria Math"/>
                      </w:rPr>
                      <m:t>t-1</m:t>
                    </w:ins>
                  </m:r>
                </m:sub>
              </m:sSub>
              <m:r>
                <w:ins w:id="1425" w:author="chao zhang" w:date="2026-05-06T10:04:00Z">
                  <m:rPr>
                    <m:sty m:val="bi"/>
                  </m:rPr>
                  <w:rPr>
                    <w:rFonts w:ascii="Cambria Math" w:hAnsi="Cambria Math"/>
                  </w:rPr>
                  <m:t xml:space="preserve">+ </m:t>
                </w:ins>
              </m:r>
              <m:sSub>
                <m:sSubPr>
                  <m:ctrlPr>
                    <w:ins w:id="1426" w:author="chao zhang" w:date="2026-05-06T10:04:00Z">
                      <w:rPr>
                        <w:rFonts w:ascii="Cambria Math" w:hAnsi="Cambria Math"/>
                        <w:b/>
                        <w:bCs/>
                        <w:i/>
                      </w:rPr>
                    </w:ins>
                  </m:ctrlPr>
                </m:sSubPr>
                <m:e>
                  <m:r>
                    <w:ins w:id="1427" w:author="chao zhang" w:date="2026-05-06T10:04:00Z">
                      <m:rPr>
                        <m:sty m:val="bi"/>
                      </m:rPr>
                      <w:rPr>
                        <w:rFonts w:ascii="Cambria Math" w:hAnsi="Cambria Math"/>
                      </w:rPr>
                      <m:t>e</m:t>
                    </w:ins>
                  </m:r>
                </m:e>
                <m:sub>
                  <m:r>
                    <w:ins w:id="1428" w:author="chao zhang" w:date="2026-05-06T10:04:00Z">
                      <m:rPr>
                        <m:sty m:val="bi"/>
                      </m:rPr>
                      <w:rPr>
                        <w:rFonts w:ascii="Cambria Math" w:hAnsi="Cambria Math"/>
                      </w:rPr>
                      <m:t>t</m:t>
                    </w:ins>
                  </m:r>
                </m:sub>
              </m:sSub>
              <m:r>
                <w:ins w:id="1429" w:author="chao zhang" w:date="2026-05-06T10:04:00Z">
                  <m:rPr>
                    <m:sty m:val="bi"/>
                  </m:rPr>
                  <w:rPr>
                    <w:rFonts w:ascii="Cambria Math" w:hAnsi="Cambria Math"/>
                  </w:rPr>
                  <m:t>, m</m:t>
                </w:ins>
              </m:r>
              <m:r>
                <w:ins w:id="1430" w:author="chao zhang" w:date="2026-05-06T10:04:00Z">
                  <m:rPr>
                    <m:sty m:val="bi"/>
                  </m:rPr>
                  <w:rPr>
                    <w:rFonts w:ascii="Cambria Math" w:eastAsiaTheme="minorEastAsia" w:hAnsi="Cambria Math"/>
                  </w:rPr>
                  <m:t>in=</m:t>
                </w:ins>
              </m:r>
              <m:r>
                <w:ins w:id="1431" w:author="chao zhang" w:date="2026-05-06T10:04:00Z">
                  <m:rPr>
                    <m:sty m:val="bi"/>
                  </m:rPr>
                  <w:rPr>
                    <w:rFonts w:ascii="Cambria Math" w:hAnsi="Cambria Math"/>
                  </w:rPr>
                  <m:t>-</m:t>
                </w:ins>
              </m:r>
              <m:sSub>
                <m:sSubPr>
                  <m:ctrlPr>
                    <w:ins w:id="1432" w:author="chao zhang" w:date="2026-05-06T10:04:00Z">
                      <w:rPr>
                        <w:rFonts w:ascii="Cambria Math" w:hAnsi="Cambria Math"/>
                        <w:b/>
                        <w:bCs/>
                        <w:i/>
                      </w:rPr>
                    </w:ins>
                  </m:ctrlPr>
                </m:sSubPr>
                <m:e>
                  <m:r>
                    <w:ins w:id="1433" w:author="chao zhang" w:date="2026-05-06T10:04:00Z">
                      <m:rPr>
                        <m:sty m:val="bi"/>
                      </m:rPr>
                      <w:rPr>
                        <w:rFonts w:ascii="Cambria Math" w:hAnsi="Cambria Math"/>
                      </w:rPr>
                      <m:t>I</m:t>
                    </w:ins>
                  </m:r>
                </m:e>
                <m:sub>
                  <m:r>
                    <w:ins w:id="1434" w:author="chao zhang" w:date="2026-05-06T10:04:00Z">
                      <m:rPr>
                        <m:sty m:val="bi"/>
                      </m:rPr>
                      <w:rPr>
                        <w:rFonts w:ascii="Cambria Math" w:hAnsi="Cambria Math"/>
                      </w:rPr>
                      <m:t>max</m:t>
                    </w:ins>
                  </m:r>
                </m:sub>
              </m:sSub>
              <m:r>
                <w:ins w:id="1435" w:author="chao zhang" w:date="2026-05-06T10:04:00Z">
                  <m:rPr>
                    <m:sty m:val="bi"/>
                  </m:rPr>
                  <w:rPr>
                    <w:rFonts w:ascii="Cambria Math" w:hAnsi="Cambria Math"/>
                  </w:rPr>
                  <m:t>,m</m:t>
                </w:ins>
              </m:r>
              <m:r>
                <w:ins w:id="1436" w:author="chao zhang" w:date="2026-05-06T10:04:00Z">
                  <m:rPr>
                    <m:sty m:val="bi"/>
                  </m:rPr>
                  <w:rPr>
                    <w:rFonts w:ascii="Cambria Math" w:eastAsiaTheme="minorEastAsia" w:hAnsi="Cambria Math"/>
                  </w:rPr>
                  <m:t>ax=</m:t>
                </w:ins>
              </m:r>
              <m:r>
                <w:ins w:id="1437" w:author="chao zhang" w:date="2026-05-06T10:04:00Z">
                  <m:rPr>
                    <m:sty m:val="bi"/>
                  </m:rPr>
                  <w:rPr>
                    <w:rFonts w:ascii="Cambria Math" w:hAnsi="Cambria Math"/>
                  </w:rPr>
                  <m:t xml:space="preserve"> </m:t>
                </w:ins>
              </m:r>
              <m:sSub>
                <m:sSubPr>
                  <m:ctrlPr>
                    <w:ins w:id="1438" w:author="chao zhang" w:date="2026-05-06T10:04:00Z">
                      <w:rPr>
                        <w:rFonts w:ascii="Cambria Math" w:hAnsi="Cambria Math"/>
                        <w:b/>
                        <w:bCs/>
                        <w:i/>
                      </w:rPr>
                    </w:ins>
                  </m:ctrlPr>
                </m:sSubPr>
                <m:e>
                  <m:r>
                    <w:ins w:id="1439" w:author="chao zhang" w:date="2026-05-06T10:04:00Z">
                      <m:rPr>
                        <m:sty m:val="bi"/>
                      </m:rPr>
                      <w:rPr>
                        <w:rFonts w:ascii="Cambria Math" w:hAnsi="Cambria Math"/>
                      </w:rPr>
                      <m:t>I</m:t>
                    </w:ins>
                  </m:r>
                </m:e>
                <m:sub>
                  <m:r>
                    <w:ins w:id="1440" w:author="chao zhang" w:date="2026-05-06T10:04:00Z">
                      <m:rPr>
                        <m:sty m:val="bi"/>
                      </m:rPr>
                      <w:rPr>
                        <w:rFonts w:ascii="Cambria Math" w:hAnsi="Cambria Math"/>
                      </w:rPr>
                      <m:t>max</m:t>
                    </w:ins>
                  </m:r>
                </m:sub>
              </m:sSub>
            </m:e>
          </m:d>
        </m:oMath>
      </m:oMathPara>
    </w:p>
    <w:p w14:paraId="037F76FD" w14:textId="77777777" w:rsidR="0065432E" w:rsidRDefault="0065432E" w:rsidP="0065432E">
      <w:pPr>
        <w:jc w:val="both"/>
        <w:rPr>
          <w:ins w:id="1441" w:author="chao zhang" w:date="2026-05-06T10:04:00Z"/>
        </w:rPr>
      </w:pPr>
      <w:ins w:id="1442" w:author="chao zhang" w:date="2026-05-06T10:04:00Z">
        <w:r>
          <w:t xml:space="preserve">with </w:t>
        </w:r>
      </w:ins>
      <m:oMath>
        <m:sSub>
          <m:sSubPr>
            <m:ctrlPr>
              <w:ins w:id="1443" w:author="chao zhang" w:date="2026-05-06T10:04:00Z">
                <w:rPr>
                  <w:rFonts w:ascii="Cambria Math" w:hAnsi="Cambria Math"/>
                  <w:b/>
                  <w:bCs/>
                  <w:i/>
                </w:rPr>
              </w:ins>
            </m:ctrlPr>
          </m:sSubPr>
          <m:e>
            <m:r>
              <w:ins w:id="1444" w:author="chao zhang" w:date="2026-05-06T10:04:00Z">
                <m:rPr>
                  <m:sty m:val="bi"/>
                </m:rPr>
                <w:rPr>
                  <w:rFonts w:ascii="Cambria Math" w:hAnsi="Cambria Math"/>
                </w:rPr>
                <m:t>I</m:t>
              </w:ins>
            </m:r>
          </m:e>
          <m:sub>
            <m:r>
              <w:ins w:id="1445" w:author="chao zhang" w:date="2026-05-06T10:04:00Z">
                <m:rPr>
                  <m:sty m:val="bi"/>
                </m:rPr>
                <w:rPr>
                  <w:rFonts w:ascii="Cambria Math" w:hAnsi="Cambria Math"/>
                </w:rPr>
                <m:t>max</m:t>
              </w:ins>
            </m:r>
          </m:sub>
        </m:sSub>
      </m:oMath>
      <w:ins w:id="1446" w:author="chao zhang" w:date="2026-05-06T10:04:00Z">
        <w:r>
          <w:t>= 12.0.</w:t>
        </w:r>
      </w:ins>
    </w:p>
    <w:p w14:paraId="4C0478D7" w14:textId="77777777" w:rsidR="0065432E" w:rsidRDefault="0065432E" w:rsidP="0065432E">
      <w:pPr>
        <w:jc w:val="both"/>
        <w:rPr>
          <w:ins w:id="1447" w:author="chao zhang" w:date="2026-05-06T10:04:00Z"/>
          <w:rFonts w:eastAsiaTheme="minorEastAsia"/>
          <w:color w:val="000000" w:themeColor="text1"/>
          <w:kern w:val="0"/>
          <w:sz w:val="24"/>
          <w14:ligatures w14:val="none"/>
        </w:rPr>
      </w:pPr>
      <w:ins w:id="1448" w:author="chao zhang" w:date="2026-05-06T10:04:00Z">
        <w:r w:rsidRPr="002C32B1">
          <w:rPr>
            <w:rFonts w:eastAsiaTheme="minorEastAsia"/>
            <w:color w:val="000000" w:themeColor="text1"/>
            <w:kern w:val="0"/>
            <w:sz w:val="24"/>
            <w14:ligatures w14:val="none"/>
          </w:rPr>
          <w:t>The derivative term is defined as</w:t>
        </w:r>
      </w:ins>
    </w:p>
    <w:p w14:paraId="629C9B08" w14:textId="77777777" w:rsidR="0065432E" w:rsidRPr="002C32B1" w:rsidRDefault="003D17D6" w:rsidP="0065432E">
      <w:pPr>
        <w:jc w:val="both"/>
        <w:rPr>
          <w:ins w:id="1449" w:author="chao zhang" w:date="2026-05-06T10:04:00Z"/>
          <w:rFonts w:eastAsiaTheme="minorEastAsia"/>
          <w:b/>
          <w:bCs/>
          <w:color w:val="000000" w:themeColor="text1"/>
          <w:kern w:val="0"/>
          <w:sz w:val="24"/>
          <w14:ligatures w14:val="none"/>
        </w:rPr>
      </w:pPr>
      <m:oMathPara>
        <m:oMath>
          <m:sSub>
            <m:sSubPr>
              <m:ctrlPr>
                <w:ins w:id="1450" w:author="chao zhang" w:date="2026-05-06T10:04:00Z">
                  <w:rPr>
                    <w:rFonts w:ascii="Cambria Math" w:hAnsi="Cambria Math"/>
                    <w:b/>
                    <w:bCs/>
                    <w:i/>
                  </w:rPr>
                </w:ins>
              </m:ctrlPr>
            </m:sSubPr>
            <m:e>
              <m:r>
                <w:ins w:id="1451" w:author="chao zhang" w:date="2026-05-06T10:04:00Z">
                  <m:rPr>
                    <m:sty m:val="bi"/>
                  </m:rPr>
                  <w:rPr>
                    <w:rFonts w:ascii="Cambria Math" w:hAnsi="Cambria Math"/>
                  </w:rPr>
                  <m:t>D</m:t>
                </w:ins>
              </m:r>
            </m:e>
            <m:sub>
              <m:r>
                <w:ins w:id="1452" w:author="chao zhang" w:date="2026-05-06T10:04:00Z">
                  <m:rPr>
                    <m:sty m:val="bi"/>
                  </m:rPr>
                  <w:rPr>
                    <w:rFonts w:ascii="Cambria Math" w:hAnsi="Cambria Math"/>
                  </w:rPr>
                  <m:t>t</m:t>
                </w:ins>
              </m:r>
            </m:sub>
          </m:sSub>
          <m:r>
            <w:ins w:id="1453" w:author="chao zhang" w:date="2026-05-06T10:04:00Z">
              <m:rPr>
                <m:sty m:val="bi"/>
              </m:rPr>
              <w:rPr>
                <w:rFonts w:ascii="Cambria Math" w:hAnsi="Cambria Math"/>
              </w:rPr>
              <m:t>=</m:t>
            </w:ins>
          </m:r>
          <m:d>
            <m:dPr>
              <m:begChr m:val="{"/>
              <m:endChr m:val=""/>
              <m:ctrlPr>
                <w:ins w:id="1454" w:author="chao zhang" w:date="2026-05-06T10:04:00Z">
                  <w:rPr>
                    <w:rFonts w:ascii="Cambria Math" w:hAnsi="Cambria Math"/>
                    <w:b/>
                    <w:bCs/>
                    <w:i/>
                  </w:rPr>
                </w:ins>
              </m:ctrlPr>
            </m:dPr>
            <m:e>
              <m:eqArr>
                <m:eqArrPr>
                  <m:ctrlPr>
                    <w:ins w:id="1455" w:author="chao zhang" w:date="2026-05-06T10:04:00Z">
                      <w:rPr>
                        <w:rFonts w:ascii="Cambria Math" w:hAnsi="Cambria Math"/>
                        <w:b/>
                        <w:bCs/>
                        <w:i/>
                      </w:rPr>
                    </w:ins>
                  </m:ctrlPr>
                </m:eqArrPr>
                <m:e>
                  <m:r>
                    <w:ins w:id="1456" w:author="chao zhang" w:date="2026-05-06T10:04:00Z">
                      <m:rPr>
                        <m:sty m:val="bi"/>
                      </m:rPr>
                      <w:rPr>
                        <w:rFonts w:ascii="Cambria Math" w:hAnsi="Cambria Math"/>
                      </w:rPr>
                      <m:t>0,  &amp;</m:t>
                    </w:ins>
                  </m:r>
                  <m:r>
                    <w:ins w:id="1457" w:author="chao zhang" w:date="2026-05-06T10:04:00Z">
                      <m:rPr>
                        <m:sty m:val="bi"/>
                      </m:rPr>
                      <w:rPr>
                        <w:rFonts w:ascii="Cambria Math" w:hAnsi="Cambria Math" w:hint="eastAsia"/>
                      </w:rPr>
                      <m:t xml:space="preserve"> </m:t>
                    </w:ins>
                  </m:r>
                  <m:r>
                    <w:ins w:id="1458" w:author="chao zhang" w:date="2026-05-06T10:04:00Z">
                      <m:rPr>
                        <m:sty m:val="bi"/>
                      </m:rPr>
                      <w:rPr>
                        <w:rFonts w:ascii="Cambria Math" w:hAnsi="Cambria Math"/>
                      </w:rPr>
                      <m:t>t</m:t>
                    </w:ins>
                  </m:r>
                  <m:r>
                    <w:ins w:id="1459" w:author="chao zhang" w:date="2026-05-06T10:04:00Z">
                      <m:rPr>
                        <m:sty m:val="bi"/>
                      </m:rPr>
                      <w:rPr>
                        <w:rFonts w:ascii="Cambria Math" w:hAnsi="Cambria Math" w:hint="eastAsia"/>
                      </w:rPr>
                      <m:t xml:space="preserve"> = </m:t>
                    </w:ins>
                  </m:r>
                  <m:r>
                    <w:ins w:id="1460" w:author="chao zhang" w:date="2026-05-06T10:04:00Z">
                      <m:rPr>
                        <m:sty m:val="bi"/>
                      </m:rPr>
                      <w:rPr>
                        <w:rFonts w:ascii="Cambria Math" w:hAnsi="Cambria Math"/>
                      </w:rPr>
                      <m:t>1</m:t>
                    </w:ins>
                  </m:r>
                </m:e>
                <m:e>
                  <m:sSub>
                    <m:sSubPr>
                      <m:ctrlPr>
                        <w:ins w:id="1461" w:author="chao zhang" w:date="2026-05-06T10:04:00Z">
                          <w:rPr>
                            <w:rFonts w:ascii="Cambria Math" w:hAnsi="Cambria Math"/>
                            <w:b/>
                            <w:bCs/>
                            <w:i/>
                          </w:rPr>
                        </w:ins>
                      </m:ctrlPr>
                    </m:sSubPr>
                    <m:e>
                      <m:r>
                        <w:ins w:id="1462" w:author="chao zhang" w:date="2026-05-06T10:04:00Z">
                          <m:rPr>
                            <m:sty m:val="bi"/>
                          </m:rPr>
                          <w:rPr>
                            <w:rFonts w:ascii="Cambria Math" w:hAnsi="Cambria Math"/>
                          </w:rPr>
                          <m:t>e</m:t>
                        </w:ins>
                      </m:r>
                    </m:e>
                    <m:sub>
                      <m:r>
                        <w:ins w:id="1463" w:author="chao zhang" w:date="2026-05-06T10:04:00Z">
                          <m:rPr>
                            <m:sty m:val="bi"/>
                          </m:rPr>
                          <w:rPr>
                            <w:rFonts w:ascii="Cambria Math" w:hAnsi="Cambria Math"/>
                          </w:rPr>
                          <m:t>t</m:t>
                        </w:ins>
                      </m:r>
                    </m:sub>
                  </m:sSub>
                  <m:r>
                    <w:ins w:id="1464" w:author="chao zhang" w:date="2026-05-06T10:04:00Z">
                      <m:rPr>
                        <m:sty m:val="bi"/>
                      </m:rPr>
                      <w:rPr>
                        <w:rFonts w:ascii="Cambria Math" w:hAnsi="Cambria Math"/>
                      </w:rPr>
                      <m:t>-</m:t>
                    </w:ins>
                  </m:r>
                  <m:r>
                    <w:ins w:id="1465" w:author="chao zhang" w:date="2026-05-06T10:04:00Z">
                      <m:rPr>
                        <m:sty m:val="bi"/>
                      </m:rPr>
                      <w:rPr>
                        <w:rFonts w:ascii="Cambria Math" w:hAnsi="Cambria Math" w:hint="eastAsia"/>
                      </w:rPr>
                      <m:t xml:space="preserve"> </m:t>
                    </w:ins>
                  </m:r>
                  <m:sSub>
                    <m:sSubPr>
                      <m:ctrlPr>
                        <w:ins w:id="1466" w:author="chao zhang" w:date="2026-05-06T10:04:00Z">
                          <w:rPr>
                            <w:rFonts w:ascii="Cambria Math" w:hAnsi="Cambria Math"/>
                            <w:b/>
                            <w:bCs/>
                            <w:i/>
                          </w:rPr>
                        </w:ins>
                      </m:ctrlPr>
                    </m:sSubPr>
                    <m:e>
                      <m:r>
                        <w:ins w:id="1467" w:author="chao zhang" w:date="2026-05-06T10:04:00Z">
                          <m:rPr>
                            <m:sty m:val="bi"/>
                          </m:rPr>
                          <w:rPr>
                            <w:rFonts w:ascii="Cambria Math" w:hAnsi="Cambria Math"/>
                          </w:rPr>
                          <m:t>e</m:t>
                        </w:ins>
                      </m:r>
                    </m:e>
                    <m:sub>
                      <m:r>
                        <w:ins w:id="1468" w:author="chao zhang" w:date="2026-05-06T10:04:00Z">
                          <m:rPr>
                            <m:sty m:val="bi"/>
                          </m:rPr>
                          <w:rPr>
                            <w:rFonts w:ascii="Cambria Math" w:hAnsi="Cambria Math"/>
                          </w:rPr>
                          <m:t>t-1</m:t>
                        </w:ins>
                      </m:r>
                    </m:sub>
                  </m:sSub>
                  <m:r>
                    <w:ins w:id="1469" w:author="chao zhang" w:date="2026-05-06T10:04:00Z">
                      <m:rPr>
                        <m:sty m:val="bi"/>
                      </m:rPr>
                      <w:rPr>
                        <w:rFonts w:ascii="Cambria Math" w:hAnsi="Cambria Math"/>
                      </w:rPr>
                      <m:t>,  &amp;t</m:t>
                    </w:ins>
                  </m:r>
                  <m:r>
                    <w:ins w:id="1470" w:author="chao zhang" w:date="2026-05-06T10:04:00Z">
                      <m:rPr>
                        <m:sty m:val="bi"/>
                      </m:rPr>
                      <w:rPr>
                        <w:rFonts w:ascii="Cambria Math" w:hAnsi="Cambria Math" w:hint="eastAsia"/>
                      </w:rPr>
                      <m:t xml:space="preserve"> </m:t>
                    </w:ins>
                  </m:r>
                  <m:r>
                    <w:ins w:id="1471" w:author="chao zhang" w:date="2026-05-06T10:04:00Z">
                      <m:rPr>
                        <m:sty m:val="bi"/>
                      </m:rPr>
                      <w:rPr>
                        <w:rFonts w:ascii="Cambria Math" w:hAnsi="Cambria Math" w:hint="eastAsia"/>
                      </w:rPr>
                      <m:t>≥</m:t>
                    </w:ins>
                  </m:r>
                  <m:r>
                    <w:ins w:id="1472" w:author="chao zhang" w:date="2026-05-06T10:04:00Z">
                      <m:rPr>
                        <m:sty m:val="bi"/>
                      </m:rPr>
                      <w:rPr>
                        <w:rFonts w:ascii="Cambria Math" w:hAnsi="Cambria Math" w:hint="eastAsia"/>
                      </w:rPr>
                      <m:t xml:space="preserve"> 2</m:t>
                    </w:ins>
                  </m:r>
                </m:e>
              </m:eqArr>
            </m:e>
          </m:d>
        </m:oMath>
      </m:oMathPara>
    </w:p>
    <w:p w14:paraId="2CF47453" w14:textId="77777777" w:rsidR="0065432E" w:rsidRDefault="0065432E" w:rsidP="0065432E">
      <w:pPr>
        <w:jc w:val="both"/>
        <w:rPr>
          <w:ins w:id="1473" w:author="chao zhang" w:date="2026-05-06T10:04:00Z"/>
        </w:rPr>
      </w:pPr>
      <w:ins w:id="1474" w:author="chao zhang" w:date="2026-05-06T10:04:00Z">
        <w:r>
          <w:t>The raw control signal is computed as</w:t>
        </w:r>
      </w:ins>
    </w:p>
    <w:p w14:paraId="391F55A4" w14:textId="77777777" w:rsidR="0065432E" w:rsidRPr="002C32B1" w:rsidRDefault="003D17D6" w:rsidP="0065432E">
      <w:pPr>
        <w:jc w:val="both"/>
        <w:rPr>
          <w:ins w:id="1475" w:author="chao zhang" w:date="2026-05-06T10:04:00Z"/>
          <w:b/>
          <w:bCs/>
        </w:rPr>
      </w:pPr>
      <m:oMathPara>
        <m:oMath>
          <m:sSub>
            <m:sSubPr>
              <m:ctrlPr>
                <w:ins w:id="1476" w:author="chao zhang" w:date="2026-05-06T10:04:00Z">
                  <w:rPr>
                    <w:rFonts w:ascii="Cambria Math" w:hAnsi="Cambria Math"/>
                    <w:b/>
                    <w:bCs/>
                    <w:i/>
                  </w:rPr>
                </w:ins>
              </m:ctrlPr>
            </m:sSubPr>
            <m:e>
              <m:r>
                <w:ins w:id="1477" w:author="chao zhang" w:date="2026-05-06T10:04:00Z">
                  <m:rPr>
                    <m:sty m:val="bi"/>
                  </m:rPr>
                  <w:rPr>
                    <w:rFonts w:ascii="Cambria Math" w:hAnsi="Cambria Math"/>
                  </w:rPr>
                  <m:t>u</m:t>
                </w:ins>
              </m:r>
            </m:e>
            <m:sub>
              <m:r>
                <w:ins w:id="1478" w:author="chao zhang" w:date="2026-05-06T10:04:00Z">
                  <m:rPr>
                    <m:sty m:val="bi"/>
                  </m:rPr>
                  <w:rPr>
                    <w:rFonts w:ascii="Cambria Math" w:hAnsi="Cambria Math"/>
                  </w:rPr>
                  <m:t>t</m:t>
                </w:ins>
              </m:r>
            </m:sub>
          </m:sSub>
          <m:r>
            <w:ins w:id="1479" w:author="chao zhang" w:date="2026-05-06T10:04:00Z">
              <m:rPr>
                <m:sty m:val="bi"/>
              </m:rPr>
              <w:rPr>
                <w:rFonts w:ascii="Cambria Math" w:hAnsi="Cambria Math" w:hint="eastAsia"/>
              </w:rPr>
              <m:t xml:space="preserve">= </m:t>
            </w:ins>
          </m:r>
          <m:sSub>
            <m:sSubPr>
              <m:ctrlPr>
                <w:ins w:id="1480" w:author="chao zhang" w:date="2026-05-06T10:04:00Z">
                  <w:rPr>
                    <w:rFonts w:ascii="Cambria Math" w:hAnsi="Cambria Math"/>
                    <w:b/>
                    <w:bCs/>
                    <w:i/>
                  </w:rPr>
                </w:ins>
              </m:ctrlPr>
            </m:sSubPr>
            <m:e>
              <m:r>
                <w:ins w:id="1481" w:author="chao zhang" w:date="2026-05-06T10:04:00Z">
                  <m:rPr>
                    <m:sty m:val="bi"/>
                  </m:rPr>
                  <w:rPr>
                    <w:rFonts w:ascii="Cambria Math" w:hAnsi="Cambria Math"/>
                  </w:rPr>
                  <m:t>K</m:t>
                </w:ins>
              </m:r>
            </m:e>
            <m:sub>
              <m:r>
                <w:ins w:id="1482" w:author="chao zhang" w:date="2026-05-06T10:04:00Z">
                  <m:rPr>
                    <m:sty m:val="bi"/>
                  </m:rPr>
                  <w:rPr>
                    <w:rFonts w:ascii="Cambria Math" w:hAnsi="Cambria Math"/>
                  </w:rPr>
                  <m:t>P</m:t>
                </w:ins>
              </m:r>
            </m:sub>
          </m:sSub>
          <m:sSub>
            <m:sSubPr>
              <m:ctrlPr>
                <w:ins w:id="1483" w:author="chao zhang" w:date="2026-05-06T10:04:00Z">
                  <w:rPr>
                    <w:rFonts w:ascii="Cambria Math" w:hAnsi="Cambria Math"/>
                    <w:b/>
                    <w:bCs/>
                    <w:i/>
                  </w:rPr>
                </w:ins>
              </m:ctrlPr>
            </m:sSubPr>
            <m:e>
              <m:r>
                <w:ins w:id="1484" w:author="chao zhang" w:date="2026-05-06T10:04:00Z">
                  <m:rPr>
                    <m:sty m:val="bi"/>
                  </m:rPr>
                  <w:rPr>
                    <w:rFonts w:ascii="Cambria Math" w:hAnsi="Cambria Math"/>
                  </w:rPr>
                  <m:t>e</m:t>
                </w:ins>
              </m:r>
            </m:e>
            <m:sub>
              <m:r>
                <w:ins w:id="1485" w:author="chao zhang" w:date="2026-05-06T10:04:00Z">
                  <m:rPr>
                    <m:sty m:val="bi"/>
                  </m:rPr>
                  <w:rPr>
                    <w:rFonts w:ascii="Cambria Math" w:hAnsi="Cambria Math"/>
                  </w:rPr>
                  <m:t>t</m:t>
                </w:ins>
              </m:r>
            </m:sub>
          </m:sSub>
          <m:r>
            <w:ins w:id="1486" w:author="chao zhang" w:date="2026-05-06T10:04:00Z">
              <m:rPr>
                <m:sty m:val="bi"/>
              </m:rPr>
              <w:rPr>
                <w:rFonts w:ascii="Cambria Math" w:hAnsi="Cambria Math" w:hint="eastAsia"/>
              </w:rPr>
              <m:t xml:space="preserve">+ </m:t>
            </w:ins>
          </m:r>
          <m:sSub>
            <m:sSubPr>
              <m:ctrlPr>
                <w:ins w:id="1487" w:author="chao zhang" w:date="2026-05-06T10:04:00Z">
                  <w:rPr>
                    <w:rFonts w:ascii="Cambria Math" w:hAnsi="Cambria Math"/>
                    <w:b/>
                    <w:bCs/>
                    <w:i/>
                  </w:rPr>
                </w:ins>
              </m:ctrlPr>
            </m:sSubPr>
            <m:e>
              <m:r>
                <w:ins w:id="1488" w:author="chao zhang" w:date="2026-05-06T10:04:00Z">
                  <m:rPr>
                    <m:sty m:val="bi"/>
                  </m:rPr>
                  <w:rPr>
                    <w:rFonts w:ascii="Cambria Math" w:hAnsi="Cambria Math"/>
                  </w:rPr>
                  <m:t>K</m:t>
                </w:ins>
              </m:r>
            </m:e>
            <m:sub>
              <m:r>
                <w:ins w:id="1489" w:author="chao zhang" w:date="2026-05-06T10:04:00Z">
                  <m:rPr>
                    <m:sty m:val="bi"/>
                  </m:rPr>
                  <w:rPr>
                    <w:rFonts w:ascii="Cambria Math" w:hAnsi="Cambria Math"/>
                  </w:rPr>
                  <m:t>I</m:t>
                </w:ins>
              </m:r>
            </m:sub>
          </m:sSub>
          <m:sSub>
            <m:sSubPr>
              <m:ctrlPr>
                <w:ins w:id="1490" w:author="chao zhang" w:date="2026-05-06T10:04:00Z">
                  <w:rPr>
                    <w:rFonts w:ascii="Cambria Math" w:hAnsi="Cambria Math"/>
                    <w:b/>
                    <w:bCs/>
                    <w:i/>
                  </w:rPr>
                </w:ins>
              </m:ctrlPr>
            </m:sSubPr>
            <m:e>
              <m:r>
                <w:ins w:id="1491" w:author="chao zhang" w:date="2026-05-06T10:04:00Z">
                  <m:rPr>
                    <m:sty m:val="bi"/>
                  </m:rPr>
                  <w:rPr>
                    <w:rFonts w:ascii="Cambria Math" w:hAnsi="Cambria Math"/>
                  </w:rPr>
                  <m:t>I</m:t>
                </w:ins>
              </m:r>
            </m:e>
            <m:sub>
              <m:r>
                <w:ins w:id="1492" w:author="chao zhang" w:date="2026-05-06T10:04:00Z">
                  <m:rPr>
                    <m:sty m:val="bi"/>
                  </m:rPr>
                  <w:rPr>
                    <w:rFonts w:ascii="Cambria Math" w:hAnsi="Cambria Math"/>
                  </w:rPr>
                  <m:t>t</m:t>
                </w:ins>
              </m:r>
            </m:sub>
          </m:sSub>
          <m:r>
            <w:ins w:id="1493" w:author="chao zhang" w:date="2026-05-06T10:04:00Z">
              <m:rPr>
                <m:sty m:val="bi"/>
              </m:rPr>
              <w:rPr>
                <w:rFonts w:ascii="Cambria Math" w:hAnsi="Cambria Math" w:hint="eastAsia"/>
              </w:rPr>
              <m:t xml:space="preserve">+ </m:t>
            </w:ins>
          </m:r>
          <m:sSub>
            <m:sSubPr>
              <m:ctrlPr>
                <w:ins w:id="1494" w:author="chao zhang" w:date="2026-05-06T10:04:00Z">
                  <w:rPr>
                    <w:rFonts w:ascii="Cambria Math" w:hAnsi="Cambria Math"/>
                    <w:b/>
                    <w:bCs/>
                    <w:i/>
                  </w:rPr>
                </w:ins>
              </m:ctrlPr>
            </m:sSubPr>
            <m:e>
              <m:r>
                <w:ins w:id="1495" w:author="chao zhang" w:date="2026-05-06T10:04:00Z">
                  <m:rPr>
                    <m:sty m:val="bi"/>
                  </m:rPr>
                  <w:rPr>
                    <w:rFonts w:ascii="Cambria Math" w:hAnsi="Cambria Math"/>
                  </w:rPr>
                  <m:t>K</m:t>
                </w:ins>
              </m:r>
            </m:e>
            <m:sub>
              <m:r>
                <w:ins w:id="1496" w:author="chao zhang" w:date="2026-05-06T10:04:00Z">
                  <m:rPr>
                    <m:sty m:val="bi"/>
                  </m:rPr>
                  <w:rPr>
                    <w:rFonts w:ascii="Cambria Math" w:hAnsi="Cambria Math"/>
                  </w:rPr>
                  <m:t>D</m:t>
                </w:ins>
              </m:r>
            </m:sub>
          </m:sSub>
          <m:sSub>
            <m:sSubPr>
              <m:ctrlPr>
                <w:ins w:id="1497" w:author="chao zhang" w:date="2026-05-06T10:04:00Z">
                  <w:rPr>
                    <w:rFonts w:ascii="Cambria Math" w:hAnsi="Cambria Math"/>
                    <w:b/>
                    <w:bCs/>
                    <w:i/>
                  </w:rPr>
                </w:ins>
              </m:ctrlPr>
            </m:sSubPr>
            <m:e>
              <m:r>
                <w:ins w:id="1498" w:author="chao zhang" w:date="2026-05-06T10:04:00Z">
                  <m:rPr>
                    <m:sty m:val="bi"/>
                  </m:rPr>
                  <w:rPr>
                    <w:rFonts w:ascii="Cambria Math" w:hAnsi="Cambria Math"/>
                  </w:rPr>
                  <m:t>D</m:t>
                </w:ins>
              </m:r>
            </m:e>
            <m:sub>
              <m:r>
                <w:ins w:id="1499" w:author="chao zhang" w:date="2026-05-06T10:04:00Z">
                  <m:rPr>
                    <m:sty m:val="bi"/>
                  </m:rPr>
                  <w:rPr>
                    <w:rFonts w:ascii="Cambria Math" w:hAnsi="Cambria Math"/>
                  </w:rPr>
                  <m:t>t</m:t>
                </w:ins>
              </m:r>
            </m:sub>
          </m:sSub>
        </m:oMath>
      </m:oMathPara>
    </w:p>
    <w:p w14:paraId="022544FB" w14:textId="77777777" w:rsidR="0065432E" w:rsidRDefault="0065432E" w:rsidP="0065432E">
      <w:pPr>
        <w:jc w:val="both"/>
        <w:rPr>
          <w:ins w:id="1500" w:author="chao zhang" w:date="2026-05-06T10:04:00Z"/>
        </w:rPr>
      </w:pPr>
      <w:ins w:id="1501" w:author="chao zhang" w:date="2026-05-06T10:04:00Z">
        <w:r>
          <w:t>where</w:t>
        </w:r>
      </w:ins>
      <m:oMath>
        <m:r>
          <w:ins w:id="1502" w:author="chao zhang" w:date="2026-05-06T10:04:00Z">
            <w:rPr>
              <w:rFonts w:ascii="Cambria Math" w:hAnsi="Cambria Math"/>
            </w:rPr>
            <m:t xml:space="preserve"> </m:t>
          </w:ins>
        </m:r>
        <m:sSub>
          <m:sSubPr>
            <m:ctrlPr>
              <w:ins w:id="1503" w:author="chao zhang" w:date="2026-05-06T10:04:00Z">
                <w:rPr>
                  <w:rFonts w:ascii="Cambria Math" w:hAnsi="Cambria Math"/>
                  <w:b/>
                  <w:bCs/>
                  <w:i/>
                </w:rPr>
              </w:ins>
            </m:ctrlPr>
          </m:sSubPr>
          <m:e>
            <m:r>
              <w:ins w:id="1504" w:author="chao zhang" w:date="2026-05-06T10:04:00Z">
                <m:rPr>
                  <m:sty m:val="bi"/>
                </m:rPr>
                <w:rPr>
                  <w:rFonts w:ascii="Cambria Math" w:hAnsi="Cambria Math"/>
                </w:rPr>
                <m:t>K</m:t>
              </w:ins>
            </m:r>
          </m:e>
          <m:sub>
            <m:r>
              <w:ins w:id="1505" w:author="chao zhang" w:date="2026-05-06T10:04:00Z">
                <m:rPr>
                  <m:sty m:val="bi"/>
                </m:rPr>
                <w:rPr>
                  <w:rFonts w:ascii="Cambria Math" w:hAnsi="Cambria Math"/>
                </w:rPr>
                <m:t>P</m:t>
              </w:ins>
            </m:r>
          </m:sub>
        </m:sSub>
      </m:oMath>
      <w:ins w:id="1506" w:author="chao zhang" w:date="2026-05-06T10:04:00Z">
        <w:r>
          <w:t xml:space="preserve">= 0.32, </w:t>
        </w:r>
      </w:ins>
      <m:oMath>
        <m:sSub>
          <m:sSubPr>
            <m:ctrlPr>
              <w:ins w:id="1507" w:author="chao zhang" w:date="2026-05-06T10:04:00Z">
                <w:rPr>
                  <w:rFonts w:ascii="Cambria Math" w:hAnsi="Cambria Math"/>
                  <w:b/>
                  <w:bCs/>
                  <w:i/>
                </w:rPr>
              </w:ins>
            </m:ctrlPr>
          </m:sSubPr>
          <m:e>
            <m:r>
              <w:ins w:id="1508" w:author="chao zhang" w:date="2026-05-06T10:04:00Z">
                <m:rPr>
                  <m:sty m:val="bi"/>
                </m:rPr>
                <w:rPr>
                  <w:rFonts w:ascii="Cambria Math" w:hAnsi="Cambria Math"/>
                </w:rPr>
                <m:t>K</m:t>
              </w:ins>
            </m:r>
          </m:e>
          <m:sub>
            <m:r>
              <w:ins w:id="1509" w:author="chao zhang" w:date="2026-05-06T10:04:00Z">
                <m:rPr>
                  <m:sty m:val="bi"/>
                </m:rPr>
                <w:rPr>
                  <w:rFonts w:ascii="Cambria Math" w:hAnsi="Cambria Math"/>
                </w:rPr>
                <m:t>I</m:t>
              </w:ins>
            </m:r>
          </m:sub>
        </m:sSub>
      </m:oMath>
      <w:ins w:id="1510" w:author="chao zhang" w:date="2026-05-06T10:04:00Z">
        <w:r>
          <w:t xml:space="preserve"> = 0.012, and </w:t>
        </w:r>
      </w:ins>
      <m:oMath>
        <m:sSub>
          <m:sSubPr>
            <m:ctrlPr>
              <w:ins w:id="1511" w:author="chao zhang" w:date="2026-05-06T10:04:00Z">
                <w:rPr>
                  <w:rFonts w:ascii="Cambria Math" w:hAnsi="Cambria Math"/>
                  <w:b/>
                  <w:bCs/>
                  <w:i/>
                </w:rPr>
              </w:ins>
            </m:ctrlPr>
          </m:sSubPr>
          <m:e>
            <m:r>
              <w:ins w:id="1512" w:author="chao zhang" w:date="2026-05-06T10:04:00Z">
                <m:rPr>
                  <m:sty m:val="bi"/>
                </m:rPr>
                <w:rPr>
                  <w:rFonts w:ascii="Cambria Math" w:hAnsi="Cambria Math"/>
                </w:rPr>
                <m:t>K</m:t>
              </w:ins>
            </m:r>
          </m:e>
          <m:sub>
            <m:r>
              <w:ins w:id="1513" w:author="chao zhang" w:date="2026-05-06T10:04:00Z">
                <m:rPr>
                  <m:sty m:val="bi"/>
                </m:rPr>
                <w:rPr>
                  <w:rFonts w:ascii="Cambria Math" w:hAnsi="Cambria Math"/>
                </w:rPr>
                <m:t>D</m:t>
              </w:ins>
            </m:r>
          </m:sub>
        </m:sSub>
      </m:oMath>
      <w:ins w:id="1514" w:author="chao zhang" w:date="2026-05-06T10:04:00Z">
        <w:r>
          <w:t xml:space="preserve"> = 0.08.</w:t>
        </w:r>
      </w:ins>
    </w:p>
    <w:p w14:paraId="6AD400D6" w14:textId="77777777" w:rsidR="0065432E" w:rsidRDefault="0065432E" w:rsidP="0065432E">
      <w:pPr>
        <w:jc w:val="both"/>
        <w:rPr>
          <w:ins w:id="1515" w:author="chao zhang" w:date="2026-05-06T10:04:00Z"/>
        </w:rPr>
      </w:pPr>
      <w:ins w:id="1516" w:author="chao zhang" w:date="2026-05-06T10:04:00Z">
        <w:r>
          <w:t>The dosing volume is then taken as</w:t>
        </w:r>
      </w:ins>
    </w:p>
    <w:p w14:paraId="6230FFAA" w14:textId="77777777" w:rsidR="0065432E" w:rsidRPr="002C32B1" w:rsidRDefault="003D17D6" w:rsidP="0065432E">
      <w:pPr>
        <w:jc w:val="both"/>
        <w:rPr>
          <w:ins w:id="1517" w:author="chao zhang" w:date="2026-05-06T10:04:00Z"/>
          <w:b/>
          <w:bCs/>
        </w:rPr>
      </w:pPr>
      <m:oMathPara>
        <m:oMath>
          <m:sSub>
            <m:sSubPr>
              <m:ctrlPr>
                <w:ins w:id="1518" w:author="chao zhang" w:date="2026-05-06T10:04:00Z">
                  <w:rPr>
                    <w:rFonts w:ascii="Cambria Math" w:hAnsi="Cambria Math"/>
                    <w:b/>
                    <w:bCs/>
                    <w:i/>
                  </w:rPr>
                </w:ins>
              </m:ctrlPr>
            </m:sSubPr>
            <m:e>
              <m:r>
                <w:ins w:id="1519" w:author="chao zhang" w:date="2026-05-06T10:04:00Z">
                  <m:rPr>
                    <m:sty m:val="bi"/>
                  </m:rPr>
                  <w:rPr>
                    <w:rFonts w:ascii="Cambria Math" w:hAnsi="Cambria Math"/>
                  </w:rPr>
                  <m:t>V</m:t>
                </w:ins>
              </m:r>
            </m:e>
            <m:sub>
              <m:r>
                <w:ins w:id="1520" w:author="chao zhang" w:date="2026-05-06T10:04:00Z">
                  <m:rPr>
                    <m:sty m:val="bi"/>
                  </m:rPr>
                  <w:rPr>
                    <w:rFonts w:ascii="Cambria Math" w:hAnsi="Cambria Math"/>
                  </w:rPr>
                  <m:t>t</m:t>
                </w:ins>
              </m:r>
            </m:sub>
          </m:sSub>
          <m:r>
            <w:ins w:id="1521" w:author="chao zhang" w:date="2026-05-06T10:04:00Z">
              <m:rPr>
                <m:sty m:val="bi"/>
              </m:rPr>
              <w:rPr>
                <w:rFonts w:ascii="Cambria Math" w:hAnsi="Cambria Math" w:hint="eastAsia"/>
              </w:rPr>
              <m:t xml:space="preserve">= </m:t>
            </w:ins>
          </m:r>
          <m:r>
            <w:ins w:id="1522" w:author="chao zhang" w:date="2026-05-06T10:04:00Z">
              <m:rPr>
                <m:sty m:val="bi"/>
              </m:rPr>
              <w:rPr>
                <w:rFonts w:ascii="Cambria Math" w:hAnsi="Cambria Math"/>
              </w:rPr>
              <m:t>clip</m:t>
            </w:ins>
          </m:r>
          <m:d>
            <m:dPr>
              <m:ctrlPr>
                <w:ins w:id="1523" w:author="chao zhang" w:date="2026-05-06T10:04:00Z">
                  <w:rPr>
                    <w:rFonts w:ascii="Cambria Math" w:hAnsi="Cambria Math"/>
                    <w:b/>
                    <w:bCs/>
                    <w:i/>
                  </w:rPr>
                </w:ins>
              </m:ctrlPr>
            </m:dPr>
            <m:e>
              <m:d>
                <m:dPr>
                  <m:begChr m:val="|"/>
                  <m:endChr m:val="|"/>
                  <m:ctrlPr>
                    <w:ins w:id="1524" w:author="chao zhang" w:date="2026-05-06T10:04:00Z">
                      <w:rPr>
                        <w:rFonts w:ascii="Cambria Math" w:hAnsi="Cambria Math"/>
                        <w:b/>
                        <w:bCs/>
                        <w:i/>
                      </w:rPr>
                    </w:ins>
                  </m:ctrlPr>
                </m:dPr>
                <m:e>
                  <m:sSub>
                    <m:sSubPr>
                      <m:ctrlPr>
                        <w:ins w:id="1525" w:author="chao zhang" w:date="2026-05-06T10:04:00Z">
                          <w:rPr>
                            <w:rFonts w:ascii="Cambria Math" w:hAnsi="Cambria Math"/>
                            <w:b/>
                            <w:bCs/>
                            <w:i/>
                          </w:rPr>
                        </w:ins>
                      </m:ctrlPr>
                    </m:sSubPr>
                    <m:e>
                      <m:r>
                        <w:ins w:id="1526" w:author="chao zhang" w:date="2026-05-06T10:04:00Z">
                          <m:rPr>
                            <m:sty m:val="bi"/>
                          </m:rPr>
                          <w:rPr>
                            <w:rFonts w:ascii="Cambria Math" w:hAnsi="Cambria Math"/>
                          </w:rPr>
                          <m:t>u</m:t>
                        </w:ins>
                      </m:r>
                    </m:e>
                    <m:sub>
                      <m:r>
                        <w:ins w:id="1527" w:author="chao zhang" w:date="2026-05-06T10:04:00Z">
                          <m:rPr>
                            <m:sty m:val="bi"/>
                          </m:rPr>
                          <w:rPr>
                            <w:rFonts w:ascii="Cambria Math" w:hAnsi="Cambria Math"/>
                          </w:rPr>
                          <m:t>t</m:t>
                        </w:ins>
                      </m:r>
                    </m:sub>
                  </m:sSub>
                </m:e>
              </m:d>
              <m:r>
                <w:ins w:id="1528" w:author="chao zhang" w:date="2026-05-06T10:04:00Z">
                  <m:rPr>
                    <m:sty m:val="bi"/>
                  </m:rPr>
                  <w:rPr>
                    <w:rFonts w:ascii="Cambria Math" w:hAnsi="Cambria Math" w:hint="eastAsia"/>
                  </w:rPr>
                  <m:t xml:space="preserve">, </m:t>
                </w:ins>
              </m:r>
              <m:sSub>
                <m:sSubPr>
                  <m:ctrlPr>
                    <w:ins w:id="1529" w:author="chao zhang" w:date="2026-05-06T10:04:00Z">
                      <w:rPr>
                        <w:rFonts w:ascii="Cambria Math" w:hAnsi="Cambria Math"/>
                        <w:b/>
                        <w:bCs/>
                        <w:i/>
                      </w:rPr>
                    </w:ins>
                  </m:ctrlPr>
                </m:sSubPr>
                <m:e>
                  <m:r>
                    <w:ins w:id="1530" w:author="chao zhang" w:date="2026-05-06T10:04:00Z">
                      <m:rPr>
                        <m:sty m:val="bi"/>
                      </m:rPr>
                      <w:rPr>
                        <w:rFonts w:ascii="Cambria Math" w:hAnsi="Cambria Math"/>
                      </w:rPr>
                      <m:t>m</m:t>
                    </w:ins>
                  </m:r>
                  <m:r>
                    <w:ins w:id="1531" w:author="chao zhang" w:date="2026-05-06T10:04:00Z">
                      <m:rPr>
                        <m:sty m:val="bi"/>
                      </m:rPr>
                      <w:rPr>
                        <w:rFonts w:ascii="Cambria Math" w:eastAsiaTheme="minorEastAsia" w:hAnsi="Cambria Math"/>
                      </w:rPr>
                      <m:t>in=</m:t>
                    </w:ins>
                  </m:r>
                  <m:r>
                    <w:ins w:id="1532" w:author="chao zhang" w:date="2026-05-06T10:04:00Z">
                      <m:rPr>
                        <m:sty m:val="bi"/>
                      </m:rPr>
                      <w:rPr>
                        <w:rFonts w:ascii="Cambria Math" w:hAnsi="Cambria Math"/>
                      </w:rPr>
                      <m:t>V</m:t>
                    </w:ins>
                  </m:r>
                </m:e>
                <m:sub>
                  <m:r>
                    <w:ins w:id="1533" w:author="chao zhang" w:date="2026-05-06T10:04:00Z">
                      <m:rPr>
                        <m:sty m:val="bi"/>
                      </m:rPr>
                      <w:rPr>
                        <w:rFonts w:ascii="Cambria Math" w:hAnsi="Cambria Math"/>
                      </w:rPr>
                      <m:t>min</m:t>
                    </w:ins>
                  </m:r>
                </m:sub>
              </m:sSub>
              <m:r>
                <w:ins w:id="1534" w:author="chao zhang" w:date="2026-05-06T10:04:00Z">
                  <m:rPr>
                    <m:sty m:val="bi"/>
                  </m:rPr>
                  <w:rPr>
                    <w:rFonts w:ascii="Cambria Math" w:hAnsi="Cambria Math" w:hint="eastAsia"/>
                  </w:rPr>
                  <m:t xml:space="preserve">, </m:t>
                </w:ins>
              </m:r>
              <m:sSub>
                <m:sSubPr>
                  <m:ctrlPr>
                    <w:ins w:id="1535" w:author="chao zhang" w:date="2026-05-06T10:04:00Z">
                      <w:rPr>
                        <w:rFonts w:ascii="Cambria Math" w:hAnsi="Cambria Math"/>
                        <w:b/>
                        <w:bCs/>
                        <w:i/>
                      </w:rPr>
                    </w:ins>
                  </m:ctrlPr>
                </m:sSubPr>
                <m:e>
                  <m:r>
                    <w:ins w:id="1536" w:author="chao zhang" w:date="2026-05-06T10:04:00Z">
                      <m:rPr>
                        <m:sty m:val="bi"/>
                      </m:rPr>
                      <w:rPr>
                        <w:rFonts w:ascii="Cambria Math" w:hAnsi="Cambria Math"/>
                      </w:rPr>
                      <m:t>m</m:t>
                    </w:ins>
                  </m:r>
                  <m:r>
                    <w:ins w:id="1537" w:author="chao zhang" w:date="2026-05-06T10:04:00Z">
                      <m:rPr>
                        <m:sty m:val="bi"/>
                      </m:rPr>
                      <w:rPr>
                        <w:rFonts w:ascii="Cambria Math" w:eastAsiaTheme="minorEastAsia" w:hAnsi="Cambria Math"/>
                      </w:rPr>
                      <m:t>ax=</m:t>
                    </w:ins>
                  </m:r>
                  <m:r>
                    <w:ins w:id="1538" w:author="chao zhang" w:date="2026-05-06T10:04:00Z">
                      <m:rPr>
                        <m:sty m:val="bi"/>
                      </m:rPr>
                      <w:rPr>
                        <w:rFonts w:ascii="Cambria Math" w:hAnsi="Cambria Math"/>
                      </w:rPr>
                      <m:t>V</m:t>
                    </w:ins>
                  </m:r>
                </m:e>
                <m:sub>
                  <m:r>
                    <w:ins w:id="1539" w:author="chao zhang" w:date="2026-05-06T10:04:00Z">
                      <m:rPr>
                        <m:sty m:val="bi"/>
                      </m:rPr>
                      <w:rPr>
                        <w:rFonts w:ascii="Cambria Math" w:hAnsi="Cambria Math"/>
                      </w:rPr>
                      <m:t>max</m:t>
                    </w:ins>
                  </m:r>
                </m:sub>
              </m:sSub>
            </m:e>
          </m:d>
        </m:oMath>
      </m:oMathPara>
    </w:p>
    <w:p w14:paraId="0CCCF926" w14:textId="77777777" w:rsidR="0065432E" w:rsidRPr="002C32B1" w:rsidRDefault="0065432E" w:rsidP="0065432E">
      <w:pPr>
        <w:jc w:val="both"/>
        <w:rPr>
          <w:ins w:id="1540" w:author="chao zhang" w:date="2026-05-06T10:04:00Z"/>
          <w:b/>
          <w:bCs/>
        </w:rPr>
      </w:pPr>
      <w:ins w:id="1541" w:author="chao zhang" w:date="2026-05-06T10:04:00Z">
        <w:r w:rsidRPr="00B16781">
          <w:t xml:space="preserve">with </w:t>
        </w:r>
      </w:ins>
      <m:oMath>
        <m:sSub>
          <m:sSubPr>
            <m:ctrlPr>
              <w:ins w:id="1542" w:author="chao zhang" w:date="2026-05-06T10:04:00Z">
                <w:rPr>
                  <w:rFonts w:ascii="Cambria Math" w:hAnsi="Cambria Math"/>
                  <w:b/>
                  <w:bCs/>
                  <w:i/>
                </w:rPr>
              </w:ins>
            </m:ctrlPr>
          </m:sSubPr>
          <m:e>
            <m:r>
              <w:ins w:id="1543" w:author="chao zhang" w:date="2026-05-06T10:04:00Z">
                <m:rPr>
                  <m:sty m:val="bi"/>
                </m:rPr>
                <w:rPr>
                  <w:rFonts w:ascii="Cambria Math" w:hAnsi="Cambria Math"/>
                </w:rPr>
                <m:t>V</m:t>
              </w:ins>
            </m:r>
          </m:e>
          <m:sub>
            <m:r>
              <w:ins w:id="1544" w:author="chao zhang" w:date="2026-05-06T10:04:00Z">
                <m:rPr>
                  <m:sty m:val="bi"/>
                </m:rPr>
                <w:rPr>
                  <w:rFonts w:ascii="Cambria Math" w:hAnsi="Cambria Math"/>
                </w:rPr>
                <m:t>min</m:t>
              </w:ins>
            </m:r>
          </m:sub>
        </m:sSub>
      </m:oMath>
      <w:ins w:id="1545" w:author="chao zhang" w:date="2026-05-06T10:04:00Z">
        <w:r w:rsidRPr="00B16781">
          <w:t xml:space="preserve"> = 0.01 mL and </w:t>
        </w:r>
      </w:ins>
      <m:oMath>
        <m:sSub>
          <m:sSubPr>
            <m:ctrlPr>
              <w:ins w:id="1546" w:author="chao zhang" w:date="2026-05-06T10:04:00Z">
                <w:rPr>
                  <w:rFonts w:ascii="Cambria Math" w:hAnsi="Cambria Math"/>
                  <w:b/>
                  <w:bCs/>
                  <w:i/>
                </w:rPr>
              </w:ins>
            </m:ctrlPr>
          </m:sSubPr>
          <m:e>
            <m:r>
              <w:ins w:id="1547" w:author="chao zhang" w:date="2026-05-06T10:04:00Z">
                <m:rPr>
                  <m:sty m:val="bi"/>
                </m:rPr>
                <w:rPr>
                  <w:rFonts w:ascii="Cambria Math" w:hAnsi="Cambria Math"/>
                </w:rPr>
                <m:t>V</m:t>
              </w:ins>
            </m:r>
          </m:e>
          <m:sub>
            <m:r>
              <w:ins w:id="1548" w:author="chao zhang" w:date="2026-05-06T10:04:00Z">
                <m:rPr>
                  <m:sty m:val="bi"/>
                </m:rPr>
                <w:rPr>
                  <w:rFonts w:ascii="Cambria Math" w:hAnsi="Cambria Math"/>
                </w:rPr>
                <m:t>max</m:t>
              </w:ins>
            </m:r>
          </m:sub>
        </m:sSub>
      </m:oMath>
      <w:ins w:id="1549" w:author="chao zhang" w:date="2026-05-06T10:04:00Z">
        <w:r w:rsidRPr="00B16781">
          <w:t xml:space="preserve">= 3.00 mL. The final volume is rounded to three decimal places. </w:t>
        </w:r>
      </w:ins>
    </w:p>
    <w:p w14:paraId="2E7ED8DC" w14:textId="77777777" w:rsidR="0065432E" w:rsidRDefault="0065432E" w:rsidP="0065432E">
      <w:pPr>
        <w:jc w:val="both"/>
        <w:rPr>
          <w:ins w:id="1550" w:author="chao zhang" w:date="2026-05-06T10:04:00Z"/>
        </w:rPr>
      </w:pPr>
      <w:ins w:id="1551" w:author="chao zhang" w:date="2026-05-06T10:04:00Z">
        <w:r>
          <w:t xml:space="preserve">In this baseline, the proportional, integral, and derivative gains are fixed; the only adaptive component is the integral damping after a sign change. A run is counted as successful if the pH </w:t>
        </w:r>
        <w:r>
          <w:lastRenderedPageBreak/>
          <w:t>reaches within ±0.1 of the target within 50 dosing steps. An overshoot event is recorded when the pH crosses the target between two consecutive steps.</w:t>
        </w:r>
      </w:ins>
    </w:p>
    <w:p w14:paraId="08A4BDA2" w14:textId="406AFE58" w:rsidR="00486260" w:rsidRPr="00486260" w:rsidDel="00E45B0E" w:rsidRDefault="00486260">
      <w:pPr>
        <w:rPr>
          <w:del w:id="1552" w:author="chao zhang" w:date="2026-05-04T20:46:00Z"/>
          <w:rFonts w:eastAsiaTheme="minorEastAsia"/>
          <w:rPrChange w:id="1553" w:author="chao zhang" w:date="2026-05-04T20:34:00Z">
            <w:rPr>
              <w:del w:id="1554" w:author="chao zhang" w:date="2026-05-04T20:46:00Z"/>
              <w:color w:val="000000" w:themeColor="text1"/>
              <w:sz w:val="24"/>
            </w:rPr>
          </w:rPrChange>
        </w:rPr>
        <w:pPrChange w:id="1555" w:author="chao zhang" w:date="2026-05-04T20:34:00Z">
          <w:pPr>
            <w:pStyle w:val="1"/>
            <w:spacing w:before="249" w:line="360" w:lineRule="auto"/>
            <w:jc w:val="both"/>
          </w:pPr>
        </w:pPrChange>
      </w:pPr>
    </w:p>
    <w:p w14:paraId="2676877B" w14:textId="77777777" w:rsidR="00786B96" w:rsidRPr="00AB371E" w:rsidRDefault="00786B96" w:rsidP="00397965">
      <w:pPr>
        <w:pStyle w:val="2"/>
        <w:spacing w:line="360" w:lineRule="auto"/>
        <w:jc w:val="both"/>
        <w:rPr>
          <w:rFonts w:ascii="Times New Roman" w:eastAsia="Times New Roman" w:hAnsi="Times New Roman" w:cs="Times New Roman"/>
          <w:color w:val="auto"/>
          <w:sz w:val="24"/>
          <w:szCs w:val="24"/>
          <w:rPrChange w:id="1556" w:author="SYLZ" w:date="2026-03-27T15:32:00Z">
            <w:rPr>
              <w:rFonts w:ascii="Times New Roman" w:hAnsi="Times New Roman" w:cs="Times New Roman"/>
              <w:b/>
              <w:bCs/>
              <w:color w:val="000000" w:themeColor="text1"/>
              <w:sz w:val="24"/>
              <w:szCs w:val="24"/>
            </w:rPr>
          </w:rPrChange>
        </w:rPr>
      </w:pPr>
      <w:bookmarkStart w:id="1557" w:name="bayesian-parameter-updating"/>
      <w:bookmarkStart w:id="1558" w:name="_Toc228955511"/>
      <w:r w:rsidRPr="00AB371E">
        <w:rPr>
          <w:rFonts w:ascii="Times New Roman" w:eastAsia="Times New Roman" w:hAnsi="Times New Roman" w:cs="Times New Roman"/>
          <w:color w:val="auto"/>
          <w:sz w:val="24"/>
          <w:szCs w:val="24"/>
          <w:rPrChange w:id="1559" w:author="SYLZ" w:date="2026-03-27T15:32:00Z">
            <w:rPr>
              <w:rFonts w:ascii="Times New Roman" w:hAnsi="Times New Roman" w:cs="Times New Roman"/>
              <w:b/>
              <w:bCs/>
              <w:color w:val="000000" w:themeColor="text1"/>
              <w:sz w:val="24"/>
              <w:szCs w:val="24"/>
            </w:rPr>
          </w:rPrChange>
        </w:rPr>
        <w:t>Bayesian Parameter Updating</w:t>
      </w:r>
      <w:bookmarkEnd w:id="1558"/>
    </w:p>
    <w:p w14:paraId="02704CD6" w14:textId="6A3013B9" w:rsidR="00AC4785" w:rsidRPr="00ED2D36" w:rsidRDefault="00AC4785"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To infer the acid-base composition of the solution during </w:t>
      </w:r>
      <w:ins w:id="1560" w:author="Yibin Jiang" w:date="2026-03-31T15:20:00Z">
        <w:r w:rsidR="00531A13" w:rsidRPr="00531A13">
          <w:rPr>
            <w:rFonts w:ascii="Times New Roman" w:hAnsi="Times New Roman" w:cs="Times New Roman"/>
            <w:color w:val="000000" w:themeColor="text1"/>
          </w:rPr>
          <w:t>pH-adjustment</w:t>
        </w:r>
      </w:ins>
      <w:del w:id="1561" w:author="Yibin Jiang" w:date="2026-03-31T15:20:00Z">
        <w:r w:rsidRPr="00ED2D36" w:rsidDel="00531A13">
          <w:rPr>
            <w:rFonts w:ascii="Times New Roman" w:hAnsi="Times New Roman" w:cs="Times New Roman"/>
            <w:color w:val="000000" w:themeColor="text1"/>
          </w:rPr>
          <w:delText>titration</w:delText>
        </w:r>
      </w:del>
      <w:r w:rsidRPr="00ED2D36">
        <w:rPr>
          <w:rFonts w:ascii="Times New Roman" w:hAnsi="Times New Roman" w:cs="Times New Roman"/>
          <w:color w:val="000000" w:themeColor="text1"/>
        </w:rPr>
        <w:t xml:space="preserve">, we use an iterative Bayesian updating procedure based on </w:t>
      </w:r>
      <w:del w:id="1562" w:author="SYLZ" w:date="2026-03-27T14:17:00Z">
        <w:r w:rsidRPr="00ED2D36" w:rsidDel="00390B1A">
          <w:rPr>
            <w:rFonts w:ascii="Times New Roman" w:hAnsi="Times New Roman" w:cs="Times New Roman"/>
            <w:color w:val="000000" w:themeColor="text1"/>
          </w:rPr>
          <w:delText>particle</w:delText>
        </w:r>
      </w:del>
      <w:ins w:id="1563" w:author="SYLZ" w:date="2026-03-27T14:17:00Z">
        <w:r w:rsidR="00390B1A">
          <w:rPr>
            <w:rFonts w:ascii="Times New Roman" w:hAnsi="Times New Roman" w:cs="Times New Roman"/>
            <w:color w:val="000000" w:themeColor="text1"/>
          </w:rPr>
          <w:t>parameter vector</w:t>
        </w:r>
      </w:ins>
      <w:r w:rsidRPr="00ED2D36">
        <w:rPr>
          <w:rFonts w:ascii="Times New Roman" w:hAnsi="Times New Roman" w:cs="Times New Roman"/>
          <w:color w:val="000000" w:themeColor="text1"/>
        </w:rPr>
        <w:t xml:space="preserve"> filtering. The unknown chemical system is represented as a set of buffer pairs (a set of monoprotic acids). For the </w:t>
      </w:r>
      <w:proofErr w:type="spellStart"/>
      <w:r w:rsidRPr="00ED2D36">
        <w:rPr>
          <w:rFonts w:ascii="Times New Roman" w:hAnsi="Times New Roman" w:cs="Times New Roman"/>
          <w:b/>
          <w:bCs/>
          <w:i/>
          <w:iCs/>
          <w:color w:val="000000" w:themeColor="text1"/>
        </w:rPr>
        <w:t>i</w:t>
      </w:r>
      <w:r w:rsidRPr="00ED2D36">
        <w:rPr>
          <w:rFonts w:ascii="Times New Roman" w:hAnsi="Times New Roman" w:cs="Times New Roman"/>
          <w:color w:val="000000" w:themeColor="text1"/>
        </w:rPr>
        <w:t>-th</w:t>
      </w:r>
      <w:proofErr w:type="spellEnd"/>
      <w:r w:rsidRPr="00ED2D36">
        <w:rPr>
          <w:rFonts w:ascii="Times New Roman" w:hAnsi="Times New Roman" w:cs="Times New Roman"/>
          <w:color w:val="000000" w:themeColor="text1"/>
        </w:rPr>
        <w:t xml:space="preserve"> buffer pair, the parameters to be inferred are:</w:t>
      </w:r>
    </w:p>
    <w:p w14:paraId="343E9401" w14:textId="73D2A20C" w:rsidR="00AC4785" w:rsidRPr="00ED2D36" w:rsidRDefault="00AC4785"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1.</w:t>
      </w:r>
      <w:r w:rsidR="00D312B1" w:rsidRPr="00ED2D36">
        <w:rPr>
          <w:rFonts w:ascii="Times New Roman" w:hAnsi="Times New Roman" w:cs="Times New Roman"/>
          <w:color w:val="000000" w:themeColor="text1"/>
        </w:rPr>
        <w:t xml:space="preserve"> </w:t>
      </w:r>
      <w:del w:id="1564" w:author="Yibin Jiang" w:date="2026-03-21T12:12:00Z">
        <w:r w:rsidRPr="00ED2D36" w:rsidDel="00762A41">
          <w:rPr>
            <w:rFonts w:ascii="Times New Roman" w:hAnsi="Times New Roman" w:cs="Times New Roman"/>
            <w:color w:val="000000" w:themeColor="text1"/>
          </w:rPr>
          <w:delText xml:space="preserve">the </w:delText>
        </w:r>
      </w:del>
      <w:ins w:id="1565" w:author="Yibin Jiang" w:date="2026-03-21T12:12:00Z">
        <w:r w:rsidR="00762A41" w:rsidRPr="00ED2D36">
          <w:rPr>
            <w:rFonts w:ascii="Times New Roman" w:hAnsi="Times New Roman" w:cs="Times New Roman"/>
            <w:color w:val="000000" w:themeColor="text1"/>
          </w:rPr>
          <w:t xml:space="preserve">The </w:t>
        </w:r>
      </w:ins>
      <w:r w:rsidRPr="00ED2D36">
        <w:rPr>
          <w:rFonts w:ascii="Times New Roman" w:hAnsi="Times New Roman" w:cs="Times New Roman"/>
          <w:color w:val="000000" w:themeColor="text1"/>
        </w:rPr>
        <w:t xml:space="preserve">acid dissociation constant of the </w:t>
      </w:r>
      <w:proofErr w:type="spellStart"/>
      <w:r w:rsidRPr="00ED2D36">
        <w:rPr>
          <w:rFonts w:ascii="Times New Roman" w:hAnsi="Times New Roman" w:cs="Times New Roman"/>
          <w:b/>
          <w:bCs/>
          <w:i/>
          <w:iCs/>
          <w:color w:val="000000" w:themeColor="text1"/>
        </w:rPr>
        <w:t>i</w:t>
      </w:r>
      <w:r w:rsidRPr="00ED2D36">
        <w:rPr>
          <w:rFonts w:ascii="Times New Roman" w:hAnsi="Times New Roman" w:cs="Times New Roman"/>
          <w:color w:val="000000" w:themeColor="text1"/>
        </w:rPr>
        <w:t>-th</w:t>
      </w:r>
      <w:proofErr w:type="spellEnd"/>
      <w:r w:rsidRPr="00ED2D36">
        <w:rPr>
          <w:rFonts w:ascii="Times New Roman" w:hAnsi="Times New Roman" w:cs="Times New Roman"/>
          <w:color w:val="000000" w:themeColor="text1"/>
        </w:rPr>
        <w:t xml:space="preserve"> buffer pair</w:t>
      </w:r>
      <m:oMath>
        <m:r>
          <w:ins w:id="1566" w:author="Yibin Jiang" w:date="2026-03-21T12:12:00Z">
            <w:rPr>
              <w:rFonts w:ascii="Cambria Math" w:hAnsi="Cambria Math" w:cs="Times New Roman"/>
              <w:color w:val="000000" w:themeColor="text1"/>
            </w:rPr>
            <m:t xml:space="preserve"> </m:t>
          </w:ins>
        </m:r>
      </m:oMath>
      <w:del w:id="1567" w:author="Yibin Jiang" w:date="2026-03-21T12:12:00Z">
        <w:r w:rsidRPr="00ED2D36" w:rsidDel="00B63D58">
          <w:rPr>
            <w:rFonts w:ascii="Times New Roman" w:hAnsi="Times New Roman" w:cs="Times New Roman"/>
            <w:color w:val="000000" w:themeColor="text1"/>
          </w:rPr>
          <w:delText xml:space="preserve"> </w:delText>
        </w:r>
      </w:del>
      <m:oMath>
        <m:sSub>
          <m:sSubPr>
            <m:ctrlPr>
              <w:ins w:id="1568" w:author="Yibin Jiang" w:date="2026-03-21T12:11:00Z">
                <w:rPr>
                  <w:rFonts w:ascii="Cambria Math" w:eastAsia="Times New Roman" w:hAnsi="Cambria Math" w:cs="Times New Roman"/>
                  <w:b/>
                  <w:i/>
                  <w:color w:val="000000" w:themeColor="text1"/>
                  <w:kern w:val="2"/>
                  <w14:ligatures w14:val="standardContextual"/>
                </w:rPr>
              </w:ins>
            </m:ctrlPr>
          </m:sSubPr>
          <m:e>
            <m:r>
              <w:ins w:id="1569" w:author="Yibin Jiang" w:date="2026-03-21T12:11:00Z">
                <m:rPr>
                  <m:sty m:val="bi"/>
                </m:rPr>
                <w:rPr>
                  <w:rFonts w:ascii="Cambria Math" w:hAnsi="Cambria Math" w:cs="Times New Roman"/>
                  <w:color w:val="000000" w:themeColor="text1"/>
                </w:rPr>
                <m:t>pK</m:t>
              </w:ins>
            </m:r>
          </m:e>
          <m:sub>
            <m:r>
              <w:ins w:id="1570" w:author="Yibin Jiang" w:date="2026-03-21T12:11:00Z">
                <m:rPr>
                  <m:sty m:val="bi"/>
                </m:rPr>
                <w:rPr>
                  <w:rFonts w:ascii="Cambria Math" w:hAnsi="Cambria Math" w:cs="Times New Roman"/>
                  <w:color w:val="000000" w:themeColor="text1"/>
                </w:rPr>
                <m:t>a</m:t>
              </w:ins>
            </m:r>
            <m:r>
              <w:ins w:id="1571" w:author="Yibin Jiang" w:date="2026-03-21T12:11:00Z">
                <m:rPr>
                  <m:sty m:val="b"/>
                </m:rPr>
                <w:rPr>
                  <w:rFonts w:ascii="Cambria Math" w:hAnsi="Cambria Math" w:cs="Times New Roman"/>
                  <w:color w:val="000000" w:themeColor="text1"/>
                </w:rPr>
                <m:t>,</m:t>
              </w:ins>
            </m:r>
            <m:r>
              <w:ins w:id="1572" w:author="Yibin Jiang" w:date="2026-03-21T12:11:00Z">
                <m:rPr>
                  <m:sty m:val="bi"/>
                </m:rPr>
                <w:rPr>
                  <w:rFonts w:ascii="Cambria Math" w:hAnsi="Cambria Math" w:cs="Times New Roman"/>
                  <w:color w:val="000000" w:themeColor="text1"/>
                </w:rPr>
                <m:t>i</m:t>
              </w:ins>
            </m:r>
          </m:sub>
        </m:sSub>
      </m:oMath>
      <w:del w:id="1573" w:author="Yibin Jiang" w:date="2026-03-21T12:11:00Z">
        <w:r w:rsidRPr="00ED2D36" w:rsidDel="00B63D58">
          <w:rPr>
            <w:rFonts w:ascii="Times New Roman" w:hAnsi="Times New Roman" w:cs="Times New Roman"/>
            <w:b/>
            <w:bCs/>
            <w:i/>
            <w:iCs/>
            <w:color w:val="000000" w:themeColor="text1"/>
          </w:rPr>
          <w:delText>pKₐ,ᵢ</w:delText>
        </w:r>
      </w:del>
      <w:r w:rsidRPr="00ED2D36">
        <w:rPr>
          <w:rFonts w:ascii="Times New Roman" w:hAnsi="Times New Roman" w:cs="Times New Roman"/>
          <w:color w:val="000000" w:themeColor="text1"/>
        </w:rPr>
        <w:t xml:space="preserve"> (dimensionless), </w:t>
      </w:r>
    </w:p>
    <w:p w14:paraId="622088BF" w14:textId="034389C7" w:rsidR="00AC4785" w:rsidRPr="00ED2D36" w:rsidRDefault="00AC4785"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2.</w:t>
      </w:r>
      <w:r w:rsidR="00D312B1" w:rsidRPr="00ED2D36">
        <w:rPr>
          <w:rFonts w:ascii="Times New Roman" w:hAnsi="Times New Roman" w:cs="Times New Roman"/>
          <w:color w:val="000000" w:themeColor="text1"/>
        </w:rPr>
        <w:t xml:space="preserve"> </w:t>
      </w:r>
      <w:del w:id="1574" w:author="Yibin Jiang" w:date="2026-03-21T12:12:00Z">
        <w:r w:rsidRPr="00ED2D36" w:rsidDel="00762A41">
          <w:rPr>
            <w:rFonts w:ascii="Times New Roman" w:hAnsi="Times New Roman" w:cs="Times New Roman"/>
            <w:color w:val="000000" w:themeColor="text1"/>
          </w:rPr>
          <w:delText xml:space="preserve">the </w:delText>
        </w:r>
      </w:del>
      <w:ins w:id="1575" w:author="Yibin Jiang" w:date="2026-03-21T12:12:00Z">
        <w:r w:rsidR="00762A41" w:rsidRPr="00ED2D36">
          <w:rPr>
            <w:rFonts w:ascii="Times New Roman" w:hAnsi="Times New Roman" w:cs="Times New Roman"/>
            <w:color w:val="000000" w:themeColor="text1"/>
          </w:rPr>
          <w:t xml:space="preserve">The </w:t>
        </w:r>
      </w:ins>
      <w:r w:rsidRPr="00ED2D36">
        <w:rPr>
          <w:rFonts w:ascii="Times New Roman" w:hAnsi="Times New Roman" w:cs="Times New Roman"/>
          <w:color w:val="000000" w:themeColor="text1"/>
        </w:rPr>
        <w:t xml:space="preserve">total molar amount of the </w:t>
      </w:r>
      <w:proofErr w:type="spellStart"/>
      <w:r w:rsidRPr="00ED2D36">
        <w:rPr>
          <w:rFonts w:ascii="Times New Roman" w:hAnsi="Times New Roman" w:cs="Times New Roman"/>
          <w:b/>
          <w:bCs/>
          <w:i/>
          <w:iCs/>
          <w:color w:val="000000" w:themeColor="text1"/>
        </w:rPr>
        <w:t>i</w:t>
      </w:r>
      <w:r w:rsidRPr="00ED2D36">
        <w:rPr>
          <w:rFonts w:ascii="Times New Roman" w:hAnsi="Times New Roman" w:cs="Times New Roman"/>
          <w:color w:val="000000" w:themeColor="text1"/>
        </w:rPr>
        <w:t>-th</w:t>
      </w:r>
      <w:proofErr w:type="spellEnd"/>
      <w:r w:rsidRPr="00ED2D36">
        <w:rPr>
          <w:rFonts w:ascii="Times New Roman" w:hAnsi="Times New Roman" w:cs="Times New Roman"/>
          <w:color w:val="000000" w:themeColor="text1"/>
        </w:rPr>
        <w:t xml:space="preserve"> buffer pair</w:t>
      </w:r>
      <w:r w:rsidRPr="00ED2D36">
        <w:rPr>
          <w:rFonts w:ascii="Times New Roman" w:hAnsi="Times New Roman" w:cs="Times New Roman"/>
          <w:b/>
          <w:bCs/>
          <w:i/>
          <w:iCs/>
          <w:color w:val="000000" w:themeColor="text1"/>
        </w:rPr>
        <w:t xml:space="preserve"> </w:t>
      </w:r>
      <m:oMath>
        <m:sSub>
          <m:sSubPr>
            <m:ctrlPr>
              <w:ins w:id="1576" w:author="Yibin Jiang" w:date="2026-03-21T12:12:00Z">
                <w:rPr>
                  <w:rFonts w:ascii="Cambria Math" w:eastAsia="Times New Roman" w:hAnsi="Cambria Math" w:cs="Times New Roman"/>
                  <w:b/>
                  <w:i/>
                  <w:color w:val="000000" w:themeColor="text1"/>
                  <w:kern w:val="2"/>
                  <w14:ligatures w14:val="standardContextual"/>
                </w:rPr>
              </w:ins>
            </m:ctrlPr>
          </m:sSubPr>
          <m:e>
            <m:r>
              <w:ins w:id="1577" w:author="Yibin Jiang" w:date="2026-03-21T12:12:00Z">
                <m:rPr>
                  <m:sty m:val="bi"/>
                </m:rPr>
                <w:rPr>
                  <w:rFonts w:ascii="Cambria Math" w:hAnsi="Cambria Math" w:cs="Times New Roman"/>
                  <w:color w:val="000000" w:themeColor="text1"/>
                </w:rPr>
                <m:t>n</m:t>
              </w:ins>
            </m:r>
          </m:e>
          <m:sub>
            <m:r>
              <w:ins w:id="1578" w:author="Yibin Jiang" w:date="2026-03-21T12:12:00Z">
                <m:rPr>
                  <m:sty m:val="bi"/>
                </m:rPr>
                <w:rPr>
                  <w:rFonts w:ascii="Cambria Math" w:hAnsi="Cambria Math" w:cs="Times New Roman"/>
                  <w:color w:val="000000" w:themeColor="text1"/>
                </w:rPr>
                <m:t>total</m:t>
              </w:ins>
            </m:r>
            <m:r>
              <w:ins w:id="1579" w:author="Yibin Jiang" w:date="2026-03-21T12:12:00Z">
                <m:rPr>
                  <m:sty m:val="b"/>
                </m:rPr>
                <w:rPr>
                  <w:rFonts w:ascii="Cambria Math" w:hAnsi="Cambria Math" w:cs="Times New Roman"/>
                  <w:color w:val="000000" w:themeColor="text1"/>
                </w:rPr>
                <m:t>,</m:t>
              </w:ins>
            </m:r>
            <m:r>
              <w:ins w:id="1580" w:author="Yibin Jiang" w:date="2026-03-21T12:12:00Z">
                <m:rPr>
                  <m:sty m:val="bi"/>
                </m:rPr>
                <w:rPr>
                  <w:rFonts w:ascii="Cambria Math" w:hAnsi="Cambria Math" w:cs="Times New Roman"/>
                  <w:color w:val="000000" w:themeColor="text1"/>
                </w:rPr>
                <m:t>i</m:t>
              </w:ins>
            </m:r>
          </m:sub>
        </m:sSub>
      </m:oMath>
      <w:del w:id="1581" w:author="Yibin Jiang" w:date="2026-03-21T12:12:00Z">
        <w:r w:rsidRPr="00ED2D36" w:rsidDel="00B63D58">
          <w:rPr>
            <w:rFonts w:ascii="Times New Roman" w:hAnsi="Times New Roman" w:cs="Times New Roman"/>
            <w:b/>
            <w:bCs/>
            <w:i/>
            <w:iCs/>
            <w:color w:val="000000" w:themeColor="text1"/>
          </w:rPr>
          <w:delText>n</w:delText>
        </w:r>
        <w:r w:rsidRPr="00ED2D36" w:rsidDel="00B63D58">
          <w:rPr>
            <w:rFonts w:ascii="Times New Roman" w:hAnsi="Times New Roman" w:cs="Times New Roman"/>
            <w:b/>
            <w:bCs/>
            <w:i/>
            <w:iCs/>
            <w:color w:val="000000" w:themeColor="text1"/>
            <w:vertAlign w:val="subscript"/>
          </w:rPr>
          <w:delText>total,i</w:delText>
        </w:r>
      </w:del>
      <w:r w:rsidRPr="00ED2D36">
        <w:rPr>
          <w:rFonts w:ascii="Times New Roman" w:hAnsi="Times New Roman" w:cs="Times New Roman"/>
          <w:b/>
          <w:bCs/>
          <w:i/>
          <w:iCs/>
          <w:color w:val="000000" w:themeColor="text1"/>
        </w:rPr>
        <w:t xml:space="preserve"> = </w:t>
      </w:r>
      <m:oMath>
        <m:sSub>
          <m:sSubPr>
            <m:ctrlPr>
              <w:ins w:id="1582" w:author="Yibin Jiang" w:date="2026-03-21T12:12:00Z">
                <w:rPr>
                  <w:rFonts w:ascii="Cambria Math" w:eastAsia="Times New Roman" w:hAnsi="Cambria Math" w:cs="Times New Roman"/>
                  <w:b/>
                  <w:i/>
                  <w:color w:val="000000" w:themeColor="text1"/>
                  <w:kern w:val="2"/>
                  <w14:ligatures w14:val="standardContextual"/>
                </w:rPr>
              </w:ins>
            </m:ctrlPr>
          </m:sSubPr>
          <m:e>
            <m:r>
              <w:ins w:id="1583" w:author="Yibin Jiang" w:date="2026-03-21T12:12:00Z">
                <m:rPr>
                  <m:sty m:val="bi"/>
                </m:rPr>
                <w:rPr>
                  <w:rFonts w:ascii="Cambria Math" w:hAnsi="Cambria Math" w:cs="Times New Roman"/>
                  <w:color w:val="000000" w:themeColor="text1"/>
                </w:rPr>
                <m:t>n</m:t>
              </w:ins>
            </m:r>
          </m:e>
          <m:sub>
            <m:r>
              <w:ins w:id="1584" w:author="Yibin Jiang" w:date="2026-03-21T12:12:00Z">
                <m:rPr>
                  <m:sty m:val="bi"/>
                </m:rPr>
                <w:rPr>
                  <w:rFonts w:ascii="Cambria Math" w:hAnsi="Cambria Math" w:cs="Times New Roman"/>
                  <w:color w:val="000000" w:themeColor="text1"/>
                </w:rPr>
                <m:t>HA</m:t>
              </w:ins>
            </m:r>
            <m:r>
              <w:ins w:id="1585" w:author="Yibin Jiang" w:date="2026-03-21T12:12:00Z">
                <m:rPr>
                  <m:sty m:val="b"/>
                </m:rPr>
                <w:rPr>
                  <w:rFonts w:ascii="Cambria Math" w:hAnsi="Cambria Math" w:cs="Times New Roman"/>
                  <w:color w:val="000000" w:themeColor="text1"/>
                </w:rPr>
                <m:t>,</m:t>
              </w:ins>
            </m:r>
            <m:r>
              <w:ins w:id="1586" w:author="Yibin Jiang" w:date="2026-03-21T12:12:00Z">
                <m:rPr>
                  <m:sty m:val="bi"/>
                </m:rPr>
                <w:rPr>
                  <w:rFonts w:ascii="Cambria Math" w:hAnsi="Cambria Math" w:cs="Times New Roman"/>
                  <w:color w:val="000000" w:themeColor="text1"/>
                </w:rPr>
                <m:t>i</m:t>
              </w:ins>
            </m:r>
          </m:sub>
        </m:sSub>
      </m:oMath>
      <w:del w:id="1587" w:author="Yibin Jiang" w:date="2026-03-21T12:12:00Z">
        <w:r w:rsidRPr="00ED2D36" w:rsidDel="00B63D58">
          <w:rPr>
            <w:rFonts w:ascii="Times New Roman" w:hAnsi="Times New Roman" w:cs="Times New Roman"/>
            <w:b/>
            <w:bCs/>
            <w:i/>
            <w:iCs/>
            <w:color w:val="000000" w:themeColor="text1"/>
          </w:rPr>
          <w:delText>n</w:delText>
        </w:r>
        <w:r w:rsidRPr="00ED2D36" w:rsidDel="00B63D58">
          <w:rPr>
            <w:rFonts w:ascii="Times New Roman" w:hAnsi="Times New Roman" w:cs="Times New Roman"/>
            <w:b/>
            <w:bCs/>
            <w:i/>
            <w:iCs/>
            <w:color w:val="000000" w:themeColor="text1"/>
            <w:vertAlign w:val="subscript"/>
          </w:rPr>
          <w:delText>HA,i</w:delText>
        </w:r>
        <w:r w:rsidRPr="00ED2D36" w:rsidDel="00B63D58">
          <w:rPr>
            <w:rFonts w:ascii="Times New Roman" w:hAnsi="Times New Roman" w:cs="Times New Roman"/>
            <w:b/>
            <w:bCs/>
            <w:i/>
            <w:iCs/>
            <w:color w:val="000000" w:themeColor="text1"/>
          </w:rPr>
          <w:delText xml:space="preserve"> </w:delText>
        </w:r>
      </w:del>
      <w:r w:rsidRPr="00ED2D36">
        <w:rPr>
          <w:rFonts w:ascii="Times New Roman" w:hAnsi="Times New Roman" w:cs="Times New Roman"/>
          <w:b/>
          <w:bCs/>
          <w:i/>
          <w:iCs/>
          <w:color w:val="000000" w:themeColor="text1"/>
        </w:rPr>
        <w:t xml:space="preserve">+ </w:t>
      </w:r>
      <m:oMath>
        <m:sSub>
          <m:sSubPr>
            <m:ctrlPr>
              <w:ins w:id="1588" w:author="Yibin Jiang" w:date="2026-03-21T12:12:00Z">
                <w:rPr>
                  <w:rFonts w:ascii="Cambria Math" w:eastAsia="Times New Roman" w:hAnsi="Cambria Math" w:cs="Times New Roman"/>
                  <w:b/>
                  <w:i/>
                  <w:color w:val="000000" w:themeColor="text1"/>
                  <w:kern w:val="2"/>
                  <w14:ligatures w14:val="standardContextual"/>
                </w:rPr>
              </w:ins>
            </m:ctrlPr>
          </m:sSubPr>
          <m:e>
            <m:r>
              <w:ins w:id="1589" w:author="Yibin Jiang" w:date="2026-03-21T12:12:00Z">
                <m:rPr>
                  <m:sty m:val="bi"/>
                </m:rPr>
                <w:rPr>
                  <w:rFonts w:ascii="Cambria Math" w:hAnsi="Cambria Math" w:cs="Times New Roman"/>
                  <w:color w:val="000000" w:themeColor="text1"/>
                </w:rPr>
                <m:t>n</m:t>
              </w:ins>
            </m:r>
          </m:e>
          <m:sub>
            <m:sSup>
              <m:sSupPr>
                <m:ctrlPr>
                  <w:ins w:id="1590" w:author="Yibin Jiang" w:date="2026-03-21T12:12:00Z">
                    <w:rPr>
                      <w:rFonts w:ascii="Cambria Math" w:hAnsi="Cambria Math" w:cs="Times New Roman"/>
                      <w:b/>
                      <w:i/>
                      <w:color w:val="000000" w:themeColor="text1"/>
                    </w:rPr>
                  </w:ins>
                </m:ctrlPr>
              </m:sSupPr>
              <m:e>
                <m:r>
                  <w:ins w:id="1591" w:author="Yibin Jiang" w:date="2026-03-21T12:12:00Z">
                    <m:rPr>
                      <m:sty m:val="bi"/>
                    </m:rPr>
                    <w:rPr>
                      <w:rFonts w:ascii="Cambria Math" w:hAnsi="Cambria Math" w:cs="Times New Roman"/>
                      <w:color w:val="000000" w:themeColor="text1"/>
                    </w:rPr>
                    <m:t>A</m:t>
                  </w:ins>
                </m:r>
              </m:e>
              <m:sup>
                <m:r>
                  <w:ins w:id="1592" w:author="Yibin Jiang" w:date="2026-03-21T12:12:00Z">
                    <m:rPr>
                      <m:sty m:val="bi"/>
                    </m:rPr>
                    <w:rPr>
                      <w:rFonts w:ascii="Cambria Math" w:hAnsi="Cambria Math" w:cs="Times New Roman"/>
                      <w:color w:val="000000" w:themeColor="text1"/>
                    </w:rPr>
                    <m:t>-</m:t>
                  </w:ins>
                </m:r>
              </m:sup>
            </m:sSup>
            <m:r>
              <w:ins w:id="1593" w:author="Yibin Jiang" w:date="2026-03-21T12:12:00Z">
                <m:rPr>
                  <m:sty m:val="b"/>
                </m:rPr>
                <w:rPr>
                  <w:rFonts w:ascii="Cambria Math" w:hAnsi="Cambria Math" w:cs="Times New Roman"/>
                  <w:color w:val="000000" w:themeColor="text1"/>
                </w:rPr>
                <m:t>,</m:t>
              </w:ins>
            </m:r>
            <m:r>
              <w:ins w:id="1594" w:author="Yibin Jiang" w:date="2026-03-21T12:12:00Z">
                <m:rPr>
                  <m:sty m:val="bi"/>
                </m:rPr>
                <w:rPr>
                  <w:rFonts w:ascii="Cambria Math" w:hAnsi="Cambria Math" w:cs="Times New Roman"/>
                  <w:color w:val="000000" w:themeColor="text1"/>
                </w:rPr>
                <m:t>i</m:t>
              </w:ins>
            </m:r>
          </m:sub>
        </m:sSub>
      </m:oMath>
      <w:ins w:id="1595" w:author="Yibin Jiang" w:date="2026-03-21T12:12:00Z">
        <w:r w:rsidR="00B63D58" w:rsidRPr="00ED2D36">
          <w:rPr>
            <w:rFonts w:ascii="Times New Roman" w:hAnsi="Times New Roman" w:cs="Times New Roman"/>
            <w:b/>
            <w:i/>
            <w:color w:val="000000" w:themeColor="text1"/>
            <w:kern w:val="2"/>
            <w14:ligatures w14:val="standardContextual"/>
          </w:rPr>
          <w:t xml:space="preserve"> </w:t>
        </w:r>
      </w:ins>
      <w:del w:id="1596" w:author="Yibin Jiang" w:date="2026-03-21T12:12:00Z">
        <w:r w:rsidRPr="00ED2D36" w:rsidDel="00B63D58">
          <w:rPr>
            <w:rFonts w:ascii="Times New Roman" w:hAnsi="Times New Roman" w:cs="Times New Roman"/>
            <w:b/>
            <w:bCs/>
            <w:i/>
            <w:iCs/>
            <w:color w:val="000000" w:themeColor="text1"/>
          </w:rPr>
          <w:delText>n</w:delText>
        </w:r>
        <w:r w:rsidRPr="00ED2D36" w:rsidDel="00B63D58">
          <w:rPr>
            <w:rFonts w:ascii="Times New Roman" w:hAnsi="Times New Roman" w:cs="Times New Roman"/>
            <w:b/>
            <w:bCs/>
            <w:i/>
            <w:iCs/>
            <w:color w:val="000000" w:themeColor="text1"/>
            <w:vertAlign w:val="subscript"/>
          </w:rPr>
          <w:delText>A⁻,i</w:delText>
        </w:r>
        <w:r w:rsidRPr="00ED2D36" w:rsidDel="00B63D58">
          <w:rPr>
            <w:rFonts w:ascii="Times New Roman" w:hAnsi="Times New Roman" w:cs="Times New Roman"/>
            <w:color w:val="000000" w:themeColor="text1"/>
            <w:vertAlign w:val="subscript"/>
          </w:rPr>
          <w:delText xml:space="preserve"> </w:delText>
        </w:r>
      </w:del>
      <w:r w:rsidRPr="00ED2D36">
        <w:rPr>
          <w:rFonts w:ascii="Times New Roman" w:hAnsi="Times New Roman" w:cs="Times New Roman"/>
          <w:color w:val="000000" w:themeColor="text1"/>
        </w:rPr>
        <w:t>(in mol).</w:t>
      </w:r>
    </w:p>
    <w:p w14:paraId="02E70709" w14:textId="33C4E9D7" w:rsidR="00786B96"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The Bayesian updating procedure contains five steps: sampling, equilibrium prediction, likelihood calculation, resampling, and posterior updating.</w:t>
      </w:r>
    </w:p>
    <w:p w14:paraId="740593D9" w14:textId="1E6166B3" w:rsidR="00786B96" w:rsidRPr="00ED2D36" w:rsidRDefault="00DA58CB">
      <w:pPr>
        <w:pStyle w:val="3"/>
        <w:spacing w:line="360" w:lineRule="auto"/>
        <w:jc w:val="both"/>
        <w:rPr>
          <w:rFonts w:ascii="Times New Roman" w:hAnsi="Times New Roman" w:cs="Times New Roman"/>
          <w:color w:val="000000" w:themeColor="text1"/>
          <w:sz w:val="24"/>
          <w:szCs w:val="24"/>
        </w:rPr>
        <w:pPrChange w:id="1597" w:author="SYLZ" w:date="2026-03-27T15:33:00Z">
          <w:pPr>
            <w:pStyle w:val="3"/>
            <w:numPr>
              <w:numId w:val="10"/>
            </w:numPr>
            <w:spacing w:line="360" w:lineRule="auto"/>
            <w:ind w:left="360" w:hanging="360"/>
            <w:jc w:val="both"/>
          </w:pPr>
        </w:pPrChange>
      </w:pPr>
      <w:bookmarkStart w:id="1598" w:name="sampling"/>
      <w:bookmarkStart w:id="1599" w:name="_Toc228955512"/>
      <w:ins w:id="1600" w:author="SYLZ" w:date="2026-03-27T15:33:00Z">
        <w:r>
          <w:rPr>
            <w:rFonts w:ascii="Times New Roman" w:hAnsi="Times New Roman" w:cs="Times New Roman" w:hint="eastAsia"/>
            <w:color w:val="000000" w:themeColor="text1"/>
            <w:sz w:val="24"/>
            <w:szCs w:val="24"/>
          </w:rPr>
          <w:t>1.</w:t>
        </w:r>
      </w:ins>
      <w:ins w:id="1601" w:author="Yibin Jiang" w:date="2026-03-31T15:16:00Z">
        <w:r w:rsidR="003B2904">
          <w:rPr>
            <w:rFonts w:ascii="Times New Roman" w:hAnsi="Times New Roman" w:cs="Times New Roman" w:hint="eastAsia"/>
            <w:color w:val="000000" w:themeColor="text1"/>
            <w:sz w:val="24"/>
            <w:szCs w:val="24"/>
          </w:rPr>
          <w:t xml:space="preserve"> </w:t>
        </w:r>
      </w:ins>
      <w:r w:rsidR="00786B96" w:rsidRPr="00ED2D36">
        <w:rPr>
          <w:rFonts w:ascii="Times New Roman" w:hAnsi="Times New Roman" w:cs="Times New Roman"/>
          <w:color w:val="000000" w:themeColor="text1"/>
          <w:sz w:val="24"/>
          <w:szCs w:val="24"/>
        </w:rPr>
        <w:t>Sampling</w:t>
      </w:r>
      <w:bookmarkEnd w:id="1599"/>
    </w:p>
    <w:p w14:paraId="3291EAF9" w14:textId="1BF19CAD" w:rsidR="00AC4785" w:rsidRPr="00ED2D36" w:rsidRDefault="00AC4785" w:rsidP="00397965">
      <w:pPr>
        <w:pStyle w:val="af0"/>
        <w:spacing w:line="360" w:lineRule="auto"/>
        <w:rPr>
          <w:rFonts w:ascii="Times New Roman" w:eastAsiaTheme="minorEastAsia" w:hAnsi="Times New Roman" w:cs="Times New Roman"/>
          <w:color w:val="000000" w:themeColor="text1"/>
        </w:rPr>
      </w:pPr>
      <w:r w:rsidRPr="00ED2D36">
        <w:rPr>
          <w:rFonts w:ascii="Times New Roman" w:eastAsiaTheme="minorEastAsia" w:hAnsi="Times New Roman" w:cs="Times New Roman"/>
          <w:color w:val="000000" w:themeColor="text1"/>
        </w:rPr>
        <w:t xml:space="preserve">At each </w:t>
      </w:r>
      <w:del w:id="1602" w:author="Yibin Jiang" w:date="2026-03-31T15:20:00Z">
        <w:r w:rsidRPr="00ED2D36" w:rsidDel="00BC1696">
          <w:rPr>
            <w:rFonts w:ascii="Times New Roman" w:eastAsiaTheme="minorEastAsia" w:hAnsi="Times New Roman" w:cs="Times New Roman"/>
            <w:color w:val="000000" w:themeColor="text1"/>
          </w:rPr>
          <w:delText xml:space="preserve">titration </w:delText>
        </w:r>
      </w:del>
      <w:r w:rsidRPr="00ED2D36">
        <w:rPr>
          <w:rFonts w:ascii="Times New Roman" w:eastAsiaTheme="minorEastAsia" w:hAnsi="Times New Roman" w:cs="Times New Roman"/>
          <w:color w:val="000000" w:themeColor="text1"/>
        </w:rPr>
        <w:t>step, the current prior distributions are defined for every buffer pair. For buffer pair</w:t>
      </w:r>
      <w:r w:rsidRPr="00ED2D36">
        <w:rPr>
          <w:rFonts w:ascii="Times New Roman" w:eastAsiaTheme="minorEastAsia" w:hAnsi="Times New Roman" w:cs="Times New Roman"/>
          <w:b/>
          <w:bCs/>
          <w:i/>
          <w:iCs/>
          <w:color w:val="000000" w:themeColor="text1"/>
        </w:rPr>
        <w:t xml:space="preserve"> </w:t>
      </w:r>
      <w:proofErr w:type="spellStart"/>
      <w:r w:rsidRPr="00ED2D36">
        <w:rPr>
          <w:rFonts w:ascii="Times New Roman" w:eastAsiaTheme="minorEastAsia" w:hAnsi="Times New Roman" w:cs="Times New Roman"/>
          <w:b/>
          <w:bCs/>
          <w:i/>
          <w:iCs/>
          <w:color w:val="000000" w:themeColor="text1"/>
        </w:rPr>
        <w:t>i</w:t>
      </w:r>
      <w:proofErr w:type="spellEnd"/>
      <w:r w:rsidRPr="00ED2D36">
        <w:rPr>
          <w:rFonts w:ascii="Times New Roman" w:eastAsiaTheme="minorEastAsia" w:hAnsi="Times New Roman" w:cs="Times New Roman"/>
          <w:color w:val="000000" w:themeColor="text1"/>
        </w:rPr>
        <w:t>, independent Gaussian priors are maintained:</w:t>
      </w:r>
    </w:p>
    <w:p w14:paraId="4BC8CE93" w14:textId="1C20E634" w:rsidR="00AC4785" w:rsidRPr="00BB6128" w:rsidRDefault="003D17D6">
      <w:pPr>
        <w:spacing w:line="360" w:lineRule="auto"/>
        <w:jc w:val="center"/>
        <w:rPr>
          <w:rFonts w:eastAsiaTheme="minorEastAsia"/>
          <w:b/>
          <w:bCs/>
          <w:i/>
          <w:iCs/>
          <w:color w:val="000000" w:themeColor="text1"/>
          <w:kern w:val="0"/>
          <w:sz w:val="24"/>
          <w:lang w:val="en-GB"/>
          <w14:ligatures w14:val="none"/>
          <w:rPrChange w:id="1603" w:author="Yibin Jiang" w:date="2026-03-31T15:00:00Z">
            <w:rPr>
              <w:rFonts w:eastAsiaTheme="minorEastAsia"/>
              <w:b/>
              <w:bCs/>
              <w:i/>
              <w:iCs/>
              <w:color w:val="000000" w:themeColor="text1"/>
              <w:kern w:val="0"/>
              <w:sz w:val="24"/>
              <w14:ligatures w14:val="none"/>
            </w:rPr>
          </w:rPrChange>
        </w:rPr>
        <w:pPrChange w:id="1604" w:author="SYLZ" w:date="2026-03-27T10:39:00Z">
          <w:pPr>
            <w:jc w:val="center"/>
          </w:pPr>
        </w:pPrChange>
      </w:pPr>
      <m:oMath>
        <m:sSub>
          <m:sSubPr>
            <m:ctrlPr>
              <w:ins w:id="1605" w:author="Yibin Jiang" w:date="2026-03-21T12:11:00Z">
                <w:rPr>
                  <w:rFonts w:ascii="Cambria Math" w:hAnsi="Cambria Math"/>
                  <w:b/>
                  <w:i/>
                  <w:color w:val="000000" w:themeColor="text1"/>
                  <w:sz w:val="24"/>
                </w:rPr>
              </w:ins>
            </m:ctrlPr>
          </m:sSubPr>
          <m:e>
            <m:r>
              <w:ins w:id="1606" w:author="Yibin Jiang" w:date="2026-03-21T12:11:00Z">
                <m:rPr>
                  <m:sty m:val="bi"/>
                </m:rPr>
                <w:rPr>
                  <w:rFonts w:ascii="Cambria Math" w:hAnsi="Cambria Math"/>
                  <w:color w:val="000000" w:themeColor="text1"/>
                  <w:sz w:val="24"/>
                </w:rPr>
                <m:t>pK</m:t>
              </w:ins>
            </m:r>
          </m:e>
          <m:sub>
            <m:r>
              <w:ins w:id="1607" w:author="Yibin Jiang" w:date="2026-03-21T12:11:00Z">
                <m:rPr>
                  <m:sty m:val="bi"/>
                </m:rPr>
                <w:rPr>
                  <w:rFonts w:ascii="Cambria Math" w:hAnsi="Cambria Math"/>
                  <w:color w:val="000000" w:themeColor="text1"/>
                  <w:sz w:val="24"/>
                </w:rPr>
                <m:t>a</m:t>
              </w:ins>
            </m:r>
            <m:r>
              <w:ins w:id="1608" w:author="Yibin Jiang" w:date="2026-03-21T12:11:00Z">
                <m:rPr>
                  <m:sty m:val="b"/>
                </m:rPr>
                <w:rPr>
                  <w:rFonts w:ascii="Cambria Math" w:hAnsi="Cambria Math"/>
                  <w:color w:val="000000" w:themeColor="text1"/>
                  <w:sz w:val="24"/>
                  <w:lang w:val="en-GB"/>
                  <w:rPrChange w:id="1609" w:author="Yibin Jiang" w:date="2026-03-31T15:00:00Z">
                    <w:rPr>
                      <w:rFonts w:ascii="Cambria Math" w:hAnsi="Cambria Math"/>
                      <w:color w:val="000000" w:themeColor="text1"/>
                      <w:sz w:val="24"/>
                    </w:rPr>
                  </w:rPrChange>
                </w:rPr>
                <m:t>,</m:t>
              </w:ins>
            </m:r>
            <m:r>
              <w:ins w:id="1610" w:author="Yibin Jiang" w:date="2026-03-21T12:11:00Z">
                <m:rPr>
                  <m:sty m:val="bi"/>
                </m:rPr>
                <w:rPr>
                  <w:rFonts w:ascii="Cambria Math" w:hAnsi="Cambria Math"/>
                  <w:color w:val="000000" w:themeColor="text1"/>
                  <w:sz w:val="24"/>
                </w:rPr>
                <m:t>i</m:t>
              </w:ins>
            </m:r>
          </m:sub>
        </m:sSub>
      </m:oMath>
      <w:ins w:id="1611" w:author="Yibin Jiang" w:date="2026-03-21T12:10:00Z">
        <w:r w:rsidR="00B63D58" w:rsidRPr="00BB6128">
          <w:rPr>
            <w:rFonts w:eastAsiaTheme="minorEastAsia"/>
            <w:b/>
            <w:bCs/>
            <w:i/>
            <w:color w:val="000000" w:themeColor="text1"/>
            <w:sz w:val="24"/>
            <w:lang w:val="en-GB"/>
            <w:rPrChange w:id="1612" w:author="Yibin Jiang" w:date="2026-03-31T15:00:00Z">
              <w:rPr>
                <w:rFonts w:eastAsiaTheme="minorEastAsia"/>
                <w:b/>
                <w:bCs/>
                <w:i/>
                <w:color w:val="000000" w:themeColor="text1"/>
                <w:sz w:val="24"/>
              </w:rPr>
            </w:rPrChange>
          </w:rPr>
          <w:t xml:space="preserve"> </w:t>
        </w:r>
      </w:ins>
      <w:del w:id="1613" w:author="Yibin Jiang" w:date="2026-03-21T12:10:00Z">
        <w:r w:rsidR="00AC4785" w:rsidRPr="00BB6128" w:rsidDel="00B63D58">
          <w:rPr>
            <w:rFonts w:eastAsiaTheme="minorEastAsia"/>
            <w:b/>
            <w:bCs/>
            <w:i/>
            <w:iCs/>
            <w:color w:val="000000" w:themeColor="text1"/>
            <w:kern w:val="0"/>
            <w:sz w:val="24"/>
            <w:lang w:val="en-GB"/>
            <w14:ligatures w14:val="none"/>
            <w:rPrChange w:id="1614" w:author="Yibin Jiang" w:date="2026-03-31T15:00:00Z">
              <w:rPr>
                <w:rFonts w:eastAsiaTheme="minorEastAsia"/>
                <w:b/>
                <w:bCs/>
                <w:i/>
                <w:iCs/>
                <w:color w:val="000000" w:themeColor="text1"/>
                <w:kern w:val="0"/>
                <w:sz w:val="24"/>
                <w14:ligatures w14:val="none"/>
              </w:rPr>
            </w:rPrChange>
          </w:rPr>
          <w:delText>pKₐ,</w:delText>
        </w:r>
        <w:r w:rsidR="00AC4785" w:rsidRPr="00ED2D36" w:rsidDel="00B63D58">
          <w:rPr>
            <w:rFonts w:eastAsiaTheme="minorEastAsia"/>
            <w:b/>
            <w:bCs/>
            <w:i/>
            <w:iCs/>
            <w:color w:val="000000" w:themeColor="text1"/>
            <w:kern w:val="0"/>
            <w:sz w:val="24"/>
            <w14:ligatures w14:val="none"/>
          </w:rPr>
          <w:delText>ᵢ</w:delText>
        </w:r>
      </w:del>
      <w:r w:rsidR="008B6471" w:rsidRPr="00BB6128">
        <w:rPr>
          <w:rFonts w:eastAsiaTheme="minorEastAsia"/>
          <w:b/>
          <w:bCs/>
          <w:i/>
          <w:iCs/>
          <w:color w:val="000000" w:themeColor="text1"/>
          <w:kern w:val="0"/>
          <w:sz w:val="24"/>
          <w:lang w:val="en-GB"/>
          <w14:ligatures w14:val="none"/>
          <w:rPrChange w:id="1615" w:author="Yibin Jiang" w:date="2026-03-31T15:00:00Z">
            <w:rPr>
              <w:rFonts w:eastAsiaTheme="minorEastAsia"/>
              <w:b/>
              <w:bCs/>
              <w:i/>
              <w:iCs/>
              <w:color w:val="000000" w:themeColor="text1"/>
              <w:kern w:val="0"/>
              <w:sz w:val="24"/>
              <w14:ligatures w14:val="none"/>
            </w:rPr>
          </w:rPrChange>
        </w:rPr>
        <w:t>~</w:t>
      </w:r>
      <w:ins w:id="1616" w:author="Yibin Jiang" w:date="2026-03-21T12:10:00Z">
        <w:r w:rsidR="00B63D58" w:rsidRPr="00BB6128">
          <w:rPr>
            <w:rFonts w:eastAsiaTheme="minorEastAsia"/>
            <w:b/>
            <w:bCs/>
            <w:i/>
            <w:iCs/>
            <w:color w:val="000000" w:themeColor="text1"/>
            <w:kern w:val="0"/>
            <w:sz w:val="24"/>
            <w:lang w:val="en-GB"/>
            <w14:ligatures w14:val="none"/>
            <w:rPrChange w:id="1617" w:author="Yibin Jiang" w:date="2026-03-31T15:00:00Z">
              <w:rPr>
                <w:rFonts w:eastAsiaTheme="minorEastAsia"/>
                <w:b/>
                <w:bCs/>
                <w:i/>
                <w:iCs/>
                <w:color w:val="000000" w:themeColor="text1"/>
                <w:kern w:val="0"/>
                <w:sz w:val="24"/>
                <w14:ligatures w14:val="none"/>
              </w:rPr>
            </w:rPrChange>
          </w:rPr>
          <w:t xml:space="preserve"> </w:t>
        </w:r>
      </w:ins>
      <w:proofErr w:type="gramStart"/>
      <w:r w:rsidR="008B6471" w:rsidRPr="00BB6128">
        <w:rPr>
          <w:rFonts w:eastAsiaTheme="minorEastAsia"/>
          <w:b/>
          <w:bCs/>
          <w:i/>
          <w:iCs/>
          <w:color w:val="000000" w:themeColor="text1"/>
          <w:kern w:val="0"/>
          <w:sz w:val="24"/>
          <w:lang w:val="en-GB"/>
          <w14:ligatures w14:val="none"/>
          <w:rPrChange w:id="1618" w:author="Yibin Jiang" w:date="2026-03-31T15:00:00Z">
            <w:rPr>
              <w:rFonts w:eastAsiaTheme="minorEastAsia"/>
              <w:b/>
              <w:bCs/>
              <w:i/>
              <w:iCs/>
              <w:color w:val="000000" w:themeColor="text1"/>
              <w:kern w:val="0"/>
              <w:sz w:val="24"/>
              <w14:ligatures w14:val="none"/>
            </w:rPr>
          </w:rPrChange>
        </w:rPr>
        <w:t>N(</w:t>
      </w:r>
      <w:proofErr w:type="gramEnd"/>
      <m:oMath>
        <m:sSub>
          <m:sSubPr>
            <m:ctrlPr>
              <w:rPr>
                <w:rFonts w:ascii="Cambria Math" w:eastAsiaTheme="minorEastAsia" w:hAnsi="Cambria Math"/>
                <w:b/>
                <w:bCs/>
                <w:i/>
                <w:iCs/>
                <w:color w:val="000000" w:themeColor="text1"/>
                <w:kern w:val="0"/>
                <w:sz w:val="24"/>
                <w14:ligatures w14:val="none"/>
              </w:rPr>
            </m:ctrlPr>
          </m:sSubPr>
          <m:e>
            <m:r>
              <m:rPr>
                <m:sty m:val="bi"/>
              </m:rPr>
              <w:rPr>
                <w:rFonts w:ascii="Cambria Math" w:eastAsiaTheme="minorEastAsia" w:hAnsi="Cambria Math"/>
                <w:color w:val="000000" w:themeColor="text1"/>
                <w:kern w:val="0"/>
                <w:sz w:val="24"/>
                <w14:ligatures w14:val="none"/>
              </w:rPr>
              <m:t>u</m:t>
            </m:r>
          </m:e>
          <m:sub>
            <m:r>
              <m:rPr>
                <m:sty m:val="bi"/>
              </m:rPr>
              <w:rPr>
                <w:rFonts w:ascii="Cambria Math" w:eastAsiaTheme="minorEastAsia" w:hAnsi="Cambria Math"/>
                <w:color w:val="000000" w:themeColor="text1"/>
                <w:kern w:val="0"/>
                <w:sz w:val="24"/>
                <w14:ligatures w14:val="none"/>
              </w:rPr>
              <m:t>pK</m:t>
            </m:r>
            <m:r>
              <m:rPr>
                <m:sty m:val="bi"/>
              </m:rPr>
              <w:rPr>
                <w:rFonts w:ascii="Cambria Math" w:eastAsiaTheme="minorEastAsia" w:hAnsi="Cambria Math"/>
                <w:color w:val="000000" w:themeColor="text1"/>
                <w:kern w:val="0"/>
                <w:sz w:val="24"/>
                <w:lang w:val="en-GB"/>
                <w14:ligatures w14:val="none"/>
                <w:rPrChange w:id="1619" w:author="Yibin Jiang" w:date="2026-03-31T15:00:00Z">
                  <w:rPr>
                    <w:rFonts w:ascii="Cambria Math" w:eastAsiaTheme="minorEastAsia" w:hAnsi="Cambria Math"/>
                    <w:color w:val="000000" w:themeColor="text1"/>
                    <w:kern w:val="0"/>
                    <w:sz w:val="24"/>
                    <w14:ligatures w14:val="none"/>
                  </w:rPr>
                </w:rPrChange>
              </w:rPr>
              <m:t>ₐ</m:t>
            </m:r>
            <m:r>
              <m:rPr>
                <m:sty m:val="bi"/>
              </m:rPr>
              <w:rPr>
                <w:rFonts w:ascii="Cambria Math" w:eastAsiaTheme="minorEastAsia" w:hAnsi="Cambria Math"/>
                <w:color w:val="000000" w:themeColor="text1"/>
                <w:kern w:val="0"/>
                <w:sz w:val="24"/>
                <w:lang w:val="en-GB"/>
                <w14:ligatures w14:val="none"/>
                <w:rPrChange w:id="1620" w:author="Yibin Jiang" w:date="2026-03-31T15:00:00Z">
                  <w:rPr>
                    <w:rFonts w:ascii="Cambria Math" w:eastAsiaTheme="minorEastAsia" w:hAnsi="Cambria Math"/>
                    <w:color w:val="000000" w:themeColor="text1"/>
                    <w:kern w:val="0"/>
                    <w:sz w:val="24"/>
                    <w14:ligatures w14:val="none"/>
                  </w:rPr>
                </w:rPrChange>
              </w:rPr>
              <m:t>,</m:t>
            </m:r>
            <m:r>
              <m:rPr>
                <m:sty m:val="bi"/>
              </m:rPr>
              <w:rPr>
                <w:rFonts w:ascii="Cambria Math" w:eastAsiaTheme="minorEastAsia" w:hAnsi="Cambria Math"/>
                <w:color w:val="000000" w:themeColor="text1"/>
                <w:kern w:val="0"/>
                <w:sz w:val="24"/>
                <w14:ligatures w14:val="none"/>
              </w:rPr>
              <m:t>ᵢ</m:t>
            </m:r>
          </m:sub>
        </m:sSub>
      </m:oMath>
      <w:r w:rsidR="008B6471" w:rsidRPr="00BB6128">
        <w:rPr>
          <w:rFonts w:eastAsiaTheme="minorEastAsia"/>
          <w:b/>
          <w:bCs/>
          <w:i/>
          <w:iCs/>
          <w:color w:val="000000" w:themeColor="text1"/>
          <w:kern w:val="0"/>
          <w:sz w:val="24"/>
          <w:lang w:val="en-GB"/>
          <w14:ligatures w14:val="none"/>
          <w:rPrChange w:id="1621" w:author="Yibin Jiang" w:date="2026-03-31T15:00:00Z">
            <w:rPr>
              <w:rFonts w:eastAsiaTheme="minorEastAsia"/>
              <w:b/>
              <w:bCs/>
              <w:i/>
              <w:iCs/>
              <w:color w:val="000000" w:themeColor="text1"/>
              <w:kern w:val="0"/>
              <w:sz w:val="24"/>
              <w14:ligatures w14:val="none"/>
            </w:rPr>
          </w:rPrChange>
        </w:rPr>
        <w:t>,</w:t>
      </w:r>
      <m:oMath>
        <m:sSub>
          <m:sSubPr>
            <m:ctrlPr>
              <w:rPr>
                <w:rFonts w:ascii="Cambria Math" w:eastAsiaTheme="minorEastAsia" w:hAnsi="Cambria Math"/>
                <w:b/>
                <w:bCs/>
                <w:i/>
                <w:iCs/>
                <w:color w:val="000000" w:themeColor="text1"/>
                <w:kern w:val="0"/>
                <w:sz w:val="24"/>
                <w14:ligatures w14:val="none"/>
              </w:rPr>
            </m:ctrlPr>
          </m:sSubPr>
          <m:e>
            <m:r>
              <m:rPr>
                <m:sty m:val="bi"/>
              </m:rPr>
              <w:rPr>
                <w:rFonts w:ascii="Cambria Math" w:eastAsiaTheme="minorEastAsia" w:hAnsi="Cambria Math"/>
                <w:color w:val="000000" w:themeColor="text1"/>
                <w:kern w:val="0"/>
                <w:sz w:val="24"/>
                <w14:ligatures w14:val="none"/>
              </w:rPr>
              <m:t>σ</m:t>
            </m:r>
          </m:e>
          <m:sub>
            <m:r>
              <m:rPr>
                <m:sty m:val="bi"/>
              </m:rPr>
              <w:rPr>
                <w:rFonts w:ascii="Cambria Math" w:eastAsiaTheme="minorEastAsia" w:hAnsi="Cambria Math"/>
                <w:color w:val="000000" w:themeColor="text1"/>
                <w:kern w:val="0"/>
                <w:sz w:val="24"/>
                <w14:ligatures w14:val="none"/>
              </w:rPr>
              <m:t>pK</m:t>
            </m:r>
            <m:r>
              <m:rPr>
                <m:sty m:val="bi"/>
              </m:rPr>
              <w:rPr>
                <w:rFonts w:ascii="Cambria Math" w:eastAsiaTheme="minorEastAsia" w:hAnsi="Cambria Math"/>
                <w:color w:val="000000" w:themeColor="text1"/>
                <w:kern w:val="0"/>
                <w:sz w:val="24"/>
                <w:lang w:val="en-GB"/>
                <w14:ligatures w14:val="none"/>
                <w:rPrChange w:id="1622" w:author="Yibin Jiang" w:date="2026-03-31T15:00:00Z">
                  <w:rPr>
                    <w:rFonts w:ascii="Cambria Math" w:eastAsiaTheme="minorEastAsia" w:hAnsi="Cambria Math"/>
                    <w:color w:val="000000" w:themeColor="text1"/>
                    <w:kern w:val="0"/>
                    <w:sz w:val="24"/>
                    <w14:ligatures w14:val="none"/>
                  </w:rPr>
                </w:rPrChange>
              </w:rPr>
              <m:t>ₐ</m:t>
            </m:r>
            <m:r>
              <m:rPr>
                <m:sty m:val="bi"/>
              </m:rPr>
              <w:rPr>
                <w:rFonts w:ascii="Cambria Math" w:eastAsiaTheme="minorEastAsia" w:hAnsi="Cambria Math"/>
                <w:color w:val="000000" w:themeColor="text1"/>
                <w:kern w:val="0"/>
                <w:sz w:val="24"/>
                <w:lang w:val="en-GB"/>
                <w14:ligatures w14:val="none"/>
                <w:rPrChange w:id="1623" w:author="Yibin Jiang" w:date="2026-03-31T15:00:00Z">
                  <w:rPr>
                    <w:rFonts w:ascii="Cambria Math" w:eastAsiaTheme="minorEastAsia" w:hAnsi="Cambria Math"/>
                    <w:color w:val="000000" w:themeColor="text1"/>
                    <w:kern w:val="0"/>
                    <w:sz w:val="24"/>
                    <w14:ligatures w14:val="none"/>
                  </w:rPr>
                </w:rPrChange>
              </w:rPr>
              <m:t>,</m:t>
            </m:r>
            <m:r>
              <m:rPr>
                <m:sty m:val="bi"/>
              </m:rPr>
              <w:rPr>
                <w:rFonts w:ascii="Cambria Math" w:eastAsiaTheme="minorEastAsia" w:hAnsi="Cambria Math"/>
                <w:color w:val="000000" w:themeColor="text1"/>
                <w:kern w:val="0"/>
                <w:sz w:val="24"/>
                <w14:ligatures w14:val="none"/>
              </w:rPr>
              <m:t>ᵢ</m:t>
            </m:r>
          </m:sub>
        </m:sSub>
      </m:oMath>
      <w:r w:rsidR="008B6471" w:rsidRPr="00BB6128">
        <w:rPr>
          <w:rFonts w:eastAsiaTheme="minorEastAsia"/>
          <w:b/>
          <w:bCs/>
          <w:i/>
          <w:iCs/>
          <w:color w:val="000000" w:themeColor="text1"/>
          <w:kern w:val="0"/>
          <w:sz w:val="24"/>
          <w:lang w:val="en-GB"/>
          <w14:ligatures w14:val="none"/>
          <w:rPrChange w:id="1624" w:author="Yibin Jiang" w:date="2026-03-31T15:00:00Z">
            <w:rPr>
              <w:rFonts w:eastAsiaTheme="minorEastAsia"/>
              <w:b/>
              <w:bCs/>
              <w:i/>
              <w:iCs/>
              <w:color w:val="000000" w:themeColor="text1"/>
              <w:kern w:val="0"/>
              <w:sz w:val="24"/>
              <w14:ligatures w14:val="none"/>
            </w:rPr>
          </w:rPrChange>
        </w:rPr>
        <w:t>)</w:t>
      </w:r>
    </w:p>
    <w:p w14:paraId="0F3F41A1" w14:textId="0C96FD3A" w:rsidR="008B6471" w:rsidRPr="00ED2D36" w:rsidRDefault="003D17D6">
      <w:pPr>
        <w:spacing w:line="360" w:lineRule="auto"/>
        <w:jc w:val="center"/>
        <w:rPr>
          <w:rFonts w:eastAsiaTheme="minorEastAsia"/>
          <w:b/>
          <w:bCs/>
          <w:i/>
          <w:iCs/>
          <w:color w:val="000000" w:themeColor="text1"/>
          <w:kern w:val="0"/>
          <w:sz w:val="24"/>
          <w:lang w:val="de-DE"/>
          <w14:ligatures w14:val="none"/>
          <w:rPrChange w:id="1625" w:author="Yibin Jiang" w:date="2026-03-27T13:33:00Z">
            <w:rPr>
              <w:rFonts w:eastAsiaTheme="minorEastAsia"/>
              <w:b/>
              <w:bCs/>
              <w:i/>
              <w:iCs/>
              <w:color w:val="000000" w:themeColor="text1"/>
              <w:kern w:val="0"/>
              <w:sz w:val="24"/>
              <w14:ligatures w14:val="none"/>
            </w:rPr>
          </w:rPrChange>
        </w:rPr>
        <w:pPrChange w:id="1626" w:author="SYLZ" w:date="2026-03-27T10:39:00Z">
          <w:pPr>
            <w:jc w:val="center"/>
          </w:pPr>
        </w:pPrChange>
      </w:pPr>
      <m:oMath>
        <m:sSub>
          <m:sSubPr>
            <m:ctrlPr>
              <w:ins w:id="1627" w:author="Yibin Jiang" w:date="2026-03-21T12:11:00Z">
                <w:rPr>
                  <w:rFonts w:ascii="Cambria Math" w:hAnsi="Cambria Math"/>
                  <w:b/>
                  <w:i/>
                  <w:color w:val="000000" w:themeColor="text1"/>
                  <w:sz w:val="24"/>
                </w:rPr>
              </w:ins>
            </m:ctrlPr>
          </m:sSubPr>
          <m:e>
            <m:r>
              <w:ins w:id="1628" w:author="Yibin Jiang" w:date="2026-03-21T12:11:00Z">
                <m:rPr>
                  <m:sty m:val="bi"/>
                </m:rPr>
                <w:rPr>
                  <w:rFonts w:ascii="Cambria Math" w:hAnsi="Cambria Math"/>
                  <w:color w:val="000000" w:themeColor="text1"/>
                  <w:sz w:val="24"/>
                </w:rPr>
                <m:t>n</m:t>
              </w:ins>
            </m:r>
          </m:e>
          <m:sub>
            <m:r>
              <w:ins w:id="1629" w:author="Yibin Jiang" w:date="2026-03-21T12:11:00Z">
                <m:rPr>
                  <m:sty m:val="bi"/>
                </m:rPr>
                <w:rPr>
                  <w:rFonts w:ascii="Cambria Math" w:hAnsi="Cambria Math"/>
                  <w:color w:val="000000" w:themeColor="text1"/>
                  <w:sz w:val="24"/>
                </w:rPr>
                <m:t>t</m:t>
              </w:ins>
            </m:r>
            <m:r>
              <w:ins w:id="1630" w:author="Yibin Jiang" w:date="2026-03-21T12:11:00Z">
                <m:rPr>
                  <m:sty m:val="bi"/>
                </m:rPr>
                <w:rPr>
                  <w:rFonts w:ascii="Cambria Math" w:eastAsiaTheme="minorEastAsia" w:hAnsi="Cambria Math"/>
                  <w:color w:val="000000" w:themeColor="text1"/>
                  <w:sz w:val="24"/>
                </w:rPr>
                <m:t>otal</m:t>
              </w:ins>
            </m:r>
            <m:r>
              <w:ins w:id="1631" w:author="Yibin Jiang" w:date="2026-03-21T12:11:00Z">
                <m:rPr>
                  <m:sty m:val="b"/>
                </m:rPr>
                <w:rPr>
                  <w:rFonts w:ascii="Cambria Math" w:hAnsi="Cambria Math"/>
                  <w:color w:val="000000" w:themeColor="text1"/>
                  <w:sz w:val="24"/>
                  <w:lang w:val="de-DE"/>
                  <w:rPrChange w:id="1632" w:author="Yibin Jiang" w:date="2026-03-27T13:33:00Z">
                    <w:rPr>
                      <w:rFonts w:ascii="Cambria Math" w:hAnsi="Cambria Math"/>
                      <w:color w:val="000000" w:themeColor="text1"/>
                      <w:sz w:val="24"/>
                    </w:rPr>
                  </w:rPrChange>
                </w:rPr>
                <m:t>,</m:t>
              </w:ins>
            </m:r>
            <m:r>
              <w:ins w:id="1633" w:author="Yibin Jiang" w:date="2026-03-21T12:11:00Z">
                <m:rPr>
                  <m:sty m:val="bi"/>
                </m:rPr>
                <w:rPr>
                  <w:rFonts w:ascii="Cambria Math" w:hAnsi="Cambria Math"/>
                  <w:color w:val="000000" w:themeColor="text1"/>
                  <w:sz w:val="24"/>
                </w:rPr>
                <m:t>i</m:t>
              </w:ins>
            </m:r>
          </m:sub>
        </m:sSub>
      </m:oMath>
      <w:del w:id="1634" w:author="Yibin Jiang" w:date="2026-03-21T12:10:00Z">
        <w:r w:rsidR="008B6471" w:rsidRPr="00ED2D36" w:rsidDel="00B63D58">
          <w:rPr>
            <w:b/>
            <w:bCs/>
            <w:i/>
            <w:iCs/>
            <w:color w:val="000000" w:themeColor="text1"/>
            <w:sz w:val="24"/>
            <w:lang w:val="de-DE"/>
            <w:rPrChange w:id="1635" w:author="Yibin Jiang" w:date="2026-03-27T13:33:00Z">
              <w:rPr>
                <w:b/>
                <w:bCs/>
                <w:i/>
                <w:iCs/>
                <w:color w:val="000000" w:themeColor="text1"/>
                <w:sz w:val="24"/>
              </w:rPr>
            </w:rPrChange>
          </w:rPr>
          <w:delText>n</w:delText>
        </w:r>
        <w:r w:rsidR="008B6471" w:rsidRPr="00ED2D36" w:rsidDel="00B63D58">
          <w:rPr>
            <w:b/>
            <w:bCs/>
            <w:i/>
            <w:iCs/>
            <w:color w:val="000000" w:themeColor="text1"/>
            <w:sz w:val="24"/>
            <w:vertAlign w:val="subscript"/>
            <w:lang w:val="de-DE"/>
            <w:rPrChange w:id="1636" w:author="Yibin Jiang" w:date="2026-03-27T13:33:00Z">
              <w:rPr>
                <w:b/>
                <w:bCs/>
                <w:i/>
                <w:iCs/>
                <w:color w:val="000000" w:themeColor="text1"/>
                <w:sz w:val="24"/>
                <w:vertAlign w:val="subscript"/>
              </w:rPr>
            </w:rPrChange>
          </w:rPr>
          <w:delText>total,i</w:delText>
        </w:r>
      </w:del>
      <w:r w:rsidR="008B6471" w:rsidRPr="00ED2D36">
        <w:rPr>
          <w:rFonts w:eastAsiaTheme="minorEastAsia"/>
          <w:b/>
          <w:bCs/>
          <w:i/>
          <w:iCs/>
          <w:color w:val="000000" w:themeColor="text1"/>
          <w:kern w:val="0"/>
          <w:sz w:val="24"/>
          <w:lang w:val="de-DE"/>
          <w14:ligatures w14:val="none"/>
          <w:rPrChange w:id="1637" w:author="Yibin Jiang" w:date="2026-03-27T13:33:00Z">
            <w:rPr>
              <w:rFonts w:eastAsiaTheme="minorEastAsia"/>
              <w:b/>
              <w:bCs/>
              <w:i/>
              <w:iCs/>
              <w:color w:val="000000" w:themeColor="text1"/>
              <w:kern w:val="0"/>
              <w:sz w:val="24"/>
              <w14:ligatures w14:val="none"/>
            </w:rPr>
          </w:rPrChange>
        </w:rPr>
        <w:t xml:space="preserve"> ~</w:t>
      </w:r>
      <w:ins w:id="1638" w:author="Yibin Jiang" w:date="2026-03-21T12:10:00Z">
        <w:r w:rsidR="00B63D58" w:rsidRPr="00ED2D36">
          <w:rPr>
            <w:rFonts w:eastAsiaTheme="minorEastAsia"/>
            <w:b/>
            <w:bCs/>
            <w:i/>
            <w:iCs/>
            <w:color w:val="000000" w:themeColor="text1"/>
            <w:kern w:val="0"/>
            <w:sz w:val="24"/>
            <w:lang w:val="de-DE"/>
            <w14:ligatures w14:val="none"/>
            <w:rPrChange w:id="1639" w:author="Yibin Jiang" w:date="2026-03-27T13:33:00Z">
              <w:rPr>
                <w:rFonts w:eastAsiaTheme="minorEastAsia"/>
                <w:b/>
                <w:bCs/>
                <w:i/>
                <w:iCs/>
                <w:color w:val="000000" w:themeColor="text1"/>
                <w:kern w:val="0"/>
                <w:sz w:val="24"/>
                <w14:ligatures w14:val="none"/>
              </w:rPr>
            </w:rPrChange>
          </w:rPr>
          <w:t xml:space="preserve"> </w:t>
        </w:r>
      </w:ins>
      <w:r w:rsidR="008B6471" w:rsidRPr="00ED2D36">
        <w:rPr>
          <w:rFonts w:eastAsiaTheme="minorEastAsia"/>
          <w:b/>
          <w:bCs/>
          <w:i/>
          <w:iCs/>
          <w:color w:val="000000" w:themeColor="text1"/>
          <w:kern w:val="0"/>
          <w:sz w:val="24"/>
          <w:lang w:val="de-DE"/>
          <w14:ligatures w14:val="none"/>
          <w:rPrChange w:id="1640" w:author="Yibin Jiang" w:date="2026-03-27T13:33:00Z">
            <w:rPr>
              <w:rFonts w:eastAsiaTheme="minorEastAsia"/>
              <w:b/>
              <w:bCs/>
              <w:i/>
              <w:iCs/>
              <w:color w:val="000000" w:themeColor="text1"/>
              <w:kern w:val="0"/>
              <w:sz w:val="24"/>
              <w14:ligatures w14:val="none"/>
            </w:rPr>
          </w:rPrChange>
        </w:rPr>
        <w:t>N(</w:t>
      </w:r>
      <m:oMath>
        <m:sSub>
          <m:sSubPr>
            <m:ctrlPr>
              <w:rPr>
                <w:rFonts w:ascii="Cambria Math" w:eastAsiaTheme="minorEastAsia" w:hAnsi="Cambria Math"/>
                <w:b/>
                <w:bCs/>
                <w:i/>
                <w:iCs/>
                <w:color w:val="000000" w:themeColor="text1"/>
                <w:kern w:val="0"/>
                <w:sz w:val="24"/>
                <w14:ligatures w14:val="none"/>
              </w:rPr>
            </m:ctrlPr>
          </m:sSubPr>
          <m:e>
            <m:r>
              <m:rPr>
                <m:sty m:val="bi"/>
              </m:rPr>
              <w:rPr>
                <w:rFonts w:ascii="Cambria Math" w:eastAsiaTheme="minorEastAsia" w:hAnsi="Cambria Math"/>
                <w:color w:val="000000" w:themeColor="text1"/>
                <w:kern w:val="0"/>
                <w:sz w:val="24"/>
                <w14:ligatures w14:val="none"/>
              </w:rPr>
              <m:t>u</m:t>
            </m:r>
          </m:e>
          <m:sub>
            <m:sSub>
              <m:sSubPr>
                <m:ctrlPr>
                  <w:rPr>
                    <w:rFonts w:ascii="Cambria Math" w:hAnsi="Cambria Math"/>
                    <w:b/>
                    <w:bCs/>
                    <w:i/>
                    <w:iCs/>
                    <w:color w:val="000000" w:themeColor="text1"/>
                    <w:sz w:val="24"/>
                  </w:rPr>
                </m:ctrlPr>
              </m:sSubPr>
              <m:e>
                <m:r>
                  <m:rPr>
                    <m:sty m:val="bi"/>
                  </m:rPr>
                  <w:rPr>
                    <w:rFonts w:ascii="Cambria Math" w:hAnsi="Cambria Math"/>
                    <w:color w:val="000000" w:themeColor="text1"/>
                    <w:sz w:val="24"/>
                  </w:rPr>
                  <m:t>n</m:t>
                </m:r>
              </m:e>
              <m:sub>
                <m:r>
                  <m:rPr>
                    <m:sty m:val="bi"/>
                  </m:rPr>
                  <w:rPr>
                    <w:rFonts w:ascii="Cambria Math" w:hAnsi="Cambria Math"/>
                    <w:color w:val="000000" w:themeColor="text1"/>
                    <w:sz w:val="24"/>
                    <w:vertAlign w:val="subscript"/>
                  </w:rPr>
                  <m:t>total</m:t>
                </m:r>
                <m:r>
                  <m:rPr>
                    <m:sty m:val="bi"/>
                  </m:rPr>
                  <w:rPr>
                    <w:rFonts w:ascii="Cambria Math" w:hAnsi="Cambria Math"/>
                    <w:color w:val="000000" w:themeColor="text1"/>
                    <w:sz w:val="24"/>
                    <w:vertAlign w:val="subscript"/>
                    <w:lang w:val="de-DE"/>
                    <w:rPrChange w:id="1641" w:author="Yibin Jiang" w:date="2026-03-27T13:33:00Z">
                      <w:rPr>
                        <w:rFonts w:ascii="Cambria Math" w:hAnsi="Cambria Math"/>
                        <w:color w:val="000000" w:themeColor="text1"/>
                        <w:sz w:val="24"/>
                        <w:vertAlign w:val="subscript"/>
                      </w:rPr>
                    </w:rPrChange>
                  </w:rPr>
                  <m:t>,</m:t>
                </m:r>
                <m:r>
                  <m:rPr>
                    <m:sty m:val="bi"/>
                  </m:rPr>
                  <w:rPr>
                    <w:rFonts w:ascii="Cambria Math" w:hAnsi="Cambria Math"/>
                    <w:color w:val="000000" w:themeColor="text1"/>
                    <w:sz w:val="24"/>
                    <w:vertAlign w:val="subscript"/>
                  </w:rPr>
                  <m:t>i</m:t>
                </m:r>
              </m:sub>
            </m:sSub>
          </m:sub>
        </m:sSub>
      </m:oMath>
      <w:r w:rsidR="008B6471" w:rsidRPr="00ED2D36">
        <w:rPr>
          <w:rFonts w:eastAsiaTheme="minorEastAsia"/>
          <w:b/>
          <w:bCs/>
          <w:i/>
          <w:iCs/>
          <w:color w:val="000000" w:themeColor="text1"/>
          <w:kern w:val="0"/>
          <w:sz w:val="24"/>
          <w:lang w:val="de-DE"/>
          <w14:ligatures w14:val="none"/>
          <w:rPrChange w:id="1642" w:author="Yibin Jiang" w:date="2026-03-27T13:33:00Z">
            <w:rPr>
              <w:rFonts w:eastAsiaTheme="minorEastAsia"/>
              <w:b/>
              <w:bCs/>
              <w:i/>
              <w:iCs/>
              <w:color w:val="000000" w:themeColor="text1"/>
              <w:kern w:val="0"/>
              <w:sz w:val="24"/>
              <w14:ligatures w14:val="none"/>
            </w:rPr>
          </w:rPrChange>
        </w:rPr>
        <w:t>,</w:t>
      </w:r>
      <m:oMath>
        <m:sSub>
          <m:sSubPr>
            <m:ctrlPr>
              <w:rPr>
                <w:rFonts w:ascii="Cambria Math" w:eastAsiaTheme="minorEastAsia" w:hAnsi="Cambria Math"/>
                <w:b/>
                <w:bCs/>
                <w:i/>
                <w:iCs/>
                <w:color w:val="000000" w:themeColor="text1"/>
                <w:kern w:val="0"/>
                <w:sz w:val="24"/>
                <w14:ligatures w14:val="none"/>
              </w:rPr>
            </m:ctrlPr>
          </m:sSubPr>
          <m:e>
            <m:r>
              <m:rPr>
                <m:sty m:val="bi"/>
              </m:rPr>
              <w:rPr>
                <w:rFonts w:ascii="Cambria Math" w:eastAsiaTheme="minorEastAsia" w:hAnsi="Cambria Math"/>
                <w:color w:val="000000" w:themeColor="text1"/>
                <w:kern w:val="0"/>
                <w:sz w:val="24"/>
                <w14:ligatures w14:val="none"/>
              </w:rPr>
              <m:t>σ</m:t>
            </m:r>
          </m:e>
          <m:sub>
            <m:sSub>
              <m:sSubPr>
                <m:ctrlPr>
                  <w:rPr>
                    <w:rFonts w:ascii="Cambria Math" w:hAnsi="Cambria Math"/>
                    <w:b/>
                    <w:bCs/>
                    <w:i/>
                    <w:iCs/>
                    <w:color w:val="000000" w:themeColor="text1"/>
                    <w:sz w:val="24"/>
                  </w:rPr>
                </m:ctrlPr>
              </m:sSubPr>
              <m:e>
                <m:r>
                  <m:rPr>
                    <m:sty m:val="bi"/>
                  </m:rPr>
                  <w:rPr>
                    <w:rFonts w:ascii="Cambria Math" w:hAnsi="Cambria Math"/>
                    <w:color w:val="000000" w:themeColor="text1"/>
                    <w:sz w:val="24"/>
                  </w:rPr>
                  <m:t>n</m:t>
                </m:r>
              </m:e>
              <m:sub>
                <m:r>
                  <m:rPr>
                    <m:sty m:val="bi"/>
                  </m:rPr>
                  <w:rPr>
                    <w:rFonts w:ascii="Cambria Math" w:hAnsi="Cambria Math"/>
                    <w:color w:val="000000" w:themeColor="text1"/>
                    <w:sz w:val="24"/>
                    <w:vertAlign w:val="subscript"/>
                  </w:rPr>
                  <m:t>total</m:t>
                </m:r>
                <m:r>
                  <m:rPr>
                    <m:sty m:val="bi"/>
                  </m:rPr>
                  <w:rPr>
                    <w:rFonts w:ascii="Cambria Math" w:hAnsi="Cambria Math"/>
                    <w:color w:val="000000" w:themeColor="text1"/>
                    <w:sz w:val="24"/>
                    <w:vertAlign w:val="subscript"/>
                    <w:lang w:val="de-DE"/>
                    <w:rPrChange w:id="1643" w:author="Yibin Jiang" w:date="2026-03-27T13:33:00Z">
                      <w:rPr>
                        <w:rFonts w:ascii="Cambria Math" w:hAnsi="Cambria Math"/>
                        <w:color w:val="000000" w:themeColor="text1"/>
                        <w:sz w:val="24"/>
                        <w:vertAlign w:val="subscript"/>
                      </w:rPr>
                    </w:rPrChange>
                  </w:rPr>
                  <m:t>,</m:t>
                </m:r>
                <m:r>
                  <m:rPr>
                    <m:sty m:val="bi"/>
                  </m:rPr>
                  <w:rPr>
                    <w:rFonts w:ascii="Cambria Math" w:hAnsi="Cambria Math"/>
                    <w:color w:val="000000" w:themeColor="text1"/>
                    <w:sz w:val="24"/>
                    <w:vertAlign w:val="subscript"/>
                  </w:rPr>
                  <m:t>i</m:t>
                </m:r>
              </m:sub>
            </m:sSub>
          </m:sub>
        </m:sSub>
      </m:oMath>
      <w:r w:rsidR="008B6471" w:rsidRPr="00ED2D36">
        <w:rPr>
          <w:rFonts w:eastAsiaTheme="minorEastAsia"/>
          <w:b/>
          <w:bCs/>
          <w:i/>
          <w:iCs/>
          <w:color w:val="000000" w:themeColor="text1"/>
          <w:kern w:val="0"/>
          <w:sz w:val="24"/>
          <w:lang w:val="de-DE"/>
          <w14:ligatures w14:val="none"/>
          <w:rPrChange w:id="1644" w:author="Yibin Jiang" w:date="2026-03-27T13:33:00Z">
            <w:rPr>
              <w:rFonts w:eastAsiaTheme="minorEastAsia"/>
              <w:b/>
              <w:bCs/>
              <w:i/>
              <w:iCs/>
              <w:color w:val="000000" w:themeColor="text1"/>
              <w:kern w:val="0"/>
              <w:sz w:val="24"/>
              <w14:ligatures w14:val="none"/>
            </w:rPr>
          </w:rPrChange>
        </w:rPr>
        <w:t>)</w:t>
      </w:r>
    </w:p>
    <w:p w14:paraId="40D01365" w14:textId="04D29CF8" w:rsidR="00AC4785" w:rsidRPr="00ED2D36" w:rsidRDefault="00AC4785"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A set of </w:t>
      </w:r>
      <w:r w:rsidRPr="00ED2D36">
        <w:rPr>
          <w:rFonts w:ascii="Times New Roman" w:hAnsi="Times New Roman" w:cs="Times New Roman"/>
          <w:b/>
          <w:bCs/>
          <w:i/>
          <w:iCs/>
          <w:color w:val="000000" w:themeColor="text1"/>
        </w:rPr>
        <w:t>M</w:t>
      </w:r>
      <w:r w:rsidRPr="00ED2D36">
        <w:rPr>
          <w:rFonts w:ascii="Times New Roman" w:hAnsi="Times New Roman" w:cs="Times New Roman"/>
          <w:color w:val="000000" w:themeColor="text1"/>
        </w:rPr>
        <w:t xml:space="preserve"> </w:t>
      </w:r>
      <w:ins w:id="1645" w:author="SYLZ" w:date="2026-03-27T14:16:00Z">
        <w:r w:rsidR="00390B1A" w:rsidRPr="00390B1A">
          <w:rPr>
            <w:rFonts w:ascii="Times New Roman" w:hAnsi="Times New Roman" w:cs="Times New Roman"/>
            <w:color w:val="000000" w:themeColor="text1"/>
          </w:rPr>
          <w:t>parameter vector</w:t>
        </w:r>
      </w:ins>
      <w:del w:id="1646" w:author="SYLZ" w:date="2026-03-27T14:16:00Z">
        <w:r w:rsidRPr="00ED2D36" w:rsidDel="00390B1A">
          <w:rPr>
            <w:rFonts w:ascii="Times New Roman" w:hAnsi="Times New Roman" w:cs="Times New Roman"/>
            <w:color w:val="000000" w:themeColor="text1"/>
          </w:rPr>
          <w:delText>particles</w:delText>
        </w:r>
      </w:del>
      <w:r w:rsidR="002C7B4B" w:rsidRPr="00ED2D36">
        <w:rPr>
          <w:rFonts w:ascii="Times New Roman" w:hAnsi="Times New Roman" w:cs="Times New Roman"/>
          <w:color w:val="000000" w:themeColor="text1"/>
        </w:rPr>
        <w:t>, i.e., the complete parameter set to describe the system</w:t>
      </w:r>
      <w:ins w:id="1647" w:author="Yibin Jiang" w:date="2026-03-21T12:13:00Z">
        <w:r w:rsidR="00073E0B" w:rsidRPr="00ED2D36">
          <w:rPr>
            <w:rFonts w:ascii="Times New Roman" w:hAnsi="Times New Roman" w:cs="Times New Roman"/>
            <w:color w:val="000000" w:themeColor="text1"/>
          </w:rPr>
          <w:t xml:space="preserve"> (</w:t>
        </w:r>
      </w:ins>
      <w:ins w:id="1648" w:author="Yibin Jiang" w:date="2026-03-21T12:10:00Z">
        <w:r w:rsidR="00325218" w:rsidRPr="00ED2D36">
          <w:rPr>
            <w:rFonts w:ascii="Times New Roman" w:hAnsi="Times New Roman" w:cs="Times New Roman"/>
            <w:color w:val="000000" w:themeColor="text1"/>
          </w:rPr>
          <w:t xml:space="preserve">indexed by </w:t>
        </w:r>
      </w:ins>
      <m:oMath>
        <m:r>
          <w:ins w:id="1649" w:author="Yibin Jiang" w:date="2026-03-21T12:10:00Z">
            <m:rPr>
              <m:sty m:val="bi"/>
            </m:rPr>
            <w:rPr>
              <w:rFonts w:ascii="Cambria Math" w:hAnsi="Cambria Math" w:cs="Times New Roman"/>
              <w:color w:val="000000" w:themeColor="text1"/>
            </w:rPr>
            <m:t>j</m:t>
          </w:ins>
        </m:r>
      </m:oMath>
      <w:ins w:id="1650" w:author="Yibin Jiang" w:date="2026-03-21T12:13:00Z">
        <w:r w:rsidR="00073E0B" w:rsidRPr="00ED2D36">
          <w:rPr>
            <w:rFonts w:ascii="Times New Roman" w:hAnsi="Times New Roman" w:cs="Times New Roman"/>
            <w:b/>
            <w:color w:val="000000" w:themeColor="text1"/>
          </w:rPr>
          <w:t>)</w:t>
        </w:r>
      </w:ins>
      <w:r w:rsidR="002C7B4B" w:rsidRPr="00ED2D36">
        <w:rPr>
          <w:rFonts w:ascii="Times New Roman" w:hAnsi="Times New Roman" w:cs="Times New Roman"/>
          <w:color w:val="000000" w:themeColor="text1"/>
        </w:rPr>
        <w:t xml:space="preserve">, </w:t>
      </w:r>
      <w:r w:rsidRPr="00ED2D36">
        <w:rPr>
          <w:rFonts w:ascii="Times New Roman" w:hAnsi="Times New Roman" w:cs="Times New Roman"/>
          <w:color w:val="000000" w:themeColor="text1"/>
        </w:rPr>
        <w:t xml:space="preserve">is sampled </w:t>
      </w:r>
      <w:r w:rsidR="002C7B4B" w:rsidRPr="00ED2D36">
        <w:rPr>
          <w:rFonts w:ascii="Times New Roman" w:hAnsi="Times New Roman" w:cs="Times New Roman"/>
          <w:color w:val="000000" w:themeColor="text1"/>
        </w:rPr>
        <w:t xml:space="preserve">1000 times </w:t>
      </w:r>
      <w:r w:rsidRPr="00ED2D36">
        <w:rPr>
          <w:rFonts w:ascii="Times New Roman" w:hAnsi="Times New Roman" w:cs="Times New Roman"/>
          <w:color w:val="000000" w:themeColor="text1"/>
        </w:rPr>
        <w:t xml:space="preserve">from these priors: </w:t>
      </w:r>
    </w:p>
    <w:p w14:paraId="48A99AFE" w14:textId="004E4B0C" w:rsidR="00AC4785" w:rsidRPr="00ED2D36" w:rsidRDefault="00AC4785" w:rsidP="00397965">
      <w:pPr>
        <w:pStyle w:val="a3"/>
        <w:spacing w:line="360" w:lineRule="auto"/>
        <w:jc w:val="both"/>
        <w:rPr>
          <w:rFonts w:ascii="Times New Roman" w:hAnsi="Times New Roman" w:cs="Times New Roman"/>
          <w:b/>
          <w:bCs/>
          <w:color w:val="000000" w:themeColor="text1"/>
        </w:rPr>
      </w:pPr>
      <m:oMathPara>
        <m:oMath>
          <m:r>
            <m:rPr>
              <m:sty m:val="b"/>
            </m:rPr>
            <w:rPr>
              <w:rFonts w:ascii="Cambria Math" w:hAnsi="Cambria Math" w:cs="Times New Roman"/>
              <w:color w:val="000000" w:themeColor="text1"/>
            </w:rPr>
            <m:t>{</m:t>
          </m:r>
          <m:sSup>
            <m:sSupPr>
              <m:ctrlPr>
                <w:rPr>
                  <w:rFonts w:ascii="Cambria Math" w:hAnsi="Cambria Math" w:cs="Times New Roman"/>
                  <w:b/>
                  <w:bCs/>
                  <w:color w:val="000000" w:themeColor="text1"/>
                </w:rPr>
              </m:ctrlPr>
            </m:sSupPr>
            <m:e>
              <m:r>
                <m:rPr>
                  <m:sty m:val="bi"/>
                </m:rPr>
                <w:rPr>
                  <w:rFonts w:ascii="Cambria Math" w:hAnsi="Cambria Math" w:cs="Times New Roman"/>
                  <w:color w:val="000000" w:themeColor="text1"/>
                </w:rPr>
                <m:t>θ</m:t>
              </m:r>
            </m:e>
            <m:sup>
              <m:d>
                <m:dPr>
                  <m:ctrlPr>
                    <w:rPr>
                      <w:rFonts w:ascii="Cambria Math" w:hAnsi="Cambria Math" w:cs="Times New Roman"/>
                      <w:b/>
                      <w:bCs/>
                      <w:color w:val="000000" w:themeColor="text1"/>
                    </w:rPr>
                  </m:ctrlPr>
                </m:dPr>
                <m:e>
                  <m:r>
                    <m:rPr>
                      <m:sty m:val="bi"/>
                    </m:rPr>
                    <w:rPr>
                      <w:rFonts w:ascii="Cambria Math" w:hAnsi="Cambria Math" w:cs="Times New Roman"/>
                      <w:color w:val="000000" w:themeColor="text1"/>
                    </w:rPr>
                    <m:t>j</m:t>
                  </m:r>
                </m:e>
              </m:d>
            </m:sup>
          </m:sSup>
          <m:sSubSup>
            <m:sSubSupPr>
              <m:ctrlPr>
                <w:rPr>
                  <w:rFonts w:ascii="Cambria Math" w:hAnsi="Cambria Math" w:cs="Times New Roman"/>
                  <w:b/>
                  <w:bCs/>
                  <w:color w:val="000000" w:themeColor="text1"/>
                </w:rPr>
              </m:ctrlPr>
            </m:sSubSupPr>
            <m:e>
              <m:r>
                <m:rPr>
                  <m:sty m:val="b"/>
                </m:rPr>
                <w:rPr>
                  <w:rFonts w:ascii="Cambria Math" w:hAnsi="Cambria Math" w:cs="Times New Roman"/>
                  <w:color w:val="000000" w:themeColor="text1"/>
                </w:rPr>
                <m:t>}</m:t>
              </m:r>
            </m:e>
            <m:sub>
              <m:r>
                <m:rPr>
                  <m:sty m:val="bi"/>
                </m:rPr>
                <w:rPr>
                  <w:rFonts w:ascii="Cambria Math" w:hAnsi="Cambria Math" w:cs="Times New Roman"/>
                  <w:color w:val="000000" w:themeColor="text1"/>
                </w:rPr>
                <m:t>j</m:t>
              </m:r>
              <m:r>
                <m:rPr>
                  <m:sty m:val="b"/>
                </m:rPr>
                <w:rPr>
                  <w:rFonts w:ascii="Cambria Math" w:hAnsi="Cambria Math" w:cs="Times New Roman"/>
                  <w:color w:val="000000" w:themeColor="text1"/>
                </w:rPr>
                <m:t>=</m:t>
              </m:r>
              <m:r>
                <m:rPr>
                  <m:sty m:val="bi"/>
                </m:rPr>
                <w:rPr>
                  <w:rFonts w:ascii="Cambria Math" w:hAnsi="Cambria Math" w:cs="Times New Roman"/>
                  <w:color w:val="000000" w:themeColor="text1"/>
                </w:rPr>
                <m:t>1</m:t>
              </m:r>
            </m:sub>
            <m:sup>
              <m:r>
                <m:rPr>
                  <m:sty m:val="bi"/>
                </m:rPr>
                <w:rPr>
                  <w:rFonts w:ascii="Cambria Math" w:hAnsi="Cambria Math" w:cs="Times New Roman"/>
                  <w:color w:val="000000" w:themeColor="text1"/>
                </w:rPr>
                <m:t>M</m:t>
              </m:r>
            </m:sup>
          </m:sSubSup>
          <m:r>
            <m:rPr>
              <m:sty m:val="b"/>
            </m:rPr>
            <w:rPr>
              <w:rFonts w:ascii="Cambria Math" w:hAnsi="Cambria Math" w:cs="Times New Roman"/>
              <w:color w:val="000000" w:themeColor="text1"/>
            </w:rPr>
            <m:t>=</m:t>
          </m:r>
          <m:sSubSup>
            <m:sSubSupPr>
              <m:ctrlPr>
                <w:rPr>
                  <w:rFonts w:ascii="Cambria Math" w:hAnsi="Cambria Math" w:cs="Times New Roman"/>
                  <w:b/>
                  <w:bCs/>
                  <w:color w:val="000000" w:themeColor="text1"/>
                </w:rPr>
              </m:ctrlPr>
            </m:sSubSupPr>
            <m:e>
              <m:d>
                <m:dPr>
                  <m:begChr m:val="{"/>
                  <m:endChr m:val="}"/>
                  <m:ctrlPr>
                    <w:rPr>
                      <w:rFonts w:ascii="Cambria Math" w:hAnsi="Cambria Math" w:cs="Times New Roman"/>
                      <w:b/>
                      <w:bCs/>
                      <w:color w:val="000000" w:themeColor="text1"/>
                    </w:rPr>
                  </m:ctrlPr>
                </m:dPr>
                <m:e>
                  <m:r>
                    <m:rPr>
                      <m:sty m:val="b"/>
                    </m:rPr>
                    <w:rPr>
                      <w:rFonts w:ascii="Cambria Math" w:hAnsi="Cambria Math" w:cs="Times New Roman"/>
                      <w:color w:val="000000" w:themeColor="text1"/>
                    </w:rPr>
                    <m:t>(</m:t>
                  </m:r>
                  <m:r>
                    <m:rPr>
                      <m:sty m:val="bi"/>
                    </m:rPr>
                    <w:rPr>
                      <w:rFonts w:ascii="Cambria Math" w:hAnsi="Cambria Math" w:cs="Times New Roman"/>
                      <w:color w:val="000000" w:themeColor="text1"/>
                    </w:rPr>
                    <m:t>p</m:t>
                  </m:r>
                  <m:sSubSup>
                    <m:sSubSupPr>
                      <m:ctrlPr>
                        <w:rPr>
                          <w:rFonts w:ascii="Cambria Math" w:hAnsi="Cambria Math" w:cs="Times New Roman"/>
                          <w:b/>
                          <w:bCs/>
                          <w:color w:val="000000" w:themeColor="text1"/>
                        </w:rPr>
                      </m:ctrlPr>
                    </m:sSubSupPr>
                    <m:e>
                      <m:r>
                        <m:rPr>
                          <m:sty m:val="bi"/>
                        </m:rPr>
                        <w:rPr>
                          <w:rFonts w:ascii="Cambria Math" w:hAnsi="Cambria Math" w:cs="Times New Roman"/>
                          <w:color w:val="000000" w:themeColor="text1"/>
                        </w:rPr>
                        <m:t>K</m:t>
                      </m:r>
                    </m:e>
                    <m:sub>
                      <m:r>
                        <m:rPr>
                          <m:sty m:val="bi"/>
                        </m:rPr>
                        <w:rPr>
                          <w:rFonts w:ascii="Cambria Math" w:hAnsi="Cambria Math" w:cs="Times New Roman"/>
                          <w:color w:val="000000" w:themeColor="text1"/>
                        </w:rPr>
                        <m:t>a</m:t>
                      </m:r>
                      <m:r>
                        <m:rPr>
                          <m:sty m:val="b"/>
                        </m:rPr>
                        <w:rPr>
                          <w:rFonts w:ascii="Cambria Math" w:hAnsi="Cambria Math" w:cs="Times New Roman"/>
                          <w:color w:val="000000" w:themeColor="text1"/>
                        </w:rPr>
                        <m:t>,</m:t>
                      </m:r>
                      <m:r>
                        <m:rPr>
                          <m:sty m:val="bi"/>
                        </m:rPr>
                        <w:rPr>
                          <w:rFonts w:ascii="Cambria Math" w:hAnsi="Cambria Math" w:cs="Times New Roman"/>
                          <w:color w:val="000000" w:themeColor="text1"/>
                        </w:rPr>
                        <m:t>1</m:t>
                      </m:r>
                    </m:sub>
                    <m:sup>
                      <m:d>
                        <m:dPr>
                          <m:ctrlPr>
                            <w:rPr>
                              <w:rFonts w:ascii="Cambria Math" w:hAnsi="Cambria Math" w:cs="Times New Roman"/>
                              <w:b/>
                              <w:bCs/>
                              <w:color w:val="000000" w:themeColor="text1"/>
                            </w:rPr>
                          </m:ctrlPr>
                        </m:dPr>
                        <m:e>
                          <m:r>
                            <m:rPr>
                              <m:sty m:val="bi"/>
                            </m:rPr>
                            <w:rPr>
                              <w:rFonts w:ascii="Cambria Math" w:hAnsi="Cambria Math" w:cs="Times New Roman"/>
                              <w:color w:val="000000" w:themeColor="text1"/>
                            </w:rPr>
                            <m:t>j</m:t>
                          </m:r>
                        </m:e>
                      </m:d>
                    </m:sup>
                  </m:sSubSup>
                  <m:r>
                    <m:rPr>
                      <m:sty m:val="b"/>
                    </m:rPr>
                    <w:rPr>
                      <w:rFonts w:ascii="Cambria Math" w:hAnsi="Cambria Math" w:cs="Times New Roman"/>
                      <w:color w:val="000000" w:themeColor="text1"/>
                    </w:rPr>
                    <m:t>,</m:t>
                  </m:r>
                  <m:sSubSup>
                    <m:sSubSupPr>
                      <m:ctrlPr>
                        <w:rPr>
                          <w:rFonts w:ascii="Cambria Math" w:hAnsi="Cambria Math" w:cs="Times New Roman"/>
                          <w:b/>
                          <w:bCs/>
                          <w:color w:val="000000" w:themeColor="text1"/>
                        </w:rPr>
                      </m:ctrlPr>
                    </m:sSubSupPr>
                    <m:e>
                      <m:r>
                        <m:rPr>
                          <m:sty m:val="bi"/>
                        </m:rPr>
                        <w:rPr>
                          <w:rFonts w:ascii="Cambria Math" w:hAnsi="Cambria Math" w:cs="Times New Roman"/>
                          <w:color w:val="000000" w:themeColor="text1"/>
                        </w:rPr>
                        <m:t>n</m:t>
                      </m:r>
                    </m:e>
                    <m:sub>
                      <m:r>
                        <m:rPr>
                          <m:sty m:val="bi"/>
                        </m:rPr>
                        <w:rPr>
                          <w:rFonts w:ascii="Cambria Math" w:hAnsi="Cambria Math" w:cs="Times New Roman"/>
                          <w:color w:val="000000" w:themeColor="text1"/>
                          <w:vertAlign w:val="subscript"/>
                        </w:rPr>
                        <m:t>total,1</m:t>
                      </m:r>
                    </m:sub>
                    <m:sup>
                      <m:d>
                        <m:dPr>
                          <m:ctrlPr>
                            <w:rPr>
                              <w:rFonts w:ascii="Cambria Math" w:hAnsi="Cambria Math" w:cs="Times New Roman"/>
                              <w:b/>
                              <w:bCs/>
                              <w:color w:val="000000" w:themeColor="text1"/>
                            </w:rPr>
                          </m:ctrlPr>
                        </m:dPr>
                        <m:e>
                          <m:r>
                            <m:rPr>
                              <m:sty m:val="bi"/>
                            </m:rPr>
                            <w:rPr>
                              <w:rFonts w:ascii="Cambria Math" w:hAnsi="Cambria Math" w:cs="Times New Roman"/>
                              <w:color w:val="000000" w:themeColor="text1"/>
                            </w:rPr>
                            <m:t>j</m:t>
                          </m:r>
                        </m:e>
                      </m:d>
                    </m:sup>
                  </m:sSubSup>
                  <m:r>
                    <m:rPr>
                      <m:sty m:val="b"/>
                    </m:rPr>
                    <w:rPr>
                      <w:rFonts w:ascii="Cambria Math" w:hAnsi="Cambria Math" w:cs="Times New Roman"/>
                      <w:color w:val="000000" w:themeColor="text1"/>
                    </w:rPr>
                    <m:t>,…,</m:t>
                  </m:r>
                  <m:r>
                    <m:rPr>
                      <m:sty m:val="bi"/>
                    </m:rPr>
                    <w:rPr>
                      <w:rFonts w:ascii="Cambria Math" w:hAnsi="Cambria Math" w:cs="Times New Roman"/>
                      <w:color w:val="000000" w:themeColor="text1"/>
                    </w:rPr>
                    <m:t>p</m:t>
                  </m:r>
                  <m:sSubSup>
                    <m:sSubSupPr>
                      <m:ctrlPr>
                        <w:rPr>
                          <w:rFonts w:ascii="Cambria Math" w:hAnsi="Cambria Math" w:cs="Times New Roman"/>
                          <w:b/>
                          <w:bCs/>
                          <w:color w:val="000000" w:themeColor="text1"/>
                        </w:rPr>
                      </m:ctrlPr>
                    </m:sSubSupPr>
                    <m:e>
                      <m:r>
                        <m:rPr>
                          <m:sty m:val="bi"/>
                        </m:rPr>
                        <w:rPr>
                          <w:rFonts w:ascii="Cambria Math" w:hAnsi="Cambria Math" w:cs="Times New Roman"/>
                          <w:color w:val="000000" w:themeColor="text1"/>
                        </w:rPr>
                        <m:t>K</m:t>
                      </m:r>
                    </m:e>
                    <m:sub>
                      <m:r>
                        <m:rPr>
                          <m:sty m:val="bi"/>
                        </m:rPr>
                        <w:rPr>
                          <w:rFonts w:ascii="Cambria Math" w:hAnsi="Cambria Math" w:cs="Times New Roman"/>
                          <w:color w:val="000000" w:themeColor="text1"/>
                        </w:rPr>
                        <m:t>a</m:t>
                      </m:r>
                      <m:r>
                        <m:rPr>
                          <m:sty m:val="b"/>
                        </m:rPr>
                        <w:rPr>
                          <w:rFonts w:ascii="Cambria Math" w:hAnsi="Cambria Math" w:cs="Times New Roman"/>
                          <w:color w:val="000000" w:themeColor="text1"/>
                        </w:rPr>
                        <m:t>,</m:t>
                      </m:r>
                      <m:r>
                        <m:rPr>
                          <m:sty m:val="bi"/>
                        </m:rPr>
                        <w:rPr>
                          <w:rFonts w:ascii="Cambria Math" w:hAnsi="Cambria Math" w:cs="Times New Roman"/>
                          <w:color w:val="000000" w:themeColor="text1"/>
                        </w:rPr>
                        <m:t>i</m:t>
                      </m:r>
                    </m:sub>
                    <m:sup>
                      <m:d>
                        <m:dPr>
                          <m:ctrlPr>
                            <w:rPr>
                              <w:rFonts w:ascii="Cambria Math" w:hAnsi="Cambria Math" w:cs="Times New Roman"/>
                              <w:b/>
                              <w:bCs/>
                              <w:color w:val="000000" w:themeColor="text1"/>
                            </w:rPr>
                          </m:ctrlPr>
                        </m:dPr>
                        <m:e>
                          <m:r>
                            <m:rPr>
                              <m:sty m:val="bi"/>
                            </m:rPr>
                            <w:rPr>
                              <w:rFonts w:ascii="Cambria Math" w:hAnsi="Cambria Math" w:cs="Times New Roman"/>
                              <w:color w:val="000000" w:themeColor="text1"/>
                            </w:rPr>
                            <m:t>j</m:t>
                          </m:r>
                        </m:e>
                      </m:d>
                    </m:sup>
                  </m:sSubSup>
                  <m:r>
                    <m:rPr>
                      <m:sty m:val="b"/>
                    </m:rPr>
                    <w:rPr>
                      <w:rFonts w:ascii="Cambria Math" w:hAnsi="Cambria Math" w:cs="Times New Roman"/>
                      <w:color w:val="000000" w:themeColor="text1"/>
                    </w:rPr>
                    <m:t>,</m:t>
                  </m:r>
                  <m:sSubSup>
                    <m:sSubSupPr>
                      <m:ctrlPr>
                        <w:rPr>
                          <w:rFonts w:ascii="Cambria Math" w:hAnsi="Cambria Math" w:cs="Times New Roman"/>
                          <w:b/>
                          <w:bCs/>
                          <w:color w:val="000000" w:themeColor="text1"/>
                        </w:rPr>
                      </m:ctrlPr>
                    </m:sSubSupPr>
                    <m:e>
                      <m:r>
                        <m:rPr>
                          <m:sty m:val="bi"/>
                        </m:rPr>
                        <w:rPr>
                          <w:rFonts w:ascii="Cambria Math" w:hAnsi="Cambria Math" w:cs="Times New Roman"/>
                          <w:color w:val="000000" w:themeColor="text1"/>
                        </w:rPr>
                        <m:t>n</m:t>
                      </m:r>
                    </m:e>
                    <m:sub>
                      <m:r>
                        <m:rPr>
                          <m:sty m:val="bi"/>
                        </m:rPr>
                        <w:rPr>
                          <w:rFonts w:ascii="Cambria Math" w:hAnsi="Cambria Math" w:cs="Times New Roman"/>
                          <w:color w:val="000000" w:themeColor="text1"/>
                          <w:vertAlign w:val="subscript"/>
                        </w:rPr>
                        <m:t>total,i</m:t>
                      </m:r>
                    </m:sub>
                    <m:sup>
                      <m:d>
                        <m:dPr>
                          <m:ctrlPr>
                            <w:rPr>
                              <w:rFonts w:ascii="Cambria Math" w:hAnsi="Cambria Math" w:cs="Times New Roman"/>
                              <w:b/>
                              <w:bCs/>
                              <w:color w:val="000000" w:themeColor="text1"/>
                            </w:rPr>
                          </m:ctrlPr>
                        </m:dPr>
                        <m:e>
                          <m:r>
                            <m:rPr>
                              <m:sty m:val="bi"/>
                            </m:rPr>
                            <w:rPr>
                              <w:rFonts w:ascii="Cambria Math" w:hAnsi="Cambria Math" w:cs="Times New Roman"/>
                              <w:color w:val="000000" w:themeColor="text1"/>
                            </w:rPr>
                            <m:t>j</m:t>
                          </m:r>
                        </m:e>
                      </m:d>
                    </m:sup>
                  </m:sSubSup>
                  <m:r>
                    <m:rPr>
                      <m:sty m:val="b"/>
                    </m:rPr>
                    <w:rPr>
                      <w:rFonts w:ascii="Cambria Math" w:hAnsi="Cambria Math" w:cs="Times New Roman"/>
                      <w:color w:val="000000" w:themeColor="text1"/>
                    </w:rPr>
                    <m:t>)</m:t>
                  </m:r>
                </m:e>
              </m:d>
            </m:e>
            <m:sub>
              <m:r>
                <m:rPr>
                  <m:sty m:val="bi"/>
                </m:rPr>
                <w:rPr>
                  <w:rFonts w:ascii="Cambria Math" w:hAnsi="Cambria Math" w:cs="Times New Roman"/>
                  <w:color w:val="000000" w:themeColor="text1"/>
                </w:rPr>
                <m:t>j</m:t>
              </m:r>
              <m:r>
                <m:rPr>
                  <m:sty m:val="b"/>
                </m:rPr>
                <w:rPr>
                  <w:rFonts w:ascii="Cambria Math" w:hAnsi="Cambria Math" w:cs="Times New Roman"/>
                  <w:color w:val="000000" w:themeColor="text1"/>
                </w:rPr>
                <m:t>=</m:t>
              </m:r>
              <m:r>
                <m:rPr>
                  <m:sty m:val="bi"/>
                </m:rPr>
                <w:rPr>
                  <w:rFonts w:ascii="Cambria Math" w:hAnsi="Cambria Math" w:cs="Times New Roman"/>
                  <w:color w:val="000000" w:themeColor="text1"/>
                </w:rPr>
                <m:t>1</m:t>
              </m:r>
            </m:sub>
            <m:sup>
              <m:r>
                <m:rPr>
                  <m:sty m:val="bi"/>
                </m:rPr>
                <w:rPr>
                  <w:rFonts w:ascii="Cambria Math" w:hAnsi="Cambria Math" w:cs="Times New Roman"/>
                  <w:color w:val="000000" w:themeColor="text1"/>
                </w:rPr>
                <m:t>M</m:t>
              </m:r>
            </m:sup>
          </m:sSubSup>
        </m:oMath>
      </m:oMathPara>
    </w:p>
    <w:p w14:paraId="4DC4EB47" w14:textId="619CCB6A" w:rsidR="0053473B" w:rsidRPr="00ED2D36" w:rsidRDefault="0053473B"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Each </w:t>
      </w:r>
      <w:del w:id="1651" w:author="SYLZ" w:date="2026-03-27T14:17:00Z">
        <w:r w:rsidRPr="00ED2D36" w:rsidDel="00390B1A">
          <w:rPr>
            <w:rFonts w:ascii="Times New Roman" w:hAnsi="Times New Roman" w:cs="Times New Roman"/>
            <w:color w:val="000000" w:themeColor="text1"/>
          </w:rPr>
          <w:delText>particle</w:delText>
        </w:r>
      </w:del>
      <w:ins w:id="1652" w:author="SYLZ" w:date="2026-03-27T14:17:00Z">
        <w:r w:rsidR="00390B1A">
          <w:rPr>
            <w:rFonts w:ascii="Times New Roman" w:hAnsi="Times New Roman" w:cs="Times New Roman"/>
            <w:color w:val="000000" w:themeColor="text1"/>
          </w:rPr>
          <w:t>parameter vector</w:t>
        </w:r>
      </w:ins>
      <w:r w:rsidRPr="00ED2D36">
        <w:rPr>
          <w:rFonts w:ascii="Times New Roman" w:hAnsi="Times New Roman" w:cs="Times New Roman"/>
          <w:color w:val="000000" w:themeColor="text1"/>
        </w:rPr>
        <w:t xml:space="preserve"> </w:t>
      </w:r>
      <m:oMath>
        <m:sSup>
          <m:sSupPr>
            <m:ctrlPr>
              <w:rPr>
                <w:rFonts w:ascii="Cambria Math" w:hAnsi="Cambria Math" w:cs="Times New Roman"/>
                <w:b/>
                <w:bCs/>
                <w:color w:val="000000" w:themeColor="text1"/>
              </w:rPr>
            </m:ctrlPr>
          </m:sSupPr>
          <m:e>
            <m:r>
              <m:rPr>
                <m:sty m:val="bi"/>
              </m:rPr>
              <w:rPr>
                <w:rFonts w:ascii="Cambria Math" w:hAnsi="Cambria Math" w:cs="Times New Roman"/>
                <w:color w:val="000000" w:themeColor="text1"/>
              </w:rPr>
              <m:t>θ</m:t>
            </m:r>
          </m:e>
          <m:sup>
            <m:d>
              <m:dPr>
                <m:ctrlPr>
                  <w:rPr>
                    <w:rFonts w:ascii="Cambria Math" w:hAnsi="Cambria Math" w:cs="Times New Roman"/>
                    <w:b/>
                    <w:bCs/>
                    <w:color w:val="000000" w:themeColor="text1"/>
                  </w:rPr>
                </m:ctrlPr>
              </m:dPr>
              <m:e>
                <m:r>
                  <m:rPr>
                    <m:sty m:val="bi"/>
                  </m:rPr>
                  <w:rPr>
                    <w:rFonts w:ascii="Cambria Math" w:hAnsi="Cambria Math" w:cs="Times New Roman"/>
                    <w:color w:val="000000" w:themeColor="text1"/>
                  </w:rPr>
                  <m:t>j</m:t>
                </m:r>
              </m:e>
            </m:d>
          </m:sup>
        </m:sSup>
      </m:oMath>
      <w:r w:rsidRPr="00ED2D36">
        <w:rPr>
          <w:rFonts w:ascii="Times New Roman" w:hAnsi="Times New Roman" w:cs="Times New Roman"/>
          <w:color w:val="000000" w:themeColor="text1"/>
        </w:rPr>
        <w:t xml:space="preserve"> represents one complete candidate </w:t>
      </w:r>
      <w:del w:id="1653" w:author="Yibin Jiang" w:date="2026-03-21T12:13:00Z">
        <w:r w:rsidRPr="00ED2D36" w:rsidDel="00E463FB">
          <w:rPr>
            <w:rFonts w:ascii="Times New Roman" w:hAnsi="Times New Roman" w:cs="Times New Roman"/>
            <w:color w:val="000000" w:themeColor="text1"/>
          </w:rPr>
          <w:delText xml:space="preserve">description </w:delText>
        </w:r>
      </w:del>
      <w:ins w:id="1654" w:author="Yibin Jiang" w:date="2026-03-21T12:13:00Z">
        <w:r w:rsidR="00E463FB" w:rsidRPr="00ED2D36">
          <w:rPr>
            <w:rFonts w:ascii="Times New Roman" w:hAnsi="Times New Roman" w:cs="Times New Roman"/>
            <w:color w:val="000000" w:themeColor="text1"/>
          </w:rPr>
          <w:t xml:space="preserve">parameter set </w:t>
        </w:r>
      </w:ins>
      <w:r w:rsidRPr="00ED2D36">
        <w:rPr>
          <w:rFonts w:ascii="Times New Roman" w:hAnsi="Times New Roman" w:cs="Times New Roman"/>
          <w:color w:val="000000" w:themeColor="text1"/>
        </w:rPr>
        <w:t xml:space="preserve">of the </w:t>
      </w:r>
      <w:ins w:id="1655" w:author="Yibin Jiang" w:date="2026-03-21T12:13:00Z">
        <w:r w:rsidR="00E463FB" w:rsidRPr="00ED2D36">
          <w:rPr>
            <w:rFonts w:ascii="Times New Roman" w:hAnsi="Times New Roman" w:cs="Times New Roman"/>
            <w:color w:val="000000" w:themeColor="text1"/>
          </w:rPr>
          <w:t>system</w:t>
        </w:r>
      </w:ins>
      <w:del w:id="1656" w:author="Yibin Jiang" w:date="2026-03-21T12:13:00Z">
        <w:r w:rsidRPr="00ED2D36" w:rsidDel="00E463FB">
          <w:rPr>
            <w:rFonts w:ascii="Times New Roman" w:hAnsi="Times New Roman" w:cs="Times New Roman"/>
            <w:color w:val="000000" w:themeColor="text1"/>
          </w:rPr>
          <w:delText>chemical state</w:delText>
        </w:r>
      </w:del>
      <w:ins w:id="1657" w:author="Yibin Jiang" w:date="2026-03-21T12:13:00Z">
        <w:r w:rsidR="00745A17" w:rsidRPr="00ED2D36">
          <w:rPr>
            <w:rFonts w:ascii="Times New Roman" w:hAnsi="Times New Roman" w:cs="Times New Roman"/>
            <w:color w:val="000000" w:themeColor="text1"/>
          </w:rPr>
          <w:t>, defining</w:t>
        </w:r>
      </w:ins>
      <w:ins w:id="1658" w:author="Yibin Jiang" w:date="2026-03-31T15:17:00Z">
        <w:r w:rsidR="004766A5">
          <w:rPr>
            <w:rFonts w:ascii="Times New Roman" w:hAnsi="Times New Roman" w:cs="Times New Roman" w:hint="eastAsia"/>
            <w:color w:val="000000" w:themeColor="text1"/>
          </w:rPr>
          <w:t xml:space="preserve"> the </w:t>
        </w:r>
        <w:r w:rsidR="008A3234">
          <w:rPr>
            <w:rFonts w:ascii="Times New Roman" w:hAnsi="Times New Roman" w:cs="Times New Roman" w:hint="eastAsia"/>
            <w:color w:val="000000" w:themeColor="text1"/>
          </w:rPr>
          <w:t>corresponding</w:t>
        </w:r>
      </w:ins>
      <w:ins w:id="1659" w:author="Yibin Jiang" w:date="2026-03-21T12:13:00Z">
        <w:r w:rsidR="00745A17" w:rsidRPr="00ED2D36">
          <w:rPr>
            <w:rFonts w:ascii="Times New Roman" w:hAnsi="Times New Roman" w:cs="Times New Roman"/>
            <w:color w:val="000000" w:themeColor="text1"/>
          </w:rPr>
          <w:t xml:space="preserve"> </w:t>
        </w:r>
      </w:ins>
      <w:del w:id="1660" w:author="Yibin Jiang" w:date="2026-03-21T12:13:00Z">
        <w:r w:rsidRPr="00ED2D36" w:rsidDel="00E463FB">
          <w:rPr>
            <w:rFonts w:ascii="Times New Roman" w:hAnsi="Times New Roman" w:cs="Times New Roman"/>
            <w:color w:val="000000" w:themeColor="text1"/>
          </w:rPr>
          <w:delText xml:space="preserve"> </w:delText>
        </w:r>
        <w:r w:rsidRPr="00ED2D36" w:rsidDel="00745A17">
          <w:rPr>
            <w:rFonts w:ascii="Times New Roman" w:hAnsi="Times New Roman" w:cs="Times New Roman"/>
            <w:color w:val="000000" w:themeColor="text1"/>
          </w:rPr>
          <w:delText>(</w:delText>
        </w:r>
        <w:r w:rsidRPr="00ED2D36" w:rsidDel="000246EB">
          <w:rPr>
            <w:rFonts w:ascii="Times New Roman" w:hAnsi="Times New Roman" w:cs="Times New Roman"/>
            <w:color w:val="000000" w:themeColor="text1"/>
          </w:rPr>
          <w:delText xml:space="preserve">one </w:delText>
        </w:r>
      </w:del>
      <w:proofErr w:type="spellStart"/>
      <w:r w:rsidRPr="00ED2D36">
        <w:rPr>
          <w:rFonts w:ascii="Times New Roman" w:hAnsi="Times New Roman" w:cs="Times New Roman"/>
          <w:b/>
          <w:bCs/>
          <w:i/>
          <w:iCs/>
          <w:color w:val="000000" w:themeColor="text1"/>
        </w:rPr>
        <w:t>pK</w:t>
      </w:r>
      <w:proofErr w:type="spellEnd"/>
      <w:r w:rsidRPr="00ED2D36">
        <w:rPr>
          <w:rFonts w:ascii="Times New Roman" w:hAnsi="Times New Roman" w:cs="Times New Roman"/>
          <w:b/>
          <w:bCs/>
          <w:i/>
          <w:iCs/>
          <w:color w:val="000000" w:themeColor="text1"/>
        </w:rPr>
        <w:t>ₐ</w:t>
      </w:r>
      <w:r w:rsidRPr="00ED2D36">
        <w:rPr>
          <w:rFonts w:ascii="Times New Roman" w:hAnsi="Times New Roman" w:cs="Times New Roman"/>
          <w:color w:val="000000" w:themeColor="text1"/>
        </w:rPr>
        <w:t xml:space="preserve"> and </w:t>
      </w:r>
      <w:del w:id="1661" w:author="Yibin Jiang" w:date="2026-03-21T12:13:00Z">
        <w:r w:rsidRPr="00ED2D36" w:rsidDel="000246EB">
          <w:rPr>
            <w:rFonts w:ascii="Times New Roman" w:hAnsi="Times New Roman" w:cs="Times New Roman"/>
            <w:color w:val="000000" w:themeColor="text1"/>
          </w:rPr>
          <w:delText xml:space="preserve">one </w:delText>
        </w:r>
      </w:del>
      <w:r w:rsidRPr="00ED2D36">
        <w:rPr>
          <w:rFonts w:ascii="Times New Roman" w:hAnsi="Times New Roman" w:cs="Times New Roman"/>
          <w:color w:val="000000" w:themeColor="text1"/>
        </w:rPr>
        <w:t xml:space="preserve">total buffer amount </w:t>
      </w:r>
      <w:del w:id="1662" w:author="Yibin Jiang" w:date="2026-03-21T12:13:00Z">
        <w:r w:rsidRPr="00ED2D36" w:rsidDel="00745A17">
          <w:rPr>
            <w:rFonts w:ascii="Times New Roman" w:hAnsi="Times New Roman" w:cs="Times New Roman"/>
            <w:color w:val="000000" w:themeColor="text1"/>
          </w:rPr>
          <w:delText xml:space="preserve">per </w:delText>
        </w:r>
      </w:del>
      <w:ins w:id="1663" w:author="Yibin Jiang" w:date="2026-03-21T12:13:00Z">
        <w:r w:rsidR="00745A17" w:rsidRPr="00ED2D36">
          <w:rPr>
            <w:rFonts w:ascii="Times New Roman" w:hAnsi="Times New Roman" w:cs="Times New Roman"/>
            <w:color w:val="000000" w:themeColor="text1"/>
          </w:rPr>
          <w:t xml:space="preserve">for </w:t>
        </w:r>
        <w:r w:rsidR="000246EB" w:rsidRPr="00ED2D36">
          <w:rPr>
            <w:rFonts w:ascii="Times New Roman" w:hAnsi="Times New Roman" w:cs="Times New Roman"/>
            <w:color w:val="000000" w:themeColor="text1"/>
          </w:rPr>
          <w:t>all</w:t>
        </w:r>
      </w:ins>
      <w:ins w:id="1664" w:author="Yibin Jiang" w:date="2026-03-21T12:14:00Z">
        <w:r w:rsidR="000246EB" w:rsidRPr="00ED2D36">
          <w:rPr>
            <w:rFonts w:ascii="Times New Roman" w:hAnsi="Times New Roman" w:cs="Times New Roman"/>
            <w:color w:val="000000" w:themeColor="text1"/>
          </w:rPr>
          <w:t xml:space="preserve"> </w:t>
        </w:r>
      </w:ins>
      <w:r w:rsidRPr="00ED2D36">
        <w:rPr>
          <w:rFonts w:ascii="Times New Roman" w:hAnsi="Times New Roman" w:cs="Times New Roman"/>
          <w:color w:val="000000" w:themeColor="text1"/>
        </w:rPr>
        <w:t>buffer pair</w:t>
      </w:r>
      <w:ins w:id="1665" w:author="Yibin Jiang" w:date="2026-03-21T12:14:00Z">
        <w:r w:rsidR="000246EB" w:rsidRPr="00ED2D36">
          <w:rPr>
            <w:rFonts w:ascii="Times New Roman" w:hAnsi="Times New Roman" w:cs="Times New Roman"/>
            <w:color w:val="000000" w:themeColor="text1"/>
          </w:rPr>
          <w:t>s</w:t>
        </w:r>
      </w:ins>
      <w:del w:id="1666" w:author="Yibin Jiang" w:date="2026-03-21T12:13:00Z">
        <w:r w:rsidRPr="00ED2D36" w:rsidDel="00745A17">
          <w:rPr>
            <w:rFonts w:ascii="Times New Roman" w:hAnsi="Times New Roman" w:cs="Times New Roman"/>
            <w:color w:val="000000" w:themeColor="text1"/>
          </w:rPr>
          <w:delText>)</w:delText>
        </w:r>
      </w:del>
      <w:r w:rsidRPr="00ED2D36">
        <w:rPr>
          <w:rFonts w:ascii="Times New Roman" w:hAnsi="Times New Roman" w:cs="Times New Roman"/>
          <w:color w:val="000000" w:themeColor="text1"/>
        </w:rPr>
        <w:t xml:space="preserve">. The ensemble of </w:t>
      </w:r>
      <w:ins w:id="1667" w:author="SYLZ" w:date="2026-03-27T14:16:00Z">
        <w:r w:rsidR="00390B1A" w:rsidRPr="00390B1A">
          <w:rPr>
            <w:rFonts w:ascii="Times New Roman" w:hAnsi="Times New Roman" w:cs="Times New Roman"/>
            <w:color w:val="000000" w:themeColor="text1"/>
          </w:rPr>
          <w:t>parameter vector</w:t>
        </w:r>
      </w:ins>
      <w:del w:id="1668" w:author="SYLZ" w:date="2026-03-27T14:16:00Z">
        <w:r w:rsidRPr="00ED2D36" w:rsidDel="00390B1A">
          <w:rPr>
            <w:rFonts w:ascii="Times New Roman" w:hAnsi="Times New Roman" w:cs="Times New Roman"/>
            <w:color w:val="000000" w:themeColor="text1"/>
          </w:rPr>
          <w:delText>particles</w:delText>
        </w:r>
      </w:del>
      <w:r w:rsidRPr="00ED2D36">
        <w:rPr>
          <w:rFonts w:ascii="Times New Roman" w:hAnsi="Times New Roman" w:cs="Times New Roman"/>
          <w:color w:val="000000" w:themeColor="text1"/>
        </w:rPr>
        <w:t xml:space="preserve"> collectively represents the current </w:t>
      </w:r>
      <w:ins w:id="1669" w:author="Yibin Jiang" w:date="2026-03-21T12:14:00Z">
        <w:r w:rsidR="0038527C" w:rsidRPr="00ED2D36">
          <w:rPr>
            <w:rFonts w:ascii="Times New Roman" w:hAnsi="Times New Roman" w:cs="Times New Roman"/>
            <w:color w:val="000000" w:themeColor="text1"/>
          </w:rPr>
          <w:t xml:space="preserve">parameter </w:t>
        </w:r>
      </w:ins>
      <w:del w:id="1670" w:author="Yibin Jiang" w:date="2026-03-21T12:14:00Z">
        <w:r w:rsidRPr="00ED2D36" w:rsidDel="00052E53">
          <w:rPr>
            <w:rFonts w:ascii="Times New Roman" w:hAnsi="Times New Roman" w:cs="Times New Roman"/>
            <w:color w:val="000000" w:themeColor="text1"/>
          </w:rPr>
          <w:delText>uncertai</w:delText>
        </w:r>
      </w:del>
      <w:ins w:id="1671" w:author="Yibin Jiang" w:date="2026-03-21T12:14:00Z">
        <w:r w:rsidR="00052E53" w:rsidRPr="00ED2D36">
          <w:rPr>
            <w:rFonts w:ascii="Times New Roman" w:hAnsi="Times New Roman" w:cs="Times New Roman"/>
            <w:color w:val="000000" w:themeColor="text1"/>
          </w:rPr>
          <w:t>distribution</w:t>
        </w:r>
      </w:ins>
      <w:del w:id="1672" w:author="Yibin Jiang" w:date="2026-03-21T12:14:00Z">
        <w:r w:rsidRPr="00ED2D36" w:rsidDel="00052E53">
          <w:rPr>
            <w:rFonts w:ascii="Times New Roman" w:hAnsi="Times New Roman" w:cs="Times New Roman"/>
            <w:color w:val="000000" w:themeColor="text1"/>
          </w:rPr>
          <w:delText xml:space="preserve">nty </w:delText>
        </w:r>
      </w:del>
      <w:ins w:id="1673" w:author="Yibin Jiang" w:date="2026-03-21T12:14:00Z">
        <w:r w:rsidR="00052E53" w:rsidRPr="00ED2D36">
          <w:rPr>
            <w:rFonts w:ascii="Times New Roman" w:hAnsi="Times New Roman" w:cs="Times New Roman"/>
            <w:color w:val="000000" w:themeColor="text1"/>
          </w:rPr>
          <w:t xml:space="preserve"> </w:t>
        </w:r>
      </w:ins>
      <w:del w:id="1674" w:author="Yibin Jiang" w:date="2026-03-21T12:14:00Z">
        <w:r w:rsidRPr="00ED2D36" w:rsidDel="0051013F">
          <w:rPr>
            <w:rFonts w:ascii="Times New Roman" w:hAnsi="Times New Roman" w:cs="Times New Roman"/>
            <w:color w:val="000000" w:themeColor="text1"/>
          </w:rPr>
          <w:delText xml:space="preserve">about </w:delText>
        </w:r>
      </w:del>
      <w:ins w:id="1675" w:author="Yibin Jiang" w:date="2026-03-21T12:14:00Z">
        <w:r w:rsidR="0051013F" w:rsidRPr="00ED2D36">
          <w:rPr>
            <w:rFonts w:ascii="Times New Roman" w:hAnsi="Times New Roman" w:cs="Times New Roman"/>
            <w:color w:val="000000" w:themeColor="text1"/>
          </w:rPr>
          <w:t xml:space="preserve">of </w:t>
        </w:r>
      </w:ins>
      <w:r w:rsidRPr="00ED2D36">
        <w:rPr>
          <w:rFonts w:ascii="Times New Roman" w:hAnsi="Times New Roman" w:cs="Times New Roman"/>
          <w:color w:val="000000" w:themeColor="text1"/>
        </w:rPr>
        <w:t>the unknown solution chemistry.</w:t>
      </w:r>
    </w:p>
    <w:p w14:paraId="47D69C25" w14:textId="34AA6181" w:rsidR="00786B96" w:rsidRPr="00ED2D36" w:rsidRDefault="00786B96" w:rsidP="00397965">
      <w:pPr>
        <w:pStyle w:val="3"/>
        <w:spacing w:line="360" w:lineRule="auto"/>
        <w:jc w:val="both"/>
        <w:rPr>
          <w:rFonts w:ascii="Times New Roman" w:hAnsi="Times New Roman" w:cs="Times New Roman"/>
          <w:color w:val="000000" w:themeColor="text1"/>
          <w:sz w:val="24"/>
          <w:szCs w:val="24"/>
        </w:rPr>
      </w:pPr>
      <w:bookmarkStart w:id="1676" w:name="equilibrium-prediction"/>
      <w:bookmarkStart w:id="1677" w:name="_Toc228955513"/>
      <w:bookmarkEnd w:id="1598"/>
      <w:r w:rsidRPr="00ED2D36">
        <w:rPr>
          <w:rFonts w:ascii="Times New Roman" w:hAnsi="Times New Roman" w:cs="Times New Roman"/>
          <w:color w:val="000000" w:themeColor="text1"/>
          <w:sz w:val="24"/>
          <w:szCs w:val="24"/>
        </w:rPr>
        <w:lastRenderedPageBreak/>
        <w:t>2. Equilibrium prediction</w:t>
      </w:r>
      <w:bookmarkEnd w:id="1677"/>
    </w:p>
    <w:p w14:paraId="0F311F85" w14:textId="1DA15615"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Each </w:t>
      </w:r>
      <w:del w:id="1678" w:author="SYLZ" w:date="2026-03-27T14:17:00Z">
        <w:r w:rsidRPr="00ED2D36" w:rsidDel="00390B1A">
          <w:rPr>
            <w:rFonts w:ascii="Times New Roman" w:hAnsi="Times New Roman" w:cs="Times New Roman"/>
            <w:color w:val="000000" w:themeColor="text1"/>
          </w:rPr>
          <w:delText>particle</w:delText>
        </w:r>
      </w:del>
      <w:ins w:id="1679" w:author="SYLZ" w:date="2026-03-27T14:17:00Z">
        <w:r w:rsidR="00390B1A">
          <w:rPr>
            <w:rFonts w:ascii="Times New Roman" w:hAnsi="Times New Roman" w:cs="Times New Roman"/>
            <w:color w:val="000000" w:themeColor="text1"/>
          </w:rPr>
          <w:t>parameter vector</w:t>
        </w:r>
      </w:ins>
      <w:r w:rsidRPr="00ED2D36">
        <w:rPr>
          <w:rFonts w:ascii="Times New Roman" w:hAnsi="Times New Roman" w:cs="Times New Roman"/>
          <w:color w:val="000000" w:themeColor="text1"/>
        </w:rPr>
        <w:t xml:space="preserve"> is then propagated through the equilibrium model to predict the pH after the current </w:t>
      </w:r>
      <w:del w:id="1680" w:author="Yibin Jiang" w:date="2026-03-31T15:20:00Z">
        <w:r w:rsidRPr="00ED2D36" w:rsidDel="008C73D9">
          <w:rPr>
            <w:rFonts w:ascii="Times New Roman" w:hAnsi="Times New Roman" w:cs="Times New Roman"/>
            <w:color w:val="000000" w:themeColor="text1"/>
          </w:rPr>
          <w:delText xml:space="preserve">titration </w:delText>
        </w:r>
      </w:del>
      <w:r w:rsidRPr="00ED2D36">
        <w:rPr>
          <w:rFonts w:ascii="Times New Roman" w:hAnsi="Times New Roman" w:cs="Times New Roman"/>
          <w:color w:val="000000" w:themeColor="text1"/>
        </w:rPr>
        <w:t xml:space="preserve">operation. For </w:t>
      </w:r>
      <w:commentRangeStart w:id="1681"/>
      <w:commentRangeStart w:id="1682"/>
      <w:commentRangeStart w:id="1683"/>
      <w:del w:id="1684" w:author="SYLZ" w:date="2026-03-27T14:17:00Z">
        <w:r w:rsidRPr="00ED2D36" w:rsidDel="00390B1A">
          <w:rPr>
            <w:rFonts w:ascii="Times New Roman" w:hAnsi="Times New Roman" w:cs="Times New Roman"/>
            <w:color w:val="000000" w:themeColor="text1"/>
          </w:rPr>
          <w:delText>particle</w:delText>
        </w:r>
      </w:del>
      <w:ins w:id="1685" w:author="SYLZ" w:date="2026-03-27T14:17:00Z">
        <w:r w:rsidR="00390B1A">
          <w:rPr>
            <w:rFonts w:ascii="Times New Roman" w:hAnsi="Times New Roman" w:cs="Times New Roman"/>
            <w:color w:val="000000" w:themeColor="text1"/>
          </w:rPr>
          <w:t>parameter vector</w:t>
        </w:r>
      </w:ins>
      <w:r w:rsidRPr="00ED2D36">
        <w:rPr>
          <w:rFonts w:ascii="Times New Roman" w:hAnsi="Times New Roman" w:cs="Times New Roman"/>
          <w:color w:val="000000" w:themeColor="text1"/>
        </w:rPr>
        <w:t xml:space="preserve"> </w:t>
      </w:r>
      <w:commentRangeEnd w:id="1681"/>
      <w:r w:rsidR="007E6C6F" w:rsidRPr="00ED2D36">
        <w:rPr>
          <w:rStyle w:val="a5"/>
          <w:rFonts w:ascii="Times New Roman" w:eastAsia="Times New Roman" w:hAnsi="Times New Roman" w:cs="Times New Roman"/>
          <w:kern w:val="2"/>
          <w:sz w:val="24"/>
          <w:szCs w:val="24"/>
          <w14:ligatures w14:val="standardContextual"/>
        </w:rPr>
        <w:commentReference w:id="1681"/>
      </w:r>
      <w:commentRangeEnd w:id="1682"/>
      <w:r w:rsidR="00390B1A">
        <w:rPr>
          <w:rStyle w:val="a5"/>
          <w:rFonts w:ascii="Times New Roman" w:eastAsia="Times New Roman" w:hAnsi="Times New Roman" w:cs="Times New Roman"/>
          <w:kern w:val="2"/>
          <w14:ligatures w14:val="standardContextual"/>
        </w:rPr>
        <w:commentReference w:id="1682"/>
      </w:r>
      <w:commentRangeEnd w:id="1683"/>
      <w:r w:rsidR="00390B1A">
        <w:rPr>
          <w:rStyle w:val="a5"/>
          <w:rFonts w:ascii="Times New Roman" w:eastAsia="Times New Roman" w:hAnsi="Times New Roman" w:cs="Times New Roman"/>
          <w:kern w:val="2"/>
          <w14:ligatures w14:val="standardContextual"/>
        </w:rPr>
        <w:commentReference w:id="1683"/>
      </w:r>
      <m:oMath>
        <m:sSup>
          <m:sSupPr>
            <m:ctrlPr>
              <w:rPr>
                <w:rFonts w:ascii="Cambria Math" w:hAnsi="Cambria Math" w:cs="Times New Roman"/>
                <w:b/>
                <w:bCs/>
                <w:i/>
                <w:color w:val="000000" w:themeColor="text1"/>
              </w:rPr>
            </m:ctrlPr>
          </m:sSupPr>
          <m:e>
            <m:r>
              <m:rPr>
                <m:sty m:val="bi"/>
              </m:rPr>
              <w:rPr>
                <w:rFonts w:ascii="Cambria Math" w:hAnsi="Cambria Math" w:cs="Times New Roman"/>
                <w:color w:val="000000" w:themeColor="text1"/>
              </w:rPr>
              <m:t>θ</m:t>
            </m:r>
          </m:e>
          <m:sup>
            <m:d>
              <m:dPr>
                <m:ctrlPr>
                  <w:rPr>
                    <w:rFonts w:ascii="Cambria Math" w:hAnsi="Cambria Math" w:cs="Times New Roman"/>
                    <w:b/>
                    <w:bCs/>
                    <w:i/>
                    <w:color w:val="000000" w:themeColor="text1"/>
                  </w:rPr>
                </m:ctrlPr>
              </m:dPr>
              <m:e>
                <m:r>
                  <m:rPr>
                    <m:sty m:val="bi"/>
                  </m:rPr>
                  <w:rPr>
                    <w:rFonts w:ascii="Cambria Math" w:hAnsi="Cambria Math" w:cs="Times New Roman"/>
                    <w:color w:val="000000" w:themeColor="text1"/>
                  </w:rPr>
                  <m:t>j</m:t>
                </m:r>
              </m:e>
            </m:d>
          </m:sup>
        </m:sSup>
      </m:oMath>
      <w:r w:rsidRPr="00ED2D36">
        <w:rPr>
          <w:rFonts w:ascii="Times New Roman" w:hAnsi="Times New Roman" w:cs="Times New Roman"/>
          <w:color w:val="000000" w:themeColor="text1"/>
        </w:rPr>
        <w:t>, the prediction is based on chemical equilibrium and charge balance.</w:t>
      </w:r>
    </w:p>
    <w:p w14:paraId="6A92F041" w14:textId="77777777" w:rsidR="00786B96"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For the </w:t>
      </w:r>
      <w:proofErr w:type="spellStart"/>
      <w:r w:rsidRPr="00ED2D36">
        <w:rPr>
          <w:rFonts w:ascii="Times New Roman" w:hAnsi="Times New Roman" w:cs="Times New Roman"/>
          <w:b/>
          <w:bCs/>
          <w:i/>
          <w:iCs/>
          <w:color w:val="000000" w:themeColor="text1"/>
        </w:rPr>
        <w:t>i</w:t>
      </w:r>
      <w:r w:rsidRPr="00ED2D36">
        <w:rPr>
          <w:rFonts w:ascii="Times New Roman" w:hAnsi="Times New Roman" w:cs="Times New Roman"/>
          <w:color w:val="000000" w:themeColor="text1"/>
        </w:rPr>
        <w:t>-th</w:t>
      </w:r>
      <w:proofErr w:type="spellEnd"/>
      <w:r w:rsidRPr="00ED2D36">
        <w:rPr>
          <w:rFonts w:ascii="Times New Roman" w:hAnsi="Times New Roman" w:cs="Times New Roman"/>
          <w:color w:val="000000" w:themeColor="text1"/>
        </w:rPr>
        <w:t xml:space="preserve"> buffer pair, an effective acidity constant </w:t>
      </w:r>
      <m:oMath>
        <m:r>
          <m:rPr>
            <m:sty m:val="bi"/>
          </m:rPr>
          <w:rPr>
            <w:rFonts w:ascii="Cambria Math" w:hAnsi="Cambria Math" w:cs="Times New Roman"/>
            <w:color w:val="000000" w:themeColor="text1"/>
          </w:rPr>
          <m:t>p</m:t>
        </m:r>
        <m:sSubSup>
          <m:sSubSupPr>
            <m:ctrlPr>
              <w:rPr>
                <w:rFonts w:ascii="Cambria Math" w:hAnsi="Cambria Math" w:cs="Times New Roman"/>
                <w:b/>
                <w:bCs/>
                <w:color w:val="000000" w:themeColor="text1"/>
              </w:rPr>
            </m:ctrlPr>
          </m:sSubSupPr>
          <m:e>
            <m:r>
              <m:rPr>
                <m:sty m:val="bi"/>
              </m:rPr>
              <w:rPr>
                <w:rFonts w:ascii="Cambria Math" w:hAnsi="Cambria Math" w:cs="Times New Roman"/>
                <w:color w:val="000000" w:themeColor="text1"/>
              </w:rPr>
              <m:t>K</m:t>
            </m:r>
          </m:e>
          <m:sub>
            <m:r>
              <m:rPr>
                <m:sty m:val="bi"/>
              </m:rPr>
              <w:rPr>
                <w:rFonts w:ascii="Cambria Math" w:hAnsi="Cambria Math" w:cs="Times New Roman"/>
                <w:color w:val="000000" w:themeColor="text1"/>
              </w:rPr>
              <m:t>a</m:t>
            </m:r>
            <m:r>
              <m:rPr>
                <m:sty m:val="b"/>
              </m:rPr>
              <w:rPr>
                <w:rFonts w:ascii="Cambria Math" w:hAnsi="Cambria Math" w:cs="Times New Roman"/>
                <w:color w:val="000000" w:themeColor="text1"/>
              </w:rPr>
              <m:t>,</m:t>
            </m:r>
            <m:r>
              <m:rPr>
                <m:sty m:val="bi"/>
              </m:rPr>
              <w:rPr>
                <w:rFonts w:ascii="Cambria Math" w:hAnsi="Cambria Math" w:cs="Times New Roman"/>
                <w:color w:val="000000" w:themeColor="text1"/>
              </w:rPr>
              <m:t>i</m:t>
            </m:r>
          </m:sub>
          <m:sup>
            <m:r>
              <m:rPr>
                <m:sty m:val="b"/>
              </m:rPr>
              <w:rPr>
                <w:rFonts w:ascii="Cambria Math" w:hAnsi="Cambria Math" w:cs="Times New Roman"/>
                <w:color w:val="000000" w:themeColor="text1"/>
              </w:rPr>
              <m:t>eff</m:t>
            </m:r>
          </m:sup>
        </m:sSubSup>
      </m:oMath>
      <w:r w:rsidRPr="00ED2D36">
        <w:rPr>
          <w:rFonts w:ascii="Times New Roman" w:hAnsi="Times New Roman" w:cs="Times New Roman"/>
          <w:color w:val="000000" w:themeColor="text1"/>
        </w:rPr>
        <w:t xml:space="preserve"> is first computed using Eq. S1. This quantity is obtained by combining the current inferred value</w:t>
      </w:r>
      <w:r w:rsidRPr="00ED2D36">
        <w:rPr>
          <w:rFonts w:ascii="Times New Roman" w:hAnsi="Times New Roman" w:cs="Times New Roman"/>
          <w:i/>
          <w:color w:val="000000" w:themeColor="text1"/>
        </w:rPr>
        <w:t xml:space="preserve"> </w:t>
      </w:r>
      <m:oMath>
        <m:r>
          <m:rPr>
            <m:sty m:val="bi"/>
          </m:rPr>
          <w:rPr>
            <w:rFonts w:ascii="Cambria Math" w:hAnsi="Cambria Math" w:cs="Times New Roman"/>
            <w:color w:val="000000" w:themeColor="text1"/>
          </w:rPr>
          <m:t>p</m:t>
        </m:r>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K</m:t>
            </m:r>
          </m:e>
          <m:sub>
            <m:r>
              <m:rPr>
                <m:sty m:val="bi"/>
              </m:rPr>
              <w:rPr>
                <w:rFonts w:ascii="Cambria Math" w:hAnsi="Cambria Math" w:cs="Times New Roman"/>
                <w:color w:val="000000" w:themeColor="text1"/>
              </w:rPr>
              <m:t>a,i</m:t>
            </m:r>
          </m:sub>
        </m:sSub>
      </m:oMath>
      <w:r w:rsidRPr="00ED2D36">
        <w:rPr>
          <w:rFonts w:ascii="Times New Roman" w:hAnsi="Times New Roman" w:cs="Times New Roman"/>
          <w:color w:val="000000" w:themeColor="text1"/>
        </w:rPr>
        <w:t xml:space="preserve"> with a reference value</w:t>
      </w:r>
      <w:r w:rsidRPr="00ED2D36">
        <w:rPr>
          <w:rFonts w:ascii="Times New Roman" w:hAnsi="Times New Roman" w:cs="Times New Roman"/>
          <w:b/>
          <w:bCs/>
          <w:i/>
          <w:iCs/>
          <w:color w:val="000000" w:themeColor="text1"/>
        </w:rPr>
        <w:t xml:space="preserve"> </w:t>
      </w:r>
      <m:oMath>
        <m:r>
          <m:rPr>
            <m:sty m:val="bi"/>
          </m:rPr>
          <w:rPr>
            <w:rFonts w:ascii="Cambria Math" w:hAnsi="Cambria Math" w:cs="Times New Roman"/>
            <w:color w:val="000000" w:themeColor="text1"/>
          </w:rPr>
          <m:t>p</m:t>
        </m:r>
        <m:sSubSup>
          <m:sSubSupPr>
            <m:ctrlPr>
              <w:rPr>
                <w:rFonts w:ascii="Cambria Math" w:hAnsi="Cambria Math" w:cs="Times New Roman"/>
                <w:b/>
                <w:bCs/>
                <w:i/>
                <w:iCs/>
                <w:color w:val="000000" w:themeColor="text1"/>
              </w:rPr>
            </m:ctrlPr>
          </m:sSubSupPr>
          <m:e>
            <m:r>
              <m:rPr>
                <m:sty m:val="bi"/>
              </m:rPr>
              <w:rPr>
                <w:rFonts w:ascii="Cambria Math" w:hAnsi="Cambria Math" w:cs="Times New Roman"/>
                <w:color w:val="000000" w:themeColor="text1"/>
              </w:rPr>
              <m:t>K</m:t>
            </m:r>
          </m:e>
          <m:sub>
            <m:r>
              <m:rPr>
                <m:sty m:val="bi"/>
              </m:rPr>
              <w:rPr>
                <w:rFonts w:ascii="Cambria Math" w:hAnsi="Cambria Math" w:cs="Times New Roman"/>
                <w:color w:val="000000" w:themeColor="text1"/>
              </w:rPr>
              <m:t>a,i</m:t>
            </m:r>
          </m:sub>
          <m:sup>
            <m:r>
              <m:rPr>
                <m:sty m:val="bi"/>
              </m:rPr>
              <w:rPr>
                <w:rFonts w:ascii="Cambria Math" w:hAnsi="Cambria Math" w:cs="Times New Roman"/>
                <w:color w:val="000000" w:themeColor="text1"/>
              </w:rPr>
              <m:t>ref</m:t>
            </m:r>
          </m:sup>
        </m:sSubSup>
      </m:oMath>
      <w:r w:rsidRPr="00BD667F">
        <w:rPr>
          <w:rFonts w:ascii="Times New Roman" w:hAnsi="Times New Roman" w:cs="Times New Roman"/>
          <w:color w:val="000000" w:themeColor="text1"/>
        </w:rPr>
        <w:t>.</w:t>
      </w:r>
    </w:p>
    <w:p w14:paraId="2217DDA2" w14:textId="5F524019" w:rsidR="00786B96" w:rsidRPr="00ED2D36" w:rsidRDefault="00786B96" w:rsidP="00397965">
      <w:pPr>
        <w:pStyle w:val="RSCB03MathematicsGreeketc"/>
        <w:spacing w:line="360" w:lineRule="auto"/>
        <w:jc w:val="center"/>
        <w:rPr>
          <w:rFonts w:eastAsiaTheme="minorEastAsia"/>
          <w:sz w:val="24"/>
          <w:szCs w:val="24"/>
          <w:lang w:eastAsia="zh-CN"/>
        </w:rPr>
      </w:pPr>
      <m:oMath>
        <m:r>
          <m:rPr>
            <m:sty m:val="bi"/>
          </m:rPr>
          <w:rPr>
            <w:rFonts w:ascii="Cambria Math" w:eastAsiaTheme="minorEastAsia" w:hAnsi="Cambria Math"/>
            <w:color w:val="000000" w:themeColor="text1"/>
            <w:sz w:val="24"/>
            <w:szCs w:val="24"/>
            <w:lang w:val="en-US"/>
          </w:rPr>
          <m:t>p</m:t>
        </m:r>
        <m:sSubSup>
          <m:sSubSupPr>
            <m:ctrlPr>
              <w:rPr>
                <w:rFonts w:ascii="Cambria Math" w:eastAsiaTheme="minorEastAsia" w:hAnsi="Cambria Math"/>
                <w:b/>
                <w:bCs/>
                <w:i/>
                <w:iCs/>
                <w:color w:val="000000" w:themeColor="text1"/>
                <w:sz w:val="24"/>
                <w:szCs w:val="24"/>
                <w:lang w:val="en-US"/>
              </w:rPr>
            </m:ctrlPr>
          </m:sSubSupPr>
          <m:e>
            <m:r>
              <m:rPr>
                <m:sty m:val="bi"/>
              </m:rPr>
              <w:rPr>
                <w:rFonts w:ascii="Cambria Math" w:eastAsiaTheme="minorEastAsia" w:hAnsi="Cambria Math"/>
                <w:color w:val="000000" w:themeColor="text1"/>
                <w:sz w:val="24"/>
                <w:szCs w:val="24"/>
                <w:lang w:val="en-US"/>
              </w:rPr>
              <m:t>K</m:t>
            </m:r>
          </m:e>
          <m:sub>
            <m:r>
              <m:rPr>
                <m:sty m:val="bi"/>
              </m:rPr>
              <w:rPr>
                <w:rFonts w:ascii="Cambria Math" w:eastAsiaTheme="minorEastAsia" w:hAnsi="Cambria Math"/>
                <w:color w:val="000000" w:themeColor="text1"/>
                <w:sz w:val="24"/>
                <w:szCs w:val="24"/>
                <w:lang w:val="en-US"/>
              </w:rPr>
              <m:t>a,i</m:t>
            </m:r>
          </m:sub>
          <m:sup>
            <m:r>
              <m:rPr>
                <m:sty m:val="bi"/>
              </m:rPr>
              <w:rPr>
                <w:rFonts w:ascii="Cambria Math" w:eastAsiaTheme="minorEastAsia" w:hAnsi="Cambria Math"/>
                <w:color w:val="000000" w:themeColor="text1"/>
                <w:sz w:val="24"/>
                <w:szCs w:val="24"/>
                <w:lang w:val="en-US"/>
              </w:rPr>
              <m:t>eff</m:t>
            </m:r>
          </m:sup>
        </m:sSubSup>
        <w:commentRangeStart w:id="1686"/>
        <m:r>
          <m:rPr>
            <m:nor/>
          </m:rPr>
          <w:rPr>
            <w:rFonts w:eastAsiaTheme="minorEastAsia"/>
            <w:b/>
            <w:bCs/>
            <w:i/>
            <w:iCs/>
            <w:color w:val="000000" w:themeColor="text1"/>
            <w:sz w:val="24"/>
            <w:szCs w:val="24"/>
            <w:lang w:val="en-US"/>
          </w:rPr>
          <m:t>=</m:t>
        </m:r>
        <m:r>
          <m:rPr>
            <m:sty m:val="bi"/>
          </m:rPr>
          <w:rPr>
            <w:rFonts w:ascii="Cambria Math" w:eastAsiaTheme="minorEastAsia" w:hAnsi="Cambria Math"/>
            <w:color w:val="000000" w:themeColor="text1"/>
            <w:sz w:val="24"/>
            <w:szCs w:val="24"/>
            <w:lang w:val="en-US"/>
          </w:rPr>
          <m:t>p</m:t>
        </m:r>
        <m:sSubSup>
          <m:sSubSupPr>
            <m:ctrlPr>
              <w:rPr>
                <w:rFonts w:ascii="Cambria Math" w:eastAsiaTheme="minorEastAsia" w:hAnsi="Cambria Math"/>
                <w:b/>
                <w:bCs/>
                <w:i/>
                <w:iCs/>
                <w:color w:val="000000" w:themeColor="text1"/>
                <w:sz w:val="24"/>
                <w:szCs w:val="24"/>
                <w:lang w:val="en-US"/>
              </w:rPr>
            </m:ctrlPr>
          </m:sSubSupPr>
          <m:e>
            <m:r>
              <m:rPr>
                <m:sty m:val="bi"/>
              </m:rPr>
              <w:rPr>
                <w:rFonts w:ascii="Cambria Math" w:eastAsiaTheme="minorEastAsia" w:hAnsi="Cambria Math"/>
                <w:color w:val="000000" w:themeColor="text1"/>
                <w:sz w:val="24"/>
                <w:szCs w:val="24"/>
                <w:lang w:val="en-US"/>
              </w:rPr>
              <m:t>K</m:t>
            </m:r>
          </m:e>
          <m:sub>
            <m:r>
              <m:rPr>
                <m:sty m:val="bi"/>
              </m:rPr>
              <w:rPr>
                <w:rFonts w:ascii="Cambria Math" w:eastAsiaTheme="minorEastAsia" w:hAnsi="Cambria Math"/>
                <w:color w:val="000000" w:themeColor="text1"/>
                <w:sz w:val="24"/>
                <w:szCs w:val="24"/>
                <w:lang w:val="en-US"/>
              </w:rPr>
              <m:t>a,i</m:t>
            </m:r>
          </m:sub>
          <m:sup>
            <m:r>
              <m:rPr>
                <m:sty m:val="bi"/>
              </m:rPr>
              <w:rPr>
                <w:rFonts w:ascii="Cambria Math" w:eastAsiaTheme="minorEastAsia" w:hAnsi="Cambria Math"/>
                <w:color w:val="000000" w:themeColor="text1"/>
                <w:sz w:val="24"/>
                <w:szCs w:val="24"/>
                <w:lang w:val="en-US"/>
              </w:rPr>
              <m:t>ref</m:t>
            </m:r>
          </m:sup>
        </m:sSubSup>
        <m:r>
          <m:rPr>
            <m:nor/>
          </m:rPr>
          <w:rPr>
            <w:rFonts w:eastAsiaTheme="minorEastAsia"/>
            <w:b/>
            <w:bCs/>
            <w:i/>
            <w:iCs/>
            <w:color w:val="000000" w:themeColor="text1"/>
            <w:sz w:val="24"/>
            <w:szCs w:val="24"/>
            <w:lang w:val="en-US"/>
          </w:rPr>
          <m:t>+</m:t>
        </m:r>
        <m:r>
          <m:rPr>
            <m:nor/>
          </m:rPr>
          <w:rPr>
            <w:rFonts w:eastAsiaTheme="minorEastAsia"/>
            <w:b/>
            <w:bCs/>
            <w:i/>
            <w:iCs/>
            <w:color w:val="000000" w:themeColor="text1"/>
            <w:sz w:val="24"/>
            <w:szCs w:val="24"/>
            <w:lang w:val="en-US" w:eastAsia="zh-CN"/>
          </w:rPr>
          <m:t xml:space="preserve"> </m:t>
        </m:r>
        <m:sSub>
          <m:sSubPr>
            <m:ctrlPr>
              <w:rPr>
                <w:rFonts w:ascii="Cambria Math" w:eastAsiaTheme="minorEastAsia" w:hAnsi="Cambria Math"/>
                <w:b/>
                <w:bCs/>
                <w:i/>
                <w:iCs/>
                <w:color w:val="000000" w:themeColor="text1"/>
                <w:sz w:val="24"/>
                <w:szCs w:val="24"/>
                <w:lang w:val="en-US"/>
              </w:rPr>
            </m:ctrlPr>
          </m:sSubPr>
          <m:e>
            <m:r>
              <m:rPr>
                <m:sty m:val="bi"/>
              </m:rPr>
              <w:rPr>
                <w:rFonts w:ascii="Cambria Math" w:eastAsiaTheme="minorEastAsia" w:hAnsi="Cambria Math"/>
                <w:color w:val="000000" w:themeColor="text1"/>
                <w:sz w:val="24"/>
                <w:szCs w:val="24"/>
                <w:lang w:val="en-US"/>
              </w:rPr>
              <m:t>w</m:t>
            </m:r>
          </m:e>
          <m:sub>
            <m:r>
              <m:rPr>
                <m:sty m:val="bi"/>
              </m:rPr>
              <w:rPr>
                <w:rFonts w:ascii="Cambria Math" w:eastAsiaTheme="minorEastAsia" w:hAnsi="Cambria Math"/>
                <w:color w:val="000000" w:themeColor="text1"/>
                <w:sz w:val="24"/>
                <w:szCs w:val="24"/>
                <w:lang w:val="en-US"/>
              </w:rPr>
              <m:t>i</m:t>
            </m:r>
          </m:sub>
        </m:sSub>
        <m:d>
          <m:dPr>
            <m:ctrlPr>
              <w:rPr>
                <w:rFonts w:ascii="Cambria Math" w:eastAsiaTheme="minorEastAsia" w:hAnsi="Cambria Math"/>
                <w:b/>
                <w:bCs/>
                <w:i/>
                <w:iCs/>
                <w:color w:val="000000" w:themeColor="text1"/>
                <w:sz w:val="24"/>
                <w:szCs w:val="24"/>
                <w:lang w:val="en-US"/>
              </w:rPr>
            </m:ctrlPr>
          </m:dPr>
          <m:e>
            <m:r>
              <m:rPr>
                <m:sty m:val="bi"/>
              </m:rPr>
              <w:rPr>
                <w:rFonts w:ascii="Cambria Math" w:eastAsiaTheme="minorEastAsia" w:hAnsi="Cambria Math"/>
                <w:color w:val="000000" w:themeColor="text1"/>
                <w:sz w:val="24"/>
                <w:szCs w:val="24"/>
                <w:lang w:val="en-US"/>
              </w:rPr>
              <m:t>p</m:t>
            </m:r>
            <m:sSub>
              <m:sSubPr>
                <m:ctrlPr>
                  <w:rPr>
                    <w:rFonts w:ascii="Cambria Math" w:eastAsiaTheme="minorEastAsia" w:hAnsi="Cambria Math"/>
                    <w:b/>
                    <w:bCs/>
                    <w:i/>
                    <w:iCs/>
                    <w:color w:val="000000" w:themeColor="text1"/>
                    <w:sz w:val="24"/>
                    <w:szCs w:val="24"/>
                    <w:lang w:val="en-US"/>
                  </w:rPr>
                </m:ctrlPr>
              </m:sSubPr>
              <m:e>
                <m:r>
                  <m:rPr>
                    <m:sty m:val="bi"/>
                  </m:rPr>
                  <w:rPr>
                    <w:rFonts w:ascii="Cambria Math" w:eastAsiaTheme="minorEastAsia" w:hAnsi="Cambria Math"/>
                    <w:color w:val="000000" w:themeColor="text1"/>
                    <w:sz w:val="24"/>
                    <w:szCs w:val="24"/>
                    <w:lang w:val="en-US"/>
                  </w:rPr>
                  <m:t>K</m:t>
                </m:r>
              </m:e>
              <m:sub>
                <m:r>
                  <m:rPr>
                    <m:sty m:val="bi"/>
                  </m:rPr>
                  <w:rPr>
                    <w:rFonts w:ascii="Cambria Math" w:eastAsiaTheme="minorEastAsia" w:hAnsi="Cambria Math"/>
                    <w:color w:val="000000" w:themeColor="text1"/>
                    <w:sz w:val="24"/>
                    <w:szCs w:val="24"/>
                    <w:lang w:val="en-US"/>
                  </w:rPr>
                  <m:t>a,i</m:t>
                </m:r>
              </m:sub>
            </m:sSub>
            <m:r>
              <m:rPr>
                <m:nor/>
              </m:rPr>
              <w:rPr>
                <w:rFonts w:eastAsiaTheme="minorEastAsia"/>
                <w:b/>
                <w:bCs/>
                <w:i/>
                <w:iCs/>
                <w:color w:val="000000" w:themeColor="text1"/>
                <w:sz w:val="24"/>
                <w:szCs w:val="24"/>
                <w:lang w:val="en-US"/>
              </w:rPr>
              <m:t>-</m:t>
            </m:r>
            <m:r>
              <m:rPr>
                <m:nor/>
              </m:rPr>
              <w:rPr>
                <w:rFonts w:eastAsiaTheme="minorEastAsia"/>
                <w:b/>
                <w:bCs/>
                <w:i/>
                <w:iCs/>
                <w:color w:val="000000" w:themeColor="text1"/>
                <w:sz w:val="24"/>
                <w:szCs w:val="24"/>
                <w:lang w:val="en-US" w:eastAsia="zh-CN"/>
              </w:rPr>
              <m:t xml:space="preserve"> </m:t>
            </m:r>
            <m:r>
              <m:rPr>
                <m:sty m:val="bi"/>
              </m:rPr>
              <w:rPr>
                <w:rFonts w:ascii="Cambria Math" w:eastAsiaTheme="minorEastAsia" w:hAnsi="Cambria Math"/>
                <w:color w:val="000000" w:themeColor="text1"/>
                <w:sz w:val="24"/>
                <w:szCs w:val="24"/>
                <w:lang w:val="en-US"/>
              </w:rPr>
              <m:t>p</m:t>
            </m:r>
            <m:sSubSup>
              <m:sSubSupPr>
                <m:ctrlPr>
                  <w:rPr>
                    <w:rFonts w:ascii="Cambria Math" w:eastAsiaTheme="minorEastAsia" w:hAnsi="Cambria Math"/>
                    <w:b/>
                    <w:bCs/>
                    <w:i/>
                    <w:iCs/>
                    <w:color w:val="000000" w:themeColor="text1"/>
                    <w:sz w:val="24"/>
                    <w:szCs w:val="24"/>
                    <w:lang w:val="en-US"/>
                  </w:rPr>
                </m:ctrlPr>
              </m:sSubSupPr>
              <m:e>
                <m:r>
                  <m:rPr>
                    <m:sty m:val="bi"/>
                  </m:rPr>
                  <w:rPr>
                    <w:rFonts w:ascii="Cambria Math" w:eastAsiaTheme="minorEastAsia" w:hAnsi="Cambria Math"/>
                    <w:color w:val="000000" w:themeColor="text1"/>
                    <w:sz w:val="24"/>
                    <w:szCs w:val="24"/>
                    <w:lang w:val="en-US"/>
                  </w:rPr>
                  <m:t>K</m:t>
                </m:r>
              </m:e>
              <m:sub>
                <m:r>
                  <m:rPr>
                    <m:sty m:val="bi"/>
                  </m:rPr>
                  <w:rPr>
                    <w:rFonts w:ascii="Cambria Math" w:eastAsiaTheme="minorEastAsia" w:hAnsi="Cambria Math"/>
                    <w:color w:val="000000" w:themeColor="text1"/>
                    <w:sz w:val="24"/>
                    <w:szCs w:val="24"/>
                    <w:lang w:val="en-US"/>
                  </w:rPr>
                  <m:t>a,i</m:t>
                </m:r>
              </m:sub>
              <m:sup>
                <m:r>
                  <m:rPr>
                    <m:sty m:val="bi"/>
                  </m:rPr>
                  <w:rPr>
                    <w:rFonts w:ascii="Cambria Math" w:eastAsiaTheme="minorEastAsia" w:hAnsi="Cambria Math"/>
                    <w:color w:val="000000" w:themeColor="text1"/>
                    <w:sz w:val="24"/>
                    <w:szCs w:val="24"/>
                    <w:lang w:val="en-US"/>
                  </w:rPr>
                  <m:t>ref</m:t>
                </m:r>
              </m:sup>
            </m:sSubSup>
          </m:e>
        </m:d>
        <m:r>
          <m:rPr>
            <m:nor/>
          </m:rPr>
          <w:rPr>
            <w:rFonts w:eastAsiaTheme="minorEastAsia"/>
            <w:b/>
            <w:bCs/>
            <w:i/>
            <w:iCs/>
            <w:color w:val="000000" w:themeColor="text1"/>
            <w:sz w:val="24"/>
            <w:szCs w:val="24"/>
            <w:lang w:val="en-US"/>
          </w:rPr>
          <m:t xml:space="preserve">   where </m:t>
        </m:r>
        <m:sSub>
          <m:sSubPr>
            <m:ctrlPr>
              <w:rPr>
                <w:rFonts w:ascii="Cambria Math" w:eastAsiaTheme="minorEastAsia" w:hAnsi="Cambria Math"/>
                <w:b/>
                <w:bCs/>
                <w:i/>
                <w:iCs/>
                <w:color w:val="000000" w:themeColor="text1"/>
                <w:sz w:val="24"/>
                <w:szCs w:val="24"/>
                <w:lang w:val="en-US"/>
              </w:rPr>
            </m:ctrlPr>
          </m:sSubPr>
          <m:e>
            <m:r>
              <m:rPr>
                <m:sty m:val="bi"/>
              </m:rPr>
              <w:rPr>
                <w:rFonts w:ascii="Cambria Math" w:eastAsiaTheme="minorEastAsia" w:hAnsi="Cambria Math"/>
                <w:color w:val="000000" w:themeColor="text1"/>
                <w:sz w:val="24"/>
                <w:szCs w:val="24"/>
                <w:lang w:val="en-US"/>
              </w:rPr>
              <m:t>w</m:t>
            </m:r>
          </m:e>
          <m:sub>
            <m:r>
              <m:rPr>
                <m:sty m:val="bi"/>
              </m:rPr>
              <w:rPr>
                <w:rFonts w:ascii="Cambria Math" w:eastAsiaTheme="minorEastAsia" w:hAnsi="Cambria Math"/>
                <w:color w:val="000000" w:themeColor="text1"/>
                <w:sz w:val="24"/>
                <w:szCs w:val="24"/>
                <w:lang w:val="en-US"/>
              </w:rPr>
              <m:t>i</m:t>
            </m:r>
          </m:sub>
        </m:sSub>
        <m:r>
          <m:rPr>
            <m:nor/>
          </m:rPr>
          <w:rPr>
            <w:rFonts w:eastAsiaTheme="minorEastAsia"/>
            <w:b/>
            <w:bCs/>
            <w:i/>
            <w:iCs/>
            <w:color w:val="000000" w:themeColor="text1"/>
            <w:sz w:val="24"/>
            <w:szCs w:val="24"/>
            <w:lang w:val="en-US"/>
          </w:rPr>
          <m:t>=</m:t>
        </m:r>
        <m:r>
          <m:rPr>
            <m:nor/>
          </m:rPr>
          <w:rPr>
            <w:rFonts w:eastAsiaTheme="minorEastAsia"/>
            <w:b/>
            <w:bCs/>
            <w:i/>
            <w:iCs/>
            <w:color w:val="000000" w:themeColor="text1"/>
            <w:sz w:val="24"/>
            <w:szCs w:val="24"/>
            <w:lang w:val="en-US" w:eastAsia="zh-CN"/>
          </w:rPr>
          <m:t xml:space="preserve"> </m:t>
        </m:r>
        <m:sSub>
          <m:sSubPr>
            <m:ctrlPr>
              <w:rPr>
                <w:rFonts w:ascii="Cambria Math" w:eastAsiaTheme="minorEastAsia" w:hAnsi="Cambria Math"/>
                <w:b/>
                <w:bCs/>
                <w:i/>
                <w:iCs/>
                <w:color w:val="000000" w:themeColor="text1"/>
                <w:sz w:val="24"/>
                <w:szCs w:val="24"/>
                <w:lang w:val="en-US"/>
              </w:rPr>
            </m:ctrlPr>
          </m:sSubPr>
          <m:e>
            <m:sSub>
              <m:sSubPr>
                <m:ctrlPr>
                  <w:rPr>
                    <w:rFonts w:ascii="Cambria Math" w:hAnsi="Cambria Math"/>
                    <w:b/>
                    <w:bCs/>
                    <w:i/>
                    <w:iCs/>
                    <w:color w:val="000000" w:themeColor="text1"/>
                    <w:sz w:val="24"/>
                    <w:szCs w:val="24"/>
                  </w:rPr>
                </m:ctrlPr>
              </m:sSubPr>
              <m:e>
                <m:r>
                  <m:rPr>
                    <m:sty m:val="bi"/>
                  </m:rPr>
                  <w:rPr>
                    <w:rFonts w:ascii="Cambria Math" w:hAnsi="Cambria Math"/>
                    <w:color w:val="000000" w:themeColor="text1"/>
                    <w:sz w:val="24"/>
                    <w:szCs w:val="24"/>
                  </w:rPr>
                  <m:t>w</m:t>
                </m:r>
              </m:e>
              <m:sub>
                <m:r>
                  <m:rPr>
                    <m:sty m:val="bi"/>
                  </m:rPr>
                  <w:rPr>
                    <w:rFonts w:ascii="Cambria Math" w:hAnsi="Cambria Math"/>
                    <w:color w:val="000000" w:themeColor="text1"/>
                    <w:sz w:val="24"/>
                    <w:szCs w:val="24"/>
                  </w:rPr>
                  <m:t>max</m:t>
                </m:r>
              </m:sub>
            </m:sSub>
            <m:r>
              <m:rPr>
                <m:nor/>
              </m:rPr>
              <w:rPr>
                <w:rFonts w:eastAsiaTheme="minorEastAsia"/>
                <w:b/>
                <w:bCs/>
                <w:i/>
                <w:iCs/>
                <w:color w:val="000000" w:themeColor="text1"/>
                <w:sz w:val="24"/>
                <w:szCs w:val="24"/>
                <w:lang w:val="en-US" w:eastAsia="zh-CN"/>
              </w:rPr>
              <m:t xml:space="preserve">(1- </m:t>
            </m:r>
            <m:r>
              <m:rPr>
                <m:nor/>
              </m:rPr>
              <w:rPr>
                <w:rFonts w:eastAsiaTheme="minorEastAsia"/>
                <w:b/>
                <w:bCs/>
                <w:i/>
                <w:iCs/>
                <w:color w:val="000000" w:themeColor="text1"/>
                <w:sz w:val="24"/>
                <w:szCs w:val="24"/>
                <w:lang w:val="en-US"/>
              </w:rPr>
              <m:t>tanh(</m:t>
            </m:r>
            <m:r>
              <w:del w:id="1687" w:author="Yibin Jiang" w:date="2026-03-21T12:15:00Z">
                <m:rPr>
                  <m:nor/>
                </m:rPr>
                <w:rPr>
                  <w:rFonts w:eastAsiaTheme="minorEastAsia"/>
                  <w:b/>
                  <w:bCs/>
                  <w:i/>
                  <w:iCs/>
                  <w:color w:val="000000" w:themeColor="text1"/>
                  <w:sz w:val="24"/>
                  <w:szCs w:val="24"/>
                  <w:lang w:val="en-US" w:eastAsia="zh-CN"/>
                </w:rPr>
                <m:t>k</m:t>
              </w:del>
            </m:r>
            <m:sSub>
              <m:sSubPr>
                <m:ctrlPr>
                  <w:rPr>
                    <w:rFonts w:ascii="Cambria Math" w:eastAsiaTheme="minorEastAsia" w:hAnsi="Cambria Math"/>
                    <w:b/>
                    <w:bCs/>
                    <w:i/>
                    <w:iCs/>
                    <w:color w:val="000000" w:themeColor="text1"/>
                    <w:sz w:val="24"/>
                    <w:szCs w:val="24"/>
                    <w:lang w:val="en-US"/>
                  </w:rPr>
                </m:ctrlPr>
              </m:sSubPr>
              <m:e>
                <m:r>
                  <w:del w:id="1688" w:author="Yibin Jiang" w:date="2026-03-21T12:15:00Z">
                    <m:rPr>
                      <m:sty m:val="bi"/>
                    </m:rPr>
                    <w:rPr>
                      <w:rFonts w:ascii="Cambria Math" w:eastAsiaTheme="minorEastAsia" w:hAnsi="Cambria Math"/>
                      <w:color w:val="000000" w:themeColor="text1"/>
                      <w:sz w:val="24"/>
                      <w:szCs w:val="24"/>
                      <w:lang w:val="en-US"/>
                    </w:rPr>
                    <m:t>*</m:t>
                  </w:del>
                </m:r>
                <m:r>
                  <m:rPr>
                    <m:sty m:val="bi"/>
                  </m:rPr>
                  <w:rPr>
                    <w:rFonts w:ascii="Cambria Math" w:eastAsiaTheme="minorEastAsia" w:hAnsi="Cambria Math"/>
                    <w:color w:val="000000" w:themeColor="text1"/>
                    <w:sz w:val="24"/>
                    <w:szCs w:val="24"/>
                    <w:lang w:val="en-US"/>
                  </w:rPr>
                  <m:t>σ</m:t>
                </m:r>
              </m:e>
              <m:sub>
                <m:r>
                  <m:rPr>
                    <m:sty m:val="bi"/>
                  </m:rPr>
                  <w:rPr>
                    <w:rFonts w:ascii="Cambria Math" w:eastAsiaTheme="minorEastAsia" w:hAnsi="Cambria Math"/>
                    <w:color w:val="000000" w:themeColor="text1"/>
                    <w:sz w:val="24"/>
                    <w:szCs w:val="24"/>
                    <w:lang w:val="en-US"/>
                  </w:rPr>
                  <m:t>i</m:t>
                </m:r>
              </m:sub>
            </m:sSub>
            <m:r>
              <m:rPr>
                <m:sty m:val="bi"/>
              </m:rPr>
              <w:rPr>
                <w:rFonts w:ascii="Cambria Math" w:eastAsiaTheme="minorEastAsia" w:hAnsi="Cambria Math"/>
                <w:color w:val="000000" w:themeColor="text1"/>
                <w:sz w:val="24"/>
                <w:szCs w:val="24"/>
                <w:lang w:val="en-US"/>
              </w:rPr>
              <m:t>))</m:t>
            </m:r>
          </m:e>
          <m:sub>
            <m:r>
              <m:rPr>
                <m:sty m:val="bi"/>
              </m:rPr>
              <w:rPr>
                <w:rFonts w:ascii="Cambria Math" w:eastAsiaTheme="minorEastAsia" w:hAnsi="Cambria Math"/>
                <w:color w:val="000000" w:themeColor="text1"/>
                <w:sz w:val="24"/>
                <w:szCs w:val="24"/>
                <w:lang w:val="en-US"/>
              </w:rPr>
              <m:t xml:space="preserve"> </m:t>
            </m:r>
          </m:sub>
        </m:sSub>
      </m:oMath>
      <w:r w:rsidRPr="00ED2D36">
        <w:rPr>
          <w:rFonts w:eastAsiaTheme="minorEastAsia"/>
          <w:i/>
          <w:sz w:val="24"/>
          <w:szCs w:val="24"/>
          <w:lang w:eastAsia="zh-CN"/>
        </w:rPr>
        <w:t xml:space="preserve"> </w:t>
      </w:r>
      <w:r w:rsidRPr="00ED2D36">
        <w:rPr>
          <w:rFonts w:eastAsiaTheme="minorEastAsia"/>
          <w:iCs/>
          <w:sz w:val="24"/>
          <w:szCs w:val="24"/>
          <w:lang w:eastAsia="zh-CN"/>
        </w:rPr>
        <w:t xml:space="preserve"> </w:t>
      </w:r>
      <w:r w:rsidRPr="00ED2D36">
        <w:rPr>
          <w:sz w:val="24"/>
          <w:szCs w:val="24"/>
          <w:lang w:eastAsia="zh-CN"/>
        </w:rPr>
        <w:t>(</w:t>
      </w:r>
      <w:r w:rsidRPr="00ED2D36">
        <w:rPr>
          <w:rFonts w:eastAsiaTheme="minorEastAsia"/>
          <w:sz w:val="24"/>
          <w:szCs w:val="24"/>
          <w:lang w:eastAsia="zh-CN"/>
        </w:rPr>
        <w:t>S</w:t>
      </w:r>
      <w:r w:rsidRPr="00ED2D36">
        <w:rPr>
          <w:rFonts w:eastAsia="宋体"/>
          <w:sz w:val="24"/>
          <w:szCs w:val="24"/>
          <w:lang w:eastAsia="zh-CN"/>
        </w:rPr>
        <w:t>1</w:t>
      </w:r>
      <w:r w:rsidRPr="00ED2D36">
        <w:rPr>
          <w:sz w:val="24"/>
          <w:szCs w:val="24"/>
          <w:lang w:eastAsia="zh-CN"/>
        </w:rPr>
        <w:t>)</w:t>
      </w:r>
      <w:commentRangeEnd w:id="1686"/>
      <w:r w:rsidRPr="00ED2D36">
        <w:rPr>
          <w:rStyle w:val="a5"/>
          <w:kern w:val="2"/>
          <w:sz w:val="24"/>
          <w:szCs w:val="24"/>
          <w:lang w:val="en-US" w:eastAsia="zh-CN"/>
        </w:rPr>
        <w:commentReference w:id="1686"/>
      </w:r>
    </w:p>
    <w:p w14:paraId="3DB73A97" w14:textId="544C5B17" w:rsidR="00786B96"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Where </w:t>
      </w:r>
      <w:r w:rsidRPr="00ED2D36">
        <w:rPr>
          <w:rFonts w:ascii="Times New Roman" w:hAnsi="Times New Roman" w:cs="Times New Roman"/>
          <w:b/>
          <w:bCs/>
          <w:i/>
          <w:iCs/>
          <w:color w:val="000000" w:themeColor="text1"/>
        </w:rPr>
        <w:t>tanh</w:t>
      </w:r>
      <w:r w:rsidRPr="00ED2D36">
        <w:rPr>
          <w:rFonts w:ascii="Times New Roman" w:hAnsi="Times New Roman" w:cs="Times New Roman"/>
          <w:color w:val="000000" w:themeColor="text1"/>
        </w:rPr>
        <w:t xml:space="preserve"> is the hyperbolic tangent function, and the quantity </w:t>
      </w:r>
      <m:oMath>
        <m:r>
          <m:rPr>
            <m:sty m:val="bi"/>
          </m:rPr>
          <w:rPr>
            <w:rFonts w:ascii="Cambria Math" w:hAnsi="Cambria Math" w:cs="Times New Roman"/>
            <w:color w:val="000000" w:themeColor="text1"/>
          </w:rPr>
          <m:t>p</m:t>
        </m:r>
        <m:sSubSup>
          <m:sSubSupPr>
            <m:ctrlPr>
              <w:rPr>
                <w:rFonts w:ascii="Cambria Math" w:hAnsi="Cambria Math" w:cs="Times New Roman"/>
                <w:b/>
                <w:bCs/>
                <w:i/>
                <w:color w:val="000000" w:themeColor="text1"/>
              </w:rPr>
            </m:ctrlPr>
          </m:sSubSupPr>
          <m:e>
            <m:r>
              <m:rPr>
                <m:sty m:val="bi"/>
              </m:rPr>
              <w:rPr>
                <w:rFonts w:ascii="Cambria Math" w:hAnsi="Cambria Math" w:cs="Times New Roman"/>
                <w:color w:val="000000" w:themeColor="text1"/>
              </w:rPr>
              <m:t>K</m:t>
            </m:r>
          </m:e>
          <m:sub>
            <m:r>
              <m:rPr>
                <m:sty m:val="bi"/>
              </m:rPr>
              <w:rPr>
                <w:rFonts w:ascii="Cambria Math" w:hAnsi="Cambria Math" w:cs="Times New Roman"/>
                <w:color w:val="000000" w:themeColor="text1"/>
              </w:rPr>
              <m:t>a,i</m:t>
            </m:r>
          </m:sub>
          <m:sup>
            <m:r>
              <m:rPr>
                <m:sty m:val="bi"/>
              </m:rPr>
              <w:rPr>
                <w:rFonts w:ascii="Cambria Math" w:hAnsi="Cambria Math" w:cs="Times New Roman"/>
                <w:color w:val="000000" w:themeColor="text1"/>
              </w:rPr>
              <m:t>ref</m:t>
            </m:r>
          </m:sup>
        </m:sSubSup>
      </m:oMath>
      <w:r w:rsidRPr="00ED2D36">
        <w:rPr>
          <w:rFonts w:ascii="Times New Roman" w:hAnsi="Times New Roman" w:cs="Times New Roman"/>
          <w:i/>
          <w:color w:val="000000" w:themeColor="text1"/>
        </w:rPr>
        <w:t xml:space="preserve"> </w:t>
      </w:r>
      <w:r w:rsidRPr="00ED2D36">
        <w:rPr>
          <w:rFonts w:ascii="Times New Roman" w:hAnsi="Times New Roman" w:cs="Times New Roman"/>
          <w:color w:val="000000" w:themeColor="text1"/>
        </w:rPr>
        <w:t xml:space="preserve">is the reference acidity constant assigned to buffer pair </w:t>
      </w:r>
      <w:proofErr w:type="spellStart"/>
      <w:r w:rsidRPr="00ED2D36">
        <w:rPr>
          <w:rFonts w:ascii="Times New Roman" w:hAnsi="Times New Roman" w:cs="Times New Roman"/>
          <w:b/>
          <w:bCs/>
          <w:i/>
          <w:iCs/>
          <w:color w:val="000000" w:themeColor="text1"/>
        </w:rPr>
        <w:t>i</w:t>
      </w:r>
      <w:proofErr w:type="spellEnd"/>
      <w:r w:rsidRPr="00ED2D36">
        <w:rPr>
          <w:rFonts w:ascii="Times New Roman" w:hAnsi="Times New Roman" w:cs="Times New Roman"/>
          <w:color w:val="000000" w:themeColor="text1"/>
        </w:rPr>
        <w:t xml:space="preserve"> before online updating. </w:t>
      </w:r>
      <m:oMath>
        <m:r>
          <m:rPr>
            <m:sty m:val="bi"/>
          </m:rPr>
          <w:rPr>
            <w:rFonts w:ascii="Cambria Math" w:hAnsi="Cambria Math" w:cs="Times New Roman"/>
            <w:color w:val="000000" w:themeColor="text1"/>
          </w:rPr>
          <m:t>p</m:t>
        </m:r>
        <m:sSubSup>
          <m:sSubSupPr>
            <m:ctrlPr>
              <w:rPr>
                <w:rFonts w:ascii="Cambria Math" w:hAnsi="Cambria Math" w:cs="Times New Roman"/>
                <w:b/>
                <w:bCs/>
                <w:i/>
                <w:color w:val="000000" w:themeColor="text1"/>
              </w:rPr>
            </m:ctrlPr>
          </m:sSubSupPr>
          <m:e>
            <m:r>
              <m:rPr>
                <m:sty m:val="bi"/>
              </m:rPr>
              <w:rPr>
                <w:rFonts w:ascii="Cambria Math" w:hAnsi="Cambria Math" w:cs="Times New Roman"/>
                <w:color w:val="000000" w:themeColor="text1"/>
              </w:rPr>
              <m:t>K</m:t>
            </m:r>
          </m:e>
          <m:sub>
            <m:r>
              <m:rPr>
                <m:sty m:val="bi"/>
              </m:rPr>
              <w:rPr>
                <w:rFonts w:ascii="Cambria Math" w:hAnsi="Cambria Math" w:cs="Times New Roman"/>
                <w:color w:val="000000" w:themeColor="text1"/>
              </w:rPr>
              <m:t>a,i</m:t>
            </m:r>
          </m:sub>
          <m:sup>
            <m:r>
              <m:rPr>
                <m:sty m:val="bi"/>
              </m:rPr>
              <w:rPr>
                <w:rFonts w:ascii="Cambria Math" w:hAnsi="Cambria Math" w:cs="Times New Roman"/>
                <w:color w:val="000000" w:themeColor="text1"/>
              </w:rPr>
              <m:t>ref</m:t>
            </m:r>
          </m:sup>
        </m:sSubSup>
      </m:oMath>
      <w:ins w:id="1689" w:author="Yibin Jiang" w:date="2026-03-21T12:14:00Z">
        <w:r w:rsidR="0091062D" w:rsidRPr="00ED2D36">
          <w:rPr>
            <w:rFonts w:ascii="Times New Roman" w:hAnsi="Times New Roman" w:cs="Times New Roman"/>
            <w:i/>
            <w:color w:val="000000" w:themeColor="text1"/>
          </w:rPr>
          <w:t xml:space="preserve"> </w:t>
        </w:r>
      </w:ins>
      <w:del w:id="1690" w:author="Yibin Jiang" w:date="2026-03-21T12:14:00Z">
        <w:r w:rsidRPr="00ED2D36" w:rsidDel="0091062D">
          <w:rPr>
            <w:rFonts w:ascii="Times New Roman" w:hAnsi="Times New Roman" w:cs="Times New Roman"/>
            <w:i/>
            <w:color w:val="000000" w:themeColor="text1"/>
          </w:rPr>
          <w:delText xml:space="preserve"> </w:delText>
        </w:r>
        <w:r w:rsidRPr="00ED2D36" w:rsidDel="0091062D">
          <w:rPr>
            <w:rFonts w:ascii="Times New Roman" w:hAnsi="Times New Roman" w:cs="Times New Roman"/>
            <w:color w:val="000000" w:themeColor="text1"/>
          </w:rPr>
          <w:delText xml:space="preserve"> </w:delText>
        </w:r>
      </w:del>
      <w:r w:rsidRPr="00ED2D36">
        <w:rPr>
          <w:rFonts w:ascii="Times New Roman" w:hAnsi="Times New Roman" w:cs="Times New Roman"/>
          <w:color w:val="000000" w:themeColor="text1"/>
        </w:rPr>
        <w:t xml:space="preserve">is set by </w:t>
      </w:r>
      <w:r w:rsidR="00D96557" w:rsidRPr="00ED2D36">
        <w:rPr>
          <w:rFonts w:ascii="Times New Roman" w:hAnsi="Times New Roman" w:cs="Times New Roman"/>
          <w:color w:val="000000" w:themeColor="text1"/>
        </w:rPr>
        <w:t xml:space="preserve">the </w:t>
      </w:r>
      <w:r w:rsidRPr="00ED2D36">
        <w:rPr>
          <w:rFonts w:ascii="Times New Roman" w:hAnsi="Times New Roman" w:cs="Times New Roman"/>
          <w:color w:val="000000" w:themeColor="text1"/>
        </w:rPr>
        <w:t>user and serves as the chemically reasonable anchor for that buffer pair</w:t>
      </w:r>
      <w:del w:id="1691" w:author="Yibin Jiang" w:date="2026-03-21T12:16:00Z">
        <w:r w:rsidR="00246895" w:rsidRPr="00ED2D36" w:rsidDel="00A35644">
          <w:rPr>
            <w:rFonts w:ascii="Times New Roman" w:hAnsi="Times New Roman" w:cs="Times New Roman"/>
            <w:color w:val="000000" w:themeColor="text1"/>
          </w:rPr>
          <w:delText>,</w:delText>
        </w:r>
        <w:r w:rsidR="00F66EAD" w:rsidRPr="00ED2D36" w:rsidDel="00A35644">
          <w:rPr>
            <w:rFonts w:ascii="Times New Roman" w:hAnsi="Times New Roman" w:cs="Times New Roman"/>
            <w:color w:val="000000" w:themeColor="text1"/>
          </w:rPr>
          <w:delText xml:space="preserve"> </w:delText>
        </w:r>
        <w:r w:rsidR="00246895" w:rsidRPr="00ED2D36" w:rsidDel="00A35644">
          <w:rPr>
            <w:rFonts w:ascii="Times New Roman" w:hAnsi="Times New Roman" w:cs="Times New Roman"/>
            <w:b/>
            <w:bCs/>
            <w:i/>
            <w:iCs/>
            <w:color w:val="000000" w:themeColor="text1"/>
          </w:rPr>
          <w:delText>k</w:delText>
        </w:r>
        <w:r w:rsidR="00246895" w:rsidRPr="00ED2D36" w:rsidDel="00A35644">
          <w:rPr>
            <w:rFonts w:ascii="Times New Roman" w:hAnsi="Times New Roman" w:cs="Times New Roman"/>
            <w:color w:val="000000" w:themeColor="text1"/>
          </w:rPr>
          <w:delText xml:space="preserve"> is</w:delText>
        </w:r>
        <w:r w:rsidR="00F66EAD" w:rsidRPr="00ED2D36" w:rsidDel="00A35644">
          <w:rPr>
            <w:rFonts w:ascii="Times New Roman" w:hAnsi="Times New Roman" w:cs="Times New Roman"/>
            <w:color w:val="000000" w:themeColor="text1"/>
          </w:rPr>
          <w:delText xml:space="preserve"> a</w:delText>
        </w:r>
        <w:r w:rsidR="006A0634" w:rsidRPr="00ED2D36" w:rsidDel="00A35644">
          <w:rPr>
            <w:rFonts w:ascii="Times New Roman" w:hAnsi="Times New Roman" w:cs="Times New Roman"/>
            <w:color w:val="000000" w:themeColor="text1"/>
          </w:rPr>
          <w:delText xml:space="preserve"> </w:delText>
        </w:r>
      </w:del>
      <w:del w:id="1692" w:author="Yibin Jiang" w:date="2026-03-21T12:15:00Z">
        <w:r w:rsidR="006A0634" w:rsidRPr="00ED2D36" w:rsidDel="00BB426E">
          <w:rPr>
            <w:rFonts w:ascii="Times New Roman" w:hAnsi="Times New Roman" w:cs="Times New Roman"/>
            <w:color w:val="000000" w:themeColor="text1"/>
          </w:rPr>
          <w:delText xml:space="preserve">Proportional </w:delText>
        </w:r>
      </w:del>
      <w:del w:id="1693" w:author="Yibin Jiang" w:date="2026-03-21T12:16:00Z">
        <w:r w:rsidR="006A0634" w:rsidRPr="00ED2D36" w:rsidDel="00A35644">
          <w:rPr>
            <w:rFonts w:ascii="Times New Roman" w:hAnsi="Times New Roman" w:cs="Times New Roman"/>
            <w:color w:val="000000" w:themeColor="text1"/>
          </w:rPr>
          <w:delText>coefficient and</w:delText>
        </w:r>
        <w:r w:rsidR="00246895" w:rsidRPr="00ED2D36" w:rsidDel="00A35644">
          <w:rPr>
            <w:rFonts w:ascii="Times New Roman" w:hAnsi="Times New Roman" w:cs="Times New Roman"/>
            <w:color w:val="000000" w:themeColor="text1"/>
          </w:rPr>
          <w:delText xml:space="preserve"> set to 1.0 in this work</w:delText>
        </w:r>
      </w:del>
      <w:r w:rsidRPr="00ED2D36">
        <w:rPr>
          <w:rFonts w:ascii="Times New Roman" w:hAnsi="Times New Roman" w:cs="Times New Roman"/>
          <w:color w:val="000000" w:themeColor="text1"/>
        </w:rPr>
        <w:t xml:space="preserve">. In practice, </w:t>
      </w:r>
      <m:oMath>
        <m:r>
          <m:rPr>
            <m:sty m:val="bi"/>
          </m:rPr>
          <w:rPr>
            <w:rFonts w:ascii="Cambria Math" w:hAnsi="Cambria Math" w:cs="Times New Roman"/>
            <w:color w:val="000000" w:themeColor="text1"/>
          </w:rPr>
          <m:t>p</m:t>
        </m:r>
        <m:sSubSup>
          <m:sSubSupPr>
            <m:ctrlPr>
              <w:rPr>
                <w:rFonts w:ascii="Cambria Math" w:hAnsi="Cambria Math" w:cs="Times New Roman"/>
                <w:b/>
                <w:bCs/>
                <w:i/>
                <w:color w:val="000000" w:themeColor="text1"/>
              </w:rPr>
            </m:ctrlPr>
          </m:sSubSupPr>
          <m:e>
            <m:r>
              <m:rPr>
                <m:sty m:val="bi"/>
              </m:rPr>
              <w:rPr>
                <w:rFonts w:ascii="Cambria Math" w:hAnsi="Cambria Math" w:cs="Times New Roman"/>
                <w:color w:val="000000" w:themeColor="text1"/>
              </w:rPr>
              <m:t>K</m:t>
            </m:r>
          </m:e>
          <m:sub>
            <m:r>
              <m:rPr>
                <m:sty m:val="bi"/>
              </m:rPr>
              <w:rPr>
                <w:rFonts w:ascii="Cambria Math" w:hAnsi="Cambria Math" w:cs="Times New Roman"/>
                <w:color w:val="000000" w:themeColor="text1"/>
              </w:rPr>
              <m:t>a,i</m:t>
            </m:r>
          </m:sub>
          <m:sup>
            <m:r>
              <m:rPr>
                <m:sty m:val="bi"/>
              </m:rPr>
              <w:rPr>
                <w:rFonts w:ascii="Cambria Math" w:hAnsi="Cambria Math" w:cs="Times New Roman"/>
                <w:color w:val="000000" w:themeColor="text1"/>
              </w:rPr>
              <m:t>ref</m:t>
            </m:r>
          </m:sup>
        </m:sSubSup>
      </m:oMath>
      <w:r w:rsidRPr="00ED2D36">
        <w:rPr>
          <w:rFonts w:ascii="Times New Roman" w:hAnsi="Times New Roman" w:cs="Times New Roman"/>
          <w:color w:val="000000" w:themeColor="text1"/>
        </w:rPr>
        <w:t xml:space="preserve"> is taken from the prior chemical model used to initialize the </w:t>
      </w:r>
      <w:ins w:id="1694" w:author="Yibin Jiang" w:date="2026-03-31T15:21:00Z">
        <w:r w:rsidR="003D6FE6" w:rsidRPr="003D6FE6">
          <w:rPr>
            <w:rFonts w:ascii="Times New Roman" w:hAnsi="Times New Roman" w:cs="Times New Roman"/>
            <w:color w:val="000000" w:themeColor="text1"/>
          </w:rPr>
          <w:t>pH-adjustment</w:t>
        </w:r>
        <w:r w:rsidR="003D6FE6">
          <w:rPr>
            <w:rFonts w:ascii="Times New Roman" w:hAnsi="Times New Roman" w:cs="Times New Roman" w:hint="eastAsia"/>
            <w:color w:val="000000" w:themeColor="text1"/>
          </w:rPr>
          <w:t xml:space="preserve"> </w:t>
        </w:r>
      </w:ins>
      <w:del w:id="1695" w:author="Yibin Jiang" w:date="2026-03-31T15:20:00Z">
        <w:r w:rsidRPr="00ED2D36" w:rsidDel="003D6FE6">
          <w:rPr>
            <w:rFonts w:ascii="Times New Roman" w:hAnsi="Times New Roman" w:cs="Times New Roman"/>
            <w:color w:val="000000" w:themeColor="text1"/>
          </w:rPr>
          <w:delText xml:space="preserve">titration </w:delText>
        </w:r>
      </w:del>
      <w:r w:rsidRPr="00ED2D36">
        <w:rPr>
          <w:rFonts w:ascii="Times New Roman" w:hAnsi="Times New Roman" w:cs="Times New Roman"/>
          <w:color w:val="000000" w:themeColor="text1"/>
        </w:rPr>
        <w:t>problem, for example</w:t>
      </w:r>
      <w:r w:rsidR="00D96557" w:rsidRPr="00ED2D36">
        <w:rPr>
          <w:rFonts w:ascii="Times New Roman" w:hAnsi="Times New Roman" w:cs="Times New Roman"/>
          <w:color w:val="000000" w:themeColor="text1"/>
        </w:rPr>
        <w:t>,</w:t>
      </w:r>
      <w:r w:rsidRPr="00ED2D36">
        <w:rPr>
          <w:rFonts w:ascii="Times New Roman" w:hAnsi="Times New Roman" w:cs="Times New Roman"/>
          <w:color w:val="000000" w:themeColor="text1"/>
        </w:rPr>
        <w:t xml:space="preserve"> from known or assumed acid-base chemistry of the solution, from literature values, or from the prior mean used at the beginning of the inference procedure. Its role is not to replace the inferred value, but to stabilize the prediction when the posterior for that buffer pair remains broad.</w:t>
      </w:r>
      <w:ins w:id="1696" w:author="Yibin Jiang" w:date="2026-03-21T12:16:00Z">
        <w:r w:rsidR="00F33412" w:rsidRPr="00ED2D36">
          <w:rPr>
            <w:rFonts w:ascii="Times New Roman" w:hAnsi="Times New Roman" w:cs="Times New Roman"/>
            <w:color w:val="000000" w:themeColor="text1"/>
          </w:rPr>
          <w:t xml:space="preserve"> </w:t>
        </w:r>
      </w:ins>
      <m:oMath>
        <m:sSub>
          <m:sSubPr>
            <m:ctrlPr>
              <w:rPr>
                <w:rFonts w:ascii="Cambria Math" w:hAnsi="Cambria Math" w:cs="Times New Roman"/>
                <w:b/>
                <w:bCs/>
                <w:i/>
                <w:iCs/>
                <w:color w:val="000000" w:themeColor="text1"/>
              </w:rPr>
            </m:ctrlPr>
          </m:sSubPr>
          <m:e>
            <m:r>
              <m:rPr>
                <m:sty m:val="bi"/>
              </m:rPr>
              <w:rPr>
                <w:rFonts w:ascii="Cambria Math" w:hAnsi="Cambria Math" w:cs="Times New Roman"/>
                <w:color w:val="000000" w:themeColor="text1"/>
              </w:rPr>
              <m:t>w</m:t>
            </m:r>
          </m:e>
          <m:sub>
            <m:r>
              <m:rPr>
                <m:sty m:val="bi"/>
              </m:rPr>
              <w:rPr>
                <w:rFonts w:ascii="Cambria Math" w:hAnsi="Cambria Math" w:cs="Times New Roman"/>
                <w:color w:val="000000" w:themeColor="text1"/>
              </w:rPr>
              <m:t>i</m:t>
            </m:r>
          </m:sub>
        </m:sSub>
        <m:r>
          <m:rPr>
            <m:sty m:val="bi"/>
          </m:rPr>
          <w:rPr>
            <w:rFonts w:ascii="Cambria Math" w:hAnsi="Cambria Math" w:cs="Times New Roman"/>
            <w:color w:val="000000" w:themeColor="text1"/>
          </w:rPr>
          <m:t>∈</m:t>
        </m:r>
        <m:d>
          <m:dPr>
            <m:begChr m:val="["/>
            <m:endChr m:val="]"/>
            <m:ctrlPr>
              <w:rPr>
                <w:rFonts w:ascii="Cambria Math" w:hAnsi="Cambria Math" w:cs="Times New Roman"/>
                <w:b/>
                <w:bCs/>
                <w:i/>
                <w:color w:val="000000" w:themeColor="text1"/>
              </w:rPr>
            </m:ctrlPr>
          </m:dPr>
          <m:e>
            <m:r>
              <m:rPr>
                <m:sty m:val="bi"/>
              </m:rPr>
              <w:rPr>
                <w:rFonts w:ascii="Cambria Math" w:hAnsi="Cambria Math" w:cs="Times New Roman"/>
                <w:color w:val="000000" w:themeColor="text1"/>
              </w:rPr>
              <m:t>0,</m:t>
            </m:r>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w</m:t>
                </m:r>
              </m:e>
              <m:sub>
                <m:r>
                  <m:rPr>
                    <m:sty m:val="bi"/>
                  </m:rPr>
                  <w:rPr>
                    <w:rFonts w:ascii="Cambria Math" w:hAnsi="Cambria Math" w:cs="Times New Roman"/>
                    <w:color w:val="000000" w:themeColor="text1"/>
                  </w:rPr>
                  <m:t>max</m:t>
                </m:r>
              </m:sub>
            </m:sSub>
          </m:e>
        </m:d>
      </m:oMath>
      <w:r w:rsidRPr="00ED2D36">
        <w:rPr>
          <w:rFonts w:ascii="Times New Roman" w:hAnsi="Times New Roman" w:cs="Times New Roman"/>
          <w:color w:val="000000" w:themeColor="text1"/>
        </w:rPr>
        <w:t xml:space="preserve"> is the trust weight for buffer pair </w:t>
      </w:r>
      <w:proofErr w:type="spellStart"/>
      <w:r w:rsidRPr="00ED2D36">
        <w:rPr>
          <w:rFonts w:ascii="Times New Roman" w:hAnsi="Times New Roman" w:cs="Times New Roman"/>
          <w:b/>
          <w:bCs/>
          <w:i/>
          <w:iCs/>
          <w:color w:val="000000" w:themeColor="text1"/>
        </w:rPr>
        <w:t>i</w:t>
      </w:r>
      <w:proofErr w:type="spellEnd"/>
      <w:ins w:id="1697" w:author="Yibin Jiang" w:date="2026-03-27T13:21:00Z">
        <w:r w:rsidR="002E77D5" w:rsidRPr="00ED2D36">
          <w:rPr>
            <w:rFonts w:ascii="Times New Roman" w:hAnsi="Times New Roman" w:cs="Times New Roman"/>
            <w:i/>
            <w:iCs/>
            <w:color w:val="000000" w:themeColor="text1"/>
            <w:rPrChange w:id="1698" w:author="Yibin Jiang" w:date="2026-03-27T13:33:00Z">
              <w:rPr>
                <w:rFonts w:ascii="Times New Roman" w:hAnsi="Times New Roman" w:cs="Times New Roman"/>
                <w:b/>
                <w:bCs/>
                <w:i/>
                <w:iCs/>
                <w:color w:val="000000" w:themeColor="text1"/>
              </w:rPr>
            </w:rPrChange>
          </w:rPr>
          <w:t>.</w:t>
        </w:r>
      </w:ins>
      <m:oMath>
        <m:r>
          <w:ins w:id="1699" w:author="Yibin Jiang" w:date="2026-03-21T12:16:00Z">
            <w:rPr>
              <w:rFonts w:ascii="Cambria Math" w:hAnsi="Cambria Math" w:cs="Times New Roman"/>
              <w:color w:val="000000" w:themeColor="text1"/>
            </w:rPr>
            <m:t xml:space="preserve"> </m:t>
          </w:ins>
        </m:r>
      </m:oMath>
      <w:del w:id="1700" w:author="Yibin Jiang" w:date="2026-03-21T12:16:00Z">
        <w:r w:rsidRPr="00ED2D36" w:rsidDel="00D82959">
          <w:rPr>
            <w:rFonts w:ascii="Times New Roman" w:hAnsi="Times New Roman" w:cs="Times New Roman"/>
            <w:color w:val="000000" w:themeColor="text1"/>
          </w:rPr>
          <w:delText xml:space="preserve">, </w:delText>
        </w:r>
      </w:del>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w</m:t>
            </m:r>
          </m:e>
          <m:sub>
            <m:r>
              <m:rPr>
                <m:sty m:val="b"/>
              </m:rPr>
              <w:rPr>
                <w:rFonts w:ascii="Cambria Math" w:hAnsi="Cambria Math" w:cs="Times New Roman"/>
                <w:color w:val="000000" w:themeColor="text1"/>
              </w:rPr>
              <m:t>max</m:t>
            </m:r>
          </m:sub>
        </m:sSub>
      </m:oMath>
      <w:r w:rsidRPr="00ED2D36">
        <w:rPr>
          <w:rFonts w:ascii="Times New Roman" w:hAnsi="Times New Roman" w:cs="Times New Roman"/>
          <w:color w:val="000000" w:themeColor="text1"/>
        </w:rPr>
        <w:t xml:space="preserve"> is the maximum allowable weight set to a constant depending on the reliability of the prior </w:t>
      </w:r>
      <w:proofErr w:type="gramStart"/>
      <w:r w:rsidRPr="00ED2D36">
        <w:rPr>
          <w:rFonts w:ascii="Times New Roman" w:hAnsi="Times New Roman" w:cs="Times New Roman"/>
          <w:color w:val="000000" w:themeColor="text1"/>
        </w:rPr>
        <w:t>information(</w:t>
      </w:r>
      <w:proofErr w:type="gramEnd"/>
      <w:r w:rsidRPr="00ED2D36">
        <w:rPr>
          <w:rFonts w:ascii="Times New Roman" w:hAnsi="Times New Roman" w:cs="Times New Roman"/>
          <w:color w:val="000000" w:themeColor="text1"/>
        </w:rPr>
        <w:t>here set to 0.</w:t>
      </w:r>
      <w:r w:rsidR="00AC4785" w:rsidRPr="00ED2D36">
        <w:rPr>
          <w:rFonts w:ascii="Times New Roman" w:hAnsi="Times New Roman" w:cs="Times New Roman"/>
          <w:color w:val="000000" w:themeColor="text1"/>
        </w:rPr>
        <w:t>2</w:t>
      </w:r>
      <w:r w:rsidRPr="00ED2D36">
        <w:rPr>
          <w:rFonts w:ascii="Times New Roman" w:hAnsi="Times New Roman" w:cs="Times New Roman"/>
          <w:color w:val="000000" w:themeColor="text1"/>
        </w:rPr>
        <w:t xml:space="preserve">), and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σ</m:t>
            </m:r>
          </m:e>
          <m:sub>
            <m:r>
              <m:rPr>
                <m:sty m:val="bi"/>
              </m:rPr>
              <w:rPr>
                <w:rFonts w:ascii="Cambria Math" w:hAnsi="Cambria Math" w:cs="Times New Roman"/>
                <w:color w:val="000000" w:themeColor="text1"/>
              </w:rPr>
              <m:t>i</m:t>
            </m:r>
          </m:sub>
        </m:sSub>
      </m:oMath>
      <w:r w:rsidRPr="00ED2D36">
        <w:rPr>
          <w:rFonts w:ascii="Times New Roman" w:hAnsi="Times New Roman" w:cs="Times New Roman"/>
          <w:color w:val="000000" w:themeColor="text1"/>
        </w:rPr>
        <w:t xml:space="preserve"> is the current posterior standard deviation of </w:t>
      </w:r>
      <m:oMath>
        <m:r>
          <m:rPr>
            <m:sty m:val="bi"/>
          </m:rPr>
          <w:rPr>
            <w:rFonts w:ascii="Cambria Math" w:hAnsi="Cambria Math" w:cs="Times New Roman"/>
            <w:color w:val="000000" w:themeColor="text1"/>
          </w:rPr>
          <m:t>p</m:t>
        </m:r>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K</m:t>
            </m:r>
          </m:e>
          <m:sub>
            <m:r>
              <m:rPr>
                <m:sty m:val="bi"/>
              </m:rPr>
              <w:rPr>
                <w:rFonts w:ascii="Cambria Math" w:hAnsi="Cambria Math" w:cs="Times New Roman"/>
                <w:color w:val="000000" w:themeColor="text1"/>
              </w:rPr>
              <m:t>a</m:t>
            </m:r>
            <m:r>
              <m:rPr>
                <m:sty m:val="b"/>
              </m:rPr>
              <w:rPr>
                <w:rFonts w:ascii="Cambria Math" w:hAnsi="Cambria Math" w:cs="Times New Roman"/>
                <w:color w:val="000000" w:themeColor="text1"/>
              </w:rPr>
              <m:t>,</m:t>
            </m:r>
            <m:r>
              <m:rPr>
                <m:sty m:val="bi"/>
              </m:rPr>
              <w:rPr>
                <w:rFonts w:ascii="Cambria Math" w:hAnsi="Cambria Math" w:cs="Times New Roman"/>
                <w:color w:val="000000" w:themeColor="text1"/>
              </w:rPr>
              <m:t>i</m:t>
            </m:r>
          </m:sub>
        </m:sSub>
      </m:oMath>
      <w:r w:rsidRPr="00ED2D36">
        <w:rPr>
          <w:rFonts w:ascii="Times New Roman" w:hAnsi="Times New Roman" w:cs="Times New Roman"/>
          <w:color w:val="000000" w:themeColor="text1"/>
        </w:rPr>
        <w:t xml:space="preserve">. Because </w:t>
      </w:r>
      <m:oMath>
        <m:r>
          <m:rPr>
            <m:sty m:val="bi"/>
          </m:rPr>
          <w:rPr>
            <w:rFonts w:ascii="Cambria Math" w:hAnsi="Cambria Math" w:cs="Times New Roman"/>
            <w:color w:val="000000" w:themeColor="text1"/>
          </w:rPr>
          <m:t>p</m:t>
        </m:r>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K</m:t>
            </m:r>
          </m:e>
          <m:sub>
            <m:r>
              <m:rPr>
                <m:sty m:val="bi"/>
              </m:rPr>
              <w:rPr>
                <w:rFonts w:ascii="Cambria Math" w:hAnsi="Cambria Math" w:cs="Times New Roman"/>
                <w:color w:val="000000" w:themeColor="text1"/>
              </w:rPr>
              <m:t>a</m:t>
            </m:r>
          </m:sub>
        </m:sSub>
      </m:oMath>
      <w:r w:rsidRPr="00ED2D36">
        <w:rPr>
          <w:rFonts w:ascii="Times New Roman" w:hAnsi="Times New Roman" w:cs="Times New Roman"/>
          <w:color w:val="000000" w:themeColor="text1"/>
        </w:rPr>
        <w:t xml:space="preserve"> is dimensionless,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σ</m:t>
            </m:r>
          </m:e>
          <m:sub>
            <m:r>
              <m:rPr>
                <m:sty m:val="bi"/>
              </m:rPr>
              <w:rPr>
                <w:rFonts w:ascii="Cambria Math" w:hAnsi="Cambria Math" w:cs="Times New Roman"/>
                <w:color w:val="000000" w:themeColor="text1"/>
              </w:rPr>
              <m:t>i</m:t>
            </m:r>
          </m:sub>
        </m:sSub>
      </m:oMath>
      <w:r w:rsidRPr="00ED2D36">
        <w:rPr>
          <w:rFonts w:ascii="Times New Roman" w:hAnsi="Times New Roman" w:cs="Times New Roman"/>
          <w:color w:val="000000" w:themeColor="text1"/>
        </w:rPr>
        <w:t xml:space="preserve"> is also dimensionless. When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σ</m:t>
            </m:r>
          </m:e>
          <m:sub>
            <m:r>
              <m:rPr>
                <m:sty m:val="bi"/>
              </m:rPr>
              <w:rPr>
                <w:rFonts w:ascii="Cambria Math" w:hAnsi="Cambria Math" w:cs="Times New Roman"/>
                <w:color w:val="000000" w:themeColor="text1"/>
              </w:rPr>
              <m:t>i</m:t>
            </m:r>
          </m:sub>
        </m:sSub>
      </m:oMath>
      <w:r w:rsidRPr="00ED2D36">
        <w:rPr>
          <w:rFonts w:ascii="Times New Roman" w:hAnsi="Times New Roman" w:cs="Times New Roman"/>
          <w:color w:val="000000" w:themeColor="text1"/>
        </w:rPr>
        <w:t xml:space="preserve"> is small, the inferred </w:t>
      </w:r>
      <m:oMath>
        <m:r>
          <m:rPr>
            <m:sty m:val="bi"/>
          </m:rPr>
          <w:rPr>
            <w:rFonts w:ascii="Cambria Math" w:hAnsi="Cambria Math" w:cs="Times New Roman"/>
            <w:color w:val="000000" w:themeColor="text1"/>
          </w:rPr>
          <m:t>p</m:t>
        </m:r>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K</m:t>
            </m:r>
          </m:e>
          <m:sub>
            <m:r>
              <m:rPr>
                <m:sty m:val="bi"/>
              </m:rPr>
              <w:rPr>
                <w:rFonts w:ascii="Cambria Math" w:hAnsi="Cambria Math" w:cs="Times New Roman"/>
                <w:color w:val="000000" w:themeColor="text1"/>
              </w:rPr>
              <m:t>a</m:t>
            </m:r>
            <m:r>
              <m:rPr>
                <m:sty m:val="b"/>
              </m:rPr>
              <w:rPr>
                <w:rFonts w:ascii="Cambria Math" w:hAnsi="Cambria Math" w:cs="Times New Roman"/>
                <w:color w:val="000000" w:themeColor="text1"/>
              </w:rPr>
              <m:t>,</m:t>
            </m:r>
            <m:r>
              <m:rPr>
                <m:sty m:val="bi"/>
              </m:rPr>
              <w:rPr>
                <w:rFonts w:ascii="Cambria Math" w:hAnsi="Cambria Math" w:cs="Times New Roman"/>
                <w:color w:val="000000" w:themeColor="text1"/>
              </w:rPr>
              <m:t>i</m:t>
            </m:r>
          </m:sub>
        </m:sSub>
      </m:oMath>
      <w:r w:rsidRPr="00ED2D36">
        <w:rPr>
          <w:rFonts w:ascii="Times New Roman" w:hAnsi="Times New Roman" w:cs="Times New Roman"/>
          <w:color w:val="000000" w:themeColor="text1"/>
        </w:rPr>
        <w:t xml:space="preserve"> is trusted more</w:t>
      </w:r>
      <w:del w:id="1701" w:author="Yibin Jiang" w:date="2026-03-21T12:17:00Z">
        <w:r w:rsidRPr="00ED2D36" w:rsidDel="00CD0DBA">
          <w:rPr>
            <w:rFonts w:ascii="Times New Roman" w:hAnsi="Times New Roman" w:cs="Times New Roman"/>
            <w:color w:val="000000" w:themeColor="text1"/>
          </w:rPr>
          <w:delText xml:space="preserve"> strongly</w:delText>
        </w:r>
      </w:del>
      <w:r w:rsidRPr="00ED2D36">
        <w:rPr>
          <w:rFonts w:ascii="Times New Roman" w:hAnsi="Times New Roman" w:cs="Times New Roman"/>
          <w:color w:val="000000" w:themeColor="text1"/>
        </w:rPr>
        <w:t xml:space="preserve">. When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σ</m:t>
            </m:r>
          </m:e>
          <m:sub>
            <m:r>
              <m:rPr>
                <m:sty m:val="bi"/>
              </m:rPr>
              <w:rPr>
                <w:rFonts w:ascii="Cambria Math" w:hAnsi="Cambria Math" w:cs="Times New Roman"/>
                <w:color w:val="000000" w:themeColor="text1"/>
              </w:rPr>
              <m:t>i</m:t>
            </m:r>
          </m:sub>
        </m:sSub>
      </m:oMath>
      <w:r w:rsidRPr="00ED2D36">
        <w:rPr>
          <w:rFonts w:ascii="Times New Roman" w:hAnsi="Times New Roman" w:cs="Times New Roman"/>
          <w:color w:val="000000" w:themeColor="text1"/>
        </w:rPr>
        <w:t xml:space="preserve"> is large, the calculation is pulled closer to </w:t>
      </w:r>
      <m:oMath>
        <m:r>
          <m:rPr>
            <m:sty m:val="bi"/>
          </m:rPr>
          <w:rPr>
            <w:rFonts w:ascii="Cambria Math" w:hAnsi="Cambria Math" w:cs="Times New Roman"/>
            <w:color w:val="000000" w:themeColor="text1"/>
          </w:rPr>
          <m:t>p</m:t>
        </m:r>
        <m:sSubSup>
          <m:sSubSupPr>
            <m:ctrlPr>
              <w:rPr>
                <w:rFonts w:ascii="Cambria Math" w:hAnsi="Cambria Math" w:cs="Times New Roman"/>
                <w:b/>
                <w:bCs/>
                <w:color w:val="000000" w:themeColor="text1"/>
              </w:rPr>
            </m:ctrlPr>
          </m:sSubSupPr>
          <m:e>
            <m:r>
              <m:rPr>
                <m:sty m:val="bi"/>
              </m:rPr>
              <w:rPr>
                <w:rFonts w:ascii="Cambria Math" w:hAnsi="Cambria Math" w:cs="Times New Roman"/>
                <w:color w:val="000000" w:themeColor="text1"/>
              </w:rPr>
              <m:t>K</m:t>
            </m:r>
          </m:e>
          <m:sub>
            <m:r>
              <m:rPr>
                <m:sty m:val="bi"/>
              </m:rPr>
              <w:rPr>
                <w:rFonts w:ascii="Cambria Math" w:hAnsi="Cambria Math" w:cs="Times New Roman"/>
                <w:color w:val="000000" w:themeColor="text1"/>
              </w:rPr>
              <m:t>a</m:t>
            </m:r>
            <m:r>
              <m:rPr>
                <m:sty m:val="b"/>
              </m:rPr>
              <w:rPr>
                <w:rFonts w:ascii="Cambria Math" w:hAnsi="Cambria Math" w:cs="Times New Roman"/>
                <w:color w:val="000000" w:themeColor="text1"/>
              </w:rPr>
              <m:t>,</m:t>
            </m:r>
            <m:r>
              <m:rPr>
                <m:sty m:val="bi"/>
              </m:rPr>
              <w:rPr>
                <w:rFonts w:ascii="Cambria Math" w:hAnsi="Cambria Math" w:cs="Times New Roman"/>
                <w:color w:val="000000" w:themeColor="text1"/>
              </w:rPr>
              <m:t>i</m:t>
            </m:r>
          </m:sub>
          <m:sup>
            <m:r>
              <m:rPr>
                <m:sty m:val="b"/>
              </m:rPr>
              <w:rPr>
                <w:rFonts w:ascii="Cambria Math" w:hAnsi="Cambria Math" w:cs="Times New Roman"/>
                <w:color w:val="000000" w:themeColor="text1"/>
              </w:rPr>
              <m:t>ref</m:t>
            </m:r>
          </m:sup>
        </m:sSubSup>
      </m:oMath>
      <w:r w:rsidRPr="00ED2D36">
        <w:rPr>
          <w:rFonts w:ascii="Times New Roman" w:hAnsi="Times New Roman" w:cs="Times New Roman"/>
          <w:color w:val="000000" w:themeColor="text1"/>
        </w:rPr>
        <w:t>. This makes the equilibrium prediction more conservative when the inferred chemistry is still uncertain.</w:t>
      </w:r>
    </w:p>
    <w:p w14:paraId="394F7CE3" w14:textId="7BC1B8DE" w:rsidR="00786B96"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Using the resulting </w:t>
      </w:r>
      <m:oMath>
        <m:r>
          <m:rPr>
            <m:sty m:val="bi"/>
          </m:rPr>
          <w:rPr>
            <w:rFonts w:ascii="Cambria Math" w:hAnsi="Cambria Math" w:cs="Times New Roman"/>
            <w:color w:val="000000" w:themeColor="text1"/>
          </w:rPr>
          <m:t>p</m:t>
        </m:r>
        <m:sSubSup>
          <m:sSubSupPr>
            <m:ctrlPr>
              <w:rPr>
                <w:rFonts w:ascii="Cambria Math" w:hAnsi="Cambria Math" w:cs="Times New Roman"/>
                <w:b/>
                <w:bCs/>
                <w:i/>
                <w:iCs/>
                <w:color w:val="000000" w:themeColor="text1"/>
              </w:rPr>
            </m:ctrlPr>
          </m:sSubSupPr>
          <m:e>
            <m:r>
              <m:rPr>
                <m:sty m:val="bi"/>
              </m:rPr>
              <w:rPr>
                <w:rFonts w:ascii="Cambria Math" w:hAnsi="Cambria Math" w:cs="Times New Roman"/>
                <w:color w:val="000000" w:themeColor="text1"/>
              </w:rPr>
              <m:t>K</m:t>
            </m:r>
          </m:e>
          <m:sub>
            <m:r>
              <m:rPr>
                <m:sty m:val="bi"/>
              </m:rPr>
              <w:rPr>
                <w:rFonts w:ascii="Cambria Math" w:hAnsi="Cambria Math" w:cs="Times New Roman"/>
                <w:color w:val="000000" w:themeColor="text1"/>
              </w:rPr>
              <m:t>a,i</m:t>
            </m:r>
          </m:sub>
          <m:sup>
            <m:r>
              <m:rPr>
                <m:sty m:val="bi"/>
              </m:rPr>
              <w:rPr>
                <w:rFonts w:ascii="Cambria Math" w:hAnsi="Cambria Math" w:cs="Times New Roman"/>
                <w:color w:val="000000" w:themeColor="text1"/>
              </w:rPr>
              <m:t>eff</m:t>
            </m:r>
          </m:sup>
        </m:sSubSup>
      </m:oMath>
      <w:r w:rsidRPr="00ED2D36">
        <w:rPr>
          <w:rFonts w:ascii="Times New Roman" w:hAnsi="Times New Roman" w:cs="Times New Roman"/>
          <w:color w:val="000000" w:themeColor="text1"/>
        </w:rPr>
        <w:t xml:space="preserve"> together with the </w:t>
      </w:r>
      <w:del w:id="1702" w:author="SYLZ" w:date="2026-03-27T14:17:00Z">
        <w:r w:rsidRPr="00ED2D36" w:rsidDel="00390B1A">
          <w:rPr>
            <w:rFonts w:ascii="Times New Roman" w:hAnsi="Times New Roman" w:cs="Times New Roman"/>
            <w:color w:val="000000" w:themeColor="text1"/>
          </w:rPr>
          <w:delText>particle</w:delText>
        </w:r>
      </w:del>
      <w:ins w:id="1703" w:author="SYLZ" w:date="2026-03-27T14:17:00Z">
        <w:r w:rsidR="00390B1A">
          <w:rPr>
            <w:rFonts w:ascii="Times New Roman" w:hAnsi="Times New Roman" w:cs="Times New Roman"/>
            <w:color w:val="000000" w:themeColor="text1"/>
          </w:rPr>
          <w:t>parameter vector</w:t>
        </w:r>
      </w:ins>
      <w:r w:rsidRPr="00ED2D36">
        <w:rPr>
          <w:rFonts w:ascii="Times New Roman" w:hAnsi="Times New Roman" w:cs="Times New Roman"/>
          <w:color w:val="000000" w:themeColor="text1"/>
        </w:rPr>
        <w:t xml:space="preserve"> composition, the hydrogen-ion concentration </w:t>
      </w:r>
      <m:oMath>
        <m:d>
          <m:dPr>
            <m:begChr m:val="["/>
            <m:endChr m:val="]"/>
            <m:ctrlPr>
              <w:rPr>
                <w:rFonts w:ascii="Cambria Math" w:hAnsi="Cambria Math" w:cs="Times New Roman"/>
                <w:b/>
                <w:bCs/>
                <w:i/>
                <w:iCs/>
                <w:color w:val="000000" w:themeColor="text1"/>
              </w:rPr>
            </m:ctrlPr>
          </m:dPr>
          <m:e>
            <m:sSup>
              <m:sSupPr>
                <m:ctrlPr>
                  <w:rPr>
                    <w:rFonts w:ascii="Cambria Math" w:hAnsi="Cambria Math" w:cs="Times New Roman"/>
                    <w:b/>
                    <w:bCs/>
                    <w:i/>
                    <w:iCs/>
                    <w:color w:val="000000" w:themeColor="text1"/>
                  </w:rPr>
                </m:ctrlPr>
              </m:sSupPr>
              <m:e>
                <m:r>
                  <m:rPr>
                    <m:sty m:val="bi"/>
                  </m:rPr>
                  <w:rPr>
                    <w:rFonts w:ascii="Cambria Math" w:hAnsi="Cambria Math" w:cs="Times New Roman"/>
                    <w:color w:val="000000" w:themeColor="text1"/>
                  </w:rPr>
                  <m:t>H</m:t>
                </m:r>
              </m:e>
              <m:sup>
                <m:r>
                  <m:rPr>
                    <m:sty m:val="bi"/>
                  </m:rPr>
                  <w:rPr>
                    <w:rFonts w:ascii="Cambria Math" w:hAnsi="Cambria Math" w:cs="Times New Roman"/>
                    <w:color w:val="000000" w:themeColor="text1"/>
                  </w:rPr>
                  <m:t>+</m:t>
                </m:r>
              </m:sup>
            </m:sSup>
          </m:e>
        </m:d>
      </m:oMath>
      <w:r w:rsidRPr="00ED2D36">
        <w:rPr>
          <w:rFonts w:ascii="Times New Roman" w:hAnsi="Times New Roman" w:cs="Times New Roman"/>
          <w:color w:val="000000" w:themeColor="text1"/>
        </w:rPr>
        <w:t xml:space="preserve"> is obtained by numerically solving the charge-balance equation in Eq. S2:</w:t>
      </w:r>
    </w:p>
    <w:p w14:paraId="3976D5A0" w14:textId="13757FCF" w:rsidR="00786B96" w:rsidRPr="00ED2D36" w:rsidRDefault="00786B96" w:rsidP="00397965">
      <w:pPr>
        <w:pStyle w:val="JCEbodytext"/>
        <w:spacing w:line="360" w:lineRule="auto"/>
        <w:ind w:firstLineChars="200" w:firstLine="480"/>
        <w:jc w:val="center"/>
        <w:rPr>
          <w:rFonts w:ascii="Times New Roman" w:eastAsiaTheme="minorEastAsia" w:hAnsi="Times New Roman"/>
          <w:w w:val="108"/>
          <w:sz w:val="24"/>
          <w:szCs w:val="24"/>
          <w:lang w:val="en-GB"/>
        </w:rPr>
      </w:pPr>
      <m:oMath>
        <m:r>
          <m:rPr>
            <m:sty m:val="bi"/>
          </m:rPr>
          <w:rPr>
            <w:rFonts w:ascii="Cambria Math" w:eastAsiaTheme="minorEastAsia" w:hAnsi="Cambria Math"/>
            <w:color w:val="000000" w:themeColor="text1"/>
            <w:sz w:val="24"/>
            <w:szCs w:val="24"/>
          </w:rPr>
          <w:lastRenderedPageBreak/>
          <m:t>f</m:t>
        </m:r>
        <m:d>
          <m:dPr>
            <m:ctrlPr>
              <w:rPr>
                <w:rFonts w:ascii="Cambria Math" w:eastAsiaTheme="minorEastAsia" w:hAnsi="Cambria Math"/>
                <w:b/>
                <w:bCs/>
                <w:i/>
                <w:iCs/>
                <w:color w:val="000000" w:themeColor="text1"/>
                <w:sz w:val="24"/>
                <w:szCs w:val="24"/>
              </w:rPr>
            </m:ctrlPr>
          </m:dPr>
          <m:e>
            <m:r>
              <m:rPr>
                <m:sty m:val="bi"/>
              </m:rPr>
              <w:rPr>
                <w:rFonts w:ascii="Cambria Math" w:eastAsiaTheme="minorEastAsia" w:hAnsi="Cambria Math"/>
                <w:color w:val="000000" w:themeColor="text1"/>
                <w:sz w:val="24"/>
                <w:szCs w:val="24"/>
              </w:rPr>
              <m:t>pH</m:t>
            </m:r>
          </m:e>
        </m:d>
        <m:r>
          <m:rPr>
            <m:sty m:val="bi"/>
          </m:rPr>
          <w:rPr>
            <w:rFonts w:ascii="Cambria Math" w:eastAsiaTheme="minorEastAsia" w:hAnsi="Cambria Math"/>
            <w:color w:val="000000" w:themeColor="text1"/>
            <w:sz w:val="24"/>
            <w:szCs w:val="24"/>
          </w:rPr>
          <m:t>=</m:t>
        </m:r>
        <m:d>
          <m:dPr>
            <m:begChr m:val="["/>
            <m:endChr m:val="]"/>
            <m:ctrlPr>
              <w:ins w:id="1704" w:author="SYLZ" w:date="2026-03-27T09:59:00Z">
                <w:rPr>
                  <w:rFonts w:ascii="Cambria Math" w:eastAsiaTheme="minorEastAsia" w:hAnsi="Cambria Math"/>
                  <w:b/>
                  <w:i/>
                  <w:color w:val="000000" w:themeColor="text1"/>
                  <w:sz w:val="24"/>
                  <w:szCs w:val="24"/>
                  <w:lang w:eastAsia="zh-CN"/>
                </w:rPr>
              </w:ins>
            </m:ctrlPr>
          </m:dPr>
          <m:e>
            <m:sSup>
              <m:sSupPr>
                <m:ctrlPr>
                  <w:ins w:id="1705" w:author="SYLZ" w:date="2026-03-27T09:59:00Z">
                    <w:rPr>
                      <w:rFonts w:ascii="Cambria Math" w:eastAsiaTheme="minorEastAsia" w:hAnsi="Cambria Math"/>
                      <w:b/>
                      <w:i/>
                      <w:color w:val="000000" w:themeColor="text1"/>
                      <w:sz w:val="24"/>
                      <w:szCs w:val="24"/>
                      <w:lang w:eastAsia="zh-CN"/>
                    </w:rPr>
                  </w:ins>
                </m:ctrlPr>
              </m:sSupPr>
              <m:e>
                <m:r>
                  <w:ins w:id="1706" w:author="SYLZ" w:date="2026-03-27T09:59:00Z">
                    <m:rPr>
                      <m:sty m:val="bi"/>
                    </m:rPr>
                    <w:rPr>
                      <w:rFonts w:ascii="Cambria Math" w:eastAsiaTheme="minorEastAsia" w:hAnsi="Cambria Math"/>
                      <w:color w:val="000000" w:themeColor="text1"/>
                      <w:sz w:val="24"/>
                      <w:szCs w:val="24"/>
                      <w:lang w:eastAsia="zh-CN"/>
                    </w:rPr>
                    <m:t>H</m:t>
                  </w:ins>
                </m:r>
              </m:e>
              <m:sup>
                <m:r>
                  <w:ins w:id="1707" w:author="SYLZ" w:date="2026-03-27T09:59:00Z">
                    <m:rPr>
                      <m:sty m:val="bi"/>
                    </m:rPr>
                    <w:rPr>
                      <w:rFonts w:ascii="Cambria Math" w:eastAsiaTheme="minorEastAsia" w:hAnsi="Cambria Math"/>
                      <w:color w:val="000000" w:themeColor="text1"/>
                      <w:sz w:val="24"/>
                      <w:szCs w:val="24"/>
                      <w:lang w:eastAsia="zh-CN"/>
                    </w:rPr>
                    <m:t>+</m:t>
                  </w:ins>
                </m:r>
              </m:sup>
            </m:sSup>
          </m:e>
        </m:d>
        <m:r>
          <w:ins w:id="1708" w:author="SYLZ" w:date="2026-03-27T09:59:00Z">
            <m:rPr>
              <m:sty m:val="bi"/>
            </m:rPr>
            <w:rPr>
              <w:rFonts w:ascii="Cambria Math" w:eastAsiaTheme="minorEastAsia" w:hAnsi="Cambria Math"/>
              <w:color w:val="000000" w:themeColor="text1"/>
              <w:sz w:val="24"/>
              <w:szCs w:val="24"/>
              <w:lang w:eastAsia="zh-CN"/>
              <w:rPrChange w:id="1709" w:author="SYLZ" w:date="2026-03-27T15:56:00Z">
                <w:rPr>
                  <w:rFonts w:ascii="Cambria Math" w:eastAsiaTheme="minorEastAsia" w:hAnsi="Cambria Math"/>
                  <w:color w:val="000000" w:themeColor="text1"/>
                  <w:sz w:val="24"/>
                  <w:szCs w:val="24"/>
                  <w:highlight w:val="yellow"/>
                  <w:lang w:eastAsia="zh-CN"/>
                </w:rPr>
              </w:rPrChange>
            </w:rPr>
            <m:t>+</m:t>
          </w:ins>
        </m:r>
        <m:sSub>
          <m:sSubPr>
            <m:ctrlPr>
              <w:ins w:id="1710" w:author="SYLZ" w:date="2026-03-27T09:59:00Z">
                <w:rPr>
                  <w:rFonts w:ascii="Cambria Math" w:eastAsiaTheme="minorEastAsia" w:hAnsi="Cambria Math"/>
                  <w:b/>
                  <w:i/>
                  <w:color w:val="000000" w:themeColor="text1"/>
                  <w:sz w:val="24"/>
                  <w:szCs w:val="24"/>
                  <w:lang w:eastAsia="zh-CN"/>
                </w:rPr>
              </w:ins>
            </m:ctrlPr>
          </m:sSubPr>
          <m:e>
            <m:r>
              <w:ins w:id="1711" w:author="SYLZ" w:date="2026-03-27T09:59:00Z">
                <m:rPr>
                  <m:sty m:val="bi"/>
                </m:rPr>
                <w:rPr>
                  <w:rFonts w:ascii="Cambria Math" w:eastAsiaTheme="minorEastAsia" w:hAnsi="Cambria Math"/>
                  <w:color w:val="000000" w:themeColor="text1"/>
                  <w:sz w:val="24"/>
                  <w:szCs w:val="24"/>
                  <w:lang w:eastAsia="zh-CN"/>
                </w:rPr>
                <m:t>c</m:t>
              </w:ins>
            </m:r>
          </m:e>
          <m:sub>
            <m:sSup>
              <m:sSupPr>
                <m:ctrlPr>
                  <w:ins w:id="1712" w:author="Yibin Jiang" w:date="2026-03-27T13:23:00Z">
                    <w:rPr>
                      <w:rFonts w:ascii="Cambria Math" w:eastAsiaTheme="minorEastAsia" w:hAnsi="Cambria Math"/>
                      <w:b/>
                      <w:i/>
                      <w:color w:val="000000" w:themeColor="text1"/>
                      <w:sz w:val="24"/>
                      <w:szCs w:val="24"/>
                      <w:lang w:eastAsia="zh-CN"/>
                    </w:rPr>
                  </w:ins>
                </m:ctrlPr>
              </m:sSupPr>
              <m:e>
                <m:r>
                  <w:ins w:id="1713" w:author="Yibin Jiang" w:date="2026-03-27T13:23:00Z">
                    <m:rPr>
                      <m:sty m:val="bi"/>
                    </m:rPr>
                    <w:rPr>
                      <w:rFonts w:ascii="Cambria Math" w:eastAsiaTheme="minorEastAsia" w:hAnsi="Cambria Math"/>
                      <w:color w:val="000000" w:themeColor="text1"/>
                      <w:sz w:val="24"/>
                      <w:szCs w:val="24"/>
                      <w:lang w:eastAsia="zh-CN"/>
                    </w:rPr>
                    <m:t>Na</m:t>
                  </w:ins>
                </m:r>
              </m:e>
              <m:sup>
                <m:r>
                  <w:ins w:id="1714" w:author="Yibin Jiang" w:date="2026-03-27T13:24:00Z">
                    <m:rPr>
                      <m:sty m:val="bi"/>
                    </m:rPr>
                    <w:rPr>
                      <w:rFonts w:ascii="Cambria Math" w:eastAsiaTheme="minorEastAsia" w:hAnsi="Cambria Math"/>
                      <w:color w:val="000000" w:themeColor="text1"/>
                      <w:sz w:val="24"/>
                      <w:szCs w:val="24"/>
                      <w:lang w:eastAsia="zh-CN"/>
                    </w:rPr>
                    <m:t>+</m:t>
                  </w:ins>
                </m:r>
              </m:sup>
            </m:sSup>
            <m:r>
              <w:ins w:id="1715" w:author="SYLZ" w:date="2026-03-27T09:59:00Z">
                <w:del w:id="1716" w:author="Yibin Jiang" w:date="2026-03-27T13:23:00Z">
                  <m:rPr>
                    <m:sty m:val="bi"/>
                  </m:rPr>
                  <w:rPr>
                    <w:rFonts w:ascii="Cambria Math" w:eastAsiaTheme="minorEastAsia" w:hAnsi="Cambria Math"/>
                    <w:color w:val="000000" w:themeColor="text1"/>
                    <w:sz w:val="24"/>
                    <w:szCs w:val="24"/>
                    <w:lang w:eastAsia="zh-CN"/>
                  </w:rPr>
                  <m:t>Na</m:t>
                </w:del>
              </w:ins>
            </m:r>
          </m:sub>
        </m:sSub>
        <m:r>
          <w:ins w:id="1717" w:author="SYLZ" w:date="2026-03-27T09:59:00Z">
            <m:rPr>
              <m:sty m:val="bi"/>
            </m:rPr>
            <w:rPr>
              <w:rFonts w:ascii="Cambria Math" w:eastAsiaTheme="minorEastAsia" w:hAnsi="Cambria Math"/>
              <w:color w:val="000000" w:themeColor="text1"/>
              <w:sz w:val="24"/>
              <w:szCs w:val="24"/>
              <w:lang w:eastAsia="zh-CN"/>
              <w:rPrChange w:id="1718" w:author="SYLZ" w:date="2026-03-27T15:56:00Z">
                <w:rPr>
                  <w:rFonts w:ascii="Cambria Math" w:eastAsiaTheme="minorEastAsia" w:hAnsi="Cambria Math"/>
                  <w:color w:val="000000" w:themeColor="text1"/>
                  <w:sz w:val="24"/>
                  <w:szCs w:val="24"/>
                  <w:highlight w:val="yellow"/>
                  <w:lang w:eastAsia="zh-CN"/>
                </w:rPr>
              </w:rPrChange>
            </w:rPr>
            <m:t>-</m:t>
          </w:ins>
        </m:r>
        <m:f>
          <m:fPr>
            <m:ctrlPr>
              <w:ins w:id="1719" w:author="SYLZ" w:date="2026-03-27T09:59:00Z">
                <w:rPr>
                  <w:rFonts w:ascii="Cambria Math" w:eastAsiaTheme="minorEastAsia" w:hAnsi="Cambria Math"/>
                  <w:b/>
                  <w:i/>
                  <w:color w:val="000000" w:themeColor="text1"/>
                  <w:sz w:val="24"/>
                  <w:szCs w:val="24"/>
                  <w:lang w:eastAsia="zh-CN"/>
                </w:rPr>
              </w:ins>
            </m:ctrlPr>
          </m:fPr>
          <m:num>
            <m:sSub>
              <m:sSubPr>
                <m:ctrlPr>
                  <w:ins w:id="1720" w:author="SYLZ" w:date="2026-03-27T09:59:00Z">
                    <w:rPr>
                      <w:rFonts w:ascii="Cambria Math" w:eastAsiaTheme="minorEastAsia" w:hAnsi="Cambria Math"/>
                      <w:b/>
                      <w:i/>
                      <w:color w:val="000000" w:themeColor="text1"/>
                      <w:sz w:val="24"/>
                      <w:szCs w:val="24"/>
                      <w:lang w:eastAsia="zh-CN"/>
                    </w:rPr>
                  </w:ins>
                </m:ctrlPr>
              </m:sSubPr>
              <m:e>
                <m:r>
                  <w:ins w:id="1721" w:author="SYLZ" w:date="2026-03-27T09:59:00Z">
                    <m:rPr>
                      <m:sty m:val="bi"/>
                    </m:rPr>
                    <w:rPr>
                      <w:rFonts w:ascii="Cambria Math" w:eastAsiaTheme="minorEastAsia" w:hAnsi="Cambria Math"/>
                      <w:color w:val="000000" w:themeColor="text1"/>
                      <w:sz w:val="24"/>
                      <w:szCs w:val="24"/>
                      <w:lang w:eastAsia="zh-CN"/>
                    </w:rPr>
                    <m:t>K</m:t>
                  </w:ins>
                </m:r>
              </m:e>
              <m:sub>
                <m:r>
                  <w:ins w:id="1722" w:author="SYLZ" w:date="2026-03-27T09:59:00Z">
                    <m:rPr>
                      <m:sty m:val="bi"/>
                    </m:rPr>
                    <w:rPr>
                      <w:rFonts w:ascii="Cambria Math" w:eastAsiaTheme="minorEastAsia" w:hAnsi="Cambria Math"/>
                      <w:color w:val="000000" w:themeColor="text1"/>
                      <w:sz w:val="24"/>
                      <w:szCs w:val="24"/>
                      <w:lang w:eastAsia="zh-CN"/>
                    </w:rPr>
                    <m:t>w</m:t>
                  </w:ins>
                </m:r>
              </m:sub>
            </m:sSub>
          </m:num>
          <m:den>
            <m:d>
              <m:dPr>
                <m:begChr m:val="["/>
                <m:endChr m:val="]"/>
                <m:ctrlPr>
                  <w:ins w:id="1723" w:author="SYLZ" w:date="2026-03-27T10:00:00Z">
                    <w:rPr>
                      <w:rFonts w:ascii="Cambria Math" w:eastAsiaTheme="minorEastAsia" w:hAnsi="Cambria Math"/>
                      <w:b/>
                      <w:i/>
                      <w:color w:val="000000" w:themeColor="text1"/>
                      <w:sz w:val="24"/>
                      <w:szCs w:val="24"/>
                      <w:lang w:eastAsia="zh-CN"/>
                    </w:rPr>
                  </w:ins>
                </m:ctrlPr>
              </m:dPr>
              <m:e>
                <m:sSup>
                  <m:sSupPr>
                    <m:ctrlPr>
                      <w:ins w:id="1724" w:author="SYLZ" w:date="2026-03-27T10:00:00Z">
                        <w:rPr>
                          <w:rFonts w:ascii="Cambria Math" w:eastAsiaTheme="minorEastAsia" w:hAnsi="Cambria Math"/>
                          <w:b/>
                          <w:i/>
                          <w:color w:val="000000" w:themeColor="text1"/>
                          <w:sz w:val="24"/>
                          <w:szCs w:val="24"/>
                          <w:lang w:eastAsia="zh-CN"/>
                        </w:rPr>
                      </w:ins>
                    </m:ctrlPr>
                  </m:sSupPr>
                  <m:e>
                    <m:r>
                      <w:ins w:id="1725" w:author="SYLZ" w:date="2026-03-27T10:00:00Z">
                        <m:rPr>
                          <m:sty m:val="bi"/>
                        </m:rPr>
                        <w:rPr>
                          <w:rFonts w:ascii="Cambria Math" w:eastAsiaTheme="minorEastAsia" w:hAnsi="Cambria Math"/>
                          <w:color w:val="000000" w:themeColor="text1"/>
                          <w:sz w:val="24"/>
                          <w:szCs w:val="24"/>
                          <w:lang w:eastAsia="zh-CN"/>
                        </w:rPr>
                        <m:t>H</m:t>
                      </w:ins>
                    </m:r>
                  </m:e>
                  <m:sup>
                    <m:r>
                      <w:ins w:id="1726" w:author="SYLZ" w:date="2026-03-27T10:00:00Z">
                        <m:rPr>
                          <m:sty m:val="bi"/>
                        </m:rPr>
                        <w:rPr>
                          <w:rFonts w:ascii="Cambria Math" w:eastAsiaTheme="minorEastAsia" w:hAnsi="Cambria Math"/>
                          <w:color w:val="000000" w:themeColor="text1"/>
                          <w:sz w:val="24"/>
                          <w:szCs w:val="24"/>
                          <w:lang w:eastAsia="zh-CN"/>
                        </w:rPr>
                        <m:t>+</m:t>
                      </w:ins>
                    </m:r>
                  </m:sup>
                </m:sSup>
              </m:e>
            </m:d>
          </m:den>
        </m:f>
        <m:r>
          <w:ins w:id="1727" w:author="SYLZ" w:date="2026-03-27T10:00:00Z">
            <m:rPr>
              <m:sty m:val="bi"/>
            </m:rPr>
            <w:rPr>
              <w:rFonts w:ascii="Cambria Math" w:eastAsiaTheme="minorEastAsia" w:hAnsi="Cambria Math"/>
              <w:color w:val="000000" w:themeColor="text1"/>
              <w:sz w:val="24"/>
              <w:szCs w:val="24"/>
              <w:rPrChange w:id="1728" w:author="SYLZ" w:date="2026-03-27T15:56:00Z">
                <w:rPr>
                  <w:rFonts w:ascii="Cambria Math" w:eastAsiaTheme="minorEastAsia" w:hAnsi="Cambria Math"/>
                  <w:color w:val="000000" w:themeColor="text1"/>
                  <w:sz w:val="24"/>
                  <w:szCs w:val="24"/>
                  <w:highlight w:val="yellow"/>
                </w:rPr>
              </w:rPrChange>
            </w:rPr>
            <m:t>-</m:t>
          </w:ins>
        </m:r>
        <m:nary>
          <m:naryPr>
            <m:chr m:val="∑"/>
            <m:limLoc m:val="undOvr"/>
            <m:supHide m:val="1"/>
            <m:ctrlPr>
              <w:ins w:id="1729" w:author="Yibin Jiang" w:date="2026-03-27T13:26:00Z">
                <w:rPr>
                  <w:rFonts w:ascii="Cambria Math" w:eastAsiaTheme="minorEastAsia" w:hAnsi="Cambria Math"/>
                  <w:b/>
                  <w:i/>
                  <w:color w:val="000000" w:themeColor="text1"/>
                  <w:sz w:val="24"/>
                  <w:szCs w:val="24"/>
                </w:rPr>
              </w:ins>
            </m:ctrlPr>
          </m:naryPr>
          <m:sub>
            <m:r>
              <w:ins w:id="1730" w:author="Yibin Jiang" w:date="2026-03-27T13:26:00Z">
                <m:rPr>
                  <m:sty m:val="bi"/>
                </m:rPr>
                <w:rPr>
                  <w:rFonts w:ascii="Cambria Math" w:eastAsiaTheme="minorEastAsia" w:hAnsi="Cambria Math"/>
                  <w:color w:val="000000" w:themeColor="text1"/>
                  <w:sz w:val="24"/>
                  <w:szCs w:val="24"/>
                </w:rPr>
                <m:t>i</m:t>
              </w:ins>
            </m:r>
          </m:sub>
          <m:sup/>
          <m:e>
            <m:sSub>
              <m:sSubPr>
                <m:ctrlPr>
                  <w:ins w:id="1731" w:author="Yibin Jiang" w:date="2026-03-27T13:26:00Z">
                    <w:rPr>
                      <w:rFonts w:ascii="Cambria Math" w:hAnsi="Cambria Math"/>
                      <w:b/>
                      <w:i/>
                      <w:color w:val="000000" w:themeColor="text1"/>
                      <w:kern w:val="2"/>
                      <w14:ligatures w14:val="standardContextual"/>
                    </w:rPr>
                  </w:ins>
                </m:ctrlPr>
              </m:sSubPr>
              <m:e>
                <m:r>
                  <w:ins w:id="1732" w:author="Yibin Jiang" w:date="2026-03-27T13:26:00Z">
                    <m:rPr>
                      <m:sty m:val="bi"/>
                    </m:rPr>
                    <w:rPr>
                      <w:rFonts w:ascii="Cambria Math" w:hAnsi="Cambria Math"/>
                      <w:color w:val="000000" w:themeColor="text1"/>
                    </w:rPr>
                    <m:t>c</m:t>
                  </w:ins>
                </m:r>
              </m:e>
              <m:sub>
                <m:sSup>
                  <m:sSupPr>
                    <m:ctrlPr>
                      <w:ins w:id="1733" w:author="Yibin Jiang" w:date="2026-03-27T13:26:00Z">
                        <w:rPr>
                          <w:rFonts w:ascii="Cambria Math" w:hAnsi="Cambria Math"/>
                          <w:b/>
                          <w:i/>
                          <w:color w:val="000000" w:themeColor="text1"/>
                        </w:rPr>
                      </w:ins>
                    </m:ctrlPr>
                  </m:sSupPr>
                  <m:e>
                    <m:r>
                      <w:ins w:id="1734" w:author="Yibin Jiang" w:date="2026-03-27T13:26:00Z">
                        <m:rPr>
                          <m:sty m:val="bi"/>
                        </m:rPr>
                        <w:rPr>
                          <w:rFonts w:ascii="Cambria Math" w:hAnsi="Cambria Math"/>
                          <w:color w:val="000000" w:themeColor="text1"/>
                        </w:rPr>
                        <m:t>A</m:t>
                      </w:ins>
                    </m:r>
                  </m:e>
                  <m:sup>
                    <m:r>
                      <w:ins w:id="1735" w:author="Yibin Jiang" w:date="2026-03-27T13:26:00Z">
                        <m:rPr>
                          <m:sty m:val="bi"/>
                        </m:rPr>
                        <w:rPr>
                          <w:rFonts w:ascii="Cambria Math" w:hAnsi="Cambria Math"/>
                          <w:color w:val="000000" w:themeColor="text1"/>
                        </w:rPr>
                        <m:t>-</m:t>
                      </w:ins>
                    </m:r>
                  </m:sup>
                </m:sSup>
                <m:r>
                  <w:ins w:id="1736" w:author="Yibin Jiang" w:date="2026-03-27T13:26:00Z">
                    <m:rPr>
                      <m:sty m:val="b"/>
                    </m:rPr>
                    <w:rPr>
                      <w:rFonts w:ascii="Cambria Math" w:hAnsi="Cambria Math"/>
                      <w:color w:val="000000" w:themeColor="text1"/>
                    </w:rPr>
                    <m:t>,</m:t>
                  </w:ins>
                </m:r>
                <m:r>
                  <w:ins w:id="1737" w:author="Yibin Jiang" w:date="2026-03-27T13:26:00Z">
                    <m:rPr>
                      <m:sty m:val="bi"/>
                    </m:rPr>
                    <w:rPr>
                      <w:rFonts w:ascii="Cambria Math" w:hAnsi="Cambria Math"/>
                      <w:color w:val="000000" w:themeColor="text1"/>
                    </w:rPr>
                    <m:t>i</m:t>
                  </w:ins>
                </m:r>
              </m:sub>
            </m:sSub>
          </m:e>
        </m:nary>
        <m:r>
          <w:ins w:id="1738" w:author="Yibin Jiang" w:date="2026-03-27T13:25:00Z">
            <m:rPr>
              <m:sty m:val="bi"/>
            </m:rPr>
            <w:rPr>
              <w:rFonts w:ascii="Cambria Math" w:eastAsiaTheme="minorEastAsia" w:hAnsi="Cambria Math"/>
              <w:color w:val="000000" w:themeColor="text1"/>
              <w:sz w:val="24"/>
              <w:szCs w:val="24"/>
            </w:rPr>
            <m:t>-</m:t>
          </w:ins>
        </m:r>
        <m:sSub>
          <m:sSubPr>
            <m:ctrlPr>
              <w:ins w:id="1739" w:author="Yibin Jiang" w:date="2026-03-27T13:25:00Z">
                <w:rPr>
                  <w:rFonts w:ascii="Cambria Math" w:eastAsiaTheme="minorEastAsia" w:hAnsi="Cambria Math"/>
                  <w:b/>
                  <w:i/>
                  <w:color w:val="000000" w:themeColor="text1"/>
                  <w:sz w:val="24"/>
                  <w:szCs w:val="24"/>
                </w:rPr>
              </w:ins>
            </m:ctrlPr>
          </m:sSubPr>
          <m:e>
            <m:r>
              <w:ins w:id="1740" w:author="Yibin Jiang" w:date="2026-03-27T13:25:00Z">
                <m:rPr>
                  <m:sty m:val="bi"/>
                </m:rPr>
                <w:rPr>
                  <w:rFonts w:ascii="Cambria Math" w:eastAsiaTheme="minorEastAsia" w:hAnsi="Cambria Math"/>
                  <w:color w:val="000000" w:themeColor="text1"/>
                  <w:sz w:val="24"/>
                  <w:szCs w:val="24"/>
                </w:rPr>
                <m:t>c</m:t>
              </w:ins>
            </m:r>
          </m:e>
          <m:sub>
            <m:sSup>
              <m:sSupPr>
                <m:ctrlPr>
                  <w:ins w:id="1741" w:author="Yibin Jiang" w:date="2026-03-27T13:25:00Z">
                    <w:rPr>
                      <w:rFonts w:ascii="Cambria Math" w:eastAsiaTheme="minorEastAsia" w:hAnsi="Cambria Math"/>
                      <w:b/>
                      <w:i/>
                      <w:color w:val="000000" w:themeColor="text1"/>
                      <w:sz w:val="24"/>
                      <w:szCs w:val="24"/>
                      <w:lang w:eastAsia="zh-CN"/>
                    </w:rPr>
                  </w:ins>
                </m:ctrlPr>
              </m:sSupPr>
              <m:e>
                <m:r>
                  <w:ins w:id="1742" w:author="Yibin Jiang" w:date="2026-03-27T13:25:00Z">
                    <m:rPr>
                      <m:sty m:val="bi"/>
                    </m:rPr>
                    <w:rPr>
                      <w:rFonts w:ascii="Cambria Math" w:eastAsiaTheme="minorEastAsia" w:hAnsi="Cambria Math"/>
                      <w:color w:val="000000" w:themeColor="text1"/>
                      <w:sz w:val="24"/>
                      <w:szCs w:val="24"/>
                      <w:lang w:eastAsia="zh-CN"/>
                    </w:rPr>
                    <m:t>Cl</m:t>
                  </w:ins>
                </m:r>
              </m:e>
              <m:sup>
                <m:r>
                  <w:ins w:id="1743" w:author="Yibin Jiang" w:date="2026-03-27T13:25:00Z">
                    <m:rPr>
                      <m:sty m:val="bi"/>
                    </m:rPr>
                    <w:rPr>
                      <w:rFonts w:ascii="Cambria Math" w:eastAsiaTheme="minorEastAsia" w:hAnsi="Cambria Math"/>
                      <w:color w:val="000000" w:themeColor="text1"/>
                      <w:sz w:val="24"/>
                      <w:szCs w:val="24"/>
                      <w:lang w:eastAsia="zh-CN"/>
                    </w:rPr>
                    <m:t>-</m:t>
                  </w:ins>
                </m:r>
              </m:sup>
            </m:sSup>
          </m:sub>
        </m:sSub>
        <m:r>
          <w:ins w:id="1744" w:author="Yibin Jiang" w:date="2026-03-27T13:25:00Z">
            <m:rPr>
              <m:sty m:val="bi"/>
            </m:rPr>
            <w:rPr>
              <w:rFonts w:ascii="Cambria Math" w:eastAsiaTheme="minorEastAsia" w:hAnsi="Cambria Math"/>
              <w:color w:val="000000" w:themeColor="text1"/>
              <w:sz w:val="24"/>
              <w:szCs w:val="24"/>
            </w:rPr>
            <m:t>=</m:t>
          </w:ins>
        </m:r>
        <m:sSub>
          <m:sSubPr>
            <m:ctrlPr>
              <w:ins w:id="1745" w:author="SYLZ" w:date="2026-03-27T10:00:00Z">
                <w:del w:id="1746" w:author="Yibin Jiang" w:date="2026-03-27T13:24:00Z">
                  <w:rPr>
                    <w:rFonts w:ascii="Cambria Math" w:eastAsiaTheme="minorEastAsia" w:hAnsi="Cambria Math"/>
                    <w:b/>
                    <w:i/>
                    <w:color w:val="000000" w:themeColor="text1"/>
                    <w:sz w:val="24"/>
                    <w:szCs w:val="24"/>
                  </w:rPr>
                </w:del>
              </w:ins>
            </m:ctrlPr>
          </m:sSubPr>
          <m:e>
            <m:r>
              <w:ins w:id="1747" w:author="SYLZ" w:date="2026-03-27T10:00:00Z">
                <w:del w:id="1748" w:author="Yibin Jiang" w:date="2026-03-27T13:24:00Z">
                  <m:rPr>
                    <m:sty m:val="bi"/>
                  </m:rPr>
                  <w:rPr>
                    <w:rFonts w:ascii="Cambria Math" w:eastAsiaTheme="minorEastAsia" w:hAnsi="Cambria Math"/>
                    <w:color w:val="000000" w:themeColor="text1"/>
                    <w:sz w:val="24"/>
                    <w:szCs w:val="24"/>
                  </w:rPr>
                  <m:t>c</m:t>
                </w:del>
              </w:ins>
            </m:r>
          </m:e>
          <m:sub>
            <m:r>
              <w:ins w:id="1749" w:author="SYLZ" w:date="2026-03-27T10:00:00Z">
                <w:del w:id="1750" w:author="Yibin Jiang" w:date="2026-03-27T13:24:00Z">
                  <m:rPr>
                    <m:sty m:val="bi"/>
                  </m:rPr>
                  <w:rPr>
                    <w:rFonts w:ascii="Cambria Math" w:eastAsiaTheme="minorEastAsia" w:hAnsi="Cambria Math"/>
                    <w:color w:val="000000" w:themeColor="text1"/>
                    <w:sz w:val="24"/>
                    <w:szCs w:val="24"/>
                  </w:rPr>
                  <m:t>A</m:t>
                </w:del>
              </w:ins>
            </m:r>
          </m:sub>
        </m:sSub>
        <m:nary>
          <m:naryPr>
            <m:chr m:val="∑"/>
            <m:limLoc m:val="undOvr"/>
            <m:ctrlPr>
              <w:ins w:id="1751" w:author="SYLZ" w:date="2026-03-27T10:00:00Z">
                <w:del w:id="1752" w:author="Yibin Jiang" w:date="2026-03-27T13:25:00Z">
                  <w:rPr>
                    <w:rFonts w:ascii="Cambria Math" w:eastAsiaTheme="minorEastAsia" w:hAnsi="Cambria Math"/>
                    <w:b/>
                    <w:i/>
                    <w:color w:val="000000" w:themeColor="text1"/>
                    <w:sz w:val="24"/>
                    <w:szCs w:val="24"/>
                  </w:rPr>
                </w:del>
              </w:ins>
            </m:ctrlPr>
          </m:naryPr>
          <m:sub>
            <m:r>
              <w:ins w:id="1753" w:author="SYLZ" w:date="2026-03-27T10:01:00Z">
                <w:del w:id="1754" w:author="Yibin Jiang" w:date="2026-03-27T13:25:00Z">
                  <m:rPr>
                    <m:sty m:val="bi"/>
                  </m:rPr>
                  <w:rPr>
                    <w:rFonts w:ascii="Cambria Math" w:eastAsiaTheme="minorEastAsia" w:hAnsi="Cambria Math"/>
                    <w:color w:val="000000" w:themeColor="text1"/>
                    <w:sz w:val="24"/>
                    <w:szCs w:val="24"/>
                  </w:rPr>
                  <m:t>k=1</m:t>
                </w:del>
              </w:ins>
            </m:r>
          </m:sub>
          <m:sup>
            <m:r>
              <w:ins w:id="1755" w:author="SYLZ" w:date="2026-03-27T10:01:00Z">
                <w:del w:id="1756" w:author="Yibin Jiang" w:date="2026-03-27T13:25:00Z">
                  <m:rPr>
                    <m:sty m:val="bi"/>
                  </m:rPr>
                  <w:rPr>
                    <w:rFonts w:ascii="Cambria Math" w:eastAsiaTheme="minorEastAsia" w:hAnsi="Cambria Math"/>
                    <w:color w:val="000000" w:themeColor="text1"/>
                    <w:sz w:val="24"/>
                    <w:szCs w:val="24"/>
                  </w:rPr>
                  <m:t>n</m:t>
                </w:del>
              </w:ins>
            </m:r>
          </m:sup>
          <m:e>
            <m:f>
              <m:fPr>
                <m:ctrlPr>
                  <w:ins w:id="1757" w:author="SYLZ" w:date="2026-03-27T10:01:00Z">
                    <w:del w:id="1758" w:author="Yibin Jiang" w:date="2026-03-27T13:24:00Z">
                      <w:rPr>
                        <w:rFonts w:ascii="Cambria Math" w:eastAsiaTheme="minorEastAsia" w:hAnsi="Cambria Math"/>
                        <w:b/>
                        <w:i/>
                        <w:color w:val="000000" w:themeColor="text1"/>
                        <w:sz w:val="24"/>
                        <w:szCs w:val="24"/>
                      </w:rPr>
                    </w:del>
                  </w:ins>
                </m:ctrlPr>
              </m:fPr>
              <m:num>
                <m:r>
                  <w:ins w:id="1759" w:author="SYLZ" w:date="2026-03-27T10:01:00Z">
                    <w:del w:id="1760" w:author="Yibin Jiang" w:date="2026-03-27T13:24:00Z">
                      <m:rPr>
                        <m:sty m:val="bi"/>
                      </m:rPr>
                      <w:rPr>
                        <w:rFonts w:ascii="Cambria Math" w:eastAsiaTheme="minorEastAsia" w:hAnsi="Cambria Math"/>
                        <w:color w:val="000000" w:themeColor="text1"/>
                        <w:sz w:val="24"/>
                        <w:szCs w:val="24"/>
                      </w:rPr>
                      <m:t>k*</m:t>
                    </w:del>
                  </w:ins>
                </m:r>
                <m:nary>
                  <m:naryPr>
                    <m:chr m:val="∏"/>
                    <m:limLoc m:val="undOvr"/>
                    <m:ctrlPr>
                      <w:ins w:id="1761" w:author="SYLZ" w:date="2026-03-27T10:01:00Z">
                        <w:del w:id="1762" w:author="Yibin Jiang" w:date="2026-03-27T13:24:00Z">
                          <w:rPr>
                            <w:rFonts w:ascii="Cambria Math" w:eastAsiaTheme="minorEastAsia" w:hAnsi="Cambria Math"/>
                            <w:b/>
                            <w:i/>
                            <w:color w:val="000000" w:themeColor="text1"/>
                            <w:sz w:val="24"/>
                            <w:szCs w:val="24"/>
                          </w:rPr>
                        </w:del>
                      </w:ins>
                    </m:ctrlPr>
                  </m:naryPr>
                  <m:sub>
                    <m:r>
                      <w:ins w:id="1763" w:author="SYLZ" w:date="2026-03-27T10:01:00Z">
                        <w:del w:id="1764" w:author="Yibin Jiang" w:date="2026-03-27T13:24:00Z">
                          <m:rPr>
                            <m:sty m:val="bi"/>
                          </m:rPr>
                          <w:rPr>
                            <w:rFonts w:ascii="Cambria Math" w:eastAsiaTheme="minorEastAsia" w:hAnsi="Cambria Math"/>
                            <w:color w:val="000000" w:themeColor="text1"/>
                            <w:sz w:val="24"/>
                            <w:szCs w:val="24"/>
                          </w:rPr>
                          <m:t>j=1</m:t>
                        </w:del>
                      </w:ins>
                    </m:r>
                  </m:sub>
                  <m:sup>
                    <m:r>
                      <w:ins w:id="1765" w:author="SYLZ" w:date="2026-03-27T10:01:00Z">
                        <w:del w:id="1766" w:author="Yibin Jiang" w:date="2026-03-27T13:24:00Z">
                          <m:rPr>
                            <m:sty m:val="bi"/>
                          </m:rPr>
                          <w:rPr>
                            <w:rFonts w:ascii="Cambria Math" w:eastAsiaTheme="minorEastAsia" w:hAnsi="Cambria Math"/>
                            <w:color w:val="000000" w:themeColor="text1"/>
                            <w:sz w:val="24"/>
                            <w:szCs w:val="24"/>
                          </w:rPr>
                          <m:t>k</m:t>
                        </w:del>
                      </w:ins>
                    </m:r>
                  </m:sup>
                  <m:e>
                    <m:sSub>
                      <m:sSubPr>
                        <m:ctrlPr>
                          <w:ins w:id="1767" w:author="SYLZ" w:date="2026-03-27T10:01:00Z">
                            <w:del w:id="1768" w:author="Yibin Jiang" w:date="2026-03-27T13:24:00Z">
                              <w:rPr>
                                <w:rFonts w:ascii="Cambria Math" w:eastAsiaTheme="minorEastAsia" w:hAnsi="Cambria Math"/>
                                <w:b/>
                                <w:i/>
                                <w:color w:val="000000" w:themeColor="text1"/>
                                <w:sz w:val="24"/>
                                <w:szCs w:val="24"/>
                              </w:rPr>
                            </w:del>
                          </w:ins>
                        </m:ctrlPr>
                      </m:sSubPr>
                      <m:e>
                        <m:r>
                          <w:ins w:id="1769" w:author="SYLZ" w:date="2026-03-27T10:01:00Z">
                            <w:del w:id="1770" w:author="Yibin Jiang" w:date="2026-03-27T13:24:00Z">
                              <m:rPr>
                                <m:sty m:val="bi"/>
                              </m:rPr>
                              <w:rPr>
                                <w:rFonts w:ascii="Cambria Math" w:eastAsiaTheme="minorEastAsia" w:hAnsi="Cambria Math"/>
                                <w:color w:val="000000" w:themeColor="text1"/>
                                <w:sz w:val="24"/>
                                <w:szCs w:val="24"/>
                              </w:rPr>
                              <m:t>K</m:t>
                            </w:del>
                          </w:ins>
                        </m:r>
                      </m:e>
                      <m:sub>
                        <m:sSub>
                          <m:sSubPr>
                            <m:ctrlPr>
                              <w:ins w:id="1771" w:author="SYLZ" w:date="2026-03-27T10:01:00Z">
                                <w:del w:id="1772" w:author="Yibin Jiang" w:date="2026-03-27T13:24:00Z">
                                  <w:rPr>
                                    <w:rFonts w:ascii="Cambria Math" w:eastAsiaTheme="minorEastAsia" w:hAnsi="Cambria Math"/>
                                    <w:b/>
                                    <w:i/>
                                    <w:color w:val="000000" w:themeColor="text1"/>
                                    <w:sz w:val="24"/>
                                    <w:szCs w:val="24"/>
                                  </w:rPr>
                                </w:del>
                              </w:ins>
                            </m:ctrlPr>
                          </m:sSubPr>
                          <m:e>
                            <m:r>
                              <w:ins w:id="1773" w:author="SYLZ" w:date="2026-03-27T10:01:00Z">
                                <w:del w:id="1774" w:author="Yibin Jiang" w:date="2026-03-27T13:24:00Z">
                                  <m:rPr>
                                    <m:sty m:val="bi"/>
                                  </m:rPr>
                                  <w:rPr>
                                    <w:rFonts w:ascii="Cambria Math" w:eastAsiaTheme="minorEastAsia" w:hAnsi="Cambria Math"/>
                                    <w:color w:val="000000" w:themeColor="text1"/>
                                    <w:sz w:val="24"/>
                                    <w:szCs w:val="24"/>
                                  </w:rPr>
                                  <m:t>a</m:t>
                                </w:del>
                              </w:ins>
                            </m:r>
                          </m:e>
                          <m:sub>
                            <m:r>
                              <w:ins w:id="1775" w:author="SYLZ" w:date="2026-03-27T10:01:00Z">
                                <w:del w:id="1776" w:author="Yibin Jiang" w:date="2026-03-27T13:24:00Z">
                                  <m:rPr>
                                    <m:sty m:val="bi"/>
                                  </m:rPr>
                                  <w:rPr>
                                    <w:rFonts w:ascii="Cambria Math" w:eastAsiaTheme="minorEastAsia" w:hAnsi="Cambria Math"/>
                                    <w:color w:val="000000" w:themeColor="text1"/>
                                    <w:sz w:val="24"/>
                                    <w:szCs w:val="24"/>
                                  </w:rPr>
                                  <m:t>j</m:t>
                                </w:del>
                              </w:ins>
                            </m:r>
                          </m:sub>
                        </m:sSub>
                      </m:sub>
                    </m:sSub>
                  </m:e>
                </m:nary>
              </m:num>
              <m:den>
                <m:sSup>
                  <m:sSupPr>
                    <m:ctrlPr>
                      <w:ins w:id="1777" w:author="SYLZ" w:date="2026-03-27T10:01:00Z">
                        <w:del w:id="1778" w:author="Yibin Jiang" w:date="2026-03-27T13:24:00Z">
                          <w:rPr>
                            <w:rFonts w:ascii="Cambria Math" w:eastAsiaTheme="minorEastAsia" w:hAnsi="Cambria Math"/>
                            <w:b/>
                            <w:i/>
                            <w:color w:val="000000" w:themeColor="text1"/>
                            <w:sz w:val="24"/>
                            <w:szCs w:val="24"/>
                          </w:rPr>
                        </w:del>
                      </w:ins>
                    </m:ctrlPr>
                  </m:sSupPr>
                  <m:e>
                    <m:d>
                      <m:dPr>
                        <m:begChr m:val="["/>
                        <m:endChr m:val="]"/>
                        <m:ctrlPr>
                          <w:ins w:id="1779" w:author="SYLZ" w:date="2026-03-27T10:01:00Z">
                            <w:del w:id="1780" w:author="Yibin Jiang" w:date="2026-03-27T13:24:00Z">
                              <w:rPr>
                                <w:rFonts w:ascii="Cambria Math" w:eastAsiaTheme="minorEastAsia" w:hAnsi="Cambria Math"/>
                                <w:b/>
                                <w:i/>
                                <w:color w:val="000000" w:themeColor="text1"/>
                                <w:sz w:val="24"/>
                                <w:szCs w:val="24"/>
                                <w:lang w:eastAsia="zh-CN"/>
                              </w:rPr>
                            </w:del>
                          </w:ins>
                        </m:ctrlPr>
                      </m:dPr>
                      <m:e>
                        <m:sSup>
                          <m:sSupPr>
                            <m:ctrlPr>
                              <w:ins w:id="1781" w:author="SYLZ" w:date="2026-03-27T10:01:00Z">
                                <w:del w:id="1782" w:author="Yibin Jiang" w:date="2026-03-27T13:24:00Z">
                                  <w:rPr>
                                    <w:rFonts w:ascii="Cambria Math" w:eastAsiaTheme="minorEastAsia" w:hAnsi="Cambria Math"/>
                                    <w:b/>
                                    <w:i/>
                                    <w:color w:val="000000" w:themeColor="text1"/>
                                    <w:sz w:val="24"/>
                                    <w:szCs w:val="24"/>
                                    <w:lang w:eastAsia="zh-CN"/>
                                  </w:rPr>
                                </w:del>
                              </w:ins>
                            </m:ctrlPr>
                          </m:sSupPr>
                          <m:e>
                            <m:r>
                              <w:ins w:id="1783" w:author="SYLZ" w:date="2026-03-27T10:01:00Z">
                                <w:del w:id="1784" w:author="Yibin Jiang" w:date="2026-03-27T13:24:00Z">
                                  <m:rPr>
                                    <m:sty m:val="bi"/>
                                  </m:rPr>
                                  <w:rPr>
                                    <w:rFonts w:ascii="Cambria Math" w:eastAsiaTheme="minorEastAsia" w:hAnsi="Cambria Math"/>
                                    <w:color w:val="000000" w:themeColor="text1"/>
                                    <w:sz w:val="24"/>
                                    <w:szCs w:val="24"/>
                                    <w:lang w:eastAsia="zh-CN"/>
                                  </w:rPr>
                                  <m:t>H</m:t>
                                </w:del>
                              </w:ins>
                            </m:r>
                          </m:e>
                          <m:sup>
                            <m:r>
                              <w:ins w:id="1785" w:author="SYLZ" w:date="2026-03-27T10:01:00Z">
                                <w:del w:id="1786" w:author="Yibin Jiang" w:date="2026-03-27T13:24:00Z">
                                  <m:rPr>
                                    <m:sty m:val="bi"/>
                                  </m:rPr>
                                  <w:rPr>
                                    <w:rFonts w:ascii="Cambria Math" w:eastAsiaTheme="minorEastAsia" w:hAnsi="Cambria Math"/>
                                    <w:color w:val="000000" w:themeColor="text1"/>
                                    <w:sz w:val="24"/>
                                    <w:szCs w:val="24"/>
                                    <w:lang w:eastAsia="zh-CN"/>
                                  </w:rPr>
                                  <m:t>+</m:t>
                                </w:del>
                              </w:ins>
                            </m:r>
                          </m:sup>
                        </m:sSup>
                      </m:e>
                    </m:d>
                  </m:e>
                  <m:sup>
                    <m:r>
                      <w:ins w:id="1787" w:author="SYLZ" w:date="2026-03-27T10:01:00Z">
                        <w:del w:id="1788" w:author="Yibin Jiang" w:date="2026-03-27T13:24:00Z">
                          <m:rPr>
                            <m:sty m:val="bi"/>
                          </m:rPr>
                          <w:rPr>
                            <w:rFonts w:ascii="Cambria Math" w:eastAsiaTheme="minorEastAsia" w:hAnsi="Cambria Math"/>
                            <w:color w:val="000000" w:themeColor="text1"/>
                            <w:sz w:val="24"/>
                            <w:szCs w:val="24"/>
                          </w:rPr>
                          <m:t>k</m:t>
                        </w:del>
                      </w:ins>
                    </m:r>
                  </m:sup>
                </m:sSup>
                <m:r>
                  <w:ins w:id="1789" w:author="SYLZ" w:date="2026-03-27T10:01:00Z">
                    <w:del w:id="1790" w:author="Yibin Jiang" w:date="2026-03-27T13:24:00Z">
                      <m:rPr>
                        <m:sty m:val="bi"/>
                      </m:rPr>
                      <w:rPr>
                        <w:rFonts w:ascii="Cambria Math" w:eastAsiaTheme="minorEastAsia" w:hAnsi="Cambria Math"/>
                        <w:color w:val="000000" w:themeColor="text1"/>
                        <w:sz w:val="24"/>
                        <w:szCs w:val="24"/>
                      </w:rPr>
                      <m:t>*</m:t>
                    </w:del>
                  </w:ins>
                </m:r>
                <m:r>
                  <w:ins w:id="1791" w:author="SYLZ" w:date="2026-03-27T10:02:00Z">
                    <w:del w:id="1792" w:author="Yibin Jiang" w:date="2026-03-27T13:24:00Z">
                      <m:rPr>
                        <m:sty m:val="bi"/>
                      </m:rPr>
                      <w:rPr>
                        <w:rFonts w:ascii="Cambria Math" w:eastAsiaTheme="minorEastAsia" w:hAnsi="Cambria Math"/>
                        <w:color w:val="000000" w:themeColor="text1"/>
                        <w:sz w:val="24"/>
                        <w:szCs w:val="24"/>
                      </w:rPr>
                      <m:t>D</m:t>
                    </w:del>
                  </w:ins>
                </m:r>
              </m:den>
            </m:f>
          </m:e>
        </m:nary>
        <m:r>
          <w:ins w:id="1793" w:author="SYLZ" w:date="2026-03-27T10:02:00Z">
            <w:del w:id="1794" w:author="Yibin Jiang" w:date="2026-03-27T13:25:00Z">
              <m:rPr>
                <m:sty m:val="bi"/>
              </m:rPr>
              <w:rPr>
                <w:rFonts w:ascii="Cambria Math" w:eastAsiaTheme="minorEastAsia" w:hAnsi="Cambria Math"/>
                <w:color w:val="000000" w:themeColor="text1"/>
                <w:sz w:val="24"/>
                <w:szCs w:val="24"/>
                <w:rPrChange w:id="1795" w:author="SYLZ" w:date="2026-03-27T15:56:00Z">
                  <w:rPr>
                    <w:rFonts w:ascii="Cambria Math" w:eastAsiaTheme="minorEastAsia" w:hAnsi="Cambria Math"/>
                    <w:color w:val="000000" w:themeColor="text1"/>
                    <w:sz w:val="24"/>
                    <w:szCs w:val="24"/>
                    <w:highlight w:val="yellow"/>
                  </w:rPr>
                </w:rPrChange>
              </w:rPr>
              <m:t>-</m:t>
            </w:del>
          </w:ins>
        </m:r>
        <m:sSub>
          <m:sSubPr>
            <m:ctrlPr>
              <w:ins w:id="1796" w:author="SYLZ" w:date="2026-03-27T10:02:00Z">
                <w:del w:id="1797" w:author="Yibin Jiang" w:date="2026-03-27T13:25:00Z">
                  <w:rPr>
                    <w:rFonts w:ascii="Cambria Math" w:eastAsiaTheme="minorEastAsia" w:hAnsi="Cambria Math"/>
                    <w:b/>
                    <w:i/>
                    <w:color w:val="000000" w:themeColor="text1"/>
                    <w:sz w:val="24"/>
                    <w:szCs w:val="24"/>
                  </w:rPr>
                </w:del>
              </w:ins>
            </m:ctrlPr>
          </m:sSubPr>
          <m:e>
            <m:r>
              <w:ins w:id="1798" w:author="SYLZ" w:date="2026-03-27T10:02:00Z">
                <w:del w:id="1799" w:author="Yibin Jiang" w:date="2026-03-27T13:25:00Z">
                  <m:rPr>
                    <m:sty m:val="bi"/>
                  </m:rPr>
                  <w:rPr>
                    <w:rFonts w:ascii="Cambria Math" w:eastAsiaTheme="minorEastAsia" w:hAnsi="Cambria Math"/>
                    <w:color w:val="000000" w:themeColor="text1"/>
                    <w:sz w:val="24"/>
                    <w:szCs w:val="24"/>
                  </w:rPr>
                  <m:t>c</m:t>
                </w:del>
              </w:ins>
            </m:r>
          </m:e>
          <m:sub>
            <m:r>
              <w:ins w:id="1800" w:author="SYLZ" w:date="2026-03-27T10:02:00Z">
                <w:del w:id="1801" w:author="Yibin Jiang" w:date="2026-03-27T13:24:00Z">
                  <m:rPr>
                    <m:sty m:val="bi"/>
                  </m:rPr>
                  <w:rPr>
                    <w:rFonts w:ascii="Cambria Math" w:eastAsiaTheme="minorEastAsia" w:hAnsi="Cambria Math"/>
                    <w:color w:val="000000" w:themeColor="text1"/>
                    <w:sz w:val="24"/>
                    <w:szCs w:val="24"/>
                  </w:rPr>
                  <m:t>HCl</m:t>
                </w:del>
              </w:ins>
            </m:r>
          </m:sub>
        </m:sSub>
        <m:r>
          <w:ins w:id="1802" w:author="SYLZ" w:date="2026-03-27T10:02:00Z">
            <w:del w:id="1803" w:author="Yibin Jiang" w:date="2026-03-27T13:25:00Z">
              <m:rPr>
                <m:sty m:val="bi"/>
              </m:rPr>
              <w:rPr>
                <w:rFonts w:ascii="Cambria Math" w:eastAsiaTheme="minorEastAsia" w:hAnsi="Cambria Math"/>
                <w:color w:val="000000" w:themeColor="text1"/>
                <w:sz w:val="24"/>
                <w:szCs w:val="24"/>
                <w:rPrChange w:id="1804" w:author="SYLZ" w:date="2026-03-27T15:56:00Z">
                  <w:rPr>
                    <w:rFonts w:ascii="Cambria Math" w:eastAsiaTheme="minorEastAsia" w:hAnsi="Cambria Math"/>
                    <w:color w:val="000000" w:themeColor="text1"/>
                    <w:sz w:val="24"/>
                    <w:szCs w:val="24"/>
                    <w:highlight w:val="yellow"/>
                  </w:rPr>
                </w:rPrChange>
              </w:rPr>
              <m:t>=</m:t>
            </w:del>
          </w:ins>
        </m:r>
        <m:r>
          <w:ins w:id="1805" w:author="SYLZ" w:date="2026-03-27T10:02:00Z">
            <m:rPr>
              <m:sty m:val="bi"/>
            </m:rPr>
            <w:rPr>
              <w:rFonts w:ascii="Cambria Math" w:eastAsiaTheme="minorEastAsia" w:hAnsi="Cambria Math"/>
              <w:color w:val="000000" w:themeColor="text1"/>
              <w:sz w:val="24"/>
              <w:szCs w:val="24"/>
              <w:rPrChange w:id="1806" w:author="SYLZ" w:date="2026-03-27T15:56:00Z">
                <w:rPr>
                  <w:rFonts w:ascii="Cambria Math" w:eastAsiaTheme="minorEastAsia" w:hAnsi="Cambria Math"/>
                  <w:color w:val="000000" w:themeColor="text1"/>
                  <w:sz w:val="24"/>
                  <w:szCs w:val="24"/>
                  <w:highlight w:val="yellow"/>
                </w:rPr>
              </w:rPrChange>
            </w:rPr>
            <m:t>0</m:t>
          </w:ins>
        </m:r>
        <m:r>
          <w:del w:id="1807" w:author="SYLZ" w:date="2026-03-27T09:59:00Z">
            <m:rPr>
              <m:sty m:val="bi"/>
            </m:rPr>
            <w:rPr>
              <w:rFonts w:ascii="Cambria Math" w:eastAsiaTheme="minorEastAsia" w:hAnsi="Cambria Math"/>
              <w:color w:val="000000" w:themeColor="text1"/>
              <w:sz w:val="24"/>
              <w:szCs w:val="24"/>
            </w:rPr>
            <m:t>1</m:t>
          </w:del>
        </m:r>
        <m:sSup>
          <m:sSupPr>
            <m:ctrlPr>
              <w:del w:id="1808" w:author="SYLZ" w:date="2026-03-27T09:59:00Z">
                <w:rPr>
                  <w:rFonts w:ascii="Cambria Math" w:eastAsiaTheme="minorEastAsia" w:hAnsi="Cambria Math"/>
                  <w:b/>
                  <w:bCs/>
                  <w:i/>
                  <w:iCs/>
                  <w:color w:val="000000" w:themeColor="text1"/>
                  <w:sz w:val="24"/>
                  <w:szCs w:val="24"/>
                </w:rPr>
              </w:del>
            </m:ctrlPr>
          </m:sSupPr>
          <m:e>
            <m:r>
              <w:del w:id="1809" w:author="SYLZ" w:date="2026-03-27T09:59:00Z">
                <m:rPr>
                  <m:sty m:val="bi"/>
                </m:rPr>
                <w:rPr>
                  <w:rFonts w:ascii="Cambria Math" w:eastAsiaTheme="minorEastAsia" w:hAnsi="Cambria Math"/>
                  <w:color w:val="000000" w:themeColor="text1"/>
                  <w:sz w:val="24"/>
                  <w:szCs w:val="24"/>
                </w:rPr>
                <m:t>0</m:t>
              </w:del>
            </m:r>
          </m:e>
          <m:sup>
            <m:r>
              <w:del w:id="1810" w:author="SYLZ" w:date="2026-03-27T09:59:00Z">
                <m:rPr>
                  <m:sty m:val="bi"/>
                </m:rPr>
                <w:rPr>
                  <w:rFonts w:ascii="Cambria Math" w:eastAsiaTheme="minorEastAsia" w:hAnsi="Cambria Math"/>
                  <w:color w:val="000000" w:themeColor="text1"/>
                  <w:sz w:val="24"/>
                  <w:szCs w:val="24"/>
                </w:rPr>
                <m:t>-pH</m:t>
              </w:del>
            </m:r>
          </m:sup>
        </m:sSup>
        <m:r>
          <w:del w:id="1811" w:author="SYLZ" w:date="2026-03-27T09:59:00Z">
            <m:rPr>
              <m:sty m:val="bi"/>
            </m:rPr>
            <w:rPr>
              <w:rFonts w:ascii="Cambria Math" w:eastAsiaTheme="minorEastAsia" w:hAnsi="Cambria Math"/>
              <w:color w:val="000000" w:themeColor="text1"/>
              <w:sz w:val="24"/>
              <w:szCs w:val="24"/>
            </w:rPr>
            <m:t>+</m:t>
          </w:del>
        </m:r>
        <m:sSub>
          <m:sSubPr>
            <m:ctrlPr>
              <w:del w:id="1812" w:author="SYLZ" w:date="2026-03-27T09:59:00Z">
                <w:rPr>
                  <w:rFonts w:ascii="Cambria Math" w:eastAsiaTheme="minorEastAsia" w:hAnsi="Cambria Math"/>
                  <w:b/>
                  <w:bCs/>
                  <w:i/>
                  <w:iCs/>
                  <w:color w:val="000000" w:themeColor="text1"/>
                  <w:sz w:val="24"/>
                  <w:szCs w:val="24"/>
                </w:rPr>
              </w:del>
            </m:ctrlPr>
          </m:sSubPr>
          <m:e>
            <m:r>
              <w:del w:id="1813" w:author="SYLZ" w:date="2026-03-27T09:59:00Z">
                <m:rPr>
                  <m:sty m:val="bi"/>
                </m:rPr>
                <w:rPr>
                  <w:rFonts w:ascii="Cambria Math" w:eastAsiaTheme="minorEastAsia" w:hAnsi="Cambria Math"/>
                  <w:color w:val="000000" w:themeColor="text1"/>
                  <w:sz w:val="24"/>
                  <w:szCs w:val="24"/>
                </w:rPr>
                <m:t>c</m:t>
              </w:del>
            </m:r>
          </m:e>
          <m:sub>
            <m:r>
              <w:del w:id="1814" w:author="SYLZ" w:date="2026-03-27T09:59:00Z">
                <m:rPr>
                  <m:sty m:val="bi"/>
                </m:rPr>
                <w:rPr>
                  <w:rFonts w:ascii="Cambria Math" w:eastAsiaTheme="minorEastAsia" w:hAnsi="Cambria Math"/>
                  <w:color w:val="000000" w:themeColor="text1"/>
                  <w:sz w:val="24"/>
                  <w:szCs w:val="24"/>
                </w:rPr>
                <m:t>Na</m:t>
              </w:del>
            </m:r>
          </m:sub>
        </m:sSub>
        <m:r>
          <w:del w:id="1815" w:author="SYLZ" w:date="2026-03-27T09:59:00Z">
            <m:rPr>
              <m:sty m:val="bi"/>
            </m:rPr>
            <w:rPr>
              <w:rFonts w:ascii="Cambria Math" w:eastAsiaTheme="minorEastAsia" w:hAnsi="Cambria Math"/>
              <w:color w:val="000000" w:themeColor="text1"/>
              <w:sz w:val="24"/>
              <w:szCs w:val="24"/>
            </w:rPr>
            <m:t>-</m:t>
          </w:del>
        </m:r>
        <m:f>
          <m:fPr>
            <m:ctrlPr>
              <w:del w:id="1816" w:author="SYLZ" w:date="2026-03-27T09:59:00Z">
                <w:rPr>
                  <w:rFonts w:ascii="Cambria Math" w:eastAsiaTheme="minorEastAsia" w:hAnsi="Cambria Math"/>
                  <w:b/>
                  <w:bCs/>
                  <w:i/>
                  <w:iCs/>
                  <w:color w:val="000000" w:themeColor="text1"/>
                  <w:sz w:val="24"/>
                  <w:szCs w:val="24"/>
                </w:rPr>
              </w:del>
            </m:ctrlPr>
          </m:fPr>
          <m:num>
            <m:sSub>
              <m:sSubPr>
                <m:ctrlPr>
                  <w:del w:id="1817" w:author="SYLZ" w:date="2026-03-27T09:59:00Z">
                    <w:rPr>
                      <w:rFonts w:ascii="Cambria Math" w:eastAsiaTheme="minorEastAsia" w:hAnsi="Cambria Math"/>
                      <w:b/>
                      <w:bCs/>
                      <w:i/>
                      <w:iCs/>
                      <w:color w:val="000000" w:themeColor="text1"/>
                      <w:sz w:val="24"/>
                      <w:szCs w:val="24"/>
                    </w:rPr>
                  </w:del>
                </m:ctrlPr>
              </m:sSubPr>
              <m:e>
                <m:r>
                  <w:del w:id="1818" w:author="SYLZ" w:date="2026-03-27T09:59:00Z">
                    <m:rPr>
                      <m:sty m:val="bi"/>
                    </m:rPr>
                    <w:rPr>
                      <w:rFonts w:ascii="Cambria Math" w:eastAsiaTheme="minorEastAsia" w:hAnsi="Cambria Math"/>
                      <w:color w:val="000000" w:themeColor="text1"/>
                      <w:sz w:val="24"/>
                      <w:szCs w:val="24"/>
                    </w:rPr>
                    <m:t>K</m:t>
                  </w:del>
                </m:r>
              </m:e>
              <m:sub>
                <m:r>
                  <w:del w:id="1819" w:author="SYLZ" w:date="2026-03-27T09:59:00Z">
                    <m:rPr>
                      <m:sty m:val="bi"/>
                    </m:rPr>
                    <w:rPr>
                      <w:rFonts w:ascii="Cambria Math" w:eastAsiaTheme="minorEastAsia" w:hAnsi="Cambria Math"/>
                      <w:color w:val="000000" w:themeColor="text1"/>
                      <w:sz w:val="24"/>
                      <w:szCs w:val="24"/>
                    </w:rPr>
                    <m:t>w</m:t>
                  </w:del>
                </m:r>
              </m:sub>
            </m:sSub>
          </m:num>
          <m:den>
            <m:r>
              <w:del w:id="1820" w:author="SYLZ" w:date="2026-03-27T09:59:00Z">
                <m:rPr>
                  <m:sty m:val="bi"/>
                </m:rPr>
                <w:rPr>
                  <w:rFonts w:ascii="Cambria Math" w:eastAsiaTheme="minorEastAsia" w:hAnsi="Cambria Math"/>
                  <w:color w:val="000000" w:themeColor="text1"/>
                  <w:sz w:val="24"/>
                  <w:szCs w:val="24"/>
                </w:rPr>
                <m:t>1</m:t>
              </w:del>
            </m:r>
            <m:sSup>
              <m:sSupPr>
                <m:ctrlPr>
                  <w:del w:id="1821" w:author="SYLZ" w:date="2026-03-27T09:59:00Z">
                    <w:rPr>
                      <w:rFonts w:ascii="Cambria Math" w:eastAsiaTheme="minorEastAsia" w:hAnsi="Cambria Math"/>
                      <w:b/>
                      <w:bCs/>
                      <w:i/>
                      <w:iCs/>
                      <w:color w:val="000000" w:themeColor="text1"/>
                      <w:sz w:val="24"/>
                      <w:szCs w:val="24"/>
                    </w:rPr>
                  </w:del>
                </m:ctrlPr>
              </m:sSupPr>
              <m:e>
                <m:r>
                  <w:del w:id="1822" w:author="SYLZ" w:date="2026-03-27T09:59:00Z">
                    <m:rPr>
                      <m:sty m:val="bi"/>
                    </m:rPr>
                    <w:rPr>
                      <w:rFonts w:ascii="Cambria Math" w:eastAsiaTheme="minorEastAsia" w:hAnsi="Cambria Math"/>
                      <w:color w:val="000000" w:themeColor="text1"/>
                      <w:sz w:val="24"/>
                      <w:szCs w:val="24"/>
                    </w:rPr>
                    <m:t>0</m:t>
                  </w:del>
                </m:r>
              </m:e>
              <m:sup>
                <m:r>
                  <w:del w:id="1823" w:author="SYLZ" w:date="2026-03-27T09:59:00Z">
                    <m:rPr>
                      <m:sty m:val="bi"/>
                    </m:rPr>
                    <w:rPr>
                      <w:rFonts w:ascii="Cambria Math" w:eastAsiaTheme="minorEastAsia" w:hAnsi="Cambria Math"/>
                      <w:color w:val="000000" w:themeColor="text1"/>
                      <w:sz w:val="24"/>
                      <w:szCs w:val="24"/>
                    </w:rPr>
                    <m:t>-pH</m:t>
                  </w:del>
                </m:r>
              </m:sup>
            </m:sSup>
          </m:den>
        </m:f>
        <m:r>
          <w:del w:id="1824" w:author="SYLZ" w:date="2026-03-27T09:59:00Z">
            <m:rPr>
              <m:sty m:val="bi"/>
            </m:rPr>
            <w:rPr>
              <w:rFonts w:ascii="Cambria Math" w:eastAsiaTheme="minorEastAsia" w:hAnsi="Cambria Math"/>
              <w:color w:val="000000" w:themeColor="text1"/>
              <w:sz w:val="24"/>
              <w:szCs w:val="24"/>
            </w:rPr>
            <m:t>-</m:t>
          </w:del>
        </m:r>
        <m:sSub>
          <m:sSubPr>
            <m:ctrlPr>
              <w:del w:id="1825" w:author="SYLZ" w:date="2026-03-27T09:59:00Z">
                <w:rPr>
                  <w:rFonts w:ascii="Cambria Math" w:eastAsiaTheme="minorEastAsia" w:hAnsi="Cambria Math"/>
                  <w:b/>
                  <w:bCs/>
                  <w:i/>
                  <w:iCs/>
                  <w:color w:val="000000" w:themeColor="text1"/>
                  <w:sz w:val="24"/>
                  <w:szCs w:val="24"/>
                </w:rPr>
              </w:del>
            </m:ctrlPr>
          </m:sSubPr>
          <m:e>
            <m:r>
              <w:del w:id="1826" w:author="SYLZ" w:date="2026-03-27T09:59:00Z">
                <m:rPr>
                  <m:sty m:val="bi"/>
                </m:rPr>
                <w:rPr>
                  <w:rFonts w:ascii="Cambria Math" w:eastAsiaTheme="minorEastAsia" w:hAnsi="Cambria Math"/>
                  <w:color w:val="000000" w:themeColor="text1"/>
                  <w:sz w:val="24"/>
                  <w:szCs w:val="24"/>
                </w:rPr>
                <m:t>c</m:t>
              </w:del>
            </m:r>
          </m:e>
          <m:sub>
            <m:r>
              <w:del w:id="1827" w:author="SYLZ" w:date="2026-03-27T09:59:00Z">
                <m:rPr>
                  <m:sty m:val="bi"/>
                </m:rPr>
                <w:rPr>
                  <w:rFonts w:ascii="Cambria Math" w:eastAsiaTheme="minorEastAsia" w:hAnsi="Cambria Math"/>
                  <w:color w:val="000000" w:themeColor="text1"/>
                  <w:sz w:val="24"/>
                  <w:szCs w:val="24"/>
                </w:rPr>
                <m:t>A</m:t>
              </w:del>
            </m:r>
          </m:sub>
        </m:sSub>
        <m:nary>
          <m:naryPr>
            <m:chr m:val="∑"/>
            <m:limLoc m:val="subSup"/>
            <m:ctrlPr>
              <w:del w:id="1828" w:author="SYLZ" w:date="2026-03-27T09:59:00Z">
                <w:rPr>
                  <w:rFonts w:ascii="Cambria Math" w:eastAsiaTheme="minorEastAsia" w:hAnsi="Cambria Math"/>
                  <w:b/>
                  <w:bCs/>
                  <w:i/>
                  <w:iCs/>
                  <w:color w:val="000000" w:themeColor="text1"/>
                  <w:sz w:val="24"/>
                  <w:szCs w:val="24"/>
                </w:rPr>
              </w:del>
            </m:ctrlPr>
          </m:naryPr>
          <m:sub>
            <m:r>
              <w:del w:id="1829" w:author="SYLZ" w:date="2026-03-27T09:59:00Z">
                <m:rPr>
                  <m:sty m:val="bi"/>
                </m:rPr>
                <w:rPr>
                  <w:rFonts w:ascii="Cambria Math" w:eastAsiaTheme="minorEastAsia" w:hAnsi="Cambria Math"/>
                  <w:color w:val="000000" w:themeColor="text1"/>
                  <w:sz w:val="24"/>
                  <w:szCs w:val="24"/>
                </w:rPr>
                <m:t>i=1</m:t>
              </w:del>
            </m:r>
          </m:sub>
          <m:sup>
            <m:r>
              <w:del w:id="1830" w:author="SYLZ" w:date="2026-03-27T09:59:00Z">
                <m:rPr>
                  <m:sty m:val="bi"/>
                </m:rPr>
                <w:rPr>
                  <w:rFonts w:ascii="Cambria Math" w:eastAsiaTheme="minorEastAsia" w:hAnsi="Cambria Math"/>
                  <w:color w:val="000000" w:themeColor="text1"/>
                  <w:sz w:val="24"/>
                  <w:szCs w:val="24"/>
                </w:rPr>
                <m:t>n</m:t>
              </w:del>
            </m:r>
          </m:sup>
          <m:e>
            <m:r>
              <w:del w:id="1831" w:author="SYLZ" w:date="2026-03-27T09:59:00Z">
                <m:rPr>
                  <m:sty m:val="bi"/>
                </m:rPr>
                <w:rPr>
                  <w:rFonts w:ascii="Cambria Math" w:eastAsiaTheme="minorEastAsia" w:hAnsi="Cambria Math"/>
                  <w:color w:val="000000" w:themeColor="text1"/>
                  <w:sz w:val="24"/>
                  <w:szCs w:val="24"/>
                </w:rPr>
                <m:t>i*</m:t>
              </w:del>
            </m:r>
            <m:d>
              <m:dPr>
                <m:begChr m:val="["/>
                <m:endChr m:val="]"/>
                <m:ctrlPr>
                  <w:del w:id="1832" w:author="SYLZ" w:date="2026-03-27T09:59:00Z">
                    <w:rPr>
                      <w:rFonts w:ascii="Cambria Math" w:eastAsiaTheme="minorEastAsia" w:hAnsi="Cambria Math"/>
                      <w:b/>
                      <w:bCs/>
                      <w:i/>
                      <w:iCs/>
                      <w:color w:val="000000" w:themeColor="text1"/>
                      <w:sz w:val="24"/>
                      <w:szCs w:val="24"/>
                    </w:rPr>
                  </w:del>
                </m:ctrlPr>
              </m:dPr>
              <m:e>
                <m:sSub>
                  <m:sSubPr>
                    <m:ctrlPr>
                      <w:del w:id="1833" w:author="SYLZ" w:date="2026-03-27T09:59:00Z">
                        <w:rPr>
                          <w:rFonts w:ascii="Cambria Math" w:eastAsiaTheme="minorEastAsia" w:hAnsi="Cambria Math"/>
                          <w:b/>
                          <w:bCs/>
                          <w:i/>
                          <w:iCs/>
                          <w:color w:val="000000" w:themeColor="text1"/>
                          <w:sz w:val="24"/>
                          <w:szCs w:val="24"/>
                        </w:rPr>
                      </w:del>
                    </m:ctrlPr>
                  </m:sSubPr>
                  <m:e>
                    <m:r>
                      <w:del w:id="1834" w:author="SYLZ" w:date="2026-03-27T09:59:00Z">
                        <m:rPr>
                          <m:sty m:val="bi"/>
                        </m:rPr>
                        <w:rPr>
                          <w:rFonts w:ascii="Cambria Math" w:eastAsiaTheme="minorEastAsia" w:hAnsi="Cambria Math"/>
                          <w:color w:val="000000" w:themeColor="text1"/>
                          <w:sz w:val="24"/>
                          <w:szCs w:val="24"/>
                        </w:rPr>
                        <m:t>H</m:t>
                      </w:del>
                    </m:r>
                  </m:e>
                  <m:sub>
                    <m:r>
                      <w:del w:id="1835" w:author="SYLZ" w:date="2026-03-27T09:59:00Z">
                        <m:rPr>
                          <m:sty m:val="bi"/>
                        </m:rPr>
                        <w:rPr>
                          <w:rFonts w:ascii="Cambria Math" w:eastAsiaTheme="minorEastAsia" w:hAnsi="Cambria Math"/>
                          <w:color w:val="000000" w:themeColor="text1"/>
                          <w:sz w:val="24"/>
                          <w:szCs w:val="24"/>
                        </w:rPr>
                        <m:t>n-i</m:t>
                      </w:del>
                    </m:r>
                  </m:sub>
                </m:sSub>
                <m:sSup>
                  <m:sSupPr>
                    <m:ctrlPr>
                      <w:del w:id="1836" w:author="SYLZ" w:date="2026-03-27T09:59:00Z">
                        <w:rPr>
                          <w:rFonts w:ascii="Cambria Math" w:eastAsiaTheme="minorEastAsia" w:hAnsi="Cambria Math"/>
                          <w:b/>
                          <w:bCs/>
                          <w:i/>
                          <w:iCs/>
                          <w:color w:val="000000" w:themeColor="text1"/>
                          <w:sz w:val="24"/>
                          <w:szCs w:val="24"/>
                        </w:rPr>
                      </w:del>
                    </m:ctrlPr>
                  </m:sSupPr>
                  <m:e>
                    <m:r>
                      <w:del w:id="1837" w:author="SYLZ" w:date="2026-03-27T09:59:00Z">
                        <m:rPr>
                          <m:sty m:val="bi"/>
                        </m:rPr>
                        <w:rPr>
                          <w:rFonts w:ascii="Cambria Math" w:eastAsiaTheme="minorEastAsia" w:hAnsi="Cambria Math"/>
                          <w:color w:val="000000" w:themeColor="text1"/>
                          <w:sz w:val="24"/>
                          <w:szCs w:val="24"/>
                        </w:rPr>
                        <m:t>A</m:t>
                      </w:del>
                    </m:r>
                  </m:e>
                  <m:sup>
                    <m:r>
                      <w:del w:id="1838" w:author="SYLZ" w:date="2026-03-27T09:59:00Z">
                        <m:rPr>
                          <m:sty m:val="bi"/>
                        </m:rPr>
                        <w:rPr>
                          <w:rFonts w:ascii="Cambria Math" w:eastAsiaTheme="minorEastAsia" w:hAnsi="Cambria Math"/>
                          <w:color w:val="000000" w:themeColor="text1"/>
                          <w:sz w:val="24"/>
                          <w:szCs w:val="24"/>
                        </w:rPr>
                        <m:t>i-</m:t>
                      </w:del>
                    </m:r>
                  </m:sup>
                </m:sSup>
              </m:e>
            </m:d>
          </m:e>
        </m:nary>
        <m:r>
          <w:del w:id="1839" w:author="SYLZ" w:date="2026-03-27T09:59:00Z">
            <m:rPr>
              <m:sty m:val="bi"/>
            </m:rPr>
            <w:rPr>
              <w:rFonts w:ascii="Cambria Math" w:eastAsiaTheme="minorEastAsia" w:hAnsi="Cambria Math"/>
              <w:color w:val="000000" w:themeColor="text1"/>
              <w:sz w:val="24"/>
              <w:szCs w:val="24"/>
            </w:rPr>
            <m:t>-</m:t>
          </w:del>
        </m:r>
        <m:sSub>
          <m:sSubPr>
            <m:ctrlPr>
              <w:del w:id="1840" w:author="SYLZ" w:date="2026-03-27T09:59:00Z">
                <w:rPr>
                  <w:rFonts w:ascii="Cambria Math" w:eastAsiaTheme="minorEastAsia" w:hAnsi="Cambria Math"/>
                  <w:b/>
                  <w:bCs/>
                  <w:i/>
                  <w:iCs/>
                  <w:color w:val="000000" w:themeColor="text1"/>
                  <w:sz w:val="24"/>
                  <w:szCs w:val="24"/>
                </w:rPr>
              </w:del>
            </m:ctrlPr>
          </m:sSubPr>
          <m:e>
            <m:r>
              <w:del w:id="1841" w:author="SYLZ" w:date="2026-03-27T09:59:00Z">
                <m:rPr>
                  <m:sty m:val="bi"/>
                </m:rPr>
                <w:rPr>
                  <w:rFonts w:ascii="Cambria Math" w:eastAsiaTheme="minorEastAsia" w:hAnsi="Cambria Math"/>
                  <w:color w:val="000000" w:themeColor="text1"/>
                  <w:sz w:val="24"/>
                  <w:szCs w:val="24"/>
                </w:rPr>
                <m:t>c</m:t>
              </w:del>
            </m:r>
          </m:e>
          <m:sub>
            <m:r>
              <w:del w:id="1842" w:author="SYLZ" w:date="2026-03-27T09:59:00Z">
                <m:rPr>
                  <m:sty m:val="bi"/>
                </m:rPr>
                <w:rPr>
                  <w:rFonts w:ascii="Cambria Math" w:eastAsiaTheme="minorEastAsia" w:hAnsi="Cambria Math"/>
                  <w:color w:val="000000" w:themeColor="text1"/>
                  <w:sz w:val="24"/>
                  <w:szCs w:val="24"/>
                </w:rPr>
                <m:t>HCl</m:t>
              </w:del>
            </m:r>
          </m:sub>
        </m:sSub>
        <m:r>
          <w:del w:id="1843" w:author="SYLZ" w:date="2026-03-27T09:59:00Z">
            <m:rPr>
              <m:sty m:val="bi"/>
            </m:rPr>
            <w:rPr>
              <w:rFonts w:ascii="Cambria Math" w:eastAsiaTheme="minorEastAsia" w:hAnsi="Cambria Math"/>
              <w:color w:val="000000" w:themeColor="text1"/>
              <w:sz w:val="24"/>
              <w:szCs w:val="24"/>
            </w:rPr>
            <m:t>=</m:t>
          </w:del>
        </m:r>
        <w:commentRangeStart w:id="1844"/>
        <w:commentRangeEnd w:id="1844"/>
        <m:r>
          <w:del w:id="1845" w:author="SYLZ" w:date="2026-03-27T09:59:00Z">
            <m:rPr>
              <m:sty m:val="p"/>
            </m:rPr>
            <w:rPr>
              <w:rStyle w:val="a5"/>
              <w:rFonts w:ascii="Cambria Math" w:hAnsi="Cambria Math"/>
              <w:kern w:val="2"/>
              <w:lang w:eastAsia="zh-CN"/>
              <w14:ligatures w14:val="standardContextual"/>
              <w:rPrChange w:id="1846" w:author="SYLZ" w:date="2026-03-27T15:56:00Z">
                <w:rPr>
                  <w:rStyle w:val="a5"/>
                  <w:rFonts w:ascii="Times New Roman" w:hAnsi="Times New Roman"/>
                  <w:kern w:val="2"/>
                  <w:lang w:eastAsia="zh-CN"/>
                  <w14:ligatures w14:val="standardContextual"/>
                </w:rPr>
              </w:rPrChange>
            </w:rPr>
            <w:commentReference w:id="1844"/>
          </w:del>
        </m:r>
      </m:oMath>
      <w:r w:rsidRPr="009B10D1">
        <w:rPr>
          <w:rFonts w:ascii="Times New Roman" w:eastAsiaTheme="minorEastAsia" w:hAnsi="Times New Roman"/>
          <w:sz w:val="24"/>
          <w:szCs w:val="24"/>
          <w:lang w:eastAsia="zh-CN"/>
        </w:rPr>
        <w:t xml:space="preserve">    </w:t>
      </w:r>
      <w:r w:rsidRPr="009B10D1">
        <w:rPr>
          <w:rFonts w:ascii="Times New Roman" w:eastAsiaTheme="minorEastAsia" w:hAnsi="Times New Roman"/>
          <w:w w:val="108"/>
          <w:sz w:val="24"/>
          <w:szCs w:val="24"/>
          <w:lang w:val="en-GB"/>
        </w:rPr>
        <w:t>(</w:t>
      </w:r>
      <w:r w:rsidRPr="009B10D1">
        <w:rPr>
          <w:rFonts w:ascii="Times New Roman" w:eastAsiaTheme="minorEastAsia" w:hAnsi="Times New Roman"/>
          <w:w w:val="108"/>
          <w:sz w:val="24"/>
          <w:szCs w:val="24"/>
          <w:lang w:val="en-GB" w:eastAsia="zh-CN"/>
        </w:rPr>
        <w:t>S</w:t>
      </w:r>
      <w:r w:rsidRPr="009B10D1">
        <w:rPr>
          <w:rFonts w:ascii="Times New Roman" w:eastAsiaTheme="minorEastAsia" w:hAnsi="Times New Roman"/>
          <w:w w:val="108"/>
          <w:sz w:val="24"/>
          <w:szCs w:val="24"/>
          <w:lang w:val="en-GB"/>
        </w:rPr>
        <w:t>2)</w:t>
      </w:r>
    </w:p>
    <w:p w14:paraId="1EEE27B4" w14:textId="51DE13A2" w:rsidR="00786B96"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Here, </w:t>
      </w:r>
      <m:oMath>
        <m:d>
          <m:dPr>
            <m:begChr m:val="["/>
            <m:endChr m:val="]"/>
            <m:ctrlPr>
              <w:rPr>
                <w:rFonts w:ascii="Cambria Math" w:hAnsi="Cambria Math" w:cs="Times New Roman"/>
                <w:b/>
                <w:bCs/>
                <w:i/>
                <w:iCs/>
                <w:color w:val="000000" w:themeColor="text1"/>
              </w:rPr>
            </m:ctrlPr>
          </m:dPr>
          <m:e>
            <m:sSup>
              <m:sSupPr>
                <m:ctrlPr>
                  <w:rPr>
                    <w:rFonts w:ascii="Cambria Math" w:hAnsi="Cambria Math" w:cs="Times New Roman"/>
                    <w:b/>
                    <w:bCs/>
                    <w:i/>
                    <w:iCs/>
                    <w:color w:val="000000" w:themeColor="text1"/>
                  </w:rPr>
                </m:ctrlPr>
              </m:sSupPr>
              <m:e>
                <m:r>
                  <m:rPr>
                    <m:sty m:val="bi"/>
                  </m:rPr>
                  <w:rPr>
                    <w:rFonts w:ascii="Cambria Math" w:hAnsi="Cambria Math" w:cs="Times New Roman"/>
                    <w:color w:val="000000" w:themeColor="text1"/>
                  </w:rPr>
                  <m:t>H</m:t>
                </m:r>
              </m:e>
              <m:sup>
                <m:r>
                  <m:rPr>
                    <m:sty m:val="bi"/>
                  </m:rPr>
                  <w:rPr>
                    <w:rFonts w:ascii="Cambria Math" w:hAnsi="Cambria Math" w:cs="Times New Roman"/>
                    <w:color w:val="000000" w:themeColor="text1"/>
                  </w:rPr>
                  <m:t>+</m:t>
                </m:r>
              </m:sup>
            </m:sSup>
          </m:e>
        </m:d>
      </m:oMath>
      <w:r w:rsidRPr="00ED2D36">
        <w:rPr>
          <w:rFonts w:ascii="Times New Roman" w:hAnsi="Times New Roman" w:cs="Times New Roman"/>
          <w:color w:val="000000" w:themeColor="text1"/>
        </w:rPr>
        <w:t xml:space="preserve"> </w:t>
      </w:r>
      <w:del w:id="1847" w:author="SYLZ" w:date="2026-03-27T10:00:00Z">
        <w:r w:rsidRPr="00ED2D36" w:rsidDel="004468E0">
          <w:rPr>
            <w:rFonts w:ascii="Times New Roman" w:hAnsi="Times New Roman" w:cs="Times New Roman"/>
            <w:color w:val="000000" w:themeColor="text1"/>
          </w:rPr>
          <w:delText xml:space="preserve">and </w:delText>
        </w:r>
      </w:del>
      <m:oMath>
        <m:d>
          <m:dPr>
            <m:begChr m:val="["/>
            <m:endChr m:val="]"/>
            <m:ctrlPr>
              <w:del w:id="1848" w:author="SYLZ" w:date="2026-03-27T10:00:00Z">
                <w:rPr>
                  <w:rFonts w:ascii="Cambria Math" w:hAnsi="Cambria Math" w:cs="Times New Roman"/>
                  <w:b/>
                  <w:bCs/>
                  <w:i/>
                  <w:iCs/>
                  <w:color w:val="000000" w:themeColor="text1"/>
                </w:rPr>
              </w:del>
            </m:ctrlPr>
          </m:dPr>
          <m:e>
            <m:sSup>
              <m:sSupPr>
                <m:ctrlPr>
                  <w:del w:id="1849" w:author="SYLZ" w:date="2026-03-27T10:00:00Z">
                    <w:rPr>
                      <w:rFonts w:ascii="Cambria Math" w:hAnsi="Cambria Math" w:cs="Times New Roman"/>
                      <w:b/>
                      <w:bCs/>
                      <w:i/>
                      <w:iCs/>
                      <w:color w:val="000000" w:themeColor="text1"/>
                    </w:rPr>
                  </w:del>
                </m:ctrlPr>
              </m:sSupPr>
              <m:e>
                <m:r>
                  <w:del w:id="1850" w:author="SYLZ" w:date="2026-03-27T10:00:00Z">
                    <m:rPr>
                      <m:sty m:val="bi"/>
                    </m:rPr>
                    <w:rPr>
                      <w:rFonts w:ascii="Cambria Math" w:hAnsi="Cambria Math" w:cs="Times New Roman"/>
                      <w:color w:val="000000" w:themeColor="text1"/>
                    </w:rPr>
                    <m:t>OH</m:t>
                  </w:del>
                </m:r>
              </m:e>
              <m:sup>
                <m:r>
                  <w:del w:id="1851" w:author="SYLZ" w:date="2026-03-27T10:00:00Z">
                    <m:rPr>
                      <m:sty m:val="bi"/>
                    </m:rPr>
                    <w:rPr>
                      <w:rFonts w:ascii="Cambria Math" w:hAnsi="Cambria Math" w:cs="Times New Roman"/>
                      <w:color w:val="000000" w:themeColor="text1"/>
                    </w:rPr>
                    <m:t>-</m:t>
                  </w:del>
                </m:r>
              </m:sup>
            </m:sSup>
          </m:e>
        </m:d>
      </m:oMath>
      <w:del w:id="1852" w:author="SYLZ" w:date="2026-03-27T10:00:00Z">
        <w:r w:rsidRPr="00ED2D36" w:rsidDel="004468E0">
          <w:rPr>
            <w:rFonts w:ascii="Times New Roman" w:hAnsi="Times New Roman" w:cs="Times New Roman"/>
            <w:b/>
            <w:bCs/>
            <w:i/>
            <w:iCs/>
            <w:color w:val="000000" w:themeColor="text1"/>
          </w:rPr>
          <w:delText xml:space="preserve"> </w:delText>
        </w:r>
        <w:r w:rsidRPr="00ED2D36" w:rsidDel="004468E0">
          <w:rPr>
            <w:rFonts w:ascii="Times New Roman" w:hAnsi="Times New Roman" w:cs="Times New Roman"/>
            <w:color w:val="000000" w:themeColor="text1"/>
          </w:rPr>
          <w:delText>are</w:delText>
        </w:r>
      </w:del>
      <w:ins w:id="1853" w:author="SYLZ" w:date="2026-03-27T10:00:00Z">
        <w:r w:rsidR="004468E0" w:rsidRPr="00ED2D36">
          <w:rPr>
            <w:rFonts w:ascii="Times New Roman" w:hAnsi="Times New Roman" w:cs="Times New Roman"/>
            <w:color w:val="000000" w:themeColor="text1"/>
          </w:rPr>
          <w:t>is</w:t>
        </w:r>
      </w:ins>
      <w:r w:rsidRPr="00ED2D36">
        <w:rPr>
          <w:rFonts w:ascii="Times New Roman" w:hAnsi="Times New Roman" w:cs="Times New Roman"/>
          <w:color w:val="000000" w:themeColor="text1"/>
        </w:rPr>
        <w:t xml:space="preserve"> expressed in mol/L, with</w:t>
      </w:r>
      <w:r w:rsidRPr="00ED2D36">
        <w:rPr>
          <w:rFonts w:ascii="Times New Roman" w:hAnsi="Times New Roman" w:cs="Times New Roman"/>
          <w:b/>
          <w:bCs/>
          <w:i/>
          <w:iCs/>
          <w:color w:val="000000" w:themeColor="text1"/>
        </w:rPr>
        <w:t xml:space="preserve"> </w:t>
      </w:r>
      <m:oMath>
        <m:d>
          <m:dPr>
            <m:begChr m:val="["/>
            <m:endChr m:val="]"/>
            <m:ctrlPr>
              <w:rPr>
                <w:rFonts w:ascii="Cambria Math" w:hAnsi="Cambria Math" w:cs="Times New Roman"/>
                <w:b/>
                <w:bCs/>
                <w:i/>
                <w:iCs/>
                <w:color w:val="000000" w:themeColor="text1"/>
              </w:rPr>
            </m:ctrlPr>
          </m:dPr>
          <m:e>
            <m:sSup>
              <m:sSupPr>
                <m:ctrlPr>
                  <w:rPr>
                    <w:rFonts w:ascii="Cambria Math" w:hAnsi="Cambria Math" w:cs="Times New Roman"/>
                    <w:b/>
                    <w:bCs/>
                    <w:i/>
                    <w:iCs/>
                    <w:color w:val="000000" w:themeColor="text1"/>
                  </w:rPr>
                </m:ctrlPr>
              </m:sSupPr>
              <m:e>
                <m:r>
                  <m:rPr>
                    <m:sty m:val="bi"/>
                  </m:rPr>
                  <w:rPr>
                    <w:rFonts w:ascii="Cambria Math" w:hAnsi="Cambria Math" w:cs="Times New Roman"/>
                    <w:color w:val="000000" w:themeColor="text1"/>
                  </w:rPr>
                  <m:t>OH</m:t>
                </m:r>
              </m:e>
              <m:sup>
                <m:r>
                  <m:rPr>
                    <m:sty m:val="bi"/>
                  </m:rPr>
                  <w:rPr>
                    <w:rFonts w:ascii="Cambria Math" w:hAnsi="Cambria Math" w:cs="Times New Roman"/>
                    <w:color w:val="000000" w:themeColor="text1"/>
                  </w:rPr>
                  <m:t>-</m:t>
                </m:r>
              </m:sup>
            </m:sSup>
          </m:e>
        </m:d>
        <m:r>
          <m:rPr>
            <m:sty m:val="bi"/>
          </m:rPr>
          <w:rPr>
            <w:rFonts w:ascii="Cambria Math" w:hAnsi="Cambria Math" w:cs="Times New Roman"/>
            <w:color w:val="000000" w:themeColor="text1"/>
          </w:rPr>
          <m:t>=</m:t>
        </m:r>
        <m:sSub>
          <m:sSubPr>
            <m:ctrlPr>
              <w:rPr>
                <w:rFonts w:ascii="Cambria Math" w:hAnsi="Cambria Math" w:cs="Times New Roman"/>
                <w:b/>
                <w:bCs/>
                <w:i/>
                <w:iCs/>
                <w:color w:val="000000" w:themeColor="text1"/>
              </w:rPr>
            </m:ctrlPr>
          </m:sSubPr>
          <m:e>
            <m:r>
              <m:rPr>
                <m:sty m:val="bi"/>
              </m:rPr>
              <w:rPr>
                <w:rFonts w:ascii="Cambria Math" w:hAnsi="Cambria Math" w:cs="Times New Roman"/>
                <w:color w:val="000000" w:themeColor="text1"/>
              </w:rPr>
              <m:t>K</m:t>
            </m:r>
          </m:e>
          <m:sub>
            <m:r>
              <m:rPr>
                <m:sty m:val="bi"/>
              </m:rPr>
              <w:rPr>
                <w:rFonts w:ascii="Cambria Math" w:hAnsi="Cambria Math" w:cs="Times New Roman"/>
                <w:color w:val="000000" w:themeColor="text1"/>
              </w:rPr>
              <m:t>w</m:t>
            </m:r>
          </m:sub>
        </m:sSub>
        <m:r>
          <m:rPr>
            <m:sty m:val="bi"/>
          </m:rPr>
          <w:rPr>
            <w:rFonts w:ascii="Cambria Math" w:hAnsi="Cambria Math" w:cs="Times New Roman"/>
            <w:color w:val="000000" w:themeColor="text1"/>
          </w:rPr>
          <m:t>/</m:t>
        </m:r>
        <m:d>
          <m:dPr>
            <m:begChr m:val="["/>
            <m:endChr m:val="]"/>
            <m:ctrlPr>
              <w:rPr>
                <w:rFonts w:ascii="Cambria Math" w:hAnsi="Cambria Math" w:cs="Times New Roman"/>
                <w:b/>
                <w:bCs/>
                <w:i/>
                <w:iCs/>
                <w:color w:val="000000" w:themeColor="text1"/>
              </w:rPr>
            </m:ctrlPr>
          </m:dPr>
          <m:e>
            <m:sSup>
              <m:sSupPr>
                <m:ctrlPr>
                  <w:rPr>
                    <w:rFonts w:ascii="Cambria Math" w:hAnsi="Cambria Math" w:cs="Times New Roman"/>
                    <w:b/>
                    <w:bCs/>
                    <w:i/>
                    <w:iCs/>
                    <w:color w:val="000000" w:themeColor="text1"/>
                  </w:rPr>
                </m:ctrlPr>
              </m:sSupPr>
              <m:e>
                <m:r>
                  <m:rPr>
                    <m:sty m:val="bi"/>
                  </m:rPr>
                  <w:rPr>
                    <w:rFonts w:ascii="Cambria Math" w:hAnsi="Cambria Math" w:cs="Times New Roman"/>
                    <w:color w:val="000000" w:themeColor="text1"/>
                  </w:rPr>
                  <m:t>H</m:t>
                </m:r>
              </m:e>
              <m:sup>
                <m:r>
                  <m:rPr>
                    <m:sty m:val="bi"/>
                  </m:rPr>
                  <w:rPr>
                    <w:rFonts w:ascii="Cambria Math" w:hAnsi="Cambria Math" w:cs="Times New Roman"/>
                    <w:color w:val="000000" w:themeColor="text1"/>
                  </w:rPr>
                  <m:t>+</m:t>
                </m:r>
              </m:sup>
            </m:sSup>
          </m:e>
        </m:d>
      </m:oMath>
      <w:r w:rsidRPr="00ED2D36">
        <w:rPr>
          <w:rFonts w:ascii="Times New Roman" w:hAnsi="Times New Roman" w:cs="Times New Roman"/>
          <w:color w:val="000000" w:themeColor="text1"/>
        </w:rPr>
        <w:t xml:space="preserve">, and </w:t>
      </w:r>
      <m:oMath>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K</m:t>
            </m:r>
          </m:e>
          <m:sub>
            <m:r>
              <m:rPr>
                <m:sty m:val="bi"/>
              </m:rPr>
              <w:rPr>
                <w:rFonts w:ascii="Cambria Math" w:hAnsi="Cambria Math" w:cs="Times New Roman"/>
                <w:color w:val="000000" w:themeColor="text1"/>
              </w:rPr>
              <m:t>w</m:t>
            </m:r>
          </m:sub>
        </m:sSub>
        <m:r>
          <m:rPr>
            <m:sty m:val="bi"/>
          </m:rPr>
          <w:rPr>
            <w:rFonts w:ascii="Cambria Math" w:hAnsi="Cambria Math" w:cs="Times New Roman"/>
            <w:color w:val="000000" w:themeColor="text1"/>
          </w:rPr>
          <m:t>=</m:t>
        </m:r>
        <m:sSup>
          <m:sSupPr>
            <m:ctrlPr>
              <w:rPr>
                <w:rFonts w:ascii="Cambria Math" w:hAnsi="Cambria Math" w:cs="Times New Roman"/>
                <w:b/>
                <w:bCs/>
                <w:i/>
                <w:iCs/>
                <w:color w:val="000000" w:themeColor="text1"/>
              </w:rPr>
            </m:ctrlPr>
          </m:sSupPr>
          <m:e>
            <m:r>
              <m:rPr>
                <m:sty m:val="bi"/>
              </m:rPr>
              <w:rPr>
                <w:rFonts w:ascii="Cambria Math" w:hAnsi="Cambria Math" w:cs="Times New Roman"/>
                <w:color w:val="000000" w:themeColor="text1"/>
              </w:rPr>
              <m:t>10</m:t>
            </m:r>
          </m:e>
          <m:sup>
            <m:r>
              <m:rPr>
                <m:sty m:val="bi"/>
              </m:rPr>
              <w:rPr>
                <w:rFonts w:ascii="Cambria Math" w:hAnsi="Cambria Math" w:cs="Times New Roman"/>
                <w:color w:val="000000" w:themeColor="text1"/>
              </w:rPr>
              <m:t>-14</m:t>
            </m:r>
          </m:sup>
        </m:sSup>
      </m:oMath>
      <w:r w:rsidRPr="00ED2D36">
        <w:rPr>
          <w:rFonts w:ascii="Times New Roman" w:hAnsi="Times New Roman" w:cs="Times New Roman"/>
          <w:color w:val="000000" w:themeColor="text1"/>
        </w:rPr>
        <w:t xml:space="preserve"> at room temperature. The predicted pH for </w:t>
      </w:r>
      <w:r w:rsidR="00983C91" w:rsidRPr="00ED2D36">
        <w:rPr>
          <w:rFonts w:ascii="Times New Roman" w:hAnsi="Times New Roman" w:cs="Times New Roman"/>
          <w:color w:val="000000" w:themeColor="text1"/>
        </w:rPr>
        <w:t xml:space="preserve">the </w:t>
      </w:r>
      <w:del w:id="1854" w:author="SYLZ" w:date="2026-03-27T14:17:00Z">
        <w:r w:rsidRPr="00ED2D36" w:rsidDel="00390B1A">
          <w:rPr>
            <w:rFonts w:ascii="Times New Roman" w:hAnsi="Times New Roman" w:cs="Times New Roman"/>
            <w:color w:val="000000" w:themeColor="text1"/>
          </w:rPr>
          <w:delText>particle</w:delText>
        </w:r>
      </w:del>
      <w:ins w:id="1855" w:author="SYLZ" w:date="2026-03-27T14:17:00Z">
        <w:r w:rsidR="00390B1A">
          <w:rPr>
            <w:rFonts w:ascii="Times New Roman" w:hAnsi="Times New Roman" w:cs="Times New Roman"/>
            <w:color w:val="000000" w:themeColor="text1"/>
          </w:rPr>
          <w:t>parameter vector</w:t>
        </w:r>
      </w:ins>
      <w:r w:rsidRPr="00ED2D36">
        <w:rPr>
          <w:rFonts w:ascii="Times New Roman" w:hAnsi="Times New Roman" w:cs="Times New Roman"/>
          <w:color w:val="000000" w:themeColor="text1"/>
        </w:rPr>
        <w:t xml:space="preserve"> </w:t>
      </w:r>
      <m:oMath>
        <m:sSup>
          <m:sSupPr>
            <m:ctrlPr>
              <w:rPr>
                <w:rFonts w:ascii="Cambria Math" w:hAnsi="Cambria Math" w:cs="Times New Roman"/>
                <w:b/>
                <w:bCs/>
                <w:i/>
                <w:color w:val="000000" w:themeColor="text1"/>
              </w:rPr>
            </m:ctrlPr>
          </m:sSupPr>
          <m:e>
            <m:r>
              <m:rPr>
                <m:sty m:val="bi"/>
              </m:rPr>
              <w:rPr>
                <w:rFonts w:ascii="Cambria Math" w:hAnsi="Cambria Math" w:cs="Times New Roman"/>
                <w:color w:val="000000" w:themeColor="text1"/>
              </w:rPr>
              <m:t>θ</m:t>
            </m:r>
          </m:e>
          <m:sup>
            <m:d>
              <m:dPr>
                <m:ctrlPr>
                  <w:rPr>
                    <w:rFonts w:ascii="Cambria Math" w:hAnsi="Cambria Math" w:cs="Times New Roman"/>
                    <w:b/>
                    <w:bCs/>
                    <w:i/>
                    <w:color w:val="000000" w:themeColor="text1"/>
                  </w:rPr>
                </m:ctrlPr>
              </m:dPr>
              <m:e>
                <m:r>
                  <m:rPr>
                    <m:sty m:val="bi"/>
                  </m:rPr>
                  <w:rPr>
                    <w:rFonts w:ascii="Cambria Math" w:hAnsi="Cambria Math" w:cs="Times New Roman"/>
                    <w:color w:val="000000" w:themeColor="text1"/>
                  </w:rPr>
                  <m:t>j</m:t>
                </m:r>
              </m:e>
            </m:d>
          </m:sup>
        </m:sSup>
      </m:oMath>
      <w:r w:rsidRPr="00ED2D36">
        <w:rPr>
          <w:rFonts w:ascii="Times New Roman" w:hAnsi="Times New Roman" w:cs="Times New Roman"/>
          <w:color w:val="000000" w:themeColor="text1"/>
        </w:rPr>
        <w:t xml:space="preserve"> is then calculated as </w:t>
      </w:r>
      <m:oMath>
        <m:sSubSup>
          <m:sSubSupPr>
            <m:ctrlPr>
              <w:rPr>
                <w:rFonts w:ascii="Cambria Math" w:hAnsi="Cambria Math" w:cs="Times New Roman"/>
                <w:b/>
                <w:bCs/>
                <w:i/>
                <w:color w:val="000000" w:themeColor="text1"/>
              </w:rPr>
            </m:ctrlPr>
          </m:sSubSupPr>
          <m:e>
            <m:r>
              <m:rPr>
                <m:sty m:val="bi"/>
              </m:rPr>
              <w:rPr>
                <w:rFonts w:ascii="Cambria Math" w:hAnsi="Cambria Math" w:cs="Times New Roman"/>
                <w:color w:val="000000" w:themeColor="text1"/>
              </w:rPr>
              <m:t>pH</m:t>
            </m:r>
          </m:e>
          <m:sub>
            <m:r>
              <m:rPr>
                <m:sty m:val="bi"/>
              </m:rPr>
              <w:rPr>
                <w:rFonts w:ascii="Cambria Math" w:hAnsi="Cambria Math" w:cs="Times New Roman"/>
                <w:color w:val="000000" w:themeColor="text1"/>
              </w:rPr>
              <m:t>pred</m:t>
            </m:r>
          </m:sub>
          <m:sup>
            <m:d>
              <m:dPr>
                <m:ctrlPr>
                  <w:rPr>
                    <w:rFonts w:ascii="Cambria Math" w:hAnsi="Cambria Math" w:cs="Times New Roman"/>
                    <w:b/>
                    <w:bCs/>
                    <w:i/>
                    <w:color w:val="000000" w:themeColor="text1"/>
                  </w:rPr>
                </m:ctrlPr>
              </m:dPr>
              <m:e>
                <m:r>
                  <m:rPr>
                    <m:sty m:val="bi"/>
                  </m:rPr>
                  <w:rPr>
                    <w:rFonts w:ascii="Cambria Math" w:hAnsi="Cambria Math" w:cs="Times New Roman"/>
                    <w:color w:val="000000" w:themeColor="text1"/>
                  </w:rPr>
                  <m:t>j</m:t>
                </m:r>
              </m:e>
            </m:d>
          </m:sup>
        </m:sSubSup>
        <m:r>
          <m:rPr>
            <m:sty m:val="bi"/>
          </m:rPr>
          <w:rPr>
            <w:rFonts w:ascii="Cambria Math" w:hAnsi="Cambria Math" w:cs="Times New Roman"/>
            <w:color w:val="000000" w:themeColor="text1"/>
          </w:rPr>
          <m:t>=-</m:t>
        </m:r>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log</m:t>
            </m:r>
          </m:e>
          <m:sub>
            <m:r>
              <m:rPr>
                <m:sty m:val="bi"/>
              </m:rPr>
              <w:rPr>
                <w:rFonts w:ascii="Cambria Math" w:hAnsi="Cambria Math" w:cs="Times New Roman"/>
                <w:color w:val="000000" w:themeColor="text1"/>
              </w:rPr>
              <m:t>10</m:t>
            </m:r>
          </m:sub>
        </m:sSub>
        <m:d>
          <m:dPr>
            <m:begChr m:val="["/>
            <m:endChr m:val="]"/>
            <m:ctrlPr>
              <w:rPr>
                <w:rFonts w:ascii="Cambria Math" w:hAnsi="Cambria Math" w:cs="Times New Roman"/>
                <w:b/>
                <w:bCs/>
                <w:i/>
                <w:color w:val="000000" w:themeColor="text1"/>
              </w:rPr>
            </m:ctrlPr>
          </m:dPr>
          <m:e>
            <m:sSup>
              <m:sSupPr>
                <m:ctrlPr>
                  <w:rPr>
                    <w:rFonts w:ascii="Cambria Math" w:hAnsi="Cambria Math" w:cs="Times New Roman"/>
                    <w:b/>
                    <w:bCs/>
                    <w:i/>
                    <w:color w:val="000000" w:themeColor="text1"/>
                  </w:rPr>
                </m:ctrlPr>
              </m:sSupPr>
              <m:e>
                <m:r>
                  <m:rPr>
                    <m:sty m:val="bi"/>
                  </m:rPr>
                  <w:rPr>
                    <w:rFonts w:ascii="Cambria Math" w:hAnsi="Cambria Math" w:cs="Times New Roman"/>
                    <w:color w:val="000000" w:themeColor="text1"/>
                  </w:rPr>
                  <m:t>H</m:t>
                </m:r>
              </m:e>
              <m:sup>
                <m:r>
                  <m:rPr>
                    <m:sty m:val="bi"/>
                  </m:rPr>
                  <w:rPr>
                    <w:rFonts w:ascii="Cambria Math" w:hAnsi="Cambria Math" w:cs="Times New Roman"/>
                    <w:color w:val="000000" w:themeColor="text1"/>
                  </w:rPr>
                  <m:t>+</m:t>
                </m:r>
              </m:sup>
            </m:sSup>
          </m:e>
        </m:d>
        <m:r>
          <m:rPr>
            <m:sty m:val="p"/>
          </m:rPr>
          <w:rPr>
            <w:rFonts w:ascii="Cambria Math" w:hAnsi="Cambria Math" w:cs="Times New Roman"/>
            <w:color w:val="000000" w:themeColor="text1"/>
          </w:rPr>
          <m:t>.</m:t>
        </m:r>
      </m:oMath>
    </w:p>
    <w:p w14:paraId="3175F04B" w14:textId="77777777" w:rsidR="00786B96" w:rsidRPr="00ED2D36" w:rsidRDefault="00786B96" w:rsidP="00397965">
      <w:pPr>
        <w:pStyle w:val="3"/>
        <w:spacing w:line="360" w:lineRule="auto"/>
        <w:jc w:val="both"/>
        <w:rPr>
          <w:rFonts w:ascii="Times New Roman" w:hAnsi="Times New Roman" w:cs="Times New Roman"/>
          <w:color w:val="000000" w:themeColor="text1"/>
          <w:sz w:val="24"/>
          <w:szCs w:val="24"/>
        </w:rPr>
      </w:pPr>
      <w:bookmarkStart w:id="1856" w:name="likelihood-calculation"/>
      <w:bookmarkStart w:id="1857" w:name="_Toc228955514"/>
      <w:bookmarkEnd w:id="1676"/>
      <w:r w:rsidRPr="00ED2D36">
        <w:rPr>
          <w:rFonts w:ascii="Times New Roman" w:hAnsi="Times New Roman" w:cs="Times New Roman"/>
          <w:color w:val="000000" w:themeColor="text1"/>
          <w:sz w:val="24"/>
          <w:szCs w:val="24"/>
        </w:rPr>
        <w:t>3. Likelihood calculation</w:t>
      </w:r>
      <w:bookmarkEnd w:id="1857"/>
    </w:p>
    <w:p w14:paraId="1490472A" w14:textId="4FA418C6"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After the experimental pH value </w:t>
      </w:r>
      <m:oMath>
        <m:sSub>
          <m:sSubPr>
            <m:ctrlPr>
              <w:rPr>
                <w:rFonts w:ascii="Cambria Math" w:hAnsi="Cambria Math" w:cs="Times New Roman"/>
                <w:b/>
                <w:bCs/>
                <w:i/>
                <w:iCs/>
                <w:color w:val="000000" w:themeColor="text1"/>
              </w:rPr>
            </m:ctrlPr>
          </m:sSubPr>
          <m:e>
            <m:r>
              <m:rPr>
                <m:sty m:val="bi"/>
              </m:rPr>
              <w:rPr>
                <w:rFonts w:ascii="Cambria Math" w:hAnsi="Cambria Math" w:cs="Times New Roman"/>
                <w:color w:val="000000" w:themeColor="text1"/>
              </w:rPr>
              <m:t>pH</m:t>
            </m:r>
          </m:e>
          <m:sub>
            <m:r>
              <m:rPr>
                <m:sty m:val="bi"/>
              </m:rPr>
              <w:rPr>
                <w:rFonts w:ascii="Cambria Math" w:hAnsi="Cambria Math" w:cs="Times New Roman"/>
                <w:color w:val="000000" w:themeColor="text1"/>
              </w:rPr>
              <m:t>obs</m:t>
            </m:r>
          </m:sub>
        </m:sSub>
      </m:oMath>
      <w:r w:rsidRPr="00ED2D36">
        <w:rPr>
          <w:rFonts w:ascii="Times New Roman" w:hAnsi="Times New Roman" w:cs="Times New Roman"/>
          <w:color w:val="000000" w:themeColor="text1"/>
        </w:rPr>
        <w:t xml:space="preserve"> is measured, each </w:t>
      </w:r>
      <w:del w:id="1858" w:author="SYLZ" w:date="2026-03-27T14:17:00Z">
        <w:r w:rsidRPr="00ED2D36" w:rsidDel="00390B1A">
          <w:rPr>
            <w:rFonts w:ascii="Times New Roman" w:hAnsi="Times New Roman" w:cs="Times New Roman"/>
            <w:color w:val="000000" w:themeColor="text1"/>
          </w:rPr>
          <w:delText>particle</w:delText>
        </w:r>
      </w:del>
      <w:ins w:id="1859" w:author="SYLZ" w:date="2026-03-27T14:17:00Z">
        <w:r w:rsidR="00390B1A">
          <w:rPr>
            <w:rFonts w:ascii="Times New Roman" w:hAnsi="Times New Roman" w:cs="Times New Roman"/>
            <w:color w:val="000000" w:themeColor="text1"/>
          </w:rPr>
          <w:t>parameter vector</w:t>
        </w:r>
      </w:ins>
      <w:r w:rsidRPr="00ED2D36">
        <w:rPr>
          <w:rFonts w:ascii="Times New Roman" w:hAnsi="Times New Roman" w:cs="Times New Roman"/>
          <w:color w:val="000000" w:themeColor="text1"/>
        </w:rPr>
        <w:t xml:space="preserve"> is assigned a likelihood according to how well its predicted pH matches the observation. Assuming normally distributed measurement noise with </w:t>
      </w:r>
      <w:r w:rsidR="00931F53" w:rsidRPr="00ED2D36">
        <w:rPr>
          <w:rFonts w:ascii="Times New Roman" w:hAnsi="Times New Roman" w:cs="Times New Roman"/>
          <w:color w:val="000000" w:themeColor="text1"/>
        </w:rPr>
        <w:t xml:space="preserve">a </w:t>
      </w:r>
      <w:r w:rsidRPr="00ED2D36">
        <w:rPr>
          <w:rFonts w:ascii="Times New Roman" w:hAnsi="Times New Roman" w:cs="Times New Roman"/>
          <w:color w:val="000000" w:themeColor="text1"/>
        </w:rPr>
        <w:t xml:space="preserve">standard deviation </w:t>
      </w:r>
      <m:oMath>
        <m:r>
          <m:rPr>
            <m:sty m:val="bi"/>
          </m:rPr>
          <w:rPr>
            <w:rFonts w:ascii="Cambria Math" w:hAnsi="Cambria Math" w:cs="Times New Roman"/>
          </w:rPr>
          <m:t>σ</m:t>
        </m:r>
        <m:r>
          <m:rPr>
            <m:sty m:val="bi"/>
          </m:rPr>
          <w:rPr>
            <w:rFonts w:ascii="Cambria Math" w:hAnsi="Cambria Math" w:cs="Times New Roman"/>
            <w:color w:val="000000" w:themeColor="text1"/>
          </w:rPr>
          <m:t>=0.01</m:t>
        </m:r>
      </m:oMath>
      <w:r w:rsidRPr="00ED2D36">
        <w:rPr>
          <w:rFonts w:ascii="Times New Roman" w:hAnsi="Times New Roman" w:cs="Times New Roman"/>
          <w:color w:val="000000" w:themeColor="text1"/>
        </w:rPr>
        <w:t xml:space="preserve"> pH units, the likelihood is computed using Eq. S3:</w:t>
      </w:r>
    </w:p>
    <w:p w14:paraId="7E06C888" w14:textId="77777777" w:rsidR="00786B96" w:rsidRPr="00ED2D36" w:rsidRDefault="00786B96" w:rsidP="00397965">
      <w:pPr>
        <w:pStyle w:val="JCEbodytext"/>
        <w:spacing w:line="360" w:lineRule="auto"/>
        <w:ind w:firstLineChars="200" w:firstLine="480"/>
        <w:jc w:val="center"/>
        <w:rPr>
          <w:rFonts w:ascii="Times New Roman" w:eastAsiaTheme="minorEastAsia" w:hAnsi="Times New Roman"/>
          <w:iCs/>
          <w:sz w:val="24"/>
          <w:szCs w:val="24"/>
          <w:lang w:eastAsia="zh-CN"/>
        </w:rPr>
      </w:pPr>
      <m:oMath>
        <m:r>
          <m:rPr>
            <m:sty m:val="bi"/>
          </m:rPr>
          <w:rPr>
            <w:rFonts w:ascii="Cambria Math" w:eastAsiaTheme="minorEastAsia" w:hAnsi="Cambria Math"/>
            <w:sz w:val="24"/>
            <w:szCs w:val="24"/>
            <w:lang w:eastAsia="zh-CN"/>
          </w:rPr>
          <m:t>L(</m:t>
        </m:r>
        <m:sSub>
          <m:sSubPr>
            <m:ctrlPr>
              <w:rPr>
                <w:rFonts w:ascii="Cambria Math" w:eastAsiaTheme="minorEastAsia" w:hAnsi="Cambria Math"/>
                <w:b/>
                <w:bCs/>
                <w:i/>
                <w:iCs/>
                <w:sz w:val="24"/>
                <w:szCs w:val="24"/>
                <w:lang w:eastAsia="zh-CN"/>
              </w:rPr>
            </m:ctrlPr>
          </m:sSubPr>
          <m:e>
            <m:r>
              <m:rPr>
                <m:sty m:val="bi"/>
              </m:rPr>
              <w:rPr>
                <w:rFonts w:ascii="Cambria Math" w:eastAsiaTheme="minorEastAsia" w:hAnsi="Cambria Math"/>
                <w:sz w:val="24"/>
                <w:szCs w:val="24"/>
                <w:lang w:eastAsia="zh-CN"/>
              </w:rPr>
              <m:t>θ</m:t>
            </m:r>
          </m:e>
          <m:sub>
            <m:r>
              <m:rPr>
                <m:sty m:val="bi"/>
              </m:rPr>
              <w:rPr>
                <w:rFonts w:ascii="Cambria Math" w:eastAsiaTheme="minorEastAsia" w:hAnsi="Cambria Math"/>
                <w:sz w:val="24"/>
                <w:szCs w:val="24"/>
                <w:lang w:eastAsia="zh-CN"/>
              </w:rPr>
              <m:t>i</m:t>
            </m:r>
          </m:sub>
        </m:sSub>
        <m:r>
          <m:rPr>
            <m:sty m:val="bi"/>
          </m:rPr>
          <w:rPr>
            <w:rFonts w:ascii="Cambria Math" w:eastAsiaTheme="minorEastAsia" w:hAnsi="Cambria Math"/>
            <w:sz w:val="24"/>
            <w:szCs w:val="24"/>
            <w:lang w:eastAsia="zh-CN"/>
          </w:rPr>
          <m:t>)=N</m:t>
        </m:r>
        <m:d>
          <m:dPr>
            <m:ctrlPr>
              <w:rPr>
                <w:rFonts w:ascii="Cambria Math" w:eastAsiaTheme="minorEastAsia" w:hAnsi="Cambria Math"/>
                <w:b/>
                <w:bCs/>
                <w:i/>
                <w:iCs/>
                <w:sz w:val="24"/>
                <w:szCs w:val="24"/>
                <w:lang w:eastAsia="zh-CN"/>
              </w:rPr>
            </m:ctrlPr>
          </m:dPr>
          <m:e>
            <m:sSub>
              <m:sSubPr>
                <m:ctrlPr>
                  <w:rPr>
                    <w:rFonts w:ascii="Cambria Math" w:eastAsiaTheme="minorEastAsia" w:hAnsi="Cambria Math"/>
                    <w:b/>
                    <w:bCs/>
                    <w:i/>
                    <w:iCs/>
                    <w:sz w:val="24"/>
                    <w:szCs w:val="24"/>
                    <w:lang w:eastAsia="zh-CN"/>
                  </w:rPr>
                </m:ctrlPr>
              </m:sSubPr>
              <m:e>
                <m:r>
                  <m:rPr>
                    <m:sty m:val="bi"/>
                  </m:rPr>
                  <w:rPr>
                    <w:rFonts w:ascii="Cambria Math" w:eastAsiaTheme="minorEastAsia" w:hAnsi="Cambria Math"/>
                    <w:sz w:val="24"/>
                    <w:szCs w:val="24"/>
                    <w:lang w:eastAsia="zh-CN"/>
                  </w:rPr>
                  <m:t>pH</m:t>
                </m:r>
              </m:e>
              <m:sub>
                <m:r>
                  <m:rPr>
                    <m:sty m:val="bi"/>
                  </m:rPr>
                  <w:rPr>
                    <w:rFonts w:ascii="Cambria Math" w:eastAsiaTheme="minorEastAsia" w:hAnsi="Cambria Math"/>
                    <w:sz w:val="24"/>
                    <w:szCs w:val="24"/>
                    <w:lang w:eastAsia="zh-CN"/>
                  </w:rPr>
                  <m:t>obs</m:t>
                </m:r>
              </m:sub>
            </m:sSub>
            <m:r>
              <m:rPr>
                <m:sty m:val="bi"/>
              </m:rPr>
              <w:rPr>
                <w:rFonts w:ascii="Cambria Math" w:eastAsiaTheme="minorEastAsia" w:hAnsi="Cambria Math"/>
                <w:sz w:val="24"/>
                <w:szCs w:val="24"/>
                <w:lang w:eastAsia="zh-CN"/>
              </w:rPr>
              <m:t>丨</m:t>
            </m:r>
            <m:sSub>
              <m:sSubPr>
                <m:ctrlPr>
                  <w:rPr>
                    <w:rFonts w:ascii="Cambria Math" w:eastAsiaTheme="minorEastAsia" w:hAnsi="Cambria Math"/>
                    <w:b/>
                    <w:bCs/>
                    <w:i/>
                    <w:iCs/>
                    <w:sz w:val="24"/>
                    <w:szCs w:val="24"/>
                    <w:lang w:eastAsia="zh-CN"/>
                  </w:rPr>
                </m:ctrlPr>
              </m:sSubPr>
              <m:e>
                <m:r>
                  <m:rPr>
                    <m:sty m:val="bi"/>
                  </m:rPr>
                  <w:rPr>
                    <w:rFonts w:ascii="Cambria Math" w:eastAsiaTheme="minorEastAsia" w:hAnsi="Cambria Math"/>
                    <w:sz w:val="24"/>
                    <w:szCs w:val="24"/>
                    <w:lang w:eastAsia="zh-CN"/>
                  </w:rPr>
                  <m:t>pH</m:t>
                </m:r>
              </m:e>
              <m:sub>
                <m:r>
                  <m:rPr>
                    <m:sty m:val="bi"/>
                  </m:rPr>
                  <w:rPr>
                    <w:rFonts w:ascii="Cambria Math" w:eastAsiaTheme="minorEastAsia" w:hAnsi="Cambria Math"/>
                    <w:sz w:val="24"/>
                    <w:szCs w:val="24"/>
                    <w:lang w:eastAsia="zh-CN"/>
                  </w:rPr>
                  <m:t>i</m:t>
                </m:r>
              </m:sub>
            </m:sSub>
            <m:r>
              <m:rPr>
                <m:sty m:val="bi"/>
              </m:rPr>
              <w:rPr>
                <w:rFonts w:ascii="Cambria Math" w:eastAsiaTheme="minorEastAsia" w:hAnsi="Cambria Math"/>
                <w:sz w:val="24"/>
                <w:szCs w:val="24"/>
                <w:lang w:eastAsia="zh-CN"/>
              </w:rPr>
              <m:t>,</m:t>
            </m:r>
            <m:sSup>
              <m:sSupPr>
                <m:ctrlPr>
                  <w:rPr>
                    <w:rFonts w:ascii="Cambria Math" w:eastAsiaTheme="minorEastAsia" w:hAnsi="Cambria Math"/>
                    <w:b/>
                    <w:bCs/>
                    <w:i/>
                    <w:iCs/>
                    <w:sz w:val="24"/>
                    <w:szCs w:val="24"/>
                    <w:lang w:eastAsia="zh-CN"/>
                  </w:rPr>
                </m:ctrlPr>
              </m:sSupPr>
              <m:e>
                <m:r>
                  <m:rPr>
                    <m:sty m:val="bi"/>
                  </m:rPr>
                  <w:rPr>
                    <w:rFonts w:ascii="Cambria Math" w:eastAsiaTheme="minorEastAsia" w:hAnsi="Cambria Math"/>
                    <w:sz w:val="24"/>
                    <w:szCs w:val="24"/>
                    <w:lang w:eastAsia="zh-CN"/>
                  </w:rPr>
                  <m:t xml:space="preserve"> σ</m:t>
                </m:r>
              </m:e>
              <m:sup>
                <m:r>
                  <m:rPr>
                    <m:sty m:val="bi"/>
                  </m:rPr>
                  <w:rPr>
                    <w:rFonts w:ascii="Cambria Math" w:eastAsiaTheme="minorEastAsia" w:hAnsi="Cambria Math"/>
                    <w:sz w:val="24"/>
                    <w:szCs w:val="24"/>
                    <w:lang w:eastAsia="zh-CN"/>
                  </w:rPr>
                  <m:t>2</m:t>
                </m:r>
              </m:sup>
            </m:sSup>
          </m:e>
        </m:d>
        <m:r>
          <m:rPr>
            <m:sty m:val="bi"/>
          </m:rPr>
          <w:rPr>
            <w:rFonts w:ascii="Cambria Math" w:eastAsiaTheme="minorEastAsia" w:hAnsi="Cambria Math"/>
            <w:sz w:val="24"/>
            <w:szCs w:val="24"/>
            <w:lang w:eastAsia="zh-CN"/>
          </w:rPr>
          <m:t>=</m:t>
        </m:r>
        <m:f>
          <m:fPr>
            <m:ctrlPr>
              <w:rPr>
                <w:rFonts w:ascii="Cambria Math" w:eastAsiaTheme="minorEastAsia" w:hAnsi="Cambria Math"/>
                <w:b/>
                <w:bCs/>
                <w:i/>
                <w:iCs/>
                <w:sz w:val="24"/>
                <w:szCs w:val="24"/>
                <w:lang w:eastAsia="zh-CN"/>
              </w:rPr>
            </m:ctrlPr>
          </m:fPr>
          <m:num>
            <m:r>
              <m:rPr>
                <m:sty m:val="bi"/>
              </m:rPr>
              <w:rPr>
                <w:rFonts w:ascii="Cambria Math" w:eastAsiaTheme="minorEastAsia" w:hAnsi="Cambria Math"/>
                <w:sz w:val="24"/>
                <w:szCs w:val="24"/>
                <w:lang w:eastAsia="zh-CN"/>
              </w:rPr>
              <m:t>1</m:t>
            </m:r>
          </m:num>
          <m:den>
            <m:rad>
              <m:radPr>
                <m:degHide m:val="1"/>
                <m:ctrlPr>
                  <w:rPr>
                    <w:rFonts w:ascii="Cambria Math" w:eastAsiaTheme="minorEastAsia" w:hAnsi="Cambria Math"/>
                    <w:b/>
                    <w:bCs/>
                    <w:i/>
                    <w:iCs/>
                    <w:sz w:val="24"/>
                    <w:szCs w:val="24"/>
                    <w:lang w:eastAsia="zh-CN"/>
                  </w:rPr>
                </m:ctrlPr>
              </m:radPr>
              <m:deg/>
              <m:e>
                <m:r>
                  <m:rPr>
                    <m:sty m:val="bi"/>
                  </m:rPr>
                  <w:rPr>
                    <w:rFonts w:ascii="Cambria Math" w:eastAsiaTheme="minorEastAsia" w:hAnsi="Cambria Math"/>
                    <w:sz w:val="24"/>
                    <w:szCs w:val="24"/>
                    <w:lang w:eastAsia="zh-CN"/>
                  </w:rPr>
                  <m:t>2</m:t>
                </m:r>
                <m:r>
                  <m:rPr>
                    <m:sty m:val="bi"/>
                  </m:rPr>
                  <w:rPr>
                    <w:rFonts w:ascii="Cambria Math" w:eastAsiaTheme="minorEastAsia" w:hAnsi="Cambria Math"/>
                    <w:sz w:val="24"/>
                    <w:szCs w:val="24"/>
                    <w:lang w:eastAsia="zh-CN"/>
                  </w:rPr>
                  <m:t>π</m:t>
                </m:r>
              </m:e>
            </m:rad>
            <m:r>
              <m:rPr>
                <m:sty m:val="bi"/>
              </m:rPr>
              <w:rPr>
                <w:rFonts w:ascii="Cambria Math" w:eastAsiaTheme="minorEastAsia" w:hAnsi="Cambria Math"/>
                <w:sz w:val="24"/>
                <w:szCs w:val="24"/>
                <w:lang w:eastAsia="zh-CN"/>
              </w:rPr>
              <m:t>σ</m:t>
            </m:r>
          </m:den>
        </m:f>
        <m:func>
          <m:funcPr>
            <m:ctrlPr>
              <w:rPr>
                <w:rFonts w:ascii="Cambria Math" w:eastAsiaTheme="minorEastAsia" w:hAnsi="Cambria Math"/>
                <w:b/>
                <w:bCs/>
                <w:i/>
                <w:iCs/>
                <w:sz w:val="24"/>
                <w:szCs w:val="24"/>
                <w:lang w:eastAsia="zh-CN"/>
              </w:rPr>
            </m:ctrlPr>
          </m:funcPr>
          <m:fName>
            <m:r>
              <m:rPr>
                <m:sty m:val="bi"/>
              </m:rPr>
              <w:rPr>
                <w:rFonts w:ascii="Cambria Math" w:eastAsiaTheme="minorEastAsia" w:hAnsi="Cambria Math"/>
                <w:sz w:val="24"/>
                <w:szCs w:val="24"/>
                <w:lang w:eastAsia="zh-CN"/>
              </w:rPr>
              <m:t>exp</m:t>
            </m:r>
          </m:fName>
          <m:e>
            <m:d>
              <m:dPr>
                <m:ctrlPr>
                  <w:rPr>
                    <w:rFonts w:ascii="Cambria Math" w:eastAsiaTheme="minorEastAsia" w:hAnsi="Cambria Math"/>
                    <w:b/>
                    <w:bCs/>
                    <w:i/>
                    <w:iCs/>
                    <w:sz w:val="24"/>
                    <w:szCs w:val="24"/>
                    <w:lang w:eastAsia="zh-CN"/>
                  </w:rPr>
                </m:ctrlPr>
              </m:dPr>
              <m:e>
                <m:r>
                  <m:rPr>
                    <m:sty m:val="bi"/>
                  </m:rPr>
                  <w:rPr>
                    <w:rFonts w:ascii="Cambria Math" w:eastAsiaTheme="minorEastAsia" w:hAnsi="Cambria Math"/>
                    <w:sz w:val="24"/>
                    <w:szCs w:val="24"/>
                    <w:lang w:eastAsia="zh-CN"/>
                  </w:rPr>
                  <m:t>-</m:t>
                </m:r>
                <m:f>
                  <m:fPr>
                    <m:ctrlPr>
                      <w:rPr>
                        <w:rFonts w:ascii="Cambria Math" w:eastAsiaTheme="minorEastAsia" w:hAnsi="Cambria Math"/>
                        <w:b/>
                        <w:bCs/>
                        <w:i/>
                        <w:iCs/>
                        <w:sz w:val="24"/>
                        <w:szCs w:val="24"/>
                        <w:lang w:eastAsia="zh-CN"/>
                      </w:rPr>
                    </m:ctrlPr>
                  </m:fPr>
                  <m:num>
                    <m:sSup>
                      <m:sSupPr>
                        <m:ctrlPr>
                          <w:rPr>
                            <w:rFonts w:ascii="Cambria Math" w:eastAsiaTheme="minorEastAsia" w:hAnsi="Cambria Math"/>
                            <w:b/>
                            <w:bCs/>
                            <w:i/>
                            <w:iCs/>
                            <w:sz w:val="24"/>
                            <w:szCs w:val="24"/>
                            <w:lang w:eastAsia="zh-CN"/>
                          </w:rPr>
                        </m:ctrlPr>
                      </m:sSupPr>
                      <m:e>
                        <m:d>
                          <m:dPr>
                            <m:ctrlPr>
                              <w:rPr>
                                <w:rFonts w:ascii="Cambria Math" w:eastAsiaTheme="minorEastAsia" w:hAnsi="Cambria Math"/>
                                <w:b/>
                                <w:bCs/>
                                <w:i/>
                                <w:iCs/>
                                <w:sz w:val="24"/>
                                <w:szCs w:val="24"/>
                                <w:lang w:eastAsia="zh-CN"/>
                              </w:rPr>
                            </m:ctrlPr>
                          </m:dPr>
                          <m:e>
                            <m:sSub>
                              <m:sSubPr>
                                <m:ctrlPr>
                                  <w:rPr>
                                    <w:rFonts w:ascii="Cambria Math" w:eastAsiaTheme="minorEastAsia" w:hAnsi="Cambria Math"/>
                                    <w:b/>
                                    <w:bCs/>
                                    <w:i/>
                                    <w:iCs/>
                                    <w:sz w:val="24"/>
                                    <w:szCs w:val="24"/>
                                    <w:lang w:eastAsia="zh-CN"/>
                                  </w:rPr>
                                </m:ctrlPr>
                              </m:sSubPr>
                              <m:e>
                                <m:r>
                                  <m:rPr>
                                    <m:sty m:val="bi"/>
                                  </m:rPr>
                                  <w:rPr>
                                    <w:rFonts w:ascii="Cambria Math" w:eastAsiaTheme="minorEastAsia" w:hAnsi="Cambria Math"/>
                                    <w:sz w:val="24"/>
                                    <w:szCs w:val="24"/>
                                    <w:lang w:eastAsia="zh-CN"/>
                                  </w:rPr>
                                  <m:t>pH</m:t>
                                </m:r>
                              </m:e>
                              <m:sub>
                                <m:r>
                                  <m:rPr>
                                    <m:sty m:val="bi"/>
                                  </m:rPr>
                                  <w:rPr>
                                    <w:rFonts w:ascii="Cambria Math" w:eastAsiaTheme="minorEastAsia" w:hAnsi="Cambria Math"/>
                                    <w:sz w:val="24"/>
                                    <w:szCs w:val="24"/>
                                    <w:lang w:eastAsia="zh-CN"/>
                                  </w:rPr>
                                  <m:t>obs</m:t>
                                </m:r>
                              </m:sub>
                            </m:sSub>
                            <m:r>
                              <m:rPr>
                                <m:sty m:val="bi"/>
                              </m:rPr>
                              <w:rPr>
                                <w:rFonts w:ascii="Cambria Math" w:eastAsiaTheme="minorEastAsia" w:hAnsi="Cambria Math"/>
                                <w:sz w:val="24"/>
                                <w:szCs w:val="24"/>
                                <w:lang w:eastAsia="zh-CN"/>
                              </w:rPr>
                              <m:t>-</m:t>
                            </m:r>
                            <m:sSub>
                              <m:sSubPr>
                                <m:ctrlPr>
                                  <w:rPr>
                                    <w:rFonts w:ascii="Cambria Math" w:eastAsiaTheme="minorEastAsia" w:hAnsi="Cambria Math"/>
                                    <w:b/>
                                    <w:bCs/>
                                    <w:i/>
                                    <w:iCs/>
                                    <w:sz w:val="24"/>
                                    <w:szCs w:val="24"/>
                                    <w:lang w:eastAsia="zh-CN"/>
                                  </w:rPr>
                                </m:ctrlPr>
                              </m:sSubPr>
                              <m:e>
                                <m:r>
                                  <m:rPr>
                                    <m:sty m:val="bi"/>
                                  </m:rPr>
                                  <w:rPr>
                                    <w:rFonts w:ascii="Cambria Math" w:eastAsiaTheme="minorEastAsia" w:hAnsi="Cambria Math"/>
                                    <w:sz w:val="24"/>
                                    <w:szCs w:val="24"/>
                                    <w:lang w:eastAsia="zh-CN"/>
                                  </w:rPr>
                                  <m:t>pH</m:t>
                                </m:r>
                              </m:e>
                              <m:sub>
                                <m:r>
                                  <m:rPr>
                                    <m:sty m:val="bi"/>
                                  </m:rPr>
                                  <w:rPr>
                                    <w:rFonts w:ascii="Cambria Math" w:eastAsiaTheme="minorEastAsia" w:hAnsi="Cambria Math"/>
                                    <w:sz w:val="24"/>
                                    <w:szCs w:val="24"/>
                                    <w:lang w:eastAsia="zh-CN"/>
                                  </w:rPr>
                                  <m:t>i</m:t>
                                </m:r>
                              </m:sub>
                            </m:sSub>
                          </m:e>
                        </m:d>
                      </m:e>
                      <m:sup>
                        <m:r>
                          <m:rPr>
                            <m:sty m:val="bi"/>
                          </m:rPr>
                          <w:rPr>
                            <w:rFonts w:ascii="Cambria Math" w:eastAsiaTheme="minorEastAsia" w:hAnsi="Cambria Math"/>
                            <w:sz w:val="24"/>
                            <w:szCs w:val="24"/>
                            <w:lang w:eastAsia="zh-CN"/>
                          </w:rPr>
                          <m:t>2</m:t>
                        </m:r>
                      </m:sup>
                    </m:sSup>
                  </m:num>
                  <m:den>
                    <m:r>
                      <m:rPr>
                        <m:sty m:val="bi"/>
                      </m:rPr>
                      <w:rPr>
                        <w:rFonts w:ascii="Cambria Math" w:eastAsiaTheme="minorEastAsia" w:hAnsi="Cambria Math"/>
                        <w:sz w:val="24"/>
                        <w:szCs w:val="24"/>
                        <w:lang w:eastAsia="zh-CN"/>
                      </w:rPr>
                      <m:t>2</m:t>
                    </m:r>
                    <m:sSup>
                      <m:sSupPr>
                        <m:ctrlPr>
                          <w:rPr>
                            <w:rFonts w:ascii="Cambria Math" w:eastAsiaTheme="minorEastAsia" w:hAnsi="Cambria Math"/>
                            <w:b/>
                            <w:bCs/>
                            <w:i/>
                            <w:iCs/>
                            <w:sz w:val="24"/>
                            <w:szCs w:val="24"/>
                            <w:lang w:eastAsia="zh-CN"/>
                          </w:rPr>
                        </m:ctrlPr>
                      </m:sSupPr>
                      <m:e>
                        <m:r>
                          <m:rPr>
                            <m:sty m:val="bi"/>
                          </m:rPr>
                          <w:rPr>
                            <w:rFonts w:ascii="Cambria Math" w:eastAsiaTheme="minorEastAsia" w:hAnsi="Cambria Math"/>
                            <w:sz w:val="24"/>
                            <w:szCs w:val="24"/>
                            <w:lang w:eastAsia="zh-CN"/>
                          </w:rPr>
                          <m:t>σ</m:t>
                        </m:r>
                      </m:e>
                      <m:sup>
                        <m:r>
                          <m:rPr>
                            <m:sty m:val="bi"/>
                          </m:rPr>
                          <w:rPr>
                            <w:rFonts w:ascii="Cambria Math" w:eastAsiaTheme="minorEastAsia" w:hAnsi="Cambria Math"/>
                            <w:sz w:val="24"/>
                            <w:szCs w:val="24"/>
                            <w:lang w:eastAsia="zh-CN"/>
                          </w:rPr>
                          <m:t>2</m:t>
                        </m:r>
                      </m:sup>
                    </m:sSup>
                  </m:den>
                </m:f>
              </m:e>
            </m:d>
          </m:e>
        </m:func>
      </m:oMath>
      <w:r w:rsidRPr="00ED2D36">
        <w:rPr>
          <w:rFonts w:ascii="Times New Roman" w:eastAsiaTheme="minorEastAsia" w:hAnsi="Times New Roman"/>
          <w:sz w:val="24"/>
          <w:szCs w:val="24"/>
          <w:lang w:eastAsia="zh-CN"/>
        </w:rPr>
        <w:t xml:space="preserve">       (S3)</w:t>
      </w:r>
    </w:p>
    <w:p w14:paraId="65480509" w14:textId="4272EC50" w:rsidR="00786B96" w:rsidRPr="00ED2D36" w:rsidRDefault="00390B1A" w:rsidP="00397965">
      <w:pPr>
        <w:pStyle w:val="a3"/>
        <w:spacing w:line="360" w:lineRule="auto"/>
        <w:jc w:val="both"/>
        <w:rPr>
          <w:rFonts w:ascii="Times New Roman" w:hAnsi="Times New Roman" w:cs="Times New Roman"/>
          <w:color w:val="000000" w:themeColor="text1"/>
        </w:rPr>
      </w:pPr>
      <w:ins w:id="1860" w:author="SYLZ" w:date="2026-03-27T14:16:00Z">
        <w:r>
          <w:rPr>
            <w:rFonts w:ascii="Times New Roman" w:hAnsi="Times New Roman" w:cs="Times New Roman" w:hint="eastAsia"/>
            <w:color w:val="000000" w:themeColor="text1"/>
          </w:rPr>
          <w:t>P</w:t>
        </w:r>
        <w:r w:rsidRPr="00390B1A">
          <w:rPr>
            <w:rFonts w:ascii="Times New Roman" w:hAnsi="Times New Roman" w:cs="Times New Roman"/>
            <w:color w:val="000000" w:themeColor="text1"/>
          </w:rPr>
          <w:t>arameter vector</w:t>
        </w:r>
      </w:ins>
      <w:del w:id="1861" w:author="SYLZ" w:date="2026-03-27T14:16:00Z">
        <w:r w:rsidR="00786B96" w:rsidRPr="00ED2D36" w:rsidDel="00390B1A">
          <w:rPr>
            <w:rFonts w:ascii="Times New Roman" w:hAnsi="Times New Roman" w:cs="Times New Roman"/>
            <w:color w:val="000000" w:themeColor="text1"/>
          </w:rPr>
          <w:delText>Particles</w:delText>
        </w:r>
      </w:del>
      <w:r w:rsidR="00786B96" w:rsidRPr="00ED2D36">
        <w:rPr>
          <w:rFonts w:ascii="Times New Roman" w:hAnsi="Times New Roman" w:cs="Times New Roman"/>
          <w:color w:val="000000" w:themeColor="text1"/>
        </w:rPr>
        <w:t xml:space="preserve"> whose predicted pH values are closer to the measured pH receive larger likelihood weights.</w:t>
      </w:r>
    </w:p>
    <w:p w14:paraId="16F61F63" w14:textId="77777777" w:rsidR="00786B96" w:rsidRPr="00ED2D36" w:rsidRDefault="00786B96" w:rsidP="00397965">
      <w:pPr>
        <w:pStyle w:val="3"/>
        <w:spacing w:line="360" w:lineRule="auto"/>
        <w:jc w:val="both"/>
        <w:rPr>
          <w:rFonts w:ascii="Times New Roman" w:hAnsi="Times New Roman" w:cs="Times New Roman"/>
          <w:color w:val="000000" w:themeColor="text1"/>
          <w:sz w:val="24"/>
          <w:szCs w:val="24"/>
        </w:rPr>
      </w:pPr>
      <w:bookmarkStart w:id="1862" w:name="resampling"/>
      <w:bookmarkStart w:id="1863" w:name="_Toc228955515"/>
      <w:bookmarkEnd w:id="1856"/>
      <w:r w:rsidRPr="00ED2D36">
        <w:rPr>
          <w:rFonts w:ascii="Times New Roman" w:hAnsi="Times New Roman" w:cs="Times New Roman"/>
          <w:color w:val="000000" w:themeColor="text1"/>
          <w:sz w:val="24"/>
          <w:szCs w:val="24"/>
        </w:rPr>
        <w:t>4. Resampling</w:t>
      </w:r>
      <w:bookmarkEnd w:id="1863"/>
    </w:p>
    <w:p w14:paraId="7B1EC8C4" w14:textId="601192EB"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The likelihood weights</w:t>
      </w:r>
      <w:r w:rsidRPr="00ED2D36">
        <w:rPr>
          <w:rFonts w:ascii="Times New Roman" w:hAnsi="Times New Roman" w:cs="Times New Roman"/>
          <w:b/>
          <w:bCs/>
          <w:i/>
          <w:iCs/>
        </w:rPr>
        <w:t xml:space="preserve"> </w:t>
      </w:r>
      <m:oMath>
        <m:r>
          <m:rPr>
            <m:sty m:val="bi"/>
          </m:rPr>
          <w:rPr>
            <w:rFonts w:ascii="Cambria Math" w:hAnsi="Cambria Math" w:cs="Times New Roman"/>
          </w:rPr>
          <m:t>L(</m:t>
        </m:r>
        <m:sSub>
          <m:sSubPr>
            <m:ctrlPr>
              <w:rPr>
                <w:rFonts w:ascii="Cambria Math" w:hAnsi="Cambria Math" w:cs="Times New Roman"/>
                <w:b/>
                <w:bCs/>
                <w:i/>
                <w:iCs/>
              </w:rPr>
            </m:ctrlPr>
          </m:sSubPr>
          <m:e>
            <m:r>
              <m:rPr>
                <m:sty m:val="bi"/>
              </m:rPr>
              <w:rPr>
                <w:rFonts w:ascii="Cambria Math" w:hAnsi="Cambria Math" w:cs="Times New Roman"/>
              </w:rPr>
              <m:t>θ</m:t>
            </m:r>
          </m:e>
          <m:sub>
            <m:r>
              <m:rPr>
                <m:sty m:val="bi"/>
              </m:rPr>
              <w:rPr>
                <w:rFonts w:ascii="Cambria Math" w:hAnsi="Cambria Math" w:cs="Times New Roman"/>
              </w:rPr>
              <m:t>i</m:t>
            </m:r>
          </m:sub>
        </m:sSub>
        <m:r>
          <m:rPr>
            <m:sty m:val="bi"/>
          </m:rPr>
          <w:rPr>
            <w:rFonts w:ascii="Cambria Math" w:hAnsi="Cambria Math" w:cs="Times New Roman"/>
          </w:rPr>
          <m:t>)</m:t>
        </m:r>
      </m:oMath>
      <w:r w:rsidRPr="00ED2D36">
        <w:rPr>
          <w:rFonts w:ascii="Times New Roman" w:hAnsi="Times New Roman" w:cs="Times New Roman"/>
          <w:color w:val="000000" w:themeColor="text1"/>
        </w:rPr>
        <w:t xml:space="preserve"> are normalized </w:t>
      </w:r>
      <w:ins w:id="1864" w:author="Yibin Jiang" w:date="2026-03-21T12:20:00Z">
        <w:r w:rsidR="00ED5E1A" w:rsidRPr="00ED2D36">
          <w:rPr>
            <w:rFonts w:ascii="Times New Roman" w:hAnsi="Times New Roman" w:cs="Times New Roman"/>
            <w:color w:val="000000" w:themeColor="text1"/>
          </w:rPr>
          <w:t xml:space="preserve">among the </w:t>
        </w:r>
      </w:ins>
      <w:ins w:id="1865" w:author="SYLZ" w:date="2026-03-27T14:16:00Z">
        <w:r w:rsidR="00390B1A" w:rsidRPr="00390B1A">
          <w:rPr>
            <w:rFonts w:ascii="Times New Roman" w:hAnsi="Times New Roman" w:cs="Times New Roman"/>
            <w:color w:val="000000" w:themeColor="text1"/>
          </w:rPr>
          <w:t>parameter vector</w:t>
        </w:r>
        <w:r w:rsidR="00390B1A">
          <w:rPr>
            <w:rFonts w:ascii="Times New Roman" w:hAnsi="Times New Roman" w:cs="Times New Roman" w:hint="eastAsia"/>
            <w:color w:val="000000" w:themeColor="text1"/>
          </w:rPr>
          <w:t>s</w:t>
        </w:r>
      </w:ins>
      <w:ins w:id="1866" w:author="Yibin Jiang" w:date="2026-03-21T12:20:00Z">
        <w:del w:id="1867" w:author="SYLZ" w:date="2026-03-27T14:16:00Z">
          <w:r w:rsidR="00ED5E1A" w:rsidRPr="00ED2D36" w:rsidDel="00390B1A">
            <w:rPr>
              <w:rFonts w:ascii="Times New Roman" w:hAnsi="Times New Roman" w:cs="Times New Roman"/>
              <w:color w:val="000000" w:themeColor="text1"/>
            </w:rPr>
            <w:delText>particles</w:delText>
          </w:r>
        </w:del>
        <w:r w:rsidR="00ED5E1A" w:rsidRPr="00ED2D36">
          <w:rPr>
            <w:rFonts w:ascii="Times New Roman" w:hAnsi="Times New Roman" w:cs="Times New Roman"/>
            <w:color w:val="000000" w:themeColor="text1"/>
          </w:rPr>
          <w:t xml:space="preserve"> </w:t>
        </w:r>
      </w:ins>
      <w:r w:rsidRPr="00ED2D36">
        <w:rPr>
          <w:rFonts w:ascii="Times New Roman" w:hAnsi="Times New Roman" w:cs="Times New Roman"/>
          <w:color w:val="000000" w:themeColor="text1"/>
        </w:rPr>
        <w:t xml:space="preserve">and used for multinomial resampling. Specifically, new </w:t>
      </w:r>
      <w:ins w:id="1868" w:author="SYLZ" w:date="2026-03-27T14:16:00Z">
        <w:r w:rsidR="00390B1A" w:rsidRPr="00390B1A">
          <w:rPr>
            <w:rFonts w:ascii="Times New Roman" w:hAnsi="Times New Roman" w:cs="Times New Roman"/>
            <w:color w:val="000000" w:themeColor="text1"/>
          </w:rPr>
          <w:t>parameter vector</w:t>
        </w:r>
        <w:r w:rsidR="00390B1A">
          <w:rPr>
            <w:rFonts w:ascii="Times New Roman" w:hAnsi="Times New Roman" w:cs="Times New Roman" w:hint="eastAsia"/>
            <w:color w:val="000000" w:themeColor="text1"/>
          </w:rPr>
          <w:t>s</w:t>
        </w:r>
      </w:ins>
      <w:del w:id="1869" w:author="SYLZ" w:date="2026-03-27T14:16:00Z">
        <w:r w:rsidRPr="00ED2D36" w:rsidDel="00390B1A">
          <w:rPr>
            <w:rFonts w:ascii="Times New Roman" w:hAnsi="Times New Roman" w:cs="Times New Roman"/>
            <w:color w:val="000000" w:themeColor="text1"/>
          </w:rPr>
          <w:delText>particles</w:delText>
        </w:r>
      </w:del>
      <w:r w:rsidRPr="00ED2D36">
        <w:rPr>
          <w:rFonts w:ascii="Times New Roman" w:hAnsi="Times New Roman" w:cs="Times New Roman"/>
          <w:color w:val="000000" w:themeColor="text1"/>
        </w:rPr>
        <w:t xml:space="preserve"> are drawn with replacement from the original </w:t>
      </w:r>
      <w:del w:id="1870" w:author="SYLZ" w:date="2026-03-27T14:17:00Z">
        <w:r w:rsidRPr="00ED2D36" w:rsidDel="00390B1A">
          <w:rPr>
            <w:rFonts w:ascii="Times New Roman" w:hAnsi="Times New Roman" w:cs="Times New Roman"/>
            <w:color w:val="000000" w:themeColor="text1"/>
          </w:rPr>
          <w:delText>particle</w:delText>
        </w:r>
      </w:del>
      <w:ins w:id="1871" w:author="SYLZ" w:date="2026-03-27T14:17:00Z">
        <w:r w:rsidR="00390B1A">
          <w:rPr>
            <w:rFonts w:ascii="Times New Roman" w:hAnsi="Times New Roman" w:cs="Times New Roman"/>
            <w:color w:val="000000" w:themeColor="text1"/>
          </w:rPr>
          <w:t>parameter vector</w:t>
        </w:r>
      </w:ins>
      <w:r w:rsidRPr="00ED2D36">
        <w:rPr>
          <w:rFonts w:ascii="Times New Roman" w:hAnsi="Times New Roman" w:cs="Times New Roman"/>
          <w:color w:val="000000" w:themeColor="text1"/>
        </w:rPr>
        <w:t xml:space="preserve"> set, and the sampling probability of each </w:t>
      </w:r>
      <w:del w:id="1872" w:author="SYLZ" w:date="2026-03-27T14:17:00Z">
        <w:r w:rsidRPr="00ED2D36" w:rsidDel="00390B1A">
          <w:rPr>
            <w:rFonts w:ascii="Times New Roman" w:hAnsi="Times New Roman" w:cs="Times New Roman"/>
            <w:color w:val="000000" w:themeColor="text1"/>
          </w:rPr>
          <w:delText>particle</w:delText>
        </w:r>
      </w:del>
      <w:ins w:id="1873" w:author="SYLZ" w:date="2026-03-27T14:17:00Z">
        <w:r w:rsidR="00390B1A">
          <w:rPr>
            <w:rFonts w:ascii="Times New Roman" w:hAnsi="Times New Roman" w:cs="Times New Roman"/>
            <w:color w:val="000000" w:themeColor="text1"/>
          </w:rPr>
          <w:t>parameter vector</w:t>
        </w:r>
      </w:ins>
      <w:r w:rsidRPr="00ED2D36">
        <w:rPr>
          <w:rFonts w:ascii="Times New Roman" w:hAnsi="Times New Roman" w:cs="Times New Roman"/>
          <w:color w:val="000000" w:themeColor="text1"/>
        </w:rPr>
        <w:t xml:space="preserve"> is proportional to its normalized likelihood weight. In this way, </w:t>
      </w:r>
      <w:ins w:id="1874" w:author="SYLZ" w:date="2026-03-27T14:16:00Z">
        <w:r w:rsidR="00390B1A" w:rsidRPr="00390B1A">
          <w:rPr>
            <w:rFonts w:ascii="Times New Roman" w:hAnsi="Times New Roman" w:cs="Times New Roman"/>
            <w:color w:val="000000" w:themeColor="text1"/>
          </w:rPr>
          <w:t>parameter vector</w:t>
        </w:r>
      </w:ins>
      <w:del w:id="1875" w:author="SYLZ" w:date="2026-03-27T14:16:00Z">
        <w:r w:rsidRPr="00ED2D36" w:rsidDel="00390B1A">
          <w:rPr>
            <w:rFonts w:ascii="Times New Roman" w:hAnsi="Times New Roman" w:cs="Times New Roman"/>
            <w:color w:val="000000" w:themeColor="text1"/>
          </w:rPr>
          <w:delText>particle</w:delText>
        </w:r>
      </w:del>
      <w:r w:rsidRPr="00ED2D36">
        <w:rPr>
          <w:rFonts w:ascii="Times New Roman" w:hAnsi="Times New Roman" w:cs="Times New Roman"/>
          <w:color w:val="000000" w:themeColor="text1"/>
        </w:rPr>
        <w:t xml:space="preserve">s that are more consistent with the measured pH are preferentially retained, whereas </w:t>
      </w:r>
      <w:ins w:id="1876" w:author="SYLZ" w:date="2026-03-27T14:17:00Z">
        <w:r w:rsidR="00390B1A" w:rsidRPr="00390B1A">
          <w:rPr>
            <w:rFonts w:ascii="Times New Roman" w:hAnsi="Times New Roman" w:cs="Times New Roman"/>
            <w:color w:val="000000" w:themeColor="text1"/>
          </w:rPr>
          <w:t>parameter vector</w:t>
        </w:r>
      </w:ins>
      <w:del w:id="1877" w:author="SYLZ" w:date="2026-03-27T14:17:00Z">
        <w:r w:rsidRPr="00ED2D36" w:rsidDel="00390B1A">
          <w:rPr>
            <w:rFonts w:ascii="Times New Roman" w:hAnsi="Times New Roman" w:cs="Times New Roman"/>
            <w:color w:val="000000" w:themeColor="text1"/>
          </w:rPr>
          <w:delText>particle</w:delText>
        </w:r>
      </w:del>
      <w:r w:rsidRPr="00ED2D36">
        <w:rPr>
          <w:rFonts w:ascii="Times New Roman" w:hAnsi="Times New Roman" w:cs="Times New Roman"/>
          <w:color w:val="000000" w:themeColor="text1"/>
        </w:rPr>
        <w:t>s that are inconsistent with the measured pH gradually disappear from the ensemble.</w:t>
      </w:r>
    </w:p>
    <w:p w14:paraId="6709030F" w14:textId="72369D54" w:rsidR="00786B96"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The result of this step is an empirical approximation to the posterior distribution</w:t>
      </w:r>
      <w:r w:rsidRPr="00ED2D36">
        <w:rPr>
          <w:rFonts w:ascii="Times New Roman" w:hAnsi="Times New Roman" w:cs="Times New Roman"/>
          <w:b/>
          <w:bCs/>
          <w:i/>
          <w:iCs/>
          <w:color w:val="000000" w:themeColor="text1"/>
        </w:rPr>
        <w:t xml:space="preserve"> </w:t>
      </w:r>
      <m:oMath>
        <m:r>
          <m:rPr>
            <m:sty m:val="bi"/>
          </m:rPr>
          <w:rPr>
            <w:rFonts w:ascii="Cambria Math" w:hAnsi="Cambria Math" w:cs="Times New Roman"/>
            <w:color w:val="000000" w:themeColor="text1"/>
          </w:rPr>
          <m:t>p</m:t>
        </m:r>
        <m:d>
          <m:dPr>
            <m:ctrlPr>
              <w:rPr>
                <w:rFonts w:ascii="Cambria Math" w:hAnsi="Cambria Math" w:cs="Times New Roman"/>
                <w:b/>
                <w:bCs/>
                <w:i/>
                <w:iCs/>
                <w:color w:val="000000" w:themeColor="text1"/>
              </w:rPr>
            </m:ctrlPr>
          </m:dPr>
          <m:e>
            <m:sSub>
              <m:sSubPr>
                <m:ctrlPr>
                  <w:rPr>
                    <w:rFonts w:ascii="Cambria Math" w:hAnsi="Cambria Math" w:cs="Times New Roman"/>
                    <w:b/>
                    <w:bCs/>
                    <w:i/>
                    <w:iCs/>
                    <w:color w:val="000000" w:themeColor="text1"/>
                  </w:rPr>
                </m:ctrlPr>
              </m:sSubPr>
              <m:e>
                <m:r>
                  <m:rPr>
                    <m:sty m:val="bi"/>
                  </m:rPr>
                  <w:rPr>
                    <w:rFonts w:ascii="Cambria Math" w:hAnsi="Cambria Math" w:cs="Times New Roman"/>
                    <w:color w:val="000000" w:themeColor="text1"/>
                  </w:rPr>
                  <m:t>θ</m:t>
                </m:r>
              </m:e>
              <m:sub>
                <m:r>
                  <m:rPr>
                    <m:sty m:val="bi"/>
                  </m:rPr>
                  <w:rPr>
                    <w:rFonts w:ascii="Cambria Math" w:hAnsi="Cambria Math" w:cs="Times New Roman"/>
                    <w:color w:val="000000" w:themeColor="text1"/>
                  </w:rPr>
                  <m:t>i</m:t>
                </m:r>
              </m:sub>
            </m:sSub>
            <m:r>
              <m:rPr>
                <m:sty m:val="bi"/>
              </m:rPr>
              <w:rPr>
                <w:rFonts w:ascii="Cambria Math" w:hAnsi="Cambria Math" w:cs="Times New Roman"/>
                <w:color w:val="000000" w:themeColor="text1"/>
              </w:rPr>
              <m:t>∣</m:t>
            </m:r>
            <m:sSub>
              <m:sSubPr>
                <m:ctrlPr>
                  <w:rPr>
                    <w:rFonts w:ascii="Cambria Math" w:hAnsi="Cambria Math" w:cs="Times New Roman"/>
                    <w:b/>
                    <w:bCs/>
                    <w:i/>
                    <w:iCs/>
                    <w:color w:val="000000" w:themeColor="text1"/>
                  </w:rPr>
                </m:ctrlPr>
              </m:sSubPr>
              <m:e>
                <m:r>
                  <m:rPr>
                    <m:sty m:val="bi"/>
                  </m:rPr>
                  <w:rPr>
                    <w:rFonts w:ascii="Cambria Math" w:hAnsi="Cambria Math" w:cs="Times New Roman"/>
                    <w:color w:val="000000" w:themeColor="text1"/>
                  </w:rPr>
                  <m:t>pH</m:t>
                </m:r>
              </m:e>
              <m:sub>
                <m:r>
                  <m:rPr>
                    <m:sty m:val="bi"/>
                  </m:rPr>
                  <w:rPr>
                    <w:rFonts w:ascii="Cambria Math" w:hAnsi="Cambria Math" w:cs="Times New Roman"/>
                    <w:color w:val="000000" w:themeColor="text1"/>
                  </w:rPr>
                  <m:t>obs</m:t>
                </m:r>
              </m:sub>
            </m:sSub>
          </m:e>
        </m:d>
      </m:oMath>
      <w:r w:rsidRPr="00ED2D36">
        <w:rPr>
          <w:rFonts w:ascii="Times New Roman" w:hAnsi="Times New Roman" w:cs="Times New Roman"/>
          <w:color w:val="000000" w:themeColor="text1"/>
        </w:rPr>
        <w:t xml:space="preserve">. Importantly, the algorithm does not update parameters by moving one best-fit parameter vector directly. Instead, it updates the whole </w:t>
      </w:r>
      <w:del w:id="1878" w:author="SYLZ" w:date="2026-03-27T14:17:00Z">
        <w:r w:rsidRPr="00ED2D36" w:rsidDel="00390B1A">
          <w:rPr>
            <w:rFonts w:ascii="Times New Roman" w:hAnsi="Times New Roman" w:cs="Times New Roman"/>
            <w:color w:val="000000" w:themeColor="text1"/>
          </w:rPr>
          <w:delText>particle</w:delText>
        </w:r>
      </w:del>
      <w:ins w:id="1879" w:author="SYLZ" w:date="2026-03-27T14:17:00Z">
        <w:r w:rsidR="00390B1A">
          <w:rPr>
            <w:rFonts w:ascii="Times New Roman" w:hAnsi="Times New Roman" w:cs="Times New Roman"/>
            <w:color w:val="000000" w:themeColor="text1"/>
          </w:rPr>
          <w:t>parameter vector</w:t>
        </w:r>
      </w:ins>
      <w:r w:rsidRPr="00ED2D36">
        <w:rPr>
          <w:rFonts w:ascii="Times New Roman" w:hAnsi="Times New Roman" w:cs="Times New Roman"/>
          <w:color w:val="000000" w:themeColor="text1"/>
        </w:rPr>
        <w:t xml:space="preserve"> population so that the </w:t>
      </w:r>
      <w:del w:id="1880" w:author="SYLZ" w:date="2026-03-27T14:17:00Z">
        <w:r w:rsidRPr="00ED2D36" w:rsidDel="00390B1A">
          <w:rPr>
            <w:rFonts w:ascii="Times New Roman" w:hAnsi="Times New Roman" w:cs="Times New Roman"/>
            <w:color w:val="000000" w:themeColor="text1"/>
          </w:rPr>
          <w:delText>particle</w:delText>
        </w:r>
      </w:del>
      <w:ins w:id="1881" w:author="SYLZ" w:date="2026-03-27T14:17:00Z">
        <w:r w:rsidR="00390B1A">
          <w:rPr>
            <w:rFonts w:ascii="Times New Roman" w:hAnsi="Times New Roman" w:cs="Times New Roman"/>
            <w:color w:val="000000" w:themeColor="text1"/>
          </w:rPr>
          <w:t>parameter vector</w:t>
        </w:r>
      </w:ins>
      <w:r w:rsidRPr="00ED2D36">
        <w:rPr>
          <w:rFonts w:ascii="Times New Roman" w:hAnsi="Times New Roman" w:cs="Times New Roman"/>
          <w:color w:val="000000" w:themeColor="text1"/>
        </w:rPr>
        <w:t xml:space="preserve"> ensemble itself becomes a numerical representation of the posterior distribution.</w:t>
      </w:r>
    </w:p>
    <w:p w14:paraId="5FC73A07" w14:textId="77777777" w:rsidR="00786B96" w:rsidRPr="00ED2D36" w:rsidRDefault="00786B96" w:rsidP="00397965">
      <w:pPr>
        <w:pStyle w:val="3"/>
        <w:spacing w:line="360" w:lineRule="auto"/>
        <w:jc w:val="both"/>
        <w:rPr>
          <w:rFonts w:ascii="Times New Roman" w:hAnsi="Times New Roman" w:cs="Times New Roman"/>
          <w:color w:val="000000" w:themeColor="text1"/>
          <w:sz w:val="24"/>
          <w:szCs w:val="24"/>
        </w:rPr>
      </w:pPr>
      <w:bookmarkStart w:id="1882" w:name="posterior-updating"/>
      <w:bookmarkStart w:id="1883" w:name="_Toc228955516"/>
      <w:bookmarkEnd w:id="1862"/>
      <w:r w:rsidRPr="00ED2D36">
        <w:rPr>
          <w:rFonts w:ascii="Times New Roman" w:hAnsi="Times New Roman" w:cs="Times New Roman"/>
          <w:color w:val="000000" w:themeColor="text1"/>
          <w:sz w:val="24"/>
          <w:szCs w:val="24"/>
        </w:rPr>
        <w:lastRenderedPageBreak/>
        <w:t>5. Posterior updating</w:t>
      </w:r>
      <w:bookmarkEnd w:id="1883"/>
    </w:p>
    <w:p w14:paraId="790A07BD" w14:textId="1795ADCC"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After resampling, the posterior statistics of each parameter are computed from the resampled </w:t>
      </w:r>
      <w:del w:id="1884" w:author="SYLZ" w:date="2026-03-27T14:17:00Z">
        <w:r w:rsidRPr="00ED2D36" w:rsidDel="00390B1A">
          <w:rPr>
            <w:rFonts w:ascii="Times New Roman" w:hAnsi="Times New Roman" w:cs="Times New Roman"/>
            <w:color w:val="000000" w:themeColor="text1"/>
          </w:rPr>
          <w:delText>particle</w:delText>
        </w:r>
      </w:del>
      <w:ins w:id="1885" w:author="SYLZ" w:date="2026-03-27T14:17:00Z">
        <w:r w:rsidR="00390B1A">
          <w:rPr>
            <w:rFonts w:ascii="Times New Roman" w:hAnsi="Times New Roman" w:cs="Times New Roman"/>
            <w:color w:val="000000" w:themeColor="text1"/>
          </w:rPr>
          <w:t>parameter vector</w:t>
        </w:r>
      </w:ins>
      <w:r w:rsidRPr="00ED2D36">
        <w:rPr>
          <w:rFonts w:ascii="Times New Roman" w:hAnsi="Times New Roman" w:cs="Times New Roman"/>
          <w:color w:val="000000" w:themeColor="text1"/>
        </w:rPr>
        <w:t xml:space="preserve"> ensemble. For example, for buffer pair </w:t>
      </w:r>
      <w:proofErr w:type="spellStart"/>
      <w:r w:rsidRPr="00ED2D36">
        <w:rPr>
          <w:rFonts w:ascii="Times New Roman" w:hAnsi="Times New Roman" w:cs="Times New Roman"/>
          <w:b/>
          <w:bCs/>
          <w:i/>
          <w:iCs/>
          <w:color w:val="000000" w:themeColor="text1"/>
        </w:rPr>
        <w:t>i</w:t>
      </w:r>
      <w:proofErr w:type="spellEnd"/>
      <w:r w:rsidRPr="00ED2D36">
        <w:rPr>
          <w:rFonts w:ascii="Times New Roman" w:hAnsi="Times New Roman" w:cs="Times New Roman"/>
          <w:color w:val="000000" w:themeColor="text1"/>
        </w:rPr>
        <w:t xml:space="preserve">, </w:t>
      </w:r>
      <m:oMath>
        <m:sSub>
          <m:sSubPr>
            <m:ctrlPr>
              <w:rPr>
                <w:rFonts w:ascii="Cambria Math" w:hAnsi="Cambria Math" w:cs="Times New Roman"/>
                <w:b/>
                <w:bCs/>
                <w:i/>
                <w:w w:val="108"/>
                <w:lang w:val="en-GB"/>
              </w:rPr>
            </m:ctrlPr>
          </m:sSubPr>
          <m:e>
            <m:sSubSup>
              <m:sSubSupPr>
                <m:ctrlPr>
                  <w:rPr>
                    <w:rFonts w:ascii="Cambria Math" w:hAnsi="Cambria Math" w:cs="Times New Roman"/>
                    <w:b/>
                    <w:bCs/>
                    <w:i/>
                    <w:w w:val="108"/>
                    <w:lang w:val="en-GB"/>
                  </w:rPr>
                </m:ctrlPr>
              </m:sSubSupPr>
              <m:e>
                <m:r>
                  <m:rPr>
                    <m:sty m:val="bi"/>
                  </m:rPr>
                  <w:rPr>
                    <w:rFonts w:ascii="Cambria Math" w:hAnsi="Cambria Math" w:cs="Times New Roman"/>
                    <w:w w:val="108"/>
                    <w:lang w:val="en-GB"/>
                  </w:rPr>
                  <m:t>μ</m:t>
                </m:r>
              </m:e>
              <m:sub>
                <m:r>
                  <m:rPr>
                    <m:sty m:val="bi"/>
                  </m:rPr>
                  <w:rPr>
                    <w:rFonts w:ascii="Cambria Math" w:hAnsi="Cambria Math" w:cs="Times New Roman"/>
                    <w:w w:val="108"/>
                    <w:lang w:val="en-GB"/>
                  </w:rPr>
                  <m:t>pKa</m:t>
                </m:r>
              </m:sub>
              <m:sup>
                <m:r>
                  <m:rPr>
                    <m:sty m:val="bi"/>
                  </m:rPr>
                  <w:rPr>
                    <w:rFonts w:ascii="Cambria Math" w:hAnsi="Cambria Math" w:cs="Times New Roman"/>
                    <w:w w:val="108"/>
                    <w:lang w:val="en-GB"/>
                  </w:rPr>
                  <m:t>post</m:t>
                </m:r>
              </m:sup>
            </m:sSubSup>
          </m:e>
          <m:sub>
            <m:r>
              <m:rPr>
                <m:sty m:val="bi"/>
              </m:rPr>
              <w:rPr>
                <w:rFonts w:ascii="Cambria Math" w:hAnsi="Cambria Math" w:cs="Times New Roman"/>
                <w:w w:val="108"/>
                <w:lang w:val="en-GB"/>
              </w:rPr>
              <m:t>i</m:t>
            </m:r>
          </m:sub>
        </m:sSub>
      </m:oMath>
      <w:r w:rsidRPr="00ED2D36">
        <w:rPr>
          <w:rFonts w:ascii="Times New Roman" w:hAnsi="Times New Roman" w:cs="Times New Roman"/>
          <w:w w:val="108"/>
          <w:lang w:val="en-GB"/>
        </w:rPr>
        <w:t>(</w:t>
      </w:r>
      <w:r w:rsidRPr="00ED2D36">
        <w:rPr>
          <w:rFonts w:ascii="Times New Roman" w:hAnsi="Times New Roman" w:cs="Times New Roman"/>
          <w:color w:val="000000" w:themeColor="text1"/>
        </w:rPr>
        <w:t xml:space="preserve">the posterior mean of </w:t>
      </w:r>
      <m:oMath>
        <m:r>
          <m:rPr>
            <m:sty m:val="bi"/>
          </m:rPr>
          <w:rPr>
            <w:rFonts w:ascii="Cambria Math" w:hAnsi="Cambria Math" w:cs="Times New Roman"/>
            <w:color w:val="000000" w:themeColor="text1"/>
          </w:rPr>
          <m:t>p</m:t>
        </m:r>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K</m:t>
            </m:r>
          </m:e>
          <m:sub>
            <m:r>
              <m:rPr>
                <m:sty m:val="bi"/>
              </m:rPr>
              <w:rPr>
                <w:rFonts w:ascii="Cambria Math" w:hAnsi="Cambria Math" w:cs="Times New Roman"/>
                <w:color w:val="000000" w:themeColor="text1"/>
              </w:rPr>
              <m:t>a</m:t>
            </m:r>
            <m:r>
              <m:rPr>
                <m:sty m:val="b"/>
              </m:rPr>
              <w:rPr>
                <w:rFonts w:ascii="Cambria Math" w:hAnsi="Cambria Math" w:cs="Times New Roman"/>
                <w:color w:val="000000" w:themeColor="text1"/>
              </w:rPr>
              <m:t>,</m:t>
            </m:r>
            <m:r>
              <m:rPr>
                <m:sty m:val="bi"/>
              </m:rPr>
              <w:rPr>
                <w:rFonts w:ascii="Cambria Math" w:hAnsi="Cambria Math" w:cs="Times New Roman"/>
                <w:color w:val="000000" w:themeColor="text1"/>
              </w:rPr>
              <m:t>i</m:t>
            </m:r>
          </m:sub>
        </m:sSub>
      </m:oMath>
      <w:r w:rsidRPr="00ED2D36">
        <w:rPr>
          <w:rFonts w:ascii="Times New Roman" w:hAnsi="Times New Roman" w:cs="Times New Roman"/>
          <w:w w:val="108"/>
          <w:lang w:val="en-GB"/>
        </w:rPr>
        <w:t xml:space="preserve">) </w:t>
      </w:r>
      <w:r w:rsidRPr="00ED2D36">
        <w:rPr>
          <w:rFonts w:ascii="Times New Roman" w:hAnsi="Times New Roman" w:cs="Times New Roman"/>
          <w:color w:val="000000" w:themeColor="text1"/>
        </w:rPr>
        <w:t xml:space="preserve">and </w:t>
      </w:r>
      <m:oMath>
        <m:sSub>
          <m:sSubPr>
            <m:ctrlPr>
              <w:rPr>
                <w:rFonts w:ascii="Cambria Math" w:hAnsi="Cambria Math" w:cs="Times New Roman"/>
                <w:b/>
                <w:bCs/>
                <w:i/>
                <w:w w:val="108"/>
                <w:lang w:val="en-GB"/>
              </w:rPr>
            </m:ctrlPr>
          </m:sSubPr>
          <m:e>
            <m:sSubSup>
              <m:sSubSupPr>
                <m:ctrlPr>
                  <w:rPr>
                    <w:rFonts w:ascii="Cambria Math" w:hAnsi="Cambria Math" w:cs="Times New Roman"/>
                    <w:b/>
                    <w:bCs/>
                    <w:i/>
                    <w:w w:val="108"/>
                    <w:lang w:val="en-GB"/>
                  </w:rPr>
                </m:ctrlPr>
              </m:sSubSupPr>
              <m:e>
                <m:r>
                  <m:rPr>
                    <m:sty m:val="bi"/>
                  </m:rPr>
                  <w:rPr>
                    <w:rFonts w:ascii="Cambria Math" w:hAnsi="Cambria Math" w:cs="Times New Roman"/>
                    <w:w w:val="108"/>
                    <w:lang w:val="en-GB"/>
                  </w:rPr>
                  <m:t>σ</m:t>
                </m:r>
              </m:e>
              <m:sub>
                <m:r>
                  <m:rPr>
                    <m:sty m:val="bi"/>
                  </m:rPr>
                  <w:rPr>
                    <w:rFonts w:ascii="Cambria Math" w:hAnsi="Cambria Math" w:cs="Times New Roman"/>
                    <w:w w:val="108"/>
                    <w:lang w:val="en-GB"/>
                  </w:rPr>
                  <m:t>pKa</m:t>
                </m:r>
              </m:sub>
              <m:sup>
                <m:r>
                  <m:rPr>
                    <m:sty m:val="bi"/>
                  </m:rPr>
                  <w:rPr>
                    <w:rFonts w:ascii="Cambria Math" w:hAnsi="Cambria Math" w:cs="Times New Roman"/>
                    <w:w w:val="108"/>
                    <w:lang w:val="en-GB"/>
                  </w:rPr>
                  <m:t>post</m:t>
                </m:r>
              </m:sup>
            </m:sSubSup>
          </m:e>
          <m:sub>
            <m:r>
              <m:rPr>
                <m:sty m:val="bi"/>
              </m:rPr>
              <w:rPr>
                <w:rFonts w:ascii="Cambria Math" w:hAnsi="Cambria Math" w:cs="Times New Roman"/>
                <w:w w:val="108"/>
                <w:lang w:val="en-GB"/>
              </w:rPr>
              <m:t>i</m:t>
            </m:r>
          </m:sub>
        </m:sSub>
      </m:oMath>
      <w:r w:rsidRPr="00ED2D36">
        <w:rPr>
          <w:rFonts w:ascii="Times New Roman" w:hAnsi="Times New Roman" w:cs="Times New Roman"/>
          <w:b/>
          <w:bCs/>
          <w:w w:val="108"/>
          <w:lang w:val="en-GB"/>
        </w:rPr>
        <w:t xml:space="preserve"> </w:t>
      </w:r>
      <w:r w:rsidRPr="00ED2D36">
        <w:rPr>
          <w:rFonts w:ascii="Times New Roman" w:hAnsi="Times New Roman" w:cs="Times New Roman"/>
          <w:w w:val="108"/>
          <w:lang w:val="en-GB"/>
        </w:rPr>
        <w:t>(</w:t>
      </w:r>
      <w:r w:rsidRPr="00ED2D36">
        <w:rPr>
          <w:rFonts w:ascii="Times New Roman" w:hAnsi="Times New Roman" w:cs="Times New Roman"/>
          <w:color w:val="000000" w:themeColor="text1"/>
        </w:rPr>
        <w:t xml:space="preserve">posterior standard deviation of </w:t>
      </w:r>
      <m:oMath>
        <m:r>
          <m:rPr>
            <m:sty m:val="bi"/>
          </m:rPr>
          <w:rPr>
            <w:rFonts w:ascii="Cambria Math" w:hAnsi="Cambria Math" w:cs="Times New Roman"/>
            <w:color w:val="000000" w:themeColor="text1"/>
          </w:rPr>
          <m:t>p</m:t>
        </m:r>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K</m:t>
            </m:r>
          </m:e>
          <m:sub>
            <m:r>
              <m:rPr>
                <m:sty m:val="bi"/>
              </m:rPr>
              <w:rPr>
                <w:rFonts w:ascii="Cambria Math" w:hAnsi="Cambria Math" w:cs="Times New Roman"/>
                <w:color w:val="000000" w:themeColor="text1"/>
              </w:rPr>
              <m:t>a</m:t>
            </m:r>
            <m:r>
              <m:rPr>
                <m:sty m:val="b"/>
              </m:rPr>
              <w:rPr>
                <w:rFonts w:ascii="Cambria Math" w:hAnsi="Cambria Math" w:cs="Times New Roman"/>
                <w:color w:val="000000" w:themeColor="text1"/>
              </w:rPr>
              <m:t>,</m:t>
            </m:r>
            <m:r>
              <m:rPr>
                <m:sty m:val="bi"/>
              </m:rPr>
              <w:rPr>
                <w:rFonts w:ascii="Cambria Math" w:hAnsi="Cambria Math" w:cs="Times New Roman"/>
                <w:color w:val="000000" w:themeColor="text1"/>
              </w:rPr>
              <m:t>i</m:t>
            </m:r>
          </m:sub>
        </m:sSub>
      </m:oMath>
      <w:r w:rsidRPr="00ED2D36">
        <w:rPr>
          <w:rFonts w:ascii="Times New Roman" w:hAnsi="Times New Roman" w:cs="Times New Roman"/>
          <w:w w:val="108"/>
          <w:lang w:val="en-GB"/>
        </w:rPr>
        <w:t xml:space="preserve">) </w:t>
      </w:r>
      <w:r w:rsidRPr="00ED2D36">
        <w:rPr>
          <w:rFonts w:ascii="Times New Roman" w:hAnsi="Times New Roman" w:cs="Times New Roman"/>
          <w:color w:val="000000" w:themeColor="text1"/>
        </w:rPr>
        <w:t xml:space="preserve">are estimated using Eq. S4. </w:t>
      </w:r>
    </w:p>
    <w:p w14:paraId="10D7DEC4" w14:textId="2D979C79" w:rsidR="00786B96" w:rsidRPr="00ED2D36" w:rsidRDefault="003D17D6" w:rsidP="00397965">
      <w:pPr>
        <w:pStyle w:val="a3"/>
        <w:spacing w:line="360" w:lineRule="auto"/>
        <w:jc w:val="center"/>
        <w:rPr>
          <w:rFonts w:ascii="Times New Roman" w:hAnsi="Times New Roman" w:cs="Times New Roman"/>
          <w:w w:val="108"/>
          <w:lang w:val="en-GB"/>
        </w:rPr>
      </w:pPr>
      <m:oMath>
        <m:sSub>
          <m:sSubPr>
            <m:ctrlPr>
              <w:rPr>
                <w:rFonts w:ascii="Cambria Math" w:hAnsi="Cambria Math" w:cs="Times New Roman"/>
                <w:b/>
                <w:bCs/>
                <w:i/>
                <w:w w:val="108"/>
                <w:lang w:val="en-GB"/>
              </w:rPr>
            </m:ctrlPr>
          </m:sSubPr>
          <m:e>
            <m:sSubSup>
              <m:sSubSupPr>
                <m:ctrlPr>
                  <w:rPr>
                    <w:rFonts w:ascii="Cambria Math" w:hAnsi="Cambria Math" w:cs="Times New Roman"/>
                    <w:b/>
                    <w:bCs/>
                    <w:i/>
                    <w:w w:val="108"/>
                    <w:lang w:val="en-GB"/>
                  </w:rPr>
                </m:ctrlPr>
              </m:sSubSupPr>
              <m:e>
                <m:r>
                  <m:rPr>
                    <m:sty m:val="bi"/>
                  </m:rPr>
                  <w:rPr>
                    <w:rFonts w:ascii="Cambria Math" w:hAnsi="Cambria Math" w:cs="Times New Roman"/>
                    <w:w w:val="108"/>
                    <w:lang w:val="en-GB"/>
                  </w:rPr>
                  <m:t>μ</m:t>
                </m:r>
              </m:e>
              <m:sub>
                <m:r>
                  <m:rPr>
                    <m:sty m:val="bi"/>
                  </m:rPr>
                  <w:rPr>
                    <w:rFonts w:ascii="Cambria Math" w:hAnsi="Cambria Math" w:cs="Times New Roman"/>
                    <w:w w:val="108"/>
                    <w:lang w:val="en-GB"/>
                  </w:rPr>
                  <m:t>pKa</m:t>
                </m:r>
              </m:sub>
              <m:sup>
                <m:r>
                  <m:rPr>
                    <m:sty m:val="bi"/>
                  </m:rPr>
                  <w:rPr>
                    <w:rFonts w:ascii="Cambria Math" w:hAnsi="Cambria Math" w:cs="Times New Roman"/>
                    <w:w w:val="108"/>
                    <w:lang w:val="en-GB"/>
                  </w:rPr>
                  <m:t>post</m:t>
                </m:r>
              </m:sup>
            </m:sSubSup>
          </m:e>
          <m:sub>
            <m:r>
              <m:rPr>
                <m:sty m:val="bi"/>
              </m:rPr>
              <w:rPr>
                <w:rFonts w:ascii="Cambria Math" w:hAnsi="Cambria Math" w:cs="Times New Roman"/>
                <w:w w:val="108"/>
                <w:lang w:val="en-GB"/>
              </w:rPr>
              <m:t>i</m:t>
            </m:r>
          </m:sub>
        </m:sSub>
        <m:r>
          <m:rPr>
            <m:sty m:val="bi"/>
          </m:rPr>
          <w:rPr>
            <w:rFonts w:ascii="Cambria Math" w:hAnsi="Cambria Math" w:cs="Times New Roman"/>
            <w:w w:val="108"/>
            <w:lang w:val="en-GB"/>
          </w:rPr>
          <m:t>=</m:t>
        </m:r>
        <m:f>
          <m:fPr>
            <m:ctrlPr>
              <w:rPr>
                <w:rFonts w:ascii="Cambria Math" w:hAnsi="Cambria Math" w:cs="Times New Roman"/>
                <w:b/>
                <w:bCs/>
                <w:i/>
                <w:w w:val="108"/>
                <w:lang w:val="en-GB"/>
              </w:rPr>
            </m:ctrlPr>
          </m:fPr>
          <m:num>
            <m:r>
              <m:rPr>
                <m:sty m:val="bi"/>
              </m:rPr>
              <w:rPr>
                <w:rFonts w:ascii="Cambria Math" w:hAnsi="Cambria Math" w:cs="Times New Roman"/>
                <w:w w:val="108"/>
                <w:lang w:val="en-GB"/>
              </w:rPr>
              <m:t>1</m:t>
            </m:r>
          </m:num>
          <m:den>
            <m:r>
              <m:rPr>
                <m:sty m:val="bi"/>
              </m:rPr>
              <w:rPr>
                <w:rFonts w:ascii="Cambria Math" w:hAnsi="Cambria Math" w:cs="Times New Roman"/>
                <w:w w:val="108"/>
                <w:lang w:val="en-GB"/>
              </w:rPr>
              <m:t>M</m:t>
            </m:r>
          </m:den>
        </m:f>
        <m:nary>
          <m:naryPr>
            <m:chr m:val="∑"/>
            <m:limLoc m:val="undOvr"/>
            <m:ctrlPr>
              <w:rPr>
                <w:rFonts w:ascii="Cambria Math" w:hAnsi="Cambria Math" w:cs="Times New Roman"/>
                <w:b/>
                <w:bCs/>
                <w:i/>
                <w:w w:val="108"/>
                <w:lang w:val="en-GB"/>
              </w:rPr>
            </m:ctrlPr>
          </m:naryPr>
          <m:sub>
            <m:r>
              <m:rPr>
                <m:sty m:val="bi"/>
              </m:rPr>
              <w:rPr>
                <w:rFonts w:ascii="Cambria Math" w:hAnsi="Cambria Math" w:cs="Times New Roman"/>
                <w:w w:val="108"/>
                <w:lang w:val="en-GB"/>
              </w:rPr>
              <m:t>j</m:t>
            </m:r>
            <m:r>
              <m:rPr>
                <m:sty m:val="bi"/>
              </m:rPr>
              <w:rPr>
                <w:rFonts w:ascii="Cambria Math" w:hAnsi="Cambria Math" w:cs="Times New Roman"/>
                <w:w w:val="108"/>
                <w:lang w:val="en-GB"/>
              </w:rPr>
              <m:t>=</m:t>
            </m:r>
            <m:r>
              <m:rPr>
                <m:sty m:val="bi"/>
              </m:rPr>
              <w:rPr>
                <w:rFonts w:ascii="Cambria Math" w:hAnsi="Cambria Math" w:cs="Times New Roman"/>
                <w:w w:val="108"/>
                <w:lang w:val="en-GB"/>
              </w:rPr>
              <m:t>1</m:t>
            </m:r>
          </m:sub>
          <m:sup>
            <m:r>
              <m:rPr>
                <m:sty m:val="bi"/>
              </m:rPr>
              <w:rPr>
                <w:rFonts w:ascii="Cambria Math" w:hAnsi="Cambria Math" w:cs="Times New Roman"/>
                <w:w w:val="108"/>
                <w:lang w:val="en-GB"/>
              </w:rPr>
              <m:t>M</m:t>
            </m:r>
          </m:sup>
          <m:e>
            <m:sSup>
              <m:sSupPr>
                <m:ctrlPr>
                  <w:rPr>
                    <w:rFonts w:ascii="Cambria Math" w:hAnsi="Cambria Math" w:cs="Times New Roman"/>
                    <w:b/>
                    <w:bCs/>
                    <w:i/>
                    <w:w w:val="108"/>
                    <w:lang w:val="en-GB"/>
                  </w:rPr>
                </m:ctrlPr>
              </m:sSupPr>
              <m:e>
                <m:sSub>
                  <m:sSubPr>
                    <m:ctrlPr>
                      <w:rPr>
                        <w:rFonts w:ascii="Cambria Math" w:hAnsi="Cambria Math" w:cs="Times New Roman"/>
                        <w:b/>
                        <w:bCs/>
                        <w:i/>
                        <w:w w:val="108"/>
                        <w:lang w:val="en-GB"/>
                      </w:rPr>
                    </m:ctrlPr>
                  </m:sSubPr>
                  <m:e>
                    <m:r>
                      <m:rPr>
                        <m:sty m:val="bi"/>
                      </m:rPr>
                      <w:rPr>
                        <w:rFonts w:ascii="Cambria Math" w:hAnsi="Cambria Math" w:cs="Times New Roman"/>
                        <w:w w:val="108"/>
                        <w:lang w:val="en-GB"/>
                      </w:rPr>
                      <m:t>pKa</m:t>
                    </m:r>
                  </m:e>
                  <m:sub>
                    <m:r>
                      <m:rPr>
                        <m:sty m:val="bi"/>
                      </m:rPr>
                      <w:rPr>
                        <w:rFonts w:ascii="Cambria Math" w:hAnsi="Cambria Math" w:cs="Times New Roman"/>
                        <w:w w:val="108"/>
                        <w:lang w:val="en-GB"/>
                      </w:rPr>
                      <m:t>i</m:t>
                    </m:r>
                  </m:sub>
                </m:sSub>
              </m:e>
              <m:sup>
                <m:r>
                  <m:rPr>
                    <m:sty m:val="bi"/>
                  </m:rPr>
                  <w:rPr>
                    <w:rFonts w:ascii="Cambria Math" w:hAnsi="Cambria Math" w:cs="Times New Roman"/>
                    <w:w w:val="108"/>
                    <w:lang w:val="en-GB"/>
                  </w:rPr>
                  <m:t>j</m:t>
                </m:r>
                <m:r>
                  <m:rPr>
                    <m:sty m:val="bi"/>
                  </m:rPr>
                  <w:rPr>
                    <w:rFonts w:ascii="Cambria Math" w:hAnsi="Cambria Math" w:cs="Times New Roman"/>
                    <w:w w:val="108"/>
                    <w:lang w:val="en-GB"/>
                  </w:rPr>
                  <m:t>'</m:t>
                </m:r>
              </m:sup>
            </m:sSup>
          </m:e>
        </m:nary>
        <m:r>
          <m:rPr>
            <m:sty m:val="bi"/>
          </m:rPr>
          <w:rPr>
            <w:rFonts w:ascii="Cambria Math" w:hAnsi="Cambria Math" w:cs="Times New Roman"/>
            <w:w w:val="108"/>
            <w:lang w:val="en-GB"/>
          </w:rPr>
          <m:t xml:space="preserve">; </m:t>
        </m:r>
        <m:sSub>
          <m:sSubPr>
            <m:ctrlPr>
              <w:rPr>
                <w:rFonts w:ascii="Cambria Math" w:hAnsi="Cambria Math" w:cs="Times New Roman"/>
                <w:b/>
                <w:bCs/>
                <w:i/>
                <w:w w:val="108"/>
                <w:lang w:val="en-GB"/>
              </w:rPr>
            </m:ctrlPr>
          </m:sSubPr>
          <m:e>
            <m:sSubSup>
              <m:sSubSupPr>
                <m:ctrlPr>
                  <w:rPr>
                    <w:rFonts w:ascii="Cambria Math" w:hAnsi="Cambria Math" w:cs="Times New Roman"/>
                    <w:b/>
                    <w:bCs/>
                    <w:i/>
                    <w:w w:val="108"/>
                    <w:lang w:val="en-GB"/>
                  </w:rPr>
                </m:ctrlPr>
              </m:sSubSupPr>
              <m:e>
                <m:r>
                  <m:rPr>
                    <m:sty m:val="bi"/>
                  </m:rPr>
                  <w:rPr>
                    <w:rFonts w:ascii="Cambria Math" w:hAnsi="Cambria Math" w:cs="Times New Roman"/>
                    <w:w w:val="108"/>
                    <w:lang w:val="en-GB"/>
                  </w:rPr>
                  <m:t>σ</m:t>
                </m:r>
              </m:e>
              <m:sub>
                <m:r>
                  <m:rPr>
                    <m:sty m:val="bi"/>
                  </m:rPr>
                  <w:rPr>
                    <w:rFonts w:ascii="Cambria Math" w:hAnsi="Cambria Math" w:cs="Times New Roman"/>
                    <w:w w:val="108"/>
                    <w:lang w:val="en-GB"/>
                  </w:rPr>
                  <m:t>pKa</m:t>
                </m:r>
              </m:sub>
              <m:sup>
                <m:r>
                  <m:rPr>
                    <m:sty m:val="bi"/>
                  </m:rPr>
                  <w:rPr>
                    <w:rFonts w:ascii="Cambria Math" w:hAnsi="Cambria Math" w:cs="Times New Roman"/>
                    <w:w w:val="108"/>
                    <w:lang w:val="en-GB"/>
                  </w:rPr>
                  <m:t>post</m:t>
                </m:r>
              </m:sup>
            </m:sSubSup>
          </m:e>
          <m:sub>
            <m:r>
              <m:rPr>
                <m:sty m:val="bi"/>
              </m:rPr>
              <w:rPr>
                <w:rFonts w:ascii="Cambria Math" w:hAnsi="Cambria Math" w:cs="Times New Roman"/>
                <w:w w:val="108"/>
                <w:lang w:val="en-GB"/>
              </w:rPr>
              <m:t>i</m:t>
            </m:r>
          </m:sub>
        </m:sSub>
        <m:r>
          <m:rPr>
            <m:sty m:val="bi"/>
          </m:rPr>
          <w:rPr>
            <w:rFonts w:ascii="Cambria Math" w:hAnsi="Cambria Math" w:cs="Times New Roman"/>
            <w:w w:val="108"/>
            <w:lang w:val="en-GB"/>
          </w:rPr>
          <m:t>=</m:t>
        </m:r>
        <m:rad>
          <m:radPr>
            <m:degHide m:val="1"/>
            <m:ctrlPr>
              <w:rPr>
                <w:rFonts w:ascii="Cambria Math" w:hAnsi="Cambria Math" w:cs="Times New Roman"/>
                <w:b/>
                <w:bCs/>
                <w:i/>
                <w:w w:val="108"/>
                <w:lang w:val="en-GB"/>
              </w:rPr>
            </m:ctrlPr>
          </m:radPr>
          <m:deg/>
          <m:e>
            <m:f>
              <m:fPr>
                <m:ctrlPr>
                  <w:rPr>
                    <w:rFonts w:ascii="Cambria Math" w:hAnsi="Cambria Math" w:cs="Times New Roman"/>
                    <w:b/>
                    <w:bCs/>
                    <w:i/>
                    <w:w w:val="108"/>
                    <w:lang w:val="en-GB"/>
                  </w:rPr>
                </m:ctrlPr>
              </m:fPr>
              <m:num>
                <m:r>
                  <m:rPr>
                    <m:sty m:val="bi"/>
                  </m:rPr>
                  <w:rPr>
                    <w:rFonts w:ascii="Cambria Math" w:hAnsi="Cambria Math" w:cs="Times New Roman"/>
                    <w:w w:val="108"/>
                    <w:lang w:val="en-GB"/>
                  </w:rPr>
                  <m:t>1</m:t>
                </m:r>
              </m:num>
              <m:den>
                <m:r>
                  <m:rPr>
                    <m:sty m:val="bi"/>
                  </m:rPr>
                  <w:rPr>
                    <w:rFonts w:ascii="Cambria Math" w:hAnsi="Cambria Math" w:cs="Times New Roman"/>
                    <w:w w:val="108"/>
                    <w:lang w:val="en-GB"/>
                  </w:rPr>
                  <m:t>M</m:t>
                </m:r>
              </m:den>
            </m:f>
            <m:nary>
              <m:naryPr>
                <m:chr m:val="∑"/>
                <m:limLoc m:val="undOvr"/>
                <m:ctrlPr>
                  <w:rPr>
                    <w:rFonts w:ascii="Cambria Math" w:hAnsi="Cambria Math" w:cs="Times New Roman"/>
                    <w:b/>
                    <w:bCs/>
                    <w:i/>
                    <w:w w:val="108"/>
                    <w:lang w:val="en-GB"/>
                  </w:rPr>
                </m:ctrlPr>
              </m:naryPr>
              <m:sub>
                <m:r>
                  <m:rPr>
                    <m:sty m:val="bi"/>
                  </m:rPr>
                  <w:rPr>
                    <w:rFonts w:ascii="Cambria Math" w:hAnsi="Cambria Math" w:cs="Times New Roman"/>
                    <w:w w:val="108"/>
                    <w:lang w:val="en-GB"/>
                  </w:rPr>
                  <m:t>j</m:t>
                </m:r>
                <m:r>
                  <m:rPr>
                    <m:sty m:val="bi"/>
                  </m:rPr>
                  <w:rPr>
                    <w:rFonts w:ascii="Cambria Math" w:hAnsi="Cambria Math" w:cs="Times New Roman"/>
                    <w:w w:val="108"/>
                    <w:lang w:val="en-GB"/>
                  </w:rPr>
                  <m:t>=</m:t>
                </m:r>
                <m:r>
                  <m:rPr>
                    <m:sty m:val="bi"/>
                  </m:rPr>
                  <w:rPr>
                    <w:rFonts w:ascii="Cambria Math" w:hAnsi="Cambria Math" w:cs="Times New Roman"/>
                    <w:w w:val="108"/>
                    <w:lang w:val="en-GB"/>
                  </w:rPr>
                  <m:t>1</m:t>
                </m:r>
              </m:sub>
              <m:sup>
                <m:r>
                  <m:rPr>
                    <m:sty m:val="bi"/>
                  </m:rPr>
                  <w:rPr>
                    <w:rFonts w:ascii="Cambria Math" w:hAnsi="Cambria Math" w:cs="Times New Roman"/>
                    <w:w w:val="108"/>
                    <w:lang w:val="en-GB"/>
                  </w:rPr>
                  <m:t>M</m:t>
                </m:r>
              </m:sup>
              <m:e>
                <m:sSup>
                  <m:sSupPr>
                    <m:ctrlPr>
                      <w:rPr>
                        <w:rFonts w:ascii="Cambria Math" w:hAnsi="Cambria Math" w:cs="Times New Roman"/>
                        <w:b/>
                        <w:bCs/>
                        <w:i/>
                        <w:w w:val="108"/>
                        <w:lang w:val="en-GB"/>
                      </w:rPr>
                    </m:ctrlPr>
                  </m:sSupPr>
                  <m:e>
                    <m:r>
                      <m:rPr>
                        <m:sty m:val="bi"/>
                      </m:rPr>
                      <w:rPr>
                        <w:rFonts w:ascii="Cambria Math" w:hAnsi="Cambria Math" w:cs="Times New Roman"/>
                        <w:w w:val="108"/>
                        <w:lang w:val="en-GB"/>
                      </w:rPr>
                      <m:t>(</m:t>
                    </m:r>
                    <m:sSup>
                      <m:sSupPr>
                        <m:ctrlPr>
                          <w:rPr>
                            <w:rFonts w:ascii="Cambria Math" w:hAnsi="Cambria Math" w:cs="Times New Roman"/>
                            <w:b/>
                            <w:bCs/>
                            <w:i/>
                            <w:w w:val="108"/>
                            <w:lang w:val="en-GB"/>
                          </w:rPr>
                        </m:ctrlPr>
                      </m:sSupPr>
                      <m:e>
                        <m:sSub>
                          <m:sSubPr>
                            <m:ctrlPr>
                              <w:rPr>
                                <w:rFonts w:ascii="Cambria Math" w:hAnsi="Cambria Math" w:cs="Times New Roman"/>
                                <w:b/>
                                <w:bCs/>
                                <w:i/>
                                <w:w w:val="108"/>
                                <w:lang w:val="en-GB"/>
                              </w:rPr>
                            </m:ctrlPr>
                          </m:sSubPr>
                          <m:e>
                            <m:r>
                              <m:rPr>
                                <m:sty m:val="bi"/>
                              </m:rPr>
                              <w:rPr>
                                <w:rFonts w:ascii="Cambria Math" w:hAnsi="Cambria Math" w:cs="Times New Roman"/>
                                <w:w w:val="108"/>
                                <w:lang w:val="en-GB"/>
                              </w:rPr>
                              <m:t>pK</m:t>
                            </m:r>
                          </m:e>
                          <m:sub>
                            <m:r>
                              <m:rPr>
                                <m:sty m:val="bi"/>
                              </m:rPr>
                              <w:rPr>
                                <w:rFonts w:ascii="Cambria Math" w:hAnsi="Cambria Math" w:cs="Times New Roman"/>
                                <w:w w:val="108"/>
                                <w:lang w:val="en-GB"/>
                              </w:rPr>
                              <m:t>a</m:t>
                            </m:r>
                            <m:r>
                              <m:rPr>
                                <m:sty m:val="bi"/>
                              </m:rPr>
                              <w:rPr>
                                <w:rFonts w:ascii="Cambria Math" w:hAnsi="Cambria Math" w:cs="Times New Roman"/>
                                <w:w w:val="108"/>
                                <w:lang w:val="en-GB"/>
                              </w:rPr>
                              <m:t>,</m:t>
                            </m:r>
                            <m:r>
                              <m:rPr>
                                <m:sty m:val="bi"/>
                              </m:rPr>
                              <w:rPr>
                                <w:rFonts w:ascii="Cambria Math" w:hAnsi="Cambria Math" w:cs="Times New Roman"/>
                                <w:w w:val="108"/>
                                <w:lang w:val="en-GB"/>
                              </w:rPr>
                              <m:t>i</m:t>
                            </m:r>
                          </m:sub>
                        </m:sSub>
                      </m:e>
                      <m:sup>
                        <m:sSup>
                          <m:sSupPr>
                            <m:ctrlPr>
                              <w:rPr>
                                <w:rFonts w:ascii="Cambria Math" w:hAnsi="Cambria Math" w:cs="Times New Roman"/>
                                <w:b/>
                                <w:bCs/>
                                <w:i/>
                                <w:w w:val="108"/>
                                <w:lang w:val="en-GB"/>
                              </w:rPr>
                            </m:ctrlPr>
                          </m:sSupPr>
                          <m:e>
                            <m:r>
                              <m:rPr>
                                <m:sty m:val="bi"/>
                              </m:rPr>
                              <w:rPr>
                                <w:rFonts w:ascii="Cambria Math" w:hAnsi="Cambria Math" w:cs="Times New Roman"/>
                                <w:w w:val="108"/>
                                <w:lang w:val="en-GB"/>
                              </w:rPr>
                              <m:t>j</m:t>
                            </m:r>
                          </m:e>
                          <m:sup>
                            <m:r>
                              <m:rPr>
                                <m:sty m:val="bi"/>
                              </m:rPr>
                              <w:rPr>
                                <w:rFonts w:ascii="Cambria Math" w:hAnsi="Cambria Math" w:cs="Times New Roman"/>
                                <w:w w:val="108"/>
                                <w:lang w:val="en-GB"/>
                              </w:rPr>
                              <m:t>'</m:t>
                            </m:r>
                          </m:sup>
                        </m:sSup>
                      </m:sup>
                    </m:sSup>
                    <m:r>
                      <m:rPr>
                        <m:sty m:val="bi"/>
                      </m:rPr>
                      <w:rPr>
                        <w:rFonts w:ascii="Cambria Math" w:hAnsi="Cambria Math" w:cs="Times New Roman"/>
                        <w:w w:val="108"/>
                        <w:lang w:val="en-GB"/>
                      </w:rPr>
                      <m:t>-</m:t>
                    </m:r>
                    <m:sSub>
                      <m:sSubPr>
                        <m:ctrlPr>
                          <w:rPr>
                            <w:rFonts w:ascii="Cambria Math" w:hAnsi="Cambria Math" w:cs="Times New Roman"/>
                            <w:b/>
                            <w:bCs/>
                            <w:i/>
                            <w:w w:val="108"/>
                            <w:lang w:val="en-GB"/>
                          </w:rPr>
                        </m:ctrlPr>
                      </m:sSubPr>
                      <m:e>
                        <m:sSubSup>
                          <m:sSubSupPr>
                            <m:ctrlPr>
                              <w:rPr>
                                <w:rFonts w:ascii="Cambria Math" w:hAnsi="Cambria Math" w:cs="Times New Roman"/>
                                <w:b/>
                                <w:bCs/>
                                <w:i/>
                                <w:w w:val="108"/>
                                <w:lang w:val="en-GB"/>
                              </w:rPr>
                            </m:ctrlPr>
                          </m:sSubSupPr>
                          <m:e>
                            <m:r>
                              <m:rPr>
                                <m:sty m:val="bi"/>
                              </m:rPr>
                              <w:rPr>
                                <w:rFonts w:ascii="Cambria Math" w:hAnsi="Cambria Math" w:cs="Times New Roman"/>
                                <w:w w:val="108"/>
                                <w:lang w:val="en-GB"/>
                              </w:rPr>
                              <m:t>μ</m:t>
                            </m:r>
                          </m:e>
                          <m:sub>
                            <m:r>
                              <m:rPr>
                                <m:sty m:val="bi"/>
                              </m:rPr>
                              <w:rPr>
                                <w:rFonts w:ascii="Cambria Math" w:hAnsi="Cambria Math" w:cs="Times New Roman"/>
                                <w:w w:val="108"/>
                                <w:lang w:val="en-GB"/>
                              </w:rPr>
                              <m:t>pKa</m:t>
                            </m:r>
                          </m:sub>
                          <m:sup>
                            <m:r>
                              <m:rPr>
                                <m:sty m:val="bi"/>
                              </m:rPr>
                              <w:rPr>
                                <w:rFonts w:ascii="Cambria Math" w:hAnsi="Cambria Math" w:cs="Times New Roman"/>
                                <w:w w:val="108"/>
                                <w:lang w:val="en-GB"/>
                              </w:rPr>
                              <m:t>post</m:t>
                            </m:r>
                          </m:sup>
                        </m:sSubSup>
                      </m:e>
                      <m:sub>
                        <m:r>
                          <m:rPr>
                            <m:sty m:val="bi"/>
                          </m:rPr>
                          <w:rPr>
                            <w:rFonts w:ascii="Cambria Math" w:hAnsi="Cambria Math" w:cs="Times New Roman"/>
                            <w:w w:val="108"/>
                            <w:lang w:val="en-GB"/>
                          </w:rPr>
                          <m:t>i</m:t>
                        </m:r>
                      </m:sub>
                    </m:sSub>
                    <m:r>
                      <m:rPr>
                        <m:sty m:val="bi"/>
                      </m:rPr>
                      <w:rPr>
                        <w:rFonts w:ascii="Cambria Math" w:hAnsi="Cambria Math" w:cs="Times New Roman"/>
                        <w:w w:val="108"/>
                        <w:lang w:val="en-GB"/>
                      </w:rPr>
                      <m:t>)</m:t>
                    </m:r>
                  </m:e>
                  <m:sup>
                    <m:r>
                      <m:rPr>
                        <m:sty m:val="bi"/>
                      </m:rPr>
                      <w:rPr>
                        <w:rFonts w:ascii="Cambria Math" w:hAnsi="Cambria Math" w:cs="Times New Roman"/>
                        <w:w w:val="108"/>
                        <w:lang w:val="en-GB"/>
                      </w:rPr>
                      <m:t>2</m:t>
                    </m:r>
                  </m:sup>
                </m:sSup>
              </m:e>
            </m:nary>
          </m:e>
        </m:rad>
      </m:oMath>
      <w:r w:rsidR="00786B96" w:rsidRPr="00ED2D36">
        <w:rPr>
          <w:rFonts w:ascii="Times New Roman" w:hAnsi="Times New Roman" w:cs="Times New Roman"/>
          <w:b/>
          <w:bCs/>
          <w:w w:val="108"/>
          <w:lang w:val="en-GB"/>
        </w:rPr>
        <w:t xml:space="preserve">  </w:t>
      </w:r>
      <w:r w:rsidR="00786B96" w:rsidRPr="00ED2D36">
        <w:rPr>
          <w:rFonts w:ascii="Times New Roman" w:hAnsi="Times New Roman" w:cs="Times New Roman"/>
          <w:w w:val="108"/>
          <w:lang w:val="en-GB"/>
        </w:rPr>
        <w:t>(S4)</w:t>
      </w:r>
    </w:p>
    <w:p w14:paraId="4489B77B" w14:textId="4AA8654C" w:rsidR="00786B96"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The same calculation is performed for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n</m:t>
            </m:r>
          </m:e>
          <m:sub>
            <m:r>
              <m:rPr>
                <m:sty m:val="bi"/>
              </m:rPr>
              <w:rPr>
                <w:rFonts w:ascii="Cambria Math" w:hAnsi="Cambria Math" w:cs="Times New Roman"/>
                <w:color w:val="000000" w:themeColor="text1"/>
                <w:vertAlign w:val="subscript"/>
              </w:rPr>
              <m:t>total</m:t>
            </m:r>
            <m:r>
              <m:rPr>
                <m:sty m:val="b"/>
              </m:rPr>
              <w:rPr>
                <w:rFonts w:ascii="Cambria Math" w:hAnsi="Cambria Math" w:cs="Times New Roman"/>
                <w:color w:val="000000" w:themeColor="text1"/>
              </w:rPr>
              <m:t>,</m:t>
            </m:r>
            <m:r>
              <m:rPr>
                <m:sty m:val="bi"/>
              </m:rPr>
              <w:rPr>
                <w:rFonts w:ascii="Cambria Math" w:hAnsi="Cambria Math" w:cs="Times New Roman"/>
                <w:color w:val="000000" w:themeColor="text1"/>
              </w:rPr>
              <m:t>i</m:t>
            </m:r>
          </m:sub>
        </m:sSub>
      </m:oMath>
      <w:r w:rsidRPr="00ED2D36">
        <w:rPr>
          <w:rFonts w:ascii="Times New Roman" w:hAnsi="Times New Roman" w:cs="Times New Roman"/>
          <w:color w:val="000000" w:themeColor="text1"/>
        </w:rPr>
        <w:t xml:space="preserve">. These posterior means and posterior standard deviations are then used as the prior means and prior standard deviations for the next </w:t>
      </w:r>
      <w:del w:id="1886" w:author="Yibin Jiang" w:date="2026-03-31T15:21:00Z">
        <w:r w:rsidRPr="00ED2D36" w:rsidDel="00802F0C">
          <w:rPr>
            <w:rFonts w:ascii="Times New Roman" w:hAnsi="Times New Roman" w:cs="Times New Roman"/>
            <w:color w:val="000000" w:themeColor="text1"/>
          </w:rPr>
          <w:delText xml:space="preserve">titration </w:delText>
        </w:r>
      </w:del>
      <w:r w:rsidRPr="00ED2D36">
        <w:rPr>
          <w:rFonts w:ascii="Times New Roman" w:hAnsi="Times New Roman" w:cs="Times New Roman"/>
          <w:color w:val="000000" w:themeColor="text1"/>
        </w:rPr>
        <w:t xml:space="preserve">step. Thus, parameter updating proceeds recursively from one </w:t>
      </w:r>
      <w:del w:id="1887" w:author="Yibin Jiang" w:date="2026-03-31T15:21:00Z">
        <w:r w:rsidRPr="00ED2D36" w:rsidDel="00802F0C">
          <w:rPr>
            <w:rFonts w:ascii="Times New Roman" w:hAnsi="Times New Roman" w:cs="Times New Roman"/>
            <w:color w:val="000000" w:themeColor="text1"/>
          </w:rPr>
          <w:delText xml:space="preserve">titration </w:delText>
        </w:r>
      </w:del>
      <w:r w:rsidRPr="00ED2D36">
        <w:rPr>
          <w:rFonts w:ascii="Times New Roman" w:hAnsi="Times New Roman" w:cs="Times New Roman"/>
          <w:color w:val="000000" w:themeColor="text1"/>
        </w:rPr>
        <w:t>step to the next.</w:t>
      </w:r>
    </w:p>
    <w:p w14:paraId="7250BEF3" w14:textId="41B56E8C" w:rsidR="00786B96" w:rsidRPr="00ED2D36" w:rsidRDefault="00786B96" w:rsidP="00397965">
      <w:pPr>
        <w:pStyle w:val="a3"/>
        <w:spacing w:line="360" w:lineRule="auto"/>
        <w:jc w:val="both"/>
        <w:rPr>
          <w:rFonts w:ascii="Times New Roman" w:hAnsi="Times New Roman" w:cs="Times New Roman"/>
          <w:color w:val="000000" w:themeColor="text1"/>
        </w:rPr>
      </w:pPr>
      <w:del w:id="1888" w:author="Yibin Jiang" w:date="2026-03-21T12:21:00Z">
        <w:r w:rsidRPr="00ED2D36" w:rsidDel="00FE1B30">
          <w:rPr>
            <w:rFonts w:ascii="Times New Roman" w:hAnsi="Times New Roman" w:cs="Times New Roman"/>
            <w:color w:val="000000" w:themeColor="text1"/>
          </w:rPr>
          <w:delText xml:space="preserve">This point is important for interpretation. </w:delText>
        </w:r>
      </w:del>
      <w:r w:rsidRPr="00ED2D36">
        <w:rPr>
          <w:rFonts w:ascii="Times New Roman" w:hAnsi="Times New Roman" w:cs="Times New Roman"/>
          <w:color w:val="000000" w:themeColor="text1"/>
        </w:rPr>
        <w:t>The Bayesian algorithm does not infer the chemical parameters only once at the beginning of the experiment. Rather, after every new pH measurement, the posterior distribution is updated, and the updated posterior becomes the starting prior for the next</w:t>
      </w:r>
      <w:del w:id="1889" w:author="Yibin Jiang" w:date="2026-03-31T15:21:00Z">
        <w:r w:rsidRPr="00ED2D36" w:rsidDel="000F470A">
          <w:rPr>
            <w:rFonts w:ascii="Times New Roman" w:hAnsi="Times New Roman" w:cs="Times New Roman"/>
            <w:color w:val="000000" w:themeColor="text1"/>
          </w:rPr>
          <w:delText xml:space="preserve"> </w:delText>
        </w:r>
      </w:del>
      <w:ins w:id="1890" w:author="Yibin Jiang" w:date="2026-03-31T15:21:00Z">
        <w:r w:rsidR="000F470A">
          <w:rPr>
            <w:rFonts w:ascii="Times New Roman" w:hAnsi="Times New Roman" w:cs="Times New Roman" w:hint="eastAsia"/>
            <w:color w:val="000000" w:themeColor="text1"/>
          </w:rPr>
          <w:t xml:space="preserve"> </w:t>
        </w:r>
      </w:ins>
      <w:del w:id="1891" w:author="Yibin Jiang" w:date="2026-03-31T15:21:00Z">
        <w:r w:rsidRPr="00ED2D36" w:rsidDel="000F470A">
          <w:rPr>
            <w:rFonts w:ascii="Times New Roman" w:hAnsi="Times New Roman" w:cs="Times New Roman"/>
            <w:color w:val="000000" w:themeColor="text1"/>
          </w:rPr>
          <w:delText xml:space="preserve">titration </w:delText>
        </w:r>
      </w:del>
      <w:r w:rsidRPr="00ED2D36">
        <w:rPr>
          <w:rFonts w:ascii="Times New Roman" w:hAnsi="Times New Roman" w:cs="Times New Roman"/>
          <w:color w:val="000000" w:themeColor="text1"/>
        </w:rPr>
        <w:t>step. As the</w:t>
      </w:r>
      <w:ins w:id="1892" w:author="Yibin Jiang" w:date="2026-03-31T15:21:00Z">
        <w:r w:rsidR="000F470A" w:rsidRPr="000F470A">
          <w:t xml:space="preserve"> </w:t>
        </w:r>
        <w:r w:rsidR="000F470A" w:rsidRPr="000F470A">
          <w:rPr>
            <w:rFonts w:ascii="Times New Roman" w:hAnsi="Times New Roman" w:cs="Times New Roman"/>
            <w:color w:val="000000" w:themeColor="text1"/>
          </w:rPr>
          <w:t>pH-adjustment</w:t>
        </w:r>
      </w:ins>
      <w:r w:rsidRPr="00ED2D36">
        <w:rPr>
          <w:rFonts w:ascii="Times New Roman" w:hAnsi="Times New Roman" w:cs="Times New Roman"/>
          <w:color w:val="000000" w:themeColor="text1"/>
        </w:rPr>
        <w:t xml:space="preserve"> </w:t>
      </w:r>
      <w:del w:id="1893" w:author="Yibin Jiang" w:date="2026-03-31T15:21:00Z">
        <w:r w:rsidRPr="00ED2D36" w:rsidDel="000F470A">
          <w:rPr>
            <w:rFonts w:ascii="Times New Roman" w:hAnsi="Times New Roman" w:cs="Times New Roman"/>
            <w:color w:val="000000" w:themeColor="text1"/>
          </w:rPr>
          <w:delText xml:space="preserve">titration </w:delText>
        </w:r>
      </w:del>
      <w:r w:rsidRPr="00ED2D36">
        <w:rPr>
          <w:rFonts w:ascii="Times New Roman" w:hAnsi="Times New Roman" w:cs="Times New Roman"/>
          <w:color w:val="000000" w:themeColor="text1"/>
        </w:rPr>
        <w:t>proceeds, the posterior distributions usually become narrower and more informative, so the model gains increasing confidence in the chemical state of the system. This progressive refinement improves both pH prediction and subsequent volume recommendation.</w:t>
      </w:r>
    </w:p>
    <w:p w14:paraId="1EBA653E" w14:textId="60CFA30E" w:rsidR="00786B96" w:rsidRPr="00DA58CB" w:rsidRDefault="00786B96">
      <w:pPr>
        <w:pStyle w:val="2"/>
        <w:rPr>
          <w:rFonts w:ascii="Times New Roman" w:eastAsia="Times New Roman" w:hAnsi="Times New Roman" w:cs="Times New Roman"/>
          <w:color w:val="auto"/>
          <w:sz w:val="24"/>
          <w:szCs w:val="24"/>
          <w:rPrChange w:id="1894" w:author="SYLZ" w:date="2026-03-27T15:34:00Z">
            <w:rPr>
              <w:rFonts w:ascii="Times New Roman" w:hAnsi="Times New Roman" w:cs="Times New Roman"/>
              <w:color w:val="000000" w:themeColor="text1"/>
              <w:sz w:val="24"/>
              <w:szCs w:val="24"/>
            </w:rPr>
          </w:rPrChange>
        </w:rPr>
        <w:pPrChange w:id="1895" w:author="SYLZ" w:date="2026-03-27T15:34:00Z">
          <w:pPr>
            <w:pStyle w:val="2"/>
            <w:spacing w:line="360" w:lineRule="auto"/>
            <w:jc w:val="both"/>
          </w:pPr>
        </w:pPrChange>
      </w:pPr>
      <w:bookmarkStart w:id="1896" w:name="X589f051171cac6e4cbaaeacf2a404bb35cf62d3"/>
      <w:bookmarkStart w:id="1897" w:name="_Toc228955517"/>
      <w:bookmarkEnd w:id="1557"/>
      <w:bookmarkEnd w:id="1882"/>
      <w:r w:rsidRPr="00DA58CB">
        <w:rPr>
          <w:rFonts w:ascii="Times New Roman" w:eastAsia="Times New Roman" w:hAnsi="Times New Roman" w:cs="Times New Roman"/>
          <w:color w:val="auto"/>
          <w:sz w:val="24"/>
          <w:szCs w:val="24"/>
          <w:rPrChange w:id="1898" w:author="SYLZ" w:date="2026-03-27T15:34:00Z">
            <w:rPr>
              <w:rFonts w:ascii="Times New Roman" w:hAnsi="Times New Roman" w:cs="Times New Roman"/>
              <w:color w:val="000000" w:themeColor="text1"/>
              <w:sz w:val="24"/>
              <w:szCs w:val="24"/>
            </w:rPr>
          </w:rPrChange>
        </w:rPr>
        <w:t xml:space="preserve">Determining </w:t>
      </w:r>
      <w:ins w:id="1899" w:author="Yibin Jiang" w:date="2026-03-31T15:21:00Z">
        <w:r w:rsidR="00CD016C" w:rsidRPr="00CD016C">
          <w:rPr>
            <w:rFonts w:ascii="Times New Roman" w:eastAsia="Times New Roman" w:hAnsi="Times New Roman" w:cs="Times New Roman"/>
            <w:color w:val="auto"/>
            <w:sz w:val="24"/>
            <w:szCs w:val="24"/>
          </w:rPr>
          <w:t>pH-</w:t>
        </w:r>
        <w:r w:rsidR="00CD016C">
          <w:rPr>
            <w:rFonts w:ascii="Times New Roman" w:eastAsiaTheme="minorEastAsia" w:hAnsi="Times New Roman" w:cs="Times New Roman" w:hint="eastAsia"/>
            <w:color w:val="auto"/>
            <w:sz w:val="24"/>
            <w:szCs w:val="24"/>
          </w:rPr>
          <w:t>A</w:t>
        </w:r>
        <w:r w:rsidR="00CD016C" w:rsidRPr="00CD016C">
          <w:rPr>
            <w:rFonts w:ascii="Times New Roman" w:eastAsia="Times New Roman" w:hAnsi="Times New Roman" w:cs="Times New Roman"/>
            <w:color w:val="auto"/>
            <w:sz w:val="24"/>
            <w:szCs w:val="24"/>
          </w:rPr>
          <w:t xml:space="preserve">djustment </w:t>
        </w:r>
      </w:ins>
      <w:del w:id="1900" w:author="Yibin Jiang" w:date="2026-03-31T15:21:00Z">
        <w:r w:rsidRPr="00DA58CB" w:rsidDel="00CD016C">
          <w:rPr>
            <w:rFonts w:ascii="Times New Roman" w:eastAsia="Times New Roman" w:hAnsi="Times New Roman" w:cs="Times New Roman"/>
            <w:color w:val="auto"/>
            <w:sz w:val="24"/>
            <w:szCs w:val="24"/>
            <w:rPrChange w:id="1901" w:author="SYLZ" w:date="2026-03-27T15:34:00Z">
              <w:rPr>
                <w:rFonts w:ascii="Times New Roman" w:hAnsi="Times New Roman" w:cs="Times New Roman"/>
                <w:color w:val="000000" w:themeColor="text1"/>
                <w:sz w:val="24"/>
                <w:szCs w:val="24"/>
              </w:rPr>
            </w:rPrChange>
          </w:rPr>
          <w:delText xml:space="preserve">Titration </w:delText>
        </w:r>
      </w:del>
      <w:r w:rsidRPr="00DA58CB">
        <w:rPr>
          <w:rFonts w:ascii="Times New Roman" w:eastAsia="Times New Roman" w:hAnsi="Times New Roman" w:cs="Times New Roman"/>
          <w:color w:val="auto"/>
          <w:sz w:val="24"/>
          <w:szCs w:val="24"/>
          <w:rPrChange w:id="1902" w:author="SYLZ" w:date="2026-03-27T15:34:00Z">
            <w:rPr>
              <w:rFonts w:ascii="Times New Roman" w:hAnsi="Times New Roman" w:cs="Times New Roman"/>
              <w:color w:val="000000" w:themeColor="text1"/>
              <w:sz w:val="24"/>
              <w:szCs w:val="24"/>
            </w:rPr>
          </w:rPrChange>
        </w:rPr>
        <w:t>Volume Using Bayesian Parameter Updates and Control Logic</w:t>
      </w:r>
      <w:bookmarkEnd w:id="1897"/>
    </w:p>
    <w:p w14:paraId="6FCAC3D4" w14:textId="0E7C3878"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Once the posterior distributions have been updated at the current </w:t>
      </w:r>
      <w:del w:id="1903" w:author="Yibin Jiang" w:date="2026-03-31T15:21:00Z">
        <w:r w:rsidRPr="00ED2D36" w:rsidDel="00CD016C">
          <w:rPr>
            <w:rFonts w:ascii="Times New Roman" w:hAnsi="Times New Roman" w:cs="Times New Roman"/>
            <w:color w:val="000000" w:themeColor="text1"/>
          </w:rPr>
          <w:delText xml:space="preserve">titration </w:delText>
        </w:r>
      </w:del>
      <w:r w:rsidRPr="00ED2D36">
        <w:rPr>
          <w:rFonts w:ascii="Times New Roman" w:hAnsi="Times New Roman" w:cs="Times New Roman"/>
          <w:color w:val="000000" w:themeColor="text1"/>
        </w:rPr>
        <w:t xml:space="preserve">step, the controller converts the inferred chemical state into the next dosing command. In other words, the Bayesian module estimates the composition of the solution and its uncertainty, and the control module uses that information to decide how much </w:t>
      </w:r>
      <w:del w:id="1904" w:author="Yibin Jiang" w:date="2026-03-31T15:21:00Z">
        <w:r w:rsidRPr="00ED2D36" w:rsidDel="00CD016C">
          <w:rPr>
            <w:rFonts w:ascii="Times New Roman" w:hAnsi="Times New Roman" w:cs="Times New Roman"/>
            <w:color w:val="000000" w:themeColor="text1"/>
          </w:rPr>
          <w:delText xml:space="preserve">titrant </w:delText>
        </w:r>
      </w:del>
      <w:ins w:id="1905" w:author="Yibin Jiang" w:date="2026-03-31T15:21:00Z">
        <w:r w:rsidR="00CD016C">
          <w:rPr>
            <w:rFonts w:ascii="Times New Roman" w:hAnsi="Times New Roman" w:cs="Times New Roman" w:hint="eastAsia"/>
            <w:color w:val="000000" w:themeColor="text1"/>
          </w:rPr>
          <w:t>the reagent</w:t>
        </w:r>
        <w:r w:rsidR="00CD016C" w:rsidRPr="00ED2D36">
          <w:rPr>
            <w:rFonts w:ascii="Times New Roman" w:hAnsi="Times New Roman" w:cs="Times New Roman"/>
            <w:color w:val="000000" w:themeColor="text1"/>
          </w:rPr>
          <w:t xml:space="preserve"> </w:t>
        </w:r>
      </w:ins>
      <w:r w:rsidRPr="00ED2D36">
        <w:rPr>
          <w:rFonts w:ascii="Times New Roman" w:hAnsi="Times New Roman" w:cs="Times New Roman"/>
          <w:color w:val="000000" w:themeColor="text1"/>
        </w:rPr>
        <w:t>should be added next.</w:t>
      </w:r>
    </w:p>
    <w:p w14:paraId="50C780B8" w14:textId="1C03C590" w:rsidR="00786B96"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The logic of this step is as follows. The controller first calculates the </w:t>
      </w:r>
      <w:ins w:id="1906" w:author="Yibin Jiang" w:date="2026-03-27T13:28:00Z">
        <w:r w:rsidR="00E756AE" w:rsidRPr="00ED2D36">
          <w:rPr>
            <w:rFonts w:ascii="Times New Roman" w:hAnsi="Times New Roman" w:cs="Times New Roman"/>
            <w:color w:val="000000" w:themeColor="text1"/>
          </w:rPr>
          <w:t xml:space="preserve">expected </w:t>
        </w:r>
      </w:ins>
      <w:del w:id="1907" w:author="Yibin Jiang" w:date="2026-03-31T15:21:00Z">
        <w:r w:rsidRPr="00ED2D36" w:rsidDel="002164FD">
          <w:rPr>
            <w:rFonts w:ascii="Times New Roman" w:hAnsi="Times New Roman" w:cs="Times New Roman"/>
            <w:color w:val="000000" w:themeColor="text1"/>
          </w:rPr>
          <w:delText xml:space="preserve">titrant </w:delText>
        </w:r>
      </w:del>
      <w:ins w:id="1908" w:author="Yibin Jiang" w:date="2026-03-31T15:21:00Z">
        <w:r w:rsidR="002164FD">
          <w:rPr>
            <w:rFonts w:ascii="Times New Roman" w:hAnsi="Times New Roman" w:cs="Times New Roman" w:hint="eastAsia"/>
            <w:color w:val="000000" w:themeColor="text1"/>
          </w:rPr>
          <w:t>reagent</w:t>
        </w:r>
        <w:r w:rsidR="002164FD" w:rsidRPr="00ED2D36">
          <w:rPr>
            <w:rFonts w:ascii="Times New Roman" w:hAnsi="Times New Roman" w:cs="Times New Roman"/>
            <w:color w:val="000000" w:themeColor="text1"/>
          </w:rPr>
          <w:t xml:space="preserve"> </w:t>
        </w:r>
      </w:ins>
      <w:r w:rsidRPr="00ED2D36">
        <w:rPr>
          <w:rFonts w:ascii="Times New Roman" w:hAnsi="Times New Roman" w:cs="Times New Roman"/>
          <w:color w:val="000000" w:themeColor="text1"/>
        </w:rPr>
        <w:t xml:space="preserve">volume that would ideally bring the solution to the target pH according to the current posterior model. It then moderates that ideal correction using quantities that describe </w:t>
      </w:r>
      <w:r w:rsidRPr="00ED2D36">
        <w:rPr>
          <w:rFonts w:ascii="Times New Roman" w:hAnsi="Times New Roman" w:cs="Times New Roman"/>
          <w:color w:val="000000" w:themeColor="text1"/>
        </w:rPr>
        <w:lastRenderedPageBreak/>
        <w:t>how far the system is from the target, how strongly the solution responded to the previous addition, how uncertain the inferred chemistry remains, and how strongly buffered the current solution is.</w:t>
      </w:r>
      <w:ins w:id="1909" w:author="Yibin Jiang" w:date="2026-03-21T12:21:00Z">
        <w:r w:rsidR="00563FE0" w:rsidRPr="00ED2D36">
          <w:rPr>
            <w:rFonts w:ascii="Times New Roman" w:hAnsi="Times New Roman" w:cs="Times New Roman"/>
            <w:color w:val="000000" w:themeColor="text1"/>
          </w:rPr>
          <w:t xml:space="preserve"> </w:t>
        </w:r>
      </w:ins>
      <w:del w:id="1910" w:author="Yibin Jiang" w:date="2026-03-21T12:21:00Z">
        <w:r w:rsidRPr="00ED2D36" w:rsidDel="00563FE0">
          <w:rPr>
            <w:rFonts w:ascii="Times New Roman" w:hAnsi="Times New Roman" w:cs="Times New Roman"/>
            <w:color w:val="000000" w:themeColor="text1"/>
          </w:rPr>
          <w:delText xml:space="preserve"> </w:delText>
        </w:r>
      </w:del>
      <w:r w:rsidRPr="00ED2D36">
        <w:rPr>
          <w:rFonts w:ascii="Times New Roman" w:hAnsi="Times New Roman" w:cs="Times New Roman"/>
          <w:color w:val="000000" w:themeColor="text1"/>
        </w:rPr>
        <w:t>The final recommendation is therefore a chemically informed and uncertainty-aware dosing volume, rather than a purely empirical correction.</w:t>
      </w:r>
    </w:p>
    <w:p w14:paraId="2A527489" w14:textId="2C5AA89F" w:rsidR="009D23C0"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To match the practical resolution of the liquid-handling system, the candidate addition volume is discretized in steps of 0.01 mL over the range 0.01-9.99 </w:t>
      </w:r>
      <w:proofErr w:type="spellStart"/>
      <w:r w:rsidRPr="00ED2D36">
        <w:rPr>
          <w:rFonts w:ascii="Times New Roman" w:hAnsi="Times New Roman" w:cs="Times New Roman"/>
          <w:color w:val="000000" w:themeColor="text1"/>
        </w:rPr>
        <w:t>mL.</w:t>
      </w:r>
      <w:proofErr w:type="spellEnd"/>
      <w:r w:rsidRPr="00ED2D36">
        <w:rPr>
          <w:rFonts w:ascii="Times New Roman" w:hAnsi="Times New Roman" w:cs="Times New Roman"/>
          <w:color w:val="000000" w:themeColor="text1"/>
        </w:rPr>
        <w:t xml:space="preserve"> The final recommended volume is reported in mL, but whenever concentrations must be recalculated in the equilibrium model, the corresponding volume is converted to L.</w:t>
      </w:r>
    </w:p>
    <w:p w14:paraId="1422F801" w14:textId="47B7839D" w:rsidR="00A8046E" w:rsidRPr="00ED2D36" w:rsidRDefault="00786B96" w:rsidP="00397965">
      <w:pPr>
        <w:pStyle w:val="a3"/>
        <w:spacing w:line="360" w:lineRule="auto"/>
        <w:jc w:val="both"/>
        <w:rPr>
          <w:rFonts w:ascii="Times New Roman" w:hAnsi="Times New Roman" w:cs="Times New Roman"/>
        </w:rPr>
      </w:pPr>
      <w:r w:rsidRPr="00ED2D36">
        <w:rPr>
          <w:rFonts w:ascii="Times New Roman" w:hAnsi="Times New Roman" w:cs="Times New Roman"/>
        </w:rPr>
        <w:t xml:space="preserve">The recommended </w:t>
      </w:r>
      <w:del w:id="1911" w:author="Yibin Jiang" w:date="2026-03-31T15:21:00Z">
        <w:r w:rsidRPr="00ED2D36" w:rsidDel="00522FF6">
          <w:rPr>
            <w:rFonts w:ascii="Times New Roman" w:hAnsi="Times New Roman" w:cs="Times New Roman"/>
          </w:rPr>
          <w:delText xml:space="preserve">titration </w:delText>
        </w:r>
      </w:del>
      <w:ins w:id="1912" w:author="Yibin Jiang" w:date="2026-03-31T15:21:00Z">
        <w:r w:rsidR="00522FF6">
          <w:rPr>
            <w:rFonts w:ascii="Times New Roman" w:hAnsi="Times New Roman" w:cs="Times New Roman" w:hint="eastAsia"/>
          </w:rPr>
          <w:t>reagent</w:t>
        </w:r>
        <w:r w:rsidR="00522FF6" w:rsidRPr="00ED2D36">
          <w:rPr>
            <w:rFonts w:ascii="Times New Roman" w:hAnsi="Times New Roman" w:cs="Times New Roman"/>
          </w:rPr>
          <w:t xml:space="preserve"> </w:t>
        </w:r>
      </w:ins>
      <w:r w:rsidRPr="00ED2D36">
        <w:rPr>
          <w:rFonts w:ascii="Times New Roman" w:hAnsi="Times New Roman" w:cs="Times New Roman"/>
        </w:rPr>
        <w:t>volume is determined from five quantities</w:t>
      </w:r>
      <w:r w:rsidR="0044257E" w:rsidRPr="00ED2D36">
        <w:rPr>
          <w:rFonts w:ascii="Times New Roman" w:hAnsi="Times New Roman" w:cs="Times New Roman"/>
        </w:rPr>
        <w:t>:</w:t>
      </w:r>
      <w:ins w:id="1913" w:author="Yibin Jiang" w:date="2026-03-27T13:29:00Z">
        <w:r w:rsidR="009F389B" w:rsidRPr="00ED2D36">
          <w:rPr>
            <w:rFonts w:ascii="Times New Roman" w:hAnsi="Times New Roman" w:cs="Times New Roman"/>
          </w:rPr>
          <w:t xml:space="preserve"> </w:t>
        </w:r>
      </w:ins>
      <w:r w:rsidR="00A8046E" w:rsidRPr="00ED2D36">
        <w:rPr>
          <w:rFonts w:ascii="Times New Roman" w:hAnsi="Times New Roman" w:cs="Times New Roman"/>
        </w:rPr>
        <w:t>1. Current pH error magnitude</w:t>
      </w:r>
      <w:ins w:id="1914" w:author="Yibin Jiang" w:date="2026-03-21T12:21:00Z">
        <w:r w:rsidR="004C4EBB" w:rsidRPr="00ED2D36">
          <w:rPr>
            <w:rFonts w:ascii="Times New Roman" w:hAnsi="Times New Roman" w:cs="Times New Roman"/>
          </w:rPr>
          <w:t xml:space="preserve"> </w:t>
        </w:r>
      </w:ins>
      <w:r w:rsidR="00A8046E" w:rsidRPr="00ED2D36">
        <w:rPr>
          <w:rFonts w:ascii="Times New Roman" w:hAnsi="Times New Roman" w:cs="Times New Roman"/>
        </w:rPr>
        <w:t>(</w:t>
      </w:r>
      <m:oMath>
        <m:r>
          <m:rPr>
            <m:sty m:val="bi"/>
          </m:rPr>
          <w:rPr>
            <w:rFonts w:ascii="Cambria Math" w:hAnsi="Cambria Math" w:cs="Times New Roman"/>
          </w:rPr>
          <m:t>Δ</m:t>
        </m:r>
        <m:sSub>
          <m:sSubPr>
            <m:ctrlPr>
              <w:rPr>
                <w:rFonts w:ascii="Cambria Math" w:hAnsi="Cambria Math" w:cs="Times New Roman"/>
                <w:b/>
                <w:bCs/>
                <w:i/>
              </w:rPr>
            </m:ctrlPr>
          </m:sSubPr>
          <m:e>
            <m:r>
              <m:rPr>
                <m:sty m:val="bi"/>
              </m:rPr>
              <w:rPr>
                <w:rFonts w:ascii="Cambria Math" w:hAnsi="Cambria Math" w:cs="Times New Roman"/>
              </w:rPr>
              <m:t>pH</m:t>
            </m:r>
          </m:e>
          <m:sub>
            <m:r>
              <m:rPr>
                <m:sty m:val="bi"/>
              </m:rPr>
              <w:rPr>
                <w:rFonts w:ascii="Cambria Math" w:hAnsi="Cambria Math" w:cs="Times New Roman"/>
              </w:rPr>
              <m:t>err</m:t>
            </m:r>
          </m:sub>
        </m:sSub>
      </m:oMath>
      <w:r w:rsidR="00A8046E" w:rsidRPr="00ED2D36">
        <w:rPr>
          <w:rFonts w:ascii="Times New Roman" w:hAnsi="Times New Roman" w:cs="Times New Roman"/>
        </w:rPr>
        <w:t>)</w:t>
      </w:r>
      <w:r w:rsidR="000A1B47" w:rsidRPr="00ED2D36">
        <w:rPr>
          <w:rFonts w:ascii="Times New Roman" w:hAnsi="Times New Roman" w:cs="Times New Roman"/>
        </w:rPr>
        <w:t>;</w:t>
      </w:r>
      <w:r w:rsidR="00A8046E" w:rsidRPr="00ED2D36">
        <w:rPr>
          <w:rFonts w:ascii="Times New Roman" w:hAnsi="Times New Roman" w:cs="Times New Roman"/>
        </w:rPr>
        <w:t xml:space="preserve"> 2. Observed pH response to the previous addition</w:t>
      </w:r>
      <w:ins w:id="1915" w:author="Yibin Jiang" w:date="2026-03-21T12:22:00Z">
        <w:r w:rsidR="00DE5E60" w:rsidRPr="00ED2D36">
          <w:rPr>
            <w:rFonts w:ascii="Times New Roman" w:hAnsi="Times New Roman" w:cs="Times New Roman"/>
          </w:rPr>
          <w:t xml:space="preserve"> </w:t>
        </w:r>
      </w:ins>
      <w:del w:id="1916" w:author="Yibin Jiang" w:date="2026-03-21T12:22:00Z">
        <w:r w:rsidR="0028359F" w:rsidRPr="00ED2D36" w:rsidDel="00DE5E60">
          <w:rPr>
            <w:rFonts w:ascii="Times New Roman" w:hAnsi="Times New Roman" w:cs="Times New Roman"/>
          </w:rPr>
          <w:delText xml:space="preserve"> </w:delText>
        </w:r>
      </w:del>
      <w:r w:rsidR="00A8046E" w:rsidRPr="00ED2D36">
        <w:rPr>
          <w:rFonts w:ascii="Times New Roman" w:hAnsi="Times New Roman" w:cs="Times New Roman"/>
        </w:rPr>
        <w:t>(</w:t>
      </w:r>
      <w:del w:id="1917" w:author="Yibin Jiang" w:date="2026-03-21T12:22:00Z">
        <w:r w:rsidR="0098036A" w:rsidRPr="00ED2D36" w:rsidDel="00BB4E60">
          <w:rPr>
            <w:rFonts w:ascii="Times New Roman" w:hAnsi="Times New Roman" w:cs="Times New Roman"/>
          </w:rPr>
          <w:delText xml:space="preserve">calculated </w:delText>
        </w:r>
      </w:del>
      <w:ins w:id="1918" w:author="Yibin Jiang" w:date="2026-03-21T12:22:00Z">
        <w:r w:rsidR="00BB4E60" w:rsidRPr="00ED2D36">
          <w:rPr>
            <w:rFonts w:ascii="Times New Roman" w:hAnsi="Times New Roman" w:cs="Times New Roman"/>
          </w:rPr>
          <w:t xml:space="preserve">propagated </w:t>
        </w:r>
      </w:ins>
      <w:del w:id="1919" w:author="Yibin Jiang" w:date="2026-03-21T12:22:00Z">
        <w:r w:rsidR="0098036A" w:rsidRPr="00ED2D36" w:rsidDel="00BB4E60">
          <w:rPr>
            <w:rFonts w:ascii="Times New Roman" w:hAnsi="Times New Roman" w:cs="Times New Roman"/>
          </w:rPr>
          <w:delText xml:space="preserve">within </w:delText>
        </w:r>
      </w:del>
      <w:ins w:id="1920" w:author="Yibin Jiang" w:date="2026-03-21T12:22:00Z">
        <w:r w:rsidR="00BB4E60" w:rsidRPr="00ED2D36">
          <w:rPr>
            <w:rFonts w:ascii="Times New Roman" w:hAnsi="Times New Roman" w:cs="Times New Roman"/>
          </w:rPr>
          <w:t xml:space="preserve">with </w:t>
        </w:r>
      </w:ins>
      <w:del w:id="1921" w:author="Yibin Jiang" w:date="2026-03-21T12:22:00Z">
        <w:r w:rsidR="0098036A" w:rsidRPr="00ED2D36" w:rsidDel="00BB4E60">
          <w:rPr>
            <w:rFonts w:ascii="Times New Roman" w:hAnsi="Times New Roman" w:cs="Times New Roman"/>
          </w:rPr>
          <w:delText xml:space="preserve">the </w:delText>
        </w:r>
      </w:del>
      <m:oMath>
        <m:r>
          <m:rPr>
            <m:sty m:val="bi"/>
          </m:rPr>
          <w:rPr>
            <w:rStyle w:val="RSCB03MathematicsGreeketcChar"/>
            <w:rFonts w:ascii="Cambria Math" w:eastAsia="宋体" w:hAnsi="Cambria Math" w:cs="Times New Roman"/>
            <w:color w:val="000000" w:themeColor="text1"/>
            <w:sz w:val="24"/>
            <w:szCs w:val="24"/>
          </w:rPr>
          <m:t>α</m:t>
        </m:r>
      </m:oMath>
      <w:r w:rsidR="0098036A" w:rsidRPr="00ED2D36">
        <w:rPr>
          <w:rFonts w:ascii="Times New Roman" w:hAnsi="Times New Roman" w:cs="Times New Roman"/>
        </w:rPr>
        <w:t xml:space="preserve"> through </w:t>
      </w:r>
      <w:r w:rsidR="00F359FE" w:rsidRPr="00ED2D36">
        <w:rPr>
          <w:rFonts w:ascii="Times New Roman" w:hAnsi="Times New Roman" w:cs="Times New Roman"/>
        </w:rPr>
        <w:t xml:space="preserve">a </w:t>
      </w:r>
      <w:del w:id="1922" w:author="Yibin Jiang" w:date="2026-03-21T12:22:00Z">
        <w:r w:rsidR="00F359FE" w:rsidRPr="00ED2D36" w:rsidDel="00BB4E60">
          <w:rPr>
            <w:rFonts w:ascii="Times New Roman" w:hAnsi="Times New Roman" w:cs="Times New Roman"/>
          </w:rPr>
          <w:delText>sep</w:delText>
        </w:r>
        <w:r w:rsidR="008662EB" w:rsidRPr="00ED2D36" w:rsidDel="00BB4E60">
          <w:rPr>
            <w:rFonts w:ascii="Times New Roman" w:hAnsi="Times New Roman" w:cs="Times New Roman"/>
          </w:rPr>
          <w:delText>a</w:delText>
        </w:r>
        <w:r w:rsidR="00F359FE" w:rsidRPr="00ED2D36" w:rsidDel="00BB4E60">
          <w:rPr>
            <w:rFonts w:ascii="Times New Roman" w:hAnsi="Times New Roman" w:cs="Times New Roman"/>
          </w:rPr>
          <w:delText>rate</w:delText>
        </w:r>
        <w:r w:rsidR="00B154B3" w:rsidRPr="00ED2D36" w:rsidDel="00BB4E60">
          <w:rPr>
            <w:rFonts w:ascii="Times New Roman" w:hAnsi="Times New Roman" w:cs="Times New Roman"/>
          </w:rPr>
          <w:delText xml:space="preserve"> </w:delText>
        </w:r>
      </w:del>
      <w:r w:rsidR="0098036A" w:rsidRPr="00ED2D36">
        <w:rPr>
          <w:rFonts w:ascii="Times New Roman" w:hAnsi="Times New Roman" w:cs="Times New Roman"/>
        </w:rPr>
        <w:t xml:space="preserve">term </w:t>
      </w:r>
      <m:oMath>
        <m:r>
          <m:rPr>
            <m:sty m:val="bi"/>
          </m:rPr>
          <w:rPr>
            <w:rFonts w:ascii="Cambria Math" w:hAnsi="Cambria Math" w:cs="Times New Roman"/>
          </w:rPr>
          <m:t>r</m:t>
        </m:r>
      </m:oMath>
      <w:r w:rsidR="00A8046E" w:rsidRPr="00ED2D36">
        <w:rPr>
          <w:rFonts w:ascii="Times New Roman" w:hAnsi="Times New Roman" w:cs="Times New Roman"/>
        </w:rPr>
        <w:t>)</w:t>
      </w:r>
      <w:r w:rsidR="000A1B47" w:rsidRPr="00ED2D36">
        <w:rPr>
          <w:rFonts w:ascii="Times New Roman" w:hAnsi="Times New Roman" w:cs="Times New Roman"/>
        </w:rPr>
        <w:t>;</w:t>
      </w:r>
      <w:r w:rsidR="00A8046E" w:rsidRPr="00ED2D36">
        <w:rPr>
          <w:rFonts w:ascii="Times New Roman" w:hAnsi="Times New Roman" w:cs="Times New Roman"/>
        </w:rPr>
        <w:t xml:space="preserve"> 3. Posterior uncertainty</w:t>
      </w:r>
      <w:r w:rsidR="003455E0" w:rsidRPr="00ED2D36">
        <w:rPr>
          <w:rFonts w:ascii="Times New Roman" w:hAnsi="Times New Roman" w:cs="Times New Roman"/>
        </w:rPr>
        <w:t xml:space="preserve"> </w:t>
      </w:r>
      <w:r w:rsidR="00A8046E" w:rsidRPr="00ED2D36">
        <w:rPr>
          <w:rFonts w:ascii="Times New Roman" w:hAnsi="Times New Roman" w:cs="Times New Roman"/>
        </w:rPr>
        <w:t>(</w:t>
      </w:r>
      <w:ins w:id="1923" w:author="Yibin Jiang" w:date="2026-03-21T12:22:00Z">
        <w:r w:rsidR="00BB4E60" w:rsidRPr="00ED2D36">
          <w:rPr>
            <w:rFonts w:ascii="Times New Roman" w:hAnsi="Times New Roman" w:cs="Times New Roman"/>
          </w:rPr>
          <w:t xml:space="preserve">propagated with </w:t>
        </w:r>
      </w:ins>
      <w:del w:id="1924" w:author="Yibin Jiang" w:date="2026-03-21T12:22:00Z">
        <w:r w:rsidR="0098036A" w:rsidRPr="00ED2D36" w:rsidDel="00BB4E60">
          <w:rPr>
            <w:rFonts w:ascii="Times New Roman" w:hAnsi="Times New Roman" w:cs="Times New Roman"/>
          </w:rPr>
          <w:delText xml:space="preserve">calculated within the </w:delText>
        </w:r>
      </w:del>
      <m:oMath>
        <m:r>
          <m:rPr>
            <m:sty m:val="bi"/>
          </m:rPr>
          <w:rPr>
            <w:rStyle w:val="RSCB03MathematicsGreeketcChar"/>
            <w:rFonts w:ascii="Cambria Math" w:eastAsia="宋体" w:hAnsi="Cambria Math" w:cs="Times New Roman"/>
            <w:color w:val="000000" w:themeColor="text1"/>
            <w:sz w:val="24"/>
            <w:szCs w:val="24"/>
          </w:rPr>
          <m:t>α</m:t>
        </m:r>
      </m:oMath>
      <w:r w:rsidR="0098036A" w:rsidRPr="00ED2D36">
        <w:rPr>
          <w:rFonts w:ascii="Times New Roman" w:hAnsi="Times New Roman" w:cs="Times New Roman"/>
        </w:rPr>
        <w:t xml:space="preserve"> </w:t>
      </w:r>
      <w:r w:rsidR="0055115B" w:rsidRPr="00ED2D36">
        <w:rPr>
          <w:rFonts w:ascii="Times New Roman" w:hAnsi="Times New Roman" w:cs="Times New Roman"/>
        </w:rPr>
        <w:t xml:space="preserve">through </w:t>
      </w:r>
      <w:del w:id="1925" w:author="Yibin Jiang" w:date="2026-03-21T12:22:00Z">
        <w:r w:rsidR="008662EB" w:rsidRPr="00ED2D36" w:rsidDel="00BB4E60">
          <w:rPr>
            <w:rFonts w:ascii="Times New Roman" w:hAnsi="Times New Roman" w:cs="Times New Roman"/>
          </w:rPr>
          <w:delText>a separate</w:delText>
        </w:r>
      </w:del>
      <w:ins w:id="1926" w:author="Yibin Jiang" w:date="2026-03-21T12:22:00Z">
        <w:r w:rsidR="00BB4E60" w:rsidRPr="00ED2D36">
          <w:rPr>
            <w:rFonts w:ascii="Times New Roman" w:hAnsi="Times New Roman" w:cs="Times New Roman"/>
          </w:rPr>
          <w:t>a</w:t>
        </w:r>
      </w:ins>
      <w:r w:rsidR="008662EB" w:rsidRPr="00ED2D36">
        <w:rPr>
          <w:rFonts w:ascii="Times New Roman" w:hAnsi="Times New Roman" w:cs="Times New Roman"/>
        </w:rPr>
        <w:t xml:space="preserve"> </w:t>
      </w:r>
      <w:r w:rsidR="0098036A" w:rsidRPr="00ED2D36">
        <w:rPr>
          <w:rFonts w:ascii="Times New Roman" w:hAnsi="Times New Roman" w:cs="Times New Roman"/>
        </w:rPr>
        <w:t xml:space="preserve">term </w:t>
      </w:r>
      <m:oMath>
        <m:r>
          <m:rPr>
            <m:sty m:val="bi"/>
          </m:rPr>
          <w:rPr>
            <w:rFonts w:ascii="Cambria Math" w:hAnsi="Cambria Math" w:cs="Times New Roman"/>
          </w:rPr>
          <m:t>u</m:t>
        </m:r>
      </m:oMath>
      <w:r w:rsidR="00A8046E" w:rsidRPr="00ED2D36">
        <w:rPr>
          <w:rFonts w:ascii="Times New Roman" w:hAnsi="Times New Roman" w:cs="Times New Roman"/>
        </w:rPr>
        <w:t>)</w:t>
      </w:r>
      <w:r w:rsidR="000A1B47" w:rsidRPr="00ED2D36">
        <w:rPr>
          <w:rFonts w:ascii="Times New Roman" w:hAnsi="Times New Roman" w:cs="Times New Roman"/>
        </w:rPr>
        <w:t>;</w:t>
      </w:r>
      <w:ins w:id="1927" w:author="Yibin Jiang" w:date="2026-03-27T13:29:00Z">
        <w:r w:rsidR="009F389B" w:rsidRPr="00ED2D36">
          <w:rPr>
            <w:rFonts w:ascii="Times New Roman" w:hAnsi="Times New Roman" w:cs="Times New Roman"/>
          </w:rPr>
          <w:t xml:space="preserve"> </w:t>
        </w:r>
      </w:ins>
      <w:del w:id="1928" w:author="Yibin Jiang" w:date="2026-03-27T13:29:00Z">
        <w:r w:rsidR="00A8046E" w:rsidRPr="00ED2D36" w:rsidDel="009F389B">
          <w:rPr>
            <w:rFonts w:ascii="Times New Roman" w:hAnsi="Times New Roman" w:cs="Times New Roman"/>
          </w:rPr>
          <w:delText xml:space="preserve"> </w:delText>
        </w:r>
      </w:del>
      <w:r w:rsidR="00A8046E" w:rsidRPr="00ED2D36">
        <w:rPr>
          <w:rFonts w:ascii="Times New Roman" w:hAnsi="Times New Roman" w:cs="Times New Roman"/>
        </w:rPr>
        <w:t>4. Effective buffering level</w:t>
      </w:r>
      <w:r w:rsidR="00875871" w:rsidRPr="00ED2D36">
        <w:rPr>
          <w:rFonts w:ascii="Times New Roman" w:hAnsi="Times New Roman" w:cs="Times New Roman"/>
        </w:rPr>
        <w:t xml:space="preserve"> </w:t>
      </w:r>
      <w:r w:rsidR="00A8046E" w:rsidRPr="00ED2D36">
        <w:rPr>
          <w:rFonts w:ascii="Times New Roman" w:hAnsi="Times New Roman" w:cs="Times New Roman"/>
        </w:rPr>
        <w:t>(</w:t>
      </w:r>
      <w:ins w:id="1929" w:author="Yibin Jiang" w:date="2026-03-21T12:22:00Z">
        <w:r w:rsidR="00BB4E60" w:rsidRPr="00ED2D36">
          <w:rPr>
            <w:rFonts w:ascii="Times New Roman" w:hAnsi="Times New Roman" w:cs="Times New Roman"/>
          </w:rPr>
          <w:t xml:space="preserve">propagated with </w:t>
        </w:r>
      </w:ins>
      <w:del w:id="1930" w:author="Yibin Jiang" w:date="2026-03-21T12:22:00Z">
        <w:r w:rsidR="0098036A" w:rsidRPr="00ED2D36" w:rsidDel="00BB4E60">
          <w:rPr>
            <w:rFonts w:ascii="Times New Roman" w:hAnsi="Times New Roman" w:cs="Times New Roman"/>
          </w:rPr>
          <w:delText>c</w:delText>
        </w:r>
        <w:r w:rsidR="00F10C02" w:rsidRPr="00ED2D36" w:rsidDel="00BB4E60">
          <w:rPr>
            <w:rFonts w:ascii="Times New Roman" w:hAnsi="Times New Roman" w:cs="Times New Roman"/>
          </w:rPr>
          <w:delText>alculate</w:delText>
        </w:r>
        <w:r w:rsidR="0098036A" w:rsidRPr="00ED2D36" w:rsidDel="00BB4E60">
          <w:rPr>
            <w:rFonts w:ascii="Times New Roman" w:hAnsi="Times New Roman" w:cs="Times New Roman"/>
          </w:rPr>
          <w:delText>d</w:delText>
        </w:r>
        <w:r w:rsidR="00F10C02" w:rsidRPr="00ED2D36" w:rsidDel="00BB4E60">
          <w:rPr>
            <w:rFonts w:ascii="Times New Roman" w:hAnsi="Times New Roman" w:cs="Times New Roman"/>
          </w:rPr>
          <w:delText xml:space="preserve"> within the </w:delText>
        </w:r>
      </w:del>
      <m:oMath>
        <m:r>
          <m:rPr>
            <m:sty m:val="bi"/>
          </m:rPr>
          <w:rPr>
            <w:rStyle w:val="RSCB03MathematicsGreeketcChar"/>
            <w:rFonts w:ascii="Cambria Math" w:eastAsia="宋体" w:hAnsi="Cambria Math" w:cs="Times New Roman"/>
            <w:color w:val="000000" w:themeColor="text1"/>
            <w:sz w:val="24"/>
            <w:szCs w:val="24"/>
          </w:rPr>
          <m:t>α</m:t>
        </m:r>
      </m:oMath>
      <w:r w:rsidR="00F10C02" w:rsidRPr="00ED2D36">
        <w:rPr>
          <w:rFonts w:ascii="Times New Roman" w:hAnsi="Times New Roman" w:cs="Times New Roman"/>
        </w:rPr>
        <w:t xml:space="preserve"> </w:t>
      </w:r>
      <w:r w:rsidR="0055115B" w:rsidRPr="00ED2D36">
        <w:rPr>
          <w:rFonts w:ascii="Times New Roman" w:hAnsi="Times New Roman" w:cs="Times New Roman"/>
        </w:rPr>
        <w:t xml:space="preserve">through </w:t>
      </w:r>
      <w:r w:rsidR="00285DF1" w:rsidRPr="00ED2D36">
        <w:rPr>
          <w:rFonts w:ascii="Times New Roman" w:hAnsi="Times New Roman" w:cs="Times New Roman"/>
        </w:rPr>
        <w:t xml:space="preserve">a </w:t>
      </w:r>
      <w:del w:id="1931" w:author="Yibin Jiang" w:date="2026-03-21T12:22:00Z">
        <w:r w:rsidR="00285DF1" w:rsidRPr="00ED2D36" w:rsidDel="00BB4E60">
          <w:rPr>
            <w:rFonts w:ascii="Times New Roman" w:hAnsi="Times New Roman" w:cs="Times New Roman"/>
          </w:rPr>
          <w:delText xml:space="preserve">separate </w:delText>
        </w:r>
      </w:del>
      <w:r w:rsidR="00F10C02" w:rsidRPr="00ED2D36">
        <w:rPr>
          <w:rFonts w:ascii="Times New Roman" w:hAnsi="Times New Roman" w:cs="Times New Roman"/>
        </w:rPr>
        <w:t>term</w:t>
      </w:r>
      <w:r w:rsidR="0098036A" w:rsidRPr="00ED2D36">
        <w:rPr>
          <w:rFonts w:ascii="Times New Roman" w:hAnsi="Times New Roman" w:cs="Times New Roman"/>
        </w:rPr>
        <w:t xml:space="preserve"> </w:t>
      </w:r>
      <m:oMath>
        <m:r>
          <m:rPr>
            <m:sty m:val="bi"/>
          </m:rPr>
          <w:rPr>
            <w:rFonts w:ascii="Cambria Math" w:hAnsi="Cambria Math" w:cs="Times New Roman"/>
          </w:rPr>
          <m:t>B</m:t>
        </m:r>
      </m:oMath>
      <w:r w:rsidR="00A8046E" w:rsidRPr="00ED2D36">
        <w:rPr>
          <w:rFonts w:ascii="Times New Roman" w:hAnsi="Times New Roman" w:cs="Times New Roman"/>
        </w:rPr>
        <w:t>)</w:t>
      </w:r>
      <w:r w:rsidR="000A1B47" w:rsidRPr="00ED2D36">
        <w:rPr>
          <w:rFonts w:ascii="Times New Roman" w:hAnsi="Times New Roman" w:cs="Times New Roman"/>
        </w:rPr>
        <w:t>;</w:t>
      </w:r>
      <w:r w:rsidR="00A8046E" w:rsidRPr="00ED2D36">
        <w:rPr>
          <w:rFonts w:ascii="Times New Roman" w:hAnsi="Times New Roman" w:cs="Times New Roman"/>
        </w:rPr>
        <w:t xml:space="preserve"> </w:t>
      </w:r>
      <w:r w:rsidR="006D521A" w:rsidRPr="00ED2D36">
        <w:rPr>
          <w:rFonts w:ascii="Times New Roman" w:hAnsi="Times New Roman" w:cs="Times New Roman"/>
        </w:rPr>
        <w:t xml:space="preserve">and </w:t>
      </w:r>
      <w:r w:rsidR="00A8046E" w:rsidRPr="00ED2D36">
        <w:rPr>
          <w:rFonts w:ascii="Times New Roman" w:hAnsi="Times New Roman" w:cs="Times New Roman"/>
        </w:rPr>
        <w:t>5. Theoretical required volume</w:t>
      </w:r>
      <w:r w:rsidR="00F913F9" w:rsidRPr="00ED2D36">
        <w:rPr>
          <w:rFonts w:ascii="Times New Roman" w:hAnsi="Times New Roman" w:cs="Times New Roman"/>
        </w:rPr>
        <w:t xml:space="preserve"> </w:t>
      </w:r>
      <w:r w:rsidR="00103F40" w:rsidRPr="00ED2D36">
        <w:rPr>
          <w:rFonts w:ascii="Times New Roman" w:hAnsi="Times New Roman" w:cs="Times New Roman"/>
        </w:rPr>
        <w:t>(</w:t>
      </w:r>
      <m:oMath>
        <m:sSub>
          <m:sSubPr>
            <m:ctrlPr>
              <w:rPr>
                <w:rStyle w:val="RSCB03MathematicsGreeketcChar"/>
                <w:rFonts w:ascii="Cambria Math" w:hAnsi="Cambria Math" w:cs="Times New Roman"/>
                <w:b/>
                <w:bCs/>
                <w:iCs/>
                <w:color w:val="000000" w:themeColor="text1"/>
                <w:sz w:val="24"/>
                <w:szCs w:val="24"/>
                <w:lang w:eastAsia="zh-CN"/>
              </w:rPr>
            </m:ctrlPr>
          </m:sSubPr>
          <m:e>
            <m:r>
              <m:rPr>
                <m:sty m:val="bi"/>
              </m:rPr>
              <w:rPr>
                <w:rStyle w:val="RSCB03MathematicsGreeketcChar"/>
                <w:rFonts w:ascii="Cambria Math" w:eastAsia="宋体" w:hAnsi="Cambria Math" w:cs="Times New Roman"/>
                <w:color w:val="000000" w:themeColor="text1"/>
                <w:sz w:val="24"/>
                <w:szCs w:val="24"/>
              </w:rPr>
              <m:t>V</m:t>
            </m:r>
          </m:e>
          <m:sub>
            <m:r>
              <m:rPr>
                <m:sty m:val="bi"/>
              </m:rPr>
              <w:rPr>
                <w:rStyle w:val="RSCB03MathematicsGreeketcChar"/>
                <w:rFonts w:ascii="Cambria Math" w:eastAsia="宋体" w:hAnsi="Cambria Math" w:cs="Times New Roman"/>
                <w:color w:val="000000" w:themeColor="text1"/>
                <w:sz w:val="24"/>
                <w:szCs w:val="24"/>
              </w:rPr>
              <m:t>req</m:t>
            </m:r>
          </m:sub>
        </m:sSub>
      </m:oMath>
      <w:r w:rsidR="00103F40" w:rsidRPr="00ED2D36">
        <w:rPr>
          <w:rFonts w:ascii="Times New Roman" w:hAnsi="Times New Roman" w:cs="Times New Roman"/>
        </w:rPr>
        <w:t>)</w:t>
      </w:r>
      <w:r w:rsidR="00F913F9" w:rsidRPr="00ED2D36">
        <w:rPr>
          <w:rFonts w:ascii="Times New Roman" w:hAnsi="Times New Roman" w:cs="Times New Roman"/>
        </w:rPr>
        <w:t>.</w:t>
      </w:r>
    </w:p>
    <w:p w14:paraId="76DE797A" w14:textId="5A2948A4" w:rsidR="00A8046E" w:rsidRPr="00ED2D36" w:rsidRDefault="00A8046E"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The final recommended </w:t>
      </w:r>
      <w:del w:id="1932" w:author="Yibin Jiang" w:date="2026-03-31T15:22:00Z">
        <w:r w:rsidRPr="00ED2D36" w:rsidDel="00505D9B">
          <w:rPr>
            <w:rFonts w:ascii="Times New Roman" w:hAnsi="Times New Roman" w:cs="Times New Roman"/>
            <w:color w:val="000000" w:themeColor="text1"/>
          </w:rPr>
          <w:delText xml:space="preserve">titrant </w:delText>
        </w:r>
      </w:del>
      <w:ins w:id="1933" w:author="Yibin Jiang" w:date="2026-03-31T15:22:00Z">
        <w:r w:rsidR="00505D9B">
          <w:rPr>
            <w:rFonts w:ascii="Times New Roman" w:hAnsi="Times New Roman" w:cs="Times New Roman" w:hint="eastAsia"/>
            <w:color w:val="000000" w:themeColor="text1"/>
          </w:rPr>
          <w:t>reagent</w:t>
        </w:r>
        <w:r w:rsidR="00505D9B" w:rsidRPr="00ED2D36">
          <w:rPr>
            <w:rFonts w:ascii="Times New Roman" w:hAnsi="Times New Roman" w:cs="Times New Roman"/>
            <w:color w:val="000000" w:themeColor="text1"/>
          </w:rPr>
          <w:t xml:space="preserve"> </w:t>
        </w:r>
      </w:ins>
      <w:r w:rsidRPr="00ED2D36">
        <w:rPr>
          <w:rFonts w:ascii="Times New Roman" w:hAnsi="Times New Roman" w:cs="Times New Roman"/>
          <w:color w:val="000000" w:themeColor="text1"/>
        </w:rPr>
        <w:t xml:space="preserve">volume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V</m:t>
            </m:r>
          </m:e>
          <m:sub>
            <m:r>
              <m:rPr>
                <m:sty m:val="b"/>
              </m:rPr>
              <w:rPr>
                <w:rFonts w:ascii="Cambria Math" w:hAnsi="Cambria Math" w:cs="Times New Roman"/>
                <w:color w:val="000000" w:themeColor="text1"/>
              </w:rPr>
              <m:t>add</m:t>
            </m:r>
          </m:sub>
        </m:sSub>
      </m:oMath>
      <w:r w:rsidRPr="00ED2D36">
        <w:rPr>
          <w:rFonts w:ascii="Times New Roman" w:hAnsi="Times New Roman" w:cs="Times New Roman"/>
          <w:color w:val="000000" w:themeColor="text1"/>
        </w:rPr>
        <w:t xml:space="preserve"> is obtained by combining the five quantities above through the nonlinear mapping defined in Eq. S5:</w:t>
      </w:r>
    </w:p>
    <w:p w14:paraId="4FE746AA" w14:textId="20CFD28F" w:rsidR="00A8046E" w:rsidRPr="00ED2D36" w:rsidRDefault="003D17D6" w:rsidP="00397965">
      <w:pPr>
        <w:pStyle w:val="JCEbodytext"/>
        <w:tabs>
          <w:tab w:val="center" w:pos="4200"/>
        </w:tabs>
        <w:spacing w:line="360" w:lineRule="auto"/>
        <w:ind w:firstLineChars="200" w:firstLine="482"/>
        <w:jc w:val="center"/>
        <w:rPr>
          <w:rFonts w:ascii="Times New Roman" w:hAnsi="Times New Roman"/>
          <w:w w:val="108"/>
          <w:sz w:val="24"/>
          <w:szCs w:val="24"/>
          <w:lang w:val="en-GB"/>
        </w:rPr>
      </w:pPr>
      <m:oMath>
        <m:sSub>
          <m:sSubPr>
            <m:ctrlPr>
              <w:rPr>
                <w:rStyle w:val="RSCB03MathematicsGreeketcChar"/>
                <w:rFonts w:ascii="Cambria Math" w:hAnsi="Cambria Math"/>
                <w:b/>
                <w:bCs/>
                <w:iCs/>
                <w:sz w:val="24"/>
                <w:szCs w:val="24"/>
                <w:lang w:eastAsia="zh-CN"/>
              </w:rPr>
            </m:ctrlPr>
          </m:sSubPr>
          <m:e>
            <m:r>
              <m:rPr>
                <m:sty m:val="bi"/>
              </m:rPr>
              <w:rPr>
                <w:rStyle w:val="RSCB03MathematicsGreeketcChar"/>
                <w:rFonts w:ascii="Cambria Math" w:eastAsia="宋体" w:hAnsi="Cambria Math"/>
                <w:sz w:val="24"/>
                <w:szCs w:val="24"/>
              </w:rPr>
              <m:t>V</m:t>
            </m:r>
          </m:e>
          <m:sub>
            <m:r>
              <m:rPr>
                <m:sty m:val="bi"/>
              </m:rPr>
              <w:rPr>
                <w:rStyle w:val="RSCB03MathematicsGreeketcChar"/>
                <w:rFonts w:ascii="Cambria Math" w:eastAsia="宋体" w:hAnsi="Cambria Math"/>
                <w:sz w:val="24"/>
                <w:szCs w:val="24"/>
              </w:rPr>
              <m:t>add</m:t>
            </m:r>
          </m:sub>
        </m:sSub>
        <m:r>
          <m:rPr>
            <m:sty m:val="bi"/>
          </m:rPr>
          <w:rPr>
            <w:rStyle w:val="RSCB03MathematicsGreeketcChar"/>
            <w:rFonts w:ascii="Cambria Math" w:eastAsia="宋体" w:hAnsi="Cambria Math"/>
            <w:sz w:val="24"/>
            <w:szCs w:val="24"/>
          </w:rPr>
          <m:t>=</m:t>
        </m:r>
        <m:sSub>
          <m:sSubPr>
            <m:ctrlPr>
              <w:rPr>
                <w:rStyle w:val="RSCB03MathematicsGreeketcChar"/>
                <w:rFonts w:ascii="Cambria Math" w:hAnsi="Cambria Math"/>
                <w:b/>
                <w:bCs/>
                <w:iCs/>
                <w:sz w:val="24"/>
                <w:szCs w:val="24"/>
                <w:lang w:eastAsia="zh-CN"/>
              </w:rPr>
            </m:ctrlPr>
          </m:sSubPr>
          <m:e>
            <m:r>
              <m:rPr>
                <m:sty m:val="bi"/>
              </m:rPr>
              <w:rPr>
                <w:rStyle w:val="RSCB03MathematicsGreeketcChar"/>
                <w:rFonts w:ascii="Cambria Math" w:eastAsia="宋体" w:hAnsi="Cambria Math"/>
                <w:sz w:val="24"/>
                <w:szCs w:val="24"/>
              </w:rPr>
              <m:t>V</m:t>
            </m:r>
          </m:e>
          <m:sub>
            <m:r>
              <m:rPr>
                <m:sty m:val="bi"/>
              </m:rPr>
              <w:rPr>
                <w:rStyle w:val="RSCB03MathematicsGreeketcChar"/>
                <w:rFonts w:ascii="Cambria Math" w:eastAsia="宋体" w:hAnsi="Cambria Math"/>
                <w:sz w:val="24"/>
                <w:szCs w:val="24"/>
              </w:rPr>
              <m:t>min</m:t>
            </m:r>
          </m:sub>
        </m:sSub>
        <m:r>
          <m:rPr>
            <m:sty m:val="bi"/>
          </m:rPr>
          <w:rPr>
            <w:rStyle w:val="RSCB03MathematicsGreeketcChar"/>
            <w:rFonts w:ascii="Cambria Math" w:eastAsia="宋体" w:hAnsi="Cambria Math"/>
            <w:sz w:val="24"/>
            <w:szCs w:val="24"/>
          </w:rPr>
          <m:t>+</m:t>
        </m:r>
        <m:d>
          <m:dPr>
            <m:ctrlPr>
              <w:rPr>
                <w:rStyle w:val="RSCB03MathematicsGreeketcChar"/>
                <w:rFonts w:ascii="Cambria Math" w:eastAsia="宋体" w:hAnsi="Cambria Math"/>
                <w:b/>
                <w:bCs/>
                <w:iCs/>
                <w:sz w:val="24"/>
                <w:szCs w:val="24"/>
              </w:rPr>
            </m:ctrlPr>
          </m:dPr>
          <m:e>
            <m:sSub>
              <m:sSubPr>
                <m:ctrlPr>
                  <w:rPr>
                    <w:rStyle w:val="RSCB03MathematicsGreeketcChar"/>
                    <w:rFonts w:ascii="Cambria Math" w:hAnsi="Cambria Math"/>
                    <w:b/>
                    <w:bCs/>
                    <w:iCs/>
                    <w:sz w:val="24"/>
                    <w:szCs w:val="24"/>
                    <w:lang w:eastAsia="zh-CN"/>
                  </w:rPr>
                </m:ctrlPr>
              </m:sSubPr>
              <m:e>
                <m:r>
                  <m:rPr>
                    <m:sty m:val="bi"/>
                  </m:rPr>
                  <w:rPr>
                    <w:rStyle w:val="RSCB03MathematicsGreeketcChar"/>
                    <w:rFonts w:ascii="Cambria Math" w:eastAsia="宋体" w:hAnsi="Cambria Math"/>
                    <w:sz w:val="24"/>
                    <w:szCs w:val="24"/>
                  </w:rPr>
                  <m:t>V</m:t>
                </m:r>
              </m:e>
              <m:sub>
                <m:r>
                  <m:rPr>
                    <m:sty m:val="bi"/>
                  </m:rPr>
                  <w:rPr>
                    <w:rStyle w:val="RSCB03MathematicsGreeketcChar"/>
                    <w:rFonts w:ascii="Cambria Math" w:eastAsia="宋体" w:hAnsi="Cambria Math"/>
                    <w:sz w:val="24"/>
                    <w:szCs w:val="24"/>
                  </w:rPr>
                  <m:t>max</m:t>
                </m:r>
              </m:sub>
            </m:sSub>
            <m:r>
              <m:rPr>
                <m:sty m:val="bi"/>
              </m:rPr>
              <w:rPr>
                <w:rStyle w:val="RSCB03MathematicsGreeketcChar"/>
                <w:rFonts w:ascii="Cambria Math" w:eastAsia="宋体" w:hAnsi="Cambria Math"/>
                <w:sz w:val="24"/>
                <w:szCs w:val="24"/>
              </w:rPr>
              <m:t>-</m:t>
            </m:r>
            <m:sSub>
              <m:sSubPr>
                <m:ctrlPr>
                  <w:rPr>
                    <w:rStyle w:val="RSCB03MathematicsGreeketcChar"/>
                    <w:rFonts w:ascii="Cambria Math" w:hAnsi="Cambria Math"/>
                    <w:b/>
                    <w:bCs/>
                    <w:iCs/>
                    <w:sz w:val="24"/>
                    <w:szCs w:val="24"/>
                    <w:lang w:eastAsia="zh-CN"/>
                  </w:rPr>
                </m:ctrlPr>
              </m:sSubPr>
              <m:e>
                <m:r>
                  <m:rPr>
                    <m:sty m:val="bi"/>
                  </m:rPr>
                  <w:rPr>
                    <w:rStyle w:val="RSCB03MathematicsGreeketcChar"/>
                    <w:rFonts w:ascii="Cambria Math" w:eastAsia="宋体" w:hAnsi="Cambria Math"/>
                    <w:sz w:val="24"/>
                    <w:szCs w:val="24"/>
                  </w:rPr>
                  <m:t>V</m:t>
                </m:r>
              </m:e>
              <m:sub>
                <m:r>
                  <m:rPr>
                    <m:sty m:val="bi"/>
                  </m:rPr>
                  <w:rPr>
                    <w:rStyle w:val="RSCB03MathematicsGreeketcChar"/>
                    <w:rFonts w:ascii="Cambria Math" w:eastAsia="宋体" w:hAnsi="Cambria Math"/>
                    <w:sz w:val="24"/>
                    <w:szCs w:val="24"/>
                  </w:rPr>
                  <m:t>min</m:t>
                </m:r>
              </m:sub>
            </m:sSub>
          </m:e>
        </m:d>
        <m:r>
          <m:rPr>
            <m:sty m:val="bi"/>
          </m:rPr>
          <w:rPr>
            <w:rStyle w:val="RSCB03MathematicsGreeketcChar"/>
            <w:rFonts w:ascii="Cambria Math" w:eastAsia="宋体" w:hAnsi="Cambria Math"/>
            <w:sz w:val="24"/>
            <w:szCs w:val="24"/>
          </w:rPr>
          <m:t>tanh</m:t>
        </m:r>
        <m:d>
          <m:dPr>
            <m:begChr m:val="["/>
            <m:endChr m:val="]"/>
            <m:ctrlPr>
              <w:rPr>
                <w:rStyle w:val="RSCB03MathematicsGreeketcChar"/>
                <w:rFonts w:ascii="Cambria Math" w:eastAsia="宋体" w:hAnsi="Cambria Math"/>
                <w:b/>
                <w:bCs/>
                <w:iCs/>
                <w:sz w:val="24"/>
                <w:szCs w:val="24"/>
              </w:rPr>
            </m:ctrlPr>
          </m:dPr>
          <m:e>
            <m:r>
              <m:rPr>
                <m:sty m:val="bi"/>
              </m:rPr>
              <w:rPr>
                <w:rStyle w:val="RSCB03MathematicsGreeketcChar"/>
                <w:rFonts w:ascii="Cambria Math" w:eastAsia="宋体" w:hAnsi="Cambria Math"/>
                <w:sz w:val="24"/>
                <w:szCs w:val="24"/>
              </w:rPr>
              <m:t>α</m:t>
            </m:r>
            <m:d>
              <m:dPr>
                <m:begChr m:val="|"/>
                <m:endChr m:val="|"/>
                <m:ctrlPr>
                  <w:rPr>
                    <w:rStyle w:val="RSCB03MathematicsGreeketcChar"/>
                    <w:rFonts w:ascii="Cambria Math" w:eastAsia="宋体" w:hAnsi="Cambria Math"/>
                    <w:b/>
                    <w:bCs/>
                    <w:iCs/>
                    <w:sz w:val="24"/>
                    <w:szCs w:val="24"/>
                  </w:rPr>
                </m:ctrlPr>
              </m:dPr>
              <m:e>
                <m:r>
                  <m:rPr>
                    <m:sty m:val="bi"/>
                  </m:rPr>
                  <w:rPr>
                    <w:rFonts w:ascii="Cambria Math" w:hAnsi="Cambria Math"/>
                    <w:sz w:val="24"/>
                    <w:szCs w:val="24"/>
                  </w:rPr>
                  <m:t>Δ</m:t>
                </m:r>
                <m:sSub>
                  <m:sSubPr>
                    <m:ctrlPr>
                      <w:rPr>
                        <w:rFonts w:ascii="Cambria Math" w:hAnsi="Cambria Math"/>
                        <w:b/>
                        <w:bCs/>
                        <w:i/>
                        <w:sz w:val="24"/>
                        <w:szCs w:val="24"/>
                      </w:rPr>
                    </m:ctrlPr>
                  </m:sSubPr>
                  <m:e>
                    <m:r>
                      <m:rPr>
                        <m:sty m:val="bi"/>
                      </m:rPr>
                      <w:rPr>
                        <w:rFonts w:ascii="Cambria Math" w:hAnsi="Cambria Math"/>
                        <w:sz w:val="24"/>
                        <w:szCs w:val="24"/>
                      </w:rPr>
                      <m:t>pH</m:t>
                    </m:r>
                  </m:e>
                  <m:sub>
                    <m:r>
                      <m:rPr>
                        <m:sty m:val="bi"/>
                      </m:rPr>
                      <w:rPr>
                        <w:rFonts w:ascii="Cambria Math" w:hAnsi="Cambria Math"/>
                        <w:sz w:val="24"/>
                        <w:szCs w:val="24"/>
                      </w:rPr>
                      <m:t>err</m:t>
                    </m:r>
                  </m:sub>
                </m:sSub>
              </m:e>
            </m:d>
            <m:r>
              <m:rPr>
                <m:sty m:val="bi"/>
              </m:rPr>
              <w:rPr>
                <w:rStyle w:val="RSCB03MathematicsGreeketcChar"/>
                <w:rFonts w:ascii="Cambria Math" w:eastAsia="宋体" w:hAnsi="Cambria Math"/>
                <w:sz w:val="24"/>
                <w:szCs w:val="24"/>
              </w:rPr>
              <m:t>+</m:t>
            </m:r>
            <m:r>
              <m:rPr>
                <m:sty m:val="bi"/>
              </m:rPr>
              <w:rPr>
                <w:rStyle w:val="RSCB03MathematicsGreeketcChar"/>
                <w:rFonts w:ascii="Cambria Math" w:eastAsia="宋体" w:hAnsi="Cambria Math"/>
                <w:sz w:val="24"/>
                <w:szCs w:val="24"/>
              </w:rPr>
              <m:t>0</m:t>
            </m:r>
            <m:r>
              <m:rPr>
                <m:sty m:val="bi"/>
              </m:rPr>
              <w:rPr>
                <w:rStyle w:val="RSCB03MathematicsGreeketcChar"/>
                <w:rFonts w:ascii="Cambria Math" w:eastAsia="宋体" w:hAnsi="Cambria Math"/>
                <w:sz w:val="24"/>
                <w:szCs w:val="24"/>
              </w:rPr>
              <m:t>.</m:t>
            </m:r>
            <m:r>
              <m:rPr>
                <m:sty m:val="bi"/>
              </m:rPr>
              <w:rPr>
                <w:rStyle w:val="RSCB03MathematicsGreeketcChar"/>
                <w:rFonts w:ascii="Cambria Math" w:eastAsia="宋体" w:hAnsi="Cambria Math"/>
                <w:sz w:val="24"/>
                <w:szCs w:val="24"/>
              </w:rPr>
              <m:t>1</m:t>
            </m:r>
            <m:sSub>
              <m:sSubPr>
                <m:ctrlPr>
                  <w:rPr>
                    <w:rStyle w:val="RSCB03MathematicsGreeketcChar"/>
                    <w:rFonts w:ascii="Cambria Math" w:hAnsi="Cambria Math"/>
                    <w:b/>
                    <w:bCs/>
                    <w:iCs/>
                    <w:sz w:val="24"/>
                    <w:szCs w:val="24"/>
                    <w:lang w:eastAsia="zh-CN"/>
                  </w:rPr>
                </m:ctrlPr>
              </m:sSubPr>
              <m:e>
                <m:r>
                  <m:rPr>
                    <m:sty m:val="bi"/>
                  </m:rPr>
                  <w:rPr>
                    <w:rStyle w:val="RSCB03MathematicsGreeketcChar"/>
                    <w:rFonts w:ascii="Cambria Math" w:eastAsia="宋体" w:hAnsi="Cambria Math"/>
                    <w:sz w:val="24"/>
                    <w:szCs w:val="24"/>
                  </w:rPr>
                  <m:t>V</m:t>
                </m:r>
              </m:e>
              <m:sub>
                <m:r>
                  <m:rPr>
                    <m:sty m:val="bi"/>
                  </m:rPr>
                  <w:rPr>
                    <w:rStyle w:val="RSCB03MathematicsGreeketcChar"/>
                    <w:rFonts w:ascii="Cambria Math" w:eastAsia="宋体" w:hAnsi="Cambria Math"/>
                    <w:sz w:val="24"/>
                    <w:szCs w:val="24"/>
                  </w:rPr>
                  <m:t>req</m:t>
                </m:r>
              </m:sub>
            </m:sSub>
          </m:e>
        </m:d>
      </m:oMath>
      <w:r w:rsidR="00A8046E" w:rsidRPr="00ED2D36">
        <w:rPr>
          <w:rFonts w:ascii="Times New Roman" w:eastAsia="宋体" w:hAnsi="Times New Roman"/>
          <w:sz w:val="24"/>
          <w:szCs w:val="24"/>
          <w:lang w:eastAsia="zh-CN"/>
        </w:rPr>
        <w:t xml:space="preserve">   </w:t>
      </w:r>
      <w:r w:rsidR="00A8046E" w:rsidRPr="00ED2D36">
        <w:rPr>
          <w:rFonts w:ascii="Times New Roman" w:eastAsiaTheme="minorEastAsia" w:hAnsi="Times New Roman"/>
          <w:sz w:val="24"/>
          <w:szCs w:val="24"/>
          <w:lang w:eastAsia="zh-CN"/>
        </w:rPr>
        <w:t>(S</w:t>
      </w:r>
      <w:r w:rsidR="00A8046E" w:rsidRPr="00ED2D36">
        <w:rPr>
          <w:rFonts w:ascii="Times New Roman" w:eastAsia="宋体" w:hAnsi="Times New Roman"/>
          <w:sz w:val="24"/>
          <w:szCs w:val="24"/>
          <w:lang w:eastAsia="zh-CN"/>
        </w:rPr>
        <w:t>5</w:t>
      </w:r>
      <w:r w:rsidR="00A8046E" w:rsidRPr="00ED2D36">
        <w:rPr>
          <w:rFonts w:ascii="Times New Roman" w:eastAsiaTheme="minorEastAsia" w:hAnsi="Times New Roman"/>
          <w:sz w:val="24"/>
          <w:szCs w:val="24"/>
          <w:lang w:eastAsia="zh-CN"/>
        </w:rPr>
        <w:t>)</w:t>
      </w:r>
    </w:p>
    <w:p w14:paraId="1FF28B31" w14:textId="1D778471" w:rsidR="00A8046E" w:rsidRPr="00ED2D36" w:rsidRDefault="00A8046E"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where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V</m:t>
            </m:r>
          </m:e>
          <m:sub>
            <m:r>
              <m:rPr>
                <m:sty m:val="b"/>
              </m:rPr>
              <w:rPr>
                <w:rFonts w:ascii="Cambria Math" w:hAnsi="Cambria Math" w:cs="Times New Roman"/>
                <w:color w:val="000000" w:themeColor="text1"/>
              </w:rPr>
              <m:t>min</m:t>
            </m:r>
          </m:sub>
        </m:sSub>
        <m:r>
          <m:rPr>
            <m:sty m:val="p"/>
          </m:rPr>
          <w:rPr>
            <w:rFonts w:ascii="Cambria Math" w:hAnsi="Cambria Math" w:cs="Times New Roman"/>
            <w:color w:val="000000" w:themeColor="text1"/>
          </w:rPr>
          <m:t>=</m:t>
        </m:r>
        <m:r>
          <w:rPr>
            <w:rFonts w:ascii="Cambria Math" w:hAnsi="Cambria Math" w:cs="Times New Roman"/>
            <w:color w:val="000000" w:themeColor="text1"/>
          </w:rPr>
          <m:t>0.01</m:t>
        </m:r>
      </m:oMath>
      <w:r w:rsidRPr="00ED2D36">
        <w:rPr>
          <w:rFonts w:ascii="Times New Roman" w:hAnsi="Times New Roman" w:cs="Times New Roman"/>
          <w:color w:val="000000" w:themeColor="text1"/>
        </w:rPr>
        <w:t xml:space="preserve"> mL and</w:t>
      </w:r>
      <w:r w:rsidRPr="00ED2D36">
        <w:rPr>
          <w:rFonts w:ascii="Times New Roman" w:hAnsi="Times New Roman" w:cs="Times New Roman"/>
          <w:b/>
          <w:bCs/>
          <w:color w:val="000000" w:themeColor="text1"/>
        </w:rPr>
        <w:t xml:space="preserve">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V</m:t>
            </m:r>
          </m:e>
          <m:sub>
            <m:r>
              <m:rPr>
                <m:sty m:val="b"/>
              </m:rPr>
              <w:rPr>
                <w:rFonts w:ascii="Cambria Math" w:hAnsi="Cambria Math" w:cs="Times New Roman"/>
                <w:color w:val="000000" w:themeColor="text1"/>
              </w:rPr>
              <m:t>max</m:t>
            </m:r>
          </m:sub>
        </m:sSub>
        <m:r>
          <m:rPr>
            <m:sty m:val="p"/>
          </m:rPr>
          <w:rPr>
            <w:rFonts w:ascii="Cambria Math" w:hAnsi="Cambria Math" w:cs="Times New Roman"/>
            <w:color w:val="000000" w:themeColor="text1"/>
          </w:rPr>
          <m:t>=</m:t>
        </m:r>
        <m:r>
          <w:rPr>
            <w:rFonts w:ascii="Cambria Math" w:hAnsi="Cambria Math" w:cs="Times New Roman"/>
            <w:color w:val="000000" w:themeColor="text1"/>
          </w:rPr>
          <m:t>9.99</m:t>
        </m:r>
      </m:oMath>
      <w:r w:rsidRPr="00ED2D36">
        <w:rPr>
          <w:rFonts w:ascii="Times New Roman" w:hAnsi="Times New Roman" w:cs="Times New Roman"/>
          <w:color w:val="000000" w:themeColor="text1"/>
        </w:rPr>
        <w:t xml:space="preserve"> mL are the lower and upper operating bounds.</w:t>
      </w:r>
      <w:r w:rsidR="00032739" w:rsidRPr="00ED2D36">
        <w:rPr>
          <w:rFonts w:ascii="Times New Roman" w:hAnsi="Times New Roman" w:cs="Times New Roman"/>
          <w:color w:val="000000" w:themeColor="text1"/>
        </w:rPr>
        <w:t xml:space="preserve"> </w:t>
      </w:r>
      <w:r w:rsidR="00D66FCC" w:rsidRPr="00ED2D36">
        <w:rPr>
          <w:rFonts w:ascii="Times New Roman" w:eastAsiaTheme="majorEastAsia" w:hAnsi="Times New Roman" w:cs="Times New Roman"/>
          <w:color w:val="000000" w:themeColor="text1"/>
          <w:kern w:val="2"/>
          <w14:ligatures w14:val="standardContextual"/>
        </w:rPr>
        <w:t xml:space="preserve">The specific calculation methods for </w:t>
      </w:r>
      <m:oMath>
        <m:r>
          <m:rPr>
            <m:sty m:val="bi"/>
          </m:rPr>
          <w:rPr>
            <w:rFonts w:ascii="Cambria Math" w:hAnsi="Cambria Math" w:cs="Times New Roman"/>
            <w:color w:val="000000" w:themeColor="text1"/>
          </w:rPr>
          <m:t>Δ</m:t>
        </m:r>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pH</m:t>
            </m:r>
          </m:e>
          <m:sub>
            <m:r>
              <m:rPr>
                <m:sty m:val="bi"/>
              </m:rPr>
              <w:rPr>
                <w:rFonts w:ascii="Cambria Math" w:hAnsi="Cambria Math" w:cs="Times New Roman"/>
                <w:color w:val="000000" w:themeColor="text1"/>
              </w:rPr>
              <m:t>err</m:t>
            </m:r>
          </m:sub>
        </m:sSub>
      </m:oMath>
      <w:r w:rsidR="00D66FCC" w:rsidRPr="00ED2D36">
        <w:rPr>
          <w:rFonts w:ascii="Times New Roman" w:eastAsiaTheme="majorEastAsia" w:hAnsi="Times New Roman" w:cs="Times New Roman"/>
          <w:b/>
          <w:bCs/>
          <w:color w:val="000000" w:themeColor="text1"/>
        </w:rPr>
        <w:t xml:space="preserve">, </w:t>
      </w:r>
      <m:oMath>
        <m:r>
          <m:rPr>
            <m:sty m:val="bi"/>
          </m:rPr>
          <w:rPr>
            <w:rStyle w:val="RSCB03MathematicsGreeketcChar"/>
            <w:rFonts w:ascii="Cambria Math" w:eastAsia="宋体" w:hAnsi="Cambria Math" w:cs="Times New Roman"/>
            <w:color w:val="000000" w:themeColor="text1"/>
            <w:sz w:val="24"/>
            <w:szCs w:val="24"/>
          </w:rPr>
          <m:t>α</m:t>
        </m:r>
        <m:r>
          <m:rPr>
            <m:sty m:val="bi"/>
          </m:rPr>
          <w:rPr>
            <w:rStyle w:val="RSCB03MathematicsGreeketcChar"/>
            <w:rFonts w:ascii="Cambria Math" w:eastAsia="宋体" w:hAnsi="Cambria Math" w:cs="Times New Roman"/>
            <w:color w:val="000000" w:themeColor="text1"/>
            <w:sz w:val="24"/>
            <w:szCs w:val="24"/>
            <w:lang w:eastAsia="zh-CN"/>
          </w:rPr>
          <m:t>(</m:t>
        </m:r>
        <m:r>
          <m:rPr>
            <m:sty m:val="bi"/>
          </m:rPr>
          <w:rPr>
            <w:rFonts w:ascii="Cambria Math" w:hAnsi="Cambria Math" w:cs="Times New Roman"/>
            <w:color w:val="000000" w:themeColor="text1"/>
          </w:rPr>
          <m:t>r,u,B</m:t>
        </m:r>
        <m:r>
          <m:rPr>
            <m:sty m:val="bi"/>
          </m:rPr>
          <w:rPr>
            <w:rStyle w:val="RSCB03MathematicsGreeketcChar"/>
            <w:rFonts w:ascii="Cambria Math" w:eastAsia="宋体" w:hAnsi="Cambria Math" w:cs="Times New Roman"/>
            <w:color w:val="000000" w:themeColor="text1"/>
            <w:sz w:val="24"/>
            <w:szCs w:val="24"/>
            <w:lang w:eastAsia="zh-CN"/>
          </w:rPr>
          <m:t>)</m:t>
        </m:r>
      </m:oMath>
      <w:r w:rsidR="00D66FCC" w:rsidRPr="00ED2D36">
        <w:rPr>
          <w:rFonts w:ascii="Times New Roman" w:eastAsiaTheme="majorEastAsia" w:hAnsi="Times New Roman" w:cs="Times New Roman"/>
          <w:color w:val="000000" w:themeColor="text1"/>
          <w:kern w:val="2"/>
          <w14:ligatures w14:val="standardContextual"/>
        </w:rPr>
        <w:t xml:space="preserve"> and </w:t>
      </w:r>
      <m:oMath>
        <m:sSub>
          <m:sSubPr>
            <m:ctrlPr>
              <w:rPr>
                <w:rStyle w:val="RSCB03MathematicsGreeketcChar"/>
                <w:rFonts w:ascii="Cambria Math" w:hAnsi="Cambria Math" w:cs="Times New Roman"/>
                <w:b/>
                <w:bCs/>
                <w:iCs/>
                <w:sz w:val="24"/>
                <w:szCs w:val="24"/>
                <w:lang w:eastAsia="zh-CN"/>
              </w:rPr>
            </m:ctrlPr>
          </m:sSubPr>
          <m:e>
            <m:r>
              <m:rPr>
                <m:sty m:val="bi"/>
              </m:rPr>
              <w:rPr>
                <w:rStyle w:val="RSCB03MathematicsGreeketcChar"/>
                <w:rFonts w:ascii="Cambria Math" w:eastAsia="宋体" w:hAnsi="Cambria Math" w:cs="Times New Roman"/>
                <w:sz w:val="24"/>
                <w:szCs w:val="24"/>
              </w:rPr>
              <m:t>V</m:t>
            </m:r>
          </m:e>
          <m:sub>
            <m:r>
              <m:rPr>
                <m:sty m:val="bi"/>
              </m:rPr>
              <w:rPr>
                <w:rStyle w:val="RSCB03MathematicsGreeketcChar"/>
                <w:rFonts w:ascii="Cambria Math" w:eastAsia="宋体" w:hAnsi="Cambria Math" w:cs="Times New Roman"/>
                <w:sz w:val="24"/>
                <w:szCs w:val="24"/>
              </w:rPr>
              <m:t>req</m:t>
            </m:r>
          </m:sub>
        </m:sSub>
      </m:oMath>
      <w:r w:rsidR="00D66FCC" w:rsidRPr="00ED2D36">
        <w:rPr>
          <w:rFonts w:ascii="Times New Roman" w:eastAsiaTheme="majorEastAsia" w:hAnsi="Times New Roman" w:cs="Times New Roman"/>
          <w:color w:val="000000" w:themeColor="text1"/>
          <w:kern w:val="2"/>
          <w14:ligatures w14:val="standardContextual"/>
        </w:rPr>
        <w:t xml:space="preserve"> will be discussed below.</w:t>
      </w:r>
    </w:p>
    <w:p w14:paraId="03E00E48" w14:textId="20F5FF37" w:rsidR="00786B96" w:rsidRPr="00ED2D36" w:rsidRDefault="00786B96" w:rsidP="00397965">
      <w:pPr>
        <w:pStyle w:val="3"/>
        <w:spacing w:line="360" w:lineRule="auto"/>
        <w:jc w:val="both"/>
        <w:rPr>
          <w:rFonts w:ascii="Times New Roman" w:hAnsi="Times New Roman" w:cs="Times New Roman"/>
          <w:color w:val="000000" w:themeColor="text1"/>
          <w:sz w:val="24"/>
          <w:szCs w:val="24"/>
        </w:rPr>
      </w:pPr>
      <w:bookmarkStart w:id="1934" w:name="current-ph-error-magnitude"/>
      <w:bookmarkStart w:id="1935" w:name="_Toc228955518"/>
      <w:r w:rsidRPr="00ED2D36">
        <w:rPr>
          <w:rFonts w:ascii="Times New Roman" w:hAnsi="Times New Roman" w:cs="Times New Roman"/>
          <w:color w:val="000000" w:themeColor="text1"/>
          <w:sz w:val="24"/>
          <w:szCs w:val="24"/>
        </w:rPr>
        <w:t>1. Current pH error magnitude</w:t>
      </w:r>
      <w:r w:rsidR="00B33AC3" w:rsidRPr="00ED2D36">
        <w:rPr>
          <w:rFonts w:ascii="Times New Roman" w:hAnsi="Times New Roman" w:cs="Times New Roman"/>
          <w:color w:val="000000" w:themeColor="text1"/>
          <w:sz w:val="24"/>
          <w:szCs w:val="24"/>
        </w:rPr>
        <w:t xml:space="preserve"> </w:t>
      </w:r>
      <w:r w:rsidR="009E4C32" w:rsidRPr="00ED2D36">
        <w:rPr>
          <w:rFonts w:ascii="Times New Roman" w:hAnsi="Times New Roman" w:cs="Times New Roman"/>
          <w:color w:val="000000" w:themeColor="text1"/>
          <w:sz w:val="24"/>
          <w:szCs w:val="24"/>
        </w:rPr>
        <w:t>(</w:t>
      </w:r>
      <m:oMath>
        <m:r>
          <m:rPr>
            <m:sty m:val="bi"/>
          </m:rPr>
          <w:rPr>
            <w:rFonts w:ascii="Cambria Math" w:hAnsi="Cambria Math" w:cs="Times New Roman"/>
            <w:color w:val="000000" w:themeColor="text1"/>
            <w:sz w:val="24"/>
            <w:szCs w:val="24"/>
          </w:rPr>
          <m:t>Δ</m:t>
        </m:r>
        <m:sSub>
          <m:sSubPr>
            <m:ctrlPr>
              <w:rPr>
                <w:rFonts w:ascii="Cambria Math" w:hAnsi="Cambria Math" w:cs="Times New Roman"/>
                <w:b/>
                <w:bCs/>
                <w:i/>
                <w:color w:val="000000" w:themeColor="text1"/>
                <w:sz w:val="24"/>
                <w:szCs w:val="24"/>
              </w:rPr>
            </m:ctrlPr>
          </m:sSubPr>
          <m:e>
            <m:r>
              <m:rPr>
                <m:sty m:val="bi"/>
              </m:rPr>
              <w:rPr>
                <w:rFonts w:ascii="Cambria Math" w:hAnsi="Cambria Math" w:cs="Times New Roman"/>
                <w:color w:val="000000" w:themeColor="text1"/>
                <w:sz w:val="24"/>
                <w:szCs w:val="24"/>
              </w:rPr>
              <m:t>pH</m:t>
            </m:r>
          </m:e>
          <m:sub>
            <m:r>
              <m:rPr>
                <m:sty m:val="bi"/>
              </m:rPr>
              <w:rPr>
                <w:rFonts w:ascii="Cambria Math" w:hAnsi="Cambria Math" w:cs="Times New Roman"/>
                <w:color w:val="000000" w:themeColor="text1"/>
                <w:sz w:val="24"/>
                <w:szCs w:val="24"/>
              </w:rPr>
              <m:t>err</m:t>
            </m:r>
          </m:sub>
        </m:sSub>
      </m:oMath>
      <w:r w:rsidR="009E4C32" w:rsidRPr="00ED2D36">
        <w:rPr>
          <w:rFonts w:ascii="Times New Roman" w:hAnsi="Times New Roman" w:cs="Times New Roman"/>
          <w:color w:val="000000" w:themeColor="text1"/>
          <w:sz w:val="24"/>
          <w:szCs w:val="24"/>
        </w:rPr>
        <w:t>)</w:t>
      </w:r>
      <w:bookmarkEnd w:id="1935"/>
    </w:p>
    <w:p w14:paraId="45909FFF" w14:textId="77777777"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The first quantity is the absolute deviation of the current pH from the target pH:</w:t>
      </w:r>
    </w:p>
    <w:p w14:paraId="5856CA2F" w14:textId="2110F08A" w:rsidR="00786B96" w:rsidRPr="00ED2D36" w:rsidRDefault="00786B96" w:rsidP="00397965">
      <w:pPr>
        <w:pStyle w:val="a3"/>
        <w:spacing w:line="360" w:lineRule="auto"/>
        <w:jc w:val="center"/>
        <w:rPr>
          <w:rFonts w:ascii="Times New Roman" w:hAnsi="Times New Roman" w:cs="Times New Roman"/>
          <w:b/>
          <w:bCs/>
          <w:i/>
          <w:color w:val="000000" w:themeColor="text1"/>
        </w:rPr>
      </w:pPr>
      <m:oMath>
        <m:r>
          <m:rPr>
            <m:sty m:val="bi"/>
          </m:rPr>
          <w:rPr>
            <w:rFonts w:ascii="Cambria Math" w:hAnsi="Cambria Math" w:cs="Times New Roman"/>
            <w:color w:val="000000" w:themeColor="text1"/>
          </w:rPr>
          <m:t>Δ</m:t>
        </m:r>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pH</m:t>
            </m:r>
          </m:e>
          <m:sub>
            <m:r>
              <m:rPr>
                <m:sty m:val="bi"/>
              </m:rPr>
              <w:rPr>
                <w:rFonts w:ascii="Cambria Math" w:hAnsi="Cambria Math" w:cs="Times New Roman"/>
                <w:color w:val="000000" w:themeColor="text1"/>
              </w:rPr>
              <m:t>err</m:t>
            </m:r>
          </m:sub>
        </m:sSub>
        <m:r>
          <m:rPr>
            <m:sty m:val="bi"/>
          </m:rPr>
          <w:rPr>
            <w:rFonts w:ascii="Cambria Math" w:hAnsi="Cambria Math" w:cs="Times New Roman"/>
            <w:color w:val="000000" w:themeColor="text1"/>
          </w:rPr>
          <m:t>=</m:t>
        </m:r>
        <m:d>
          <m:dPr>
            <m:begChr m:val="|"/>
            <m:endChr m:val="|"/>
            <m:ctrlPr>
              <w:rPr>
                <w:rFonts w:ascii="Cambria Math" w:hAnsi="Cambria Math" w:cs="Times New Roman"/>
                <w:b/>
                <w:bCs/>
                <w:i/>
                <w:color w:val="000000" w:themeColor="text1"/>
              </w:rPr>
            </m:ctrlPr>
          </m:dPr>
          <m:e>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pH</m:t>
                </m:r>
              </m:e>
              <m:sub>
                <m:r>
                  <m:rPr>
                    <m:sty m:val="bi"/>
                  </m:rPr>
                  <w:rPr>
                    <w:rFonts w:ascii="Cambria Math" w:hAnsi="Cambria Math" w:cs="Times New Roman"/>
                    <w:color w:val="000000" w:themeColor="text1"/>
                  </w:rPr>
                  <m:t>current</m:t>
                </m:r>
              </m:sub>
            </m:sSub>
            <m:r>
              <m:rPr>
                <m:sty m:val="bi"/>
              </m:rPr>
              <w:rPr>
                <w:rFonts w:ascii="Cambria Math" w:hAnsi="Cambria Math" w:cs="Times New Roman"/>
                <w:color w:val="000000" w:themeColor="text1"/>
              </w:rPr>
              <m:t>-</m:t>
            </m:r>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pH</m:t>
                </m:r>
              </m:e>
              <m:sub>
                <m:r>
                  <m:rPr>
                    <m:sty m:val="bi"/>
                  </m:rPr>
                  <w:rPr>
                    <w:rFonts w:ascii="Cambria Math" w:hAnsi="Cambria Math" w:cs="Times New Roman"/>
                    <w:color w:val="000000" w:themeColor="text1"/>
                  </w:rPr>
                  <m:t>target</m:t>
                </m:r>
              </m:sub>
            </m:sSub>
          </m:e>
        </m:d>
        <m:r>
          <m:rPr>
            <m:sty m:val="bi"/>
          </m:rPr>
          <w:rPr>
            <w:rFonts w:ascii="Cambria Math" w:hAnsi="Cambria Math" w:cs="Times New Roman"/>
            <w:color w:val="000000" w:themeColor="text1"/>
          </w:rPr>
          <m:t>.</m:t>
        </m:r>
      </m:oMath>
      <w:r w:rsidR="001617FB" w:rsidRPr="00ED2D36">
        <w:rPr>
          <w:rFonts w:ascii="Times New Roman" w:hAnsi="Times New Roman" w:cs="Times New Roman"/>
          <w:b/>
          <w:i/>
          <w:color w:val="000000" w:themeColor="text1"/>
        </w:rPr>
        <w:t xml:space="preserve">  </w:t>
      </w:r>
      <w:r w:rsidR="001617FB" w:rsidRPr="00ED2D36">
        <w:rPr>
          <w:rFonts w:ascii="Times New Roman" w:hAnsi="Times New Roman" w:cs="Times New Roman"/>
        </w:rPr>
        <w:t>(S</w:t>
      </w:r>
      <w:r w:rsidR="001617FB" w:rsidRPr="00ED2D36">
        <w:rPr>
          <w:rFonts w:ascii="Times New Roman" w:eastAsia="宋体" w:hAnsi="Times New Roman" w:cs="Times New Roman"/>
        </w:rPr>
        <w:t>6</w:t>
      </w:r>
      <w:r w:rsidR="001617FB" w:rsidRPr="00ED2D36">
        <w:rPr>
          <w:rFonts w:ascii="Times New Roman" w:hAnsi="Times New Roman" w:cs="Times New Roman"/>
        </w:rPr>
        <w:t>)</w:t>
      </w:r>
    </w:p>
    <w:p w14:paraId="14975108" w14:textId="77777777"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This quantity is dimensionless. It measures how far the current solution state is from the target. A larger </w:t>
      </w:r>
      <m:oMath>
        <m:r>
          <m:rPr>
            <m:sty m:val="bi"/>
          </m:rPr>
          <w:rPr>
            <w:rFonts w:ascii="Cambria Math" w:hAnsi="Cambria Math" w:cs="Times New Roman"/>
            <w:color w:val="000000" w:themeColor="text1"/>
          </w:rPr>
          <m:t>Δ</m:t>
        </m:r>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pH</m:t>
            </m:r>
          </m:e>
          <m:sub>
            <m:r>
              <m:rPr>
                <m:sty m:val="bi"/>
              </m:rPr>
              <w:rPr>
                <w:rFonts w:ascii="Cambria Math" w:hAnsi="Cambria Math" w:cs="Times New Roman"/>
                <w:color w:val="000000" w:themeColor="text1"/>
              </w:rPr>
              <m:t>err</m:t>
            </m:r>
          </m:sub>
        </m:sSub>
      </m:oMath>
      <w:r w:rsidRPr="00ED2D36">
        <w:rPr>
          <w:rFonts w:ascii="Times New Roman" w:hAnsi="Times New Roman" w:cs="Times New Roman"/>
          <w:color w:val="000000" w:themeColor="text1"/>
        </w:rPr>
        <w:t xml:space="preserve"> means that a stronger correction is required.</w:t>
      </w:r>
    </w:p>
    <w:p w14:paraId="0C0C5F39" w14:textId="2949E705" w:rsidR="00786B96" w:rsidRPr="00ED2D36" w:rsidRDefault="00786B96" w:rsidP="00397965">
      <w:pPr>
        <w:pStyle w:val="3"/>
        <w:spacing w:line="360" w:lineRule="auto"/>
        <w:jc w:val="both"/>
        <w:rPr>
          <w:rFonts w:ascii="Times New Roman" w:hAnsi="Times New Roman" w:cs="Times New Roman"/>
          <w:color w:val="000000" w:themeColor="text1"/>
          <w:sz w:val="24"/>
          <w:szCs w:val="24"/>
        </w:rPr>
      </w:pPr>
      <w:bookmarkStart w:id="1936" w:name="Xa39bbd7f3a8b6b15842668a313d1d1b040c3c4e"/>
      <w:bookmarkStart w:id="1937" w:name="_Toc228955519"/>
      <w:bookmarkEnd w:id="1934"/>
      <w:r w:rsidRPr="00ED2D36">
        <w:rPr>
          <w:rFonts w:ascii="Times New Roman" w:hAnsi="Times New Roman" w:cs="Times New Roman"/>
          <w:color w:val="000000" w:themeColor="text1"/>
          <w:sz w:val="24"/>
          <w:szCs w:val="24"/>
        </w:rPr>
        <w:lastRenderedPageBreak/>
        <w:t>2. Observed pH response to the previous addition</w:t>
      </w:r>
      <w:r w:rsidR="00B93D6E" w:rsidRPr="00ED2D36">
        <w:rPr>
          <w:rFonts w:ascii="Times New Roman" w:hAnsi="Times New Roman" w:cs="Times New Roman"/>
          <w:color w:val="000000" w:themeColor="text1"/>
          <w:sz w:val="24"/>
          <w:szCs w:val="24"/>
        </w:rPr>
        <w:t xml:space="preserve"> </w:t>
      </w:r>
      <w:r w:rsidR="009E4C32" w:rsidRPr="00ED2D36">
        <w:rPr>
          <w:rFonts w:ascii="Times New Roman" w:hAnsi="Times New Roman" w:cs="Times New Roman"/>
          <w:color w:val="000000" w:themeColor="text1"/>
          <w:sz w:val="24"/>
          <w:szCs w:val="24"/>
        </w:rPr>
        <w:t>(</w:t>
      </w:r>
      <m:oMath>
        <m:r>
          <m:rPr>
            <m:sty m:val="bi"/>
          </m:rPr>
          <w:rPr>
            <w:rFonts w:ascii="Cambria Math" w:hAnsi="Cambria Math" w:cs="Times New Roman"/>
            <w:color w:val="000000" w:themeColor="text1"/>
            <w:sz w:val="24"/>
            <w:szCs w:val="24"/>
          </w:rPr>
          <m:t>r</m:t>
        </m:r>
      </m:oMath>
      <w:r w:rsidR="009E4C32" w:rsidRPr="00ED2D36">
        <w:rPr>
          <w:rFonts w:ascii="Times New Roman" w:hAnsi="Times New Roman" w:cs="Times New Roman"/>
          <w:color w:val="000000" w:themeColor="text1"/>
          <w:sz w:val="24"/>
          <w:szCs w:val="24"/>
        </w:rPr>
        <w:t>)</w:t>
      </w:r>
      <w:bookmarkEnd w:id="1937"/>
    </w:p>
    <w:p w14:paraId="51ADD3D7" w14:textId="25279C7C"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The second quantity describes how strongly the solution responded to the previous </w:t>
      </w:r>
      <w:del w:id="1938" w:author="Yibin Jiang" w:date="2026-03-31T15:22:00Z">
        <w:r w:rsidRPr="00ED2D36" w:rsidDel="00425245">
          <w:rPr>
            <w:rFonts w:ascii="Times New Roman" w:hAnsi="Times New Roman" w:cs="Times New Roman"/>
            <w:color w:val="000000" w:themeColor="text1"/>
          </w:rPr>
          <w:delText xml:space="preserve">titrant </w:delText>
        </w:r>
      </w:del>
      <w:ins w:id="1939" w:author="Yibin Jiang" w:date="2026-03-31T15:22:00Z">
        <w:r w:rsidR="00425245">
          <w:rPr>
            <w:rFonts w:ascii="Times New Roman" w:hAnsi="Times New Roman" w:cs="Times New Roman" w:hint="eastAsia"/>
            <w:color w:val="000000" w:themeColor="text1"/>
          </w:rPr>
          <w:t>reagent</w:t>
        </w:r>
        <w:r w:rsidR="00425245" w:rsidRPr="00ED2D36">
          <w:rPr>
            <w:rFonts w:ascii="Times New Roman" w:hAnsi="Times New Roman" w:cs="Times New Roman"/>
            <w:color w:val="000000" w:themeColor="text1"/>
          </w:rPr>
          <w:t xml:space="preserve"> </w:t>
        </w:r>
      </w:ins>
      <w:r w:rsidRPr="00ED2D36">
        <w:rPr>
          <w:rFonts w:ascii="Times New Roman" w:hAnsi="Times New Roman" w:cs="Times New Roman"/>
          <w:color w:val="000000" w:themeColor="text1"/>
        </w:rPr>
        <w:t>addition. We define the previous-step pH response slope as</w:t>
      </w:r>
    </w:p>
    <w:p w14:paraId="14A4B98C" w14:textId="2673CF97" w:rsidR="00786B96" w:rsidRPr="00ED2D36" w:rsidRDefault="003D17D6" w:rsidP="00397965">
      <w:pPr>
        <w:pStyle w:val="a3"/>
        <w:spacing w:line="360" w:lineRule="auto"/>
        <w:jc w:val="center"/>
        <w:rPr>
          <w:rFonts w:ascii="Times New Roman" w:hAnsi="Times New Roman" w:cs="Times New Roman"/>
          <w:b/>
          <w:bCs/>
          <w:i/>
          <w:color w:val="000000" w:themeColor="text1"/>
        </w:rPr>
      </w:pPr>
      <m:oMath>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S</m:t>
            </m:r>
          </m:e>
          <m:sub>
            <m:r>
              <m:rPr>
                <m:sty m:val="bi"/>
              </m:rPr>
              <w:rPr>
                <w:rFonts w:ascii="Cambria Math" w:hAnsi="Cambria Math" w:cs="Times New Roman"/>
                <w:color w:val="000000" w:themeColor="text1"/>
              </w:rPr>
              <m:t>pH</m:t>
            </m:r>
          </m:sub>
        </m:sSub>
        <m:r>
          <m:rPr>
            <m:sty m:val="bi"/>
          </m:rPr>
          <w:rPr>
            <w:rFonts w:ascii="Cambria Math" w:hAnsi="Cambria Math" w:cs="Times New Roman"/>
            <w:color w:val="000000" w:themeColor="text1"/>
          </w:rPr>
          <m:t>=</m:t>
        </m:r>
        <m:f>
          <m:fPr>
            <m:ctrlPr>
              <w:rPr>
                <w:rFonts w:ascii="Cambria Math" w:hAnsi="Cambria Math" w:cs="Times New Roman"/>
                <w:b/>
                <w:bCs/>
                <w:i/>
                <w:color w:val="000000" w:themeColor="text1"/>
              </w:rPr>
            </m:ctrlPr>
          </m:fPr>
          <m:num>
            <m:d>
              <m:dPr>
                <m:begChr m:val="|"/>
                <m:endChr m:val="|"/>
                <m:ctrlPr>
                  <w:rPr>
                    <w:rFonts w:ascii="Cambria Math" w:hAnsi="Cambria Math" w:cs="Times New Roman"/>
                    <w:b/>
                    <w:bCs/>
                    <w:i/>
                    <w:color w:val="000000" w:themeColor="text1"/>
                  </w:rPr>
                </m:ctrlPr>
              </m:dPr>
              <m:e>
                <m:r>
                  <m:rPr>
                    <m:sty m:val="bi"/>
                  </m:rPr>
                  <w:rPr>
                    <w:rFonts w:ascii="Cambria Math" w:hAnsi="Cambria Math" w:cs="Times New Roman"/>
                    <w:color w:val="000000" w:themeColor="text1"/>
                  </w:rPr>
                  <m:t>Δ</m:t>
                </m:r>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pH</m:t>
                    </m:r>
                  </m:e>
                  <m:sub>
                    <m:r>
                      <m:rPr>
                        <m:sty m:val="bi"/>
                      </m:rPr>
                      <w:rPr>
                        <w:rFonts w:ascii="Cambria Math" w:hAnsi="Cambria Math" w:cs="Times New Roman"/>
                        <w:color w:val="000000" w:themeColor="text1"/>
                      </w:rPr>
                      <m:t>prev</m:t>
                    </m:r>
                  </m:sub>
                </m:sSub>
              </m:e>
            </m:d>
          </m:num>
          <m:den>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V</m:t>
                </m:r>
              </m:e>
              <m:sub>
                <m:r>
                  <m:rPr>
                    <m:sty m:val="bi"/>
                  </m:rPr>
                  <w:rPr>
                    <w:rFonts w:ascii="Cambria Math" w:hAnsi="Cambria Math" w:cs="Times New Roman"/>
                    <w:color w:val="000000" w:themeColor="text1"/>
                  </w:rPr>
                  <m:t>prev</m:t>
                </m:r>
              </m:sub>
            </m:sSub>
          </m:den>
        </m:f>
      </m:oMath>
      <w:r w:rsidR="00733848" w:rsidRPr="00ED2D36">
        <w:rPr>
          <w:rFonts w:ascii="Times New Roman" w:hAnsi="Times New Roman" w:cs="Times New Roman"/>
          <w:b/>
          <w:bCs/>
          <w:color w:val="000000" w:themeColor="text1"/>
        </w:rPr>
        <w:t xml:space="preserve">  </w:t>
      </w:r>
      <w:r w:rsidR="00733848" w:rsidRPr="00ED2D36">
        <w:rPr>
          <w:rFonts w:ascii="Times New Roman" w:hAnsi="Times New Roman" w:cs="Times New Roman"/>
        </w:rPr>
        <w:t>(S</w:t>
      </w:r>
      <w:r w:rsidR="00733848" w:rsidRPr="00ED2D36">
        <w:rPr>
          <w:rFonts w:ascii="Times New Roman" w:eastAsia="宋体" w:hAnsi="Times New Roman" w:cs="Times New Roman"/>
        </w:rPr>
        <w:t>7</w:t>
      </w:r>
      <w:r w:rsidR="00733848" w:rsidRPr="00ED2D36">
        <w:rPr>
          <w:rFonts w:ascii="Times New Roman" w:hAnsi="Times New Roman" w:cs="Times New Roman"/>
        </w:rPr>
        <w:t>)</w:t>
      </w:r>
    </w:p>
    <w:p w14:paraId="0E6EEC8E" w14:textId="0D4BF5FA"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where </w:t>
      </w:r>
      <m:oMath>
        <m:r>
          <m:rPr>
            <m:sty m:val="bi"/>
          </m:rPr>
          <w:rPr>
            <w:rFonts w:ascii="Cambria Math" w:hAnsi="Cambria Math" w:cs="Times New Roman"/>
            <w:color w:val="000000" w:themeColor="text1"/>
          </w:rPr>
          <m:t>Δ</m:t>
        </m:r>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pH</m:t>
            </m:r>
          </m:e>
          <m:sub>
            <m:r>
              <m:rPr>
                <m:sty m:val="bi"/>
              </m:rPr>
              <w:rPr>
                <w:rFonts w:ascii="Cambria Math" w:hAnsi="Cambria Math" w:cs="Times New Roman"/>
                <w:color w:val="000000" w:themeColor="text1"/>
              </w:rPr>
              <m:t>prev</m:t>
            </m:r>
          </m:sub>
        </m:sSub>
      </m:oMath>
      <w:r w:rsidRPr="00ED2D36">
        <w:rPr>
          <w:rFonts w:ascii="Times New Roman" w:hAnsi="Times New Roman" w:cs="Times New Roman"/>
          <w:color w:val="000000" w:themeColor="text1"/>
        </w:rPr>
        <w:t xml:space="preserve"> is the pH change caused by the previous </w:t>
      </w:r>
      <w:ins w:id="1940" w:author="Yibin Jiang" w:date="2026-03-31T15:22:00Z">
        <w:r w:rsidR="00650244" w:rsidRPr="00650244">
          <w:rPr>
            <w:rFonts w:ascii="Times New Roman" w:hAnsi="Times New Roman" w:cs="Times New Roman"/>
            <w:color w:val="000000" w:themeColor="text1"/>
          </w:rPr>
          <w:t xml:space="preserve">pH-adjustment </w:t>
        </w:r>
      </w:ins>
      <w:del w:id="1941" w:author="Yibin Jiang" w:date="2026-03-31T15:22:00Z">
        <w:r w:rsidRPr="00ED2D36" w:rsidDel="00650244">
          <w:rPr>
            <w:rFonts w:ascii="Times New Roman" w:hAnsi="Times New Roman" w:cs="Times New Roman"/>
            <w:color w:val="000000" w:themeColor="text1"/>
          </w:rPr>
          <w:delText xml:space="preserve">titration </w:delText>
        </w:r>
      </w:del>
      <w:r w:rsidRPr="00ED2D36">
        <w:rPr>
          <w:rFonts w:ascii="Times New Roman" w:hAnsi="Times New Roman" w:cs="Times New Roman"/>
          <w:color w:val="000000" w:themeColor="text1"/>
        </w:rPr>
        <w:t xml:space="preserve">step and </w:t>
      </w:r>
      <m:oMath>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V</m:t>
            </m:r>
          </m:e>
          <m:sub>
            <m:r>
              <m:rPr>
                <m:sty m:val="bi"/>
              </m:rPr>
              <w:rPr>
                <w:rFonts w:ascii="Cambria Math" w:hAnsi="Cambria Math" w:cs="Times New Roman"/>
                <w:color w:val="000000" w:themeColor="text1"/>
              </w:rPr>
              <m:t>prev</m:t>
            </m:r>
          </m:sub>
        </m:sSub>
      </m:oMath>
      <w:r w:rsidRPr="00ED2D36">
        <w:rPr>
          <w:rFonts w:ascii="Times New Roman" w:hAnsi="Times New Roman" w:cs="Times New Roman"/>
          <w:color w:val="000000" w:themeColor="text1"/>
        </w:rPr>
        <w:t xml:space="preserve"> is the </w:t>
      </w:r>
      <w:del w:id="1942" w:author="Yibin Jiang" w:date="2026-03-31T15:22:00Z">
        <w:r w:rsidRPr="00ED2D36" w:rsidDel="00EE2281">
          <w:rPr>
            <w:rFonts w:ascii="Times New Roman" w:hAnsi="Times New Roman" w:cs="Times New Roman"/>
            <w:color w:val="000000" w:themeColor="text1"/>
          </w:rPr>
          <w:delText xml:space="preserve">titrant </w:delText>
        </w:r>
      </w:del>
      <w:ins w:id="1943" w:author="Yibin Jiang" w:date="2026-03-31T15:22:00Z">
        <w:r w:rsidR="00EE2281">
          <w:rPr>
            <w:rFonts w:ascii="Times New Roman" w:hAnsi="Times New Roman" w:cs="Times New Roman" w:hint="eastAsia"/>
            <w:color w:val="000000" w:themeColor="text1"/>
          </w:rPr>
          <w:t>reagent</w:t>
        </w:r>
        <w:r w:rsidR="00EE2281" w:rsidRPr="00ED2D36">
          <w:rPr>
            <w:rFonts w:ascii="Times New Roman" w:hAnsi="Times New Roman" w:cs="Times New Roman"/>
            <w:color w:val="000000" w:themeColor="text1"/>
          </w:rPr>
          <w:t xml:space="preserve"> </w:t>
        </w:r>
      </w:ins>
      <w:r w:rsidRPr="00ED2D36">
        <w:rPr>
          <w:rFonts w:ascii="Times New Roman" w:hAnsi="Times New Roman" w:cs="Times New Roman"/>
          <w:color w:val="000000" w:themeColor="text1"/>
        </w:rPr>
        <w:t xml:space="preserve">volume added in that step, expressed in </w:t>
      </w:r>
      <w:proofErr w:type="spellStart"/>
      <w:r w:rsidRPr="00ED2D36">
        <w:rPr>
          <w:rFonts w:ascii="Times New Roman" w:hAnsi="Times New Roman" w:cs="Times New Roman"/>
          <w:color w:val="000000" w:themeColor="text1"/>
        </w:rPr>
        <w:t>mL.</w:t>
      </w:r>
      <w:proofErr w:type="spellEnd"/>
      <w:r w:rsidRPr="00ED2D36">
        <w:rPr>
          <w:rFonts w:ascii="Times New Roman" w:hAnsi="Times New Roman" w:cs="Times New Roman"/>
          <w:color w:val="000000" w:themeColor="text1"/>
        </w:rPr>
        <w:t xml:space="preserve"> Therefore, </w:t>
      </w:r>
      <m:oMath>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S</m:t>
            </m:r>
          </m:e>
          <m:sub>
            <m:r>
              <m:rPr>
                <m:sty m:val="bi"/>
              </m:rPr>
              <w:rPr>
                <w:rFonts w:ascii="Cambria Math" w:hAnsi="Cambria Math" w:cs="Times New Roman"/>
                <w:color w:val="000000" w:themeColor="text1"/>
              </w:rPr>
              <m:t>pH</m:t>
            </m:r>
          </m:sub>
        </m:sSub>
      </m:oMath>
      <w:r w:rsidRPr="00ED2D36">
        <w:rPr>
          <w:rFonts w:ascii="Times New Roman" w:hAnsi="Times New Roman" w:cs="Times New Roman"/>
          <w:color w:val="000000" w:themeColor="text1"/>
        </w:rPr>
        <w:t xml:space="preserve"> has units of pH mL</w:t>
      </w:r>
      <m:oMath>
        <m:sSup>
          <m:sSupPr>
            <m:ctrlPr>
              <w:rPr>
                <w:rFonts w:ascii="Cambria Math" w:hAnsi="Cambria Math" w:cs="Times New Roman"/>
                <w:color w:val="000000" w:themeColor="text1"/>
              </w:rPr>
            </m:ctrlPr>
          </m:sSupPr>
          <m:e>
            <m:r>
              <w:rPr>
                <w:rFonts w:ascii="Cambria Math" w:hAnsi="Cambria Math" w:cs="Times New Roman"/>
                <w:color w:val="000000" w:themeColor="text1"/>
              </w:rPr>
              <m:t>​</m:t>
            </m:r>
          </m:e>
          <m:sup>
            <m:r>
              <m:rPr>
                <m:sty m:val="p"/>
              </m:rPr>
              <w:rPr>
                <w:rFonts w:ascii="Cambria Math" w:hAnsi="Cambria Math" w:cs="Times New Roman"/>
                <w:color w:val="000000" w:themeColor="text1"/>
              </w:rPr>
              <m:t>-</m:t>
            </m:r>
            <m:r>
              <w:rPr>
                <w:rFonts w:ascii="Cambria Math" w:hAnsi="Cambria Math" w:cs="Times New Roman"/>
                <w:color w:val="000000" w:themeColor="text1"/>
              </w:rPr>
              <m:t>1</m:t>
            </m:r>
          </m:sup>
        </m:sSup>
      </m:oMath>
      <w:r w:rsidRPr="00ED2D36">
        <w:rPr>
          <w:rFonts w:ascii="Times New Roman" w:hAnsi="Times New Roman" w:cs="Times New Roman"/>
          <w:color w:val="000000" w:themeColor="text1"/>
        </w:rPr>
        <w:t>.</w:t>
      </w:r>
    </w:p>
    <w:p w14:paraId="5075BC02" w14:textId="5C60CF4A" w:rsidR="00786B96"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A small value of </w:t>
      </w:r>
      <m:oMath>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S</m:t>
            </m:r>
          </m:e>
          <m:sub>
            <m:r>
              <m:rPr>
                <m:sty m:val="bi"/>
              </m:rPr>
              <w:rPr>
                <w:rFonts w:ascii="Cambria Math" w:hAnsi="Cambria Math" w:cs="Times New Roman"/>
                <w:color w:val="000000" w:themeColor="text1"/>
              </w:rPr>
              <m:t>pH</m:t>
            </m:r>
          </m:sub>
        </m:sSub>
      </m:oMath>
      <w:r w:rsidRPr="00ED2D36">
        <w:rPr>
          <w:rFonts w:ascii="Times New Roman" w:hAnsi="Times New Roman" w:cs="Times New Roman"/>
          <w:color w:val="000000" w:themeColor="text1"/>
        </w:rPr>
        <w:t xml:space="preserve"> indicates that the solution responded weakly to the previous addition, so the next addition may be somewhat larger. A large value indicates that the solution is sensitive to </w:t>
      </w:r>
      <w:del w:id="1944" w:author="Yibin Jiang" w:date="2026-03-31T15:22:00Z">
        <w:r w:rsidRPr="00ED2D36" w:rsidDel="00723EDB">
          <w:rPr>
            <w:rFonts w:ascii="Times New Roman" w:hAnsi="Times New Roman" w:cs="Times New Roman"/>
            <w:color w:val="000000" w:themeColor="text1"/>
          </w:rPr>
          <w:delText xml:space="preserve">titrant </w:delText>
        </w:r>
      </w:del>
      <w:ins w:id="1945" w:author="Yibin Jiang" w:date="2026-03-31T15:22:00Z">
        <w:r w:rsidR="00723EDB">
          <w:rPr>
            <w:rFonts w:ascii="Times New Roman" w:hAnsi="Times New Roman" w:cs="Times New Roman" w:hint="eastAsia"/>
            <w:color w:val="000000" w:themeColor="text1"/>
          </w:rPr>
          <w:t>reagent</w:t>
        </w:r>
        <w:r w:rsidR="00723EDB" w:rsidRPr="00ED2D36">
          <w:rPr>
            <w:rFonts w:ascii="Times New Roman" w:hAnsi="Times New Roman" w:cs="Times New Roman"/>
            <w:color w:val="000000" w:themeColor="text1"/>
          </w:rPr>
          <w:t xml:space="preserve"> </w:t>
        </w:r>
      </w:ins>
      <w:r w:rsidRPr="00ED2D36">
        <w:rPr>
          <w:rFonts w:ascii="Times New Roman" w:hAnsi="Times New Roman" w:cs="Times New Roman"/>
          <w:color w:val="000000" w:themeColor="text1"/>
        </w:rPr>
        <w:t xml:space="preserve">addition, so the next addition should be </w:t>
      </w:r>
      <w:r w:rsidR="00401D85" w:rsidRPr="00ED2D36">
        <w:rPr>
          <w:rFonts w:ascii="Times New Roman" w:hAnsi="Times New Roman" w:cs="Times New Roman"/>
          <w:color w:val="000000" w:themeColor="text1"/>
        </w:rPr>
        <w:t xml:space="preserve">made </w:t>
      </w:r>
      <w:r w:rsidRPr="00ED2D36">
        <w:rPr>
          <w:rFonts w:ascii="Times New Roman" w:hAnsi="Times New Roman" w:cs="Times New Roman"/>
          <w:color w:val="000000" w:themeColor="text1"/>
        </w:rPr>
        <w:t>more cautious</w:t>
      </w:r>
      <w:r w:rsidR="00401D85" w:rsidRPr="00ED2D36">
        <w:rPr>
          <w:rFonts w:ascii="Times New Roman" w:hAnsi="Times New Roman" w:cs="Times New Roman"/>
          <w:color w:val="000000" w:themeColor="text1"/>
        </w:rPr>
        <w:t>ly</w:t>
      </w:r>
      <w:r w:rsidRPr="00ED2D36">
        <w:rPr>
          <w:rFonts w:ascii="Times New Roman" w:hAnsi="Times New Roman" w:cs="Times New Roman"/>
          <w:color w:val="000000" w:themeColor="text1"/>
        </w:rPr>
        <w:t>.</w:t>
      </w:r>
    </w:p>
    <w:p w14:paraId="509B7592" w14:textId="00428EC7" w:rsidR="0070508A" w:rsidRPr="00ED2D36" w:rsidRDefault="0070508A"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The response-related bonus term </w:t>
      </w:r>
      <m:oMath>
        <m:r>
          <m:rPr>
            <m:sty m:val="bi"/>
          </m:rPr>
          <w:rPr>
            <w:rFonts w:ascii="Cambria Math" w:hAnsi="Cambria Math" w:cs="Times New Roman"/>
            <w:color w:val="000000" w:themeColor="text1"/>
          </w:rPr>
          <m:t>r</m:t>
        </m:r>
      </m:oMath>
      <w:r w:rsidRPr="00ED2D36">
        <w:rPr>
          <w:rFonts w:ascii="Times New Roman" w:hAnsi="Times New Roman" w:cs="Times New Roman"/>
          <w:color w:val="000000" w:themeColor="text1"/>
        </w:rPr>
        <w:t xml:space="preserve"> is calculated from the previous-step pH response slope:</w:t>
      </w:r>
    </w:p>
    <w:p w14:paraId="76FA4431" w14:textId="5FCD8499" w:rsidR="0070508A" w:rsidRPr="00ED2D36" w:rsidRDefault="0070508A" w:rsidP="00397965">
      <w:pPr>
        <w:pStyle w:val="a3"/>
        <w:spacing w:line="360" w:lineRule="auto"/>
        <w:jc w:val="center"/>
        <w:rPr>
          <w:rFonts w:ascii="Times New Roman" w:hAnsi="Times New Roman" w:cs="Times New Roman"/>
          <w:b/>
          <w:bCs/>
          <w:color w:val="000000" w:themeColor="text1"/>
        </w:rPr>
      </w:pPr>
      <m:oMath>
        <m:r>
          <m:rPr>
            <m:sty m:val="bi"/>
          </m:rPr>
          <w:rPr>
            <w:rFonts w:ascii="Cambria Math" w:hAnsi="Cambria Math" w:cs="Times New Roman"/>
            <w:color w:val="000000" w:themeColor="text1"/>
          </w:rPr>
          <m:t>r=</m:t>
        </m:r>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bonus</m:t>
            </m:r>
          </m:sub>
        </m:sSub>
        <m:d>
          <m:dPr>
            <m:ctrlPr>
              <w:rPr>
                <w:rFonts w:ascii="Cambria Math" w:hAnsi="Cambria Math" w:cs="Times New Roman"/>
                <w:b/>
                <w:bCs/>
                <w:color w:val="000000" w:themeColor="text1"/>
              </w:rPr>
            </m:ctrlPr>
          </m:dPr>
          <m:e>
            <m:r>
              <m:rPr>
                <m:sty m:val="bi"/>
              </m:rPr>
              <w:rPr>
                <w:rFonts w:ascii="Cambria Math" w:hAnsi="Cambria Math" w:cs="Times New Roman"/>
                <w:color w:val="000000" w:themeColor="text1"/>
              </w:rPr>
              <m:t>1-min</m:t>
            </m:r>
            <m:d>
              <m:dPr>
                <m:ctrlPr>
                  <w:rPr>
                    <w:rFonts w:ascii="Cambria Math" w:hAnsi="Cambria Math" w:cs="Times New Roman"/>
                    <w:b/>
                    <w:bCs/>
                    <w:color w:val="000000" w:themeColor="text1"/>
                  </w:rPr>
                </m:ctrlPr>
              </m:dPr>
              <m:e>
                <m:f>
                  <m:fPr>
                    <m:ctrlPr>
                      <w:rPr>
                        <w:rFonts w:ascii="Cambria Math" w:hAnsi="Cambria Math" w:cs="Times New Roman"/>
                        <w:b/>
                        <w:bCs/>
                        <w:color w:val="000000" w:themeColor="text1"/>
                      </w:rPr>
                    </m:ctrlPr>
                  </m:fPr>
                  <m:num>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S</m:t>
                        </m:r>
                      </m:e>
                      <m:sub>
                        <m:r>
                          <m:rPr>
                            <m:sty m:val="bi"/>
                          </m:rPr>
                          <w:rPr>
                            <w:rFonts w:ascii="Cambria Math" w:hAnsi="Cambria Math" w:cs="Times New Roman"/>
                            <w:color w:val="000000" w:themeColor="text1"/>
                          </w:rPr>
                          <m:t>pH</m:t>
                        </m:r>
                      </m:sub>
                    </m:sSub>
                  </m:num>
                  <m:den>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S</m:t>
                        </m:r>
                      </m:e>
                      <m:sub>
                        <m:r>
                          <m:rPr>
                            <m:sty m:val="bi"/>
                          </m:rPr>
                          <w:rPr>
                            <w:rFonts w:ascii="Cambria Math" w:hAnsi="Cambria Math" w:cs="Times New Roman"/>
                            <w:color w:val="000000" w:themeColor="text1"/>
                          </w:rPr>
                          <m:t>pH,thresh</m:t>
                        </m:r>
                      </m:sub>
                    </m:sSub>
                  </m:den>
                </m:f>
                <m:r>
                  <m:rPr>
                    <m:sty m:val="bi"/>
                  </m:rPr>
                  <w:rPr>
                    <w:rFonts w:ascii="Cambria Math" w:hAnsi="Cambria Math" w:cs="Times New Roman"/>
                    <w:color w:val="000000" w:themeColor="text1"/>
                  </w:rPr>
                  <m:t>,1</m:t>
                </m:r>
              </m:e>
            </m:d>
          </m:e>
        </m:d>
      </m:oMath>
      <w:r w:rsidR="00733848" w:rsidRPr="00ED2D36">
        <w:rPr>
          <w:rFonts w:ascii="Times New Roman" w:hAnsi="Times New Roman" w:cs="Times New Roman"/>
        </w:rPr>
        <w:t xml:space="preserve">   (S</w:t>
      </w:r>
      <w:r w:rsidR="00733848" w:rsidRPr="00ED2D36">
        <w:rPr>
          <w:rFonts w:ascii="Times New Roman" w:eastAsia="宋体" w:hAnsi="Times New Roman" w:cs="Times New Roman"/>
        </w:rPr>
        <w:t>8</w:t>
      </w:r>
      <w:r w:rsidR="00733848" w:rsidRPr="00ED2D36">
        <w:rPr>
          <w:rFonts w:ascii="Times New Roman" w:hAnsi="Times New Roman" w:cs="Times New Roman"/>
        </w:rPr>
        <w:t>)</w:t>
      </w:r>
    </w:p>
    <w:p w14:paraId="4B2EA596" w14:textId="08AF4620" w:rsidR="0070508A" w:rsidRPr="00ED2D36" w:rsidRDefault="0070508A"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where</w:t>
      </w:r>
      <w:r w:rsidRPr="00ED2D36">
        <w:rPr>
          <w:rFonts w:ascii="Times New Roman" w:hAnsi="Times New Roman" w:cs="Times New Roman"/>
          <w:b/>
          <w:bCs/>
          <w:color w:val="000000" w:themeColor="text1"/>
        </w:rPr>
        <w:t xml:space="preserve">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r</m:t>
            </m:r>
          </m:e>
          <m:sub>
            <m:r>
              <m:rPr>
                <m:sty m:val="b"/>
              </m:rPr>
              <w:rPr>
                <w:rFonts w:ascii="Cambria Math" w:hAnsi="Cambria Math" w:cs="Times New Roman"/>
                <w:color w:val="000000" w:themeColor="text1"/>
              </w:rPr>
              <m:t>bonus</m:t>
            </m:r>
          </m:sub>
        </m:sSub>
        <m:r>
          <m:rPr>
            <m:sty m:val="p"/>
          </m:rPr>
          <w:rPr>
            <w:rFonts w:ascii="Cambria Math" w:hAnsi="Cambria Math" w:cs="Times New Roman"/>
            <w:color w:val="000000" w:themeColor="text1"/>
          </w:rPr>
          <m:t>=</m:t>
        </m:r>
        <m:r>
          <w:rPr>
            <w:rFonts w:ascii="Cambria Math" w:hAnsi="Cambria Math" w:cs="Times New Roman"/>
            <w:color w:val="000000" w:themeColor="text1"/>
          </w:rPr>
          <m:t>0.5</m:t>
        </m:r>
      </m:oMath>
      <w:r w:rsidRPr="00ED2D36">
        <w:rPr>
          <w:rFonts w:ascii="Times New Roman" w:hAnsi="Times New Roman" w:cs="Times New Roman"/>
          <w:color w:val="000000" w:themeColor="text1"/>
        </w:rPr>
        <w:t xml:space="preserve"> is the maximum bonus and </w:t>
      </w:r>
      <m:oMath>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S</m:t>
            </m:r>
          </m:e>
          <m:sub>
            <m:r>
              <m:rPr>
                <m:sty m:val="bi"/>
              </m:rPr>
              <w:rPr>
                <w:rFonts w:ascii="Cambria Math" w:hAnsi="Cambria Math" w:cs="Times New Roman"/>
                <w:color w:val="000000" w:themeColor="text1"/>
              </w:rPr>
              <m:t>pH,thresh</m:t>
            </m:r>
          </m:sub>
        </m:sSub>
        <m:r>
          <m:rPr>
            <m:sty m:val="p"/>
          </m:rPr>
          <w:rPr>
            <w:rFonts w:ascii="Cambria Math" w:hAnsi="Cambria Math" w:cs="Times New Roman"/>
            <w:color w:val="000000" w:themeColor="text1"/>
          </w:rPr>
          <m:t>=</m:t>
        </m:r>
        <m:r>
          <w:rPr>
            <w:rFonts w:ascii="Cambria Math" w:hAnsi="Cambria Math" w:cs="Times New Roman"/>
            <w:color w:val="000000" w:themeColor="text1"/>
          </w:rPr>
          <m:t>1.0</m:t>
        </m:r>
      </m:oMath>
      <w:r w:rsidRPr="00ED2D36">
        <w:rPr>
          <w:rFonts w:ascii="Times New Roman" w:hAnsi="Times New Roman" w:cs="Times New Roman"/>
          <w:color w:val="000000" w:themeColor="text1"/>
        </w:rPr>
        <w:t xml:space="preserve"> pH mL</w:t>
      </w:r>
      <m:oMath>
        <m:sSup>
          <m:sSupPr>
            <m:ctrlPr>
              <w:rPr>
                <w:rFonts w:ascii="Cambria Math" w:hAnsi="Cambria Math" w:cs="Times New Roman"/>
                <w:color w:val="000000" w:themeColor="text1"/>
              </w:rPr>
            </m:ctrlPr>
          </m:sSupPr>
          <m:e>
            <m:r>
              <w:rPr>
                <w:rFonts w:ascii="Cambria Math" w:hAnsi="Cambria Math" w:cs="Times New Roman"/>
                <w:color w:val="000000" w:themeColor="text1"/>
              </w:rPr>
              <m:t>​</m:t>
            </m:r>
          </m:e>
          <m:sup>
            <m:r>
              <m:rPr>
                <m:sty m:val="p"/>
              </m:rPr>
              <w:rPr>
                <w:rFonts w:ascii="Cambria Math" w:hAnsi="Cambria Math" w:cs="Times New Roman"/>
                <w:color w:val="000000" w:themeColor="text1"/>
              </w:rPr>
              <m:t>-</m:t>
            </m:r>
            <m:r>
              <w:rPr>
                <w:rFonts w:ascii="Cambria Math" w:hAnsi="Cambria Math" w:cs="Times New Roman"/>
                <w:color w:val="000000" w:themeColor="text1"/>
              </w:rPr>
              <m:t>1</m:t>
            </m:r>
          </m:sup>
        </m:sSup>
      </m:oMath>
      <w:r w:rsidRPr="00ED2D36">
        <w:rPr>
          <w:rFonts w:ascii="Times New Roman" w:hAnsi="Times New Roman" w:cs="Times New Roman"/>
          <w:color w:val="000000" w:themeColor="text1"/>
        </w:rPr>
        <w:t xml:space="preserve"> is the threshold above which no additional bonus is applied.</w:t>
      </w:r>
    </w:p>
    <w:p w14:paraId="4FBA69F3" w14:textId="5CA94A11" w:rsidR="00786B96" w:rsidRPr="00ED2D36" w:rsidRDefault="00786B96" w:rsidP="00397965">
      <w:pPr>
        <w:pStyle w:val="3"/>
        <w:spacing w:line="360" w:lineRule="auto"/>
        <w:jc w:val="both"/>
        <w:rPr>
          <w:rFonts w:ascii="Times New Roman" w:hAnsi="Times New Roman" w:cs="Times New Roman"/>
          <w:color w:val="000000" w:themeColor="text1"/>
          <w:sz w:val="24"/>
          <w:szCs w:val="24"/>
        </w:rPr>
      </w:pPr>
      <w:bookmarkStart w:id="1946" w:name="posterior-uncertainty"/>
      <w:bookmarkStart w:id="1947" w:name="_Toc228955520"/>
      <w:bookmarkEnd w:id="1936"/>
      <w:r w:rsidRPr="00ED2D36">
        <w:rPr>
          <w:rFonts w:ascii="Times New Roman" w:hAnsi="Times New Roman" w:cs="Times New Roman"/>
          <w:color w:val="000000" w:themeColor="text1"/>
          <w:sz w:val="24"/>
          <w:szCs w:val="24"/>
        </w:rPr>
        <w:t>3. Posterior uncertainty</w:t>
      </w:r>
      <w:r w:rsidR="00A020A1" w:rsidRPr="00ED2D36">
        <w:rPr>
          <w:rFonts w:ascii="Times New Roman" w:hAnsi="Times New Roman" w:cs="Times New Roman"/>
          <w:color w:val="000000" w:themeColor="text1"/>
          <w:sz w:val="24"/>
          <w:szCs w:val="24"/>
        </w:rPr>
        <w:t xml:space="preserve"> </w:t>
      </w:r>
      <w:r w:rsidR="009E4C32" w:rsidRPr="00ED2D36">
        <w:rPr>
          <w:rFonts w:ascii="Times New Roman" w:hAnsi="Times New Roman" w:cs="Times New Roman"/>
          <w:color w:val="000000" w:themeColor="text1"/>
          <w:sz w:val="24"/>
          <w:szCs w:val="24"/>
        </w:rPr>
        <w:t>(</w:t>
      </w:r>
      <m:oMath>
        <m:r>
          <m:rPr>
            <m:sty m:val="bi"/>
          </m:rPr>
          <w:rPr>
            <w:rFonts w:ascii="Cambria Math" w:hAnsi="Cambria Math" w:cs="Times New Roman"/>
            <w:color w:val="000000" w:themeColor="text1"/>
            <w:sz w:val="24"/>
            <w:szCs w:val="24"/>
          </w:rPr>
          <m:t>u</m:t>
        </m:r>
      </m:oMath>
      <w:r w:rsidR="009E4C32" w:rsidRPr="00ED2D36">
        <w:rPr>
          <w:rFonts w:ascii="Times New Roman" w:hAnsi="Times New Roman" w:cs="Times New Roman"/>
          <w:color w:val="000000" w:themeColor="text1"/>
          <w:sz w:val="24"/>
          <w:szCs w:val="24"/>
        </w:rPr>
        <w:t>)</w:t>
      </w:r>
      <w:bookmarkEnd w:id="1947"/>
    </w:p>
    <w:p w14:paraId="23B76AF9" w14:textId="6A64DAD0" w:rsidR="001617FB"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The third quantity describes the current uncertainty in the inferred acid-base chemistry. We summarize this uncertainty by</w:t>
      </w:r>
      <w:r w:rsidR="00B12D49" w:rsidRPr="00ED2D36">
        <w:rPr>
          <w:rFonts w:ascii="Times New Roman" w:hAnsi="Times New Roman" w:cs="Times New Roman"/>
          <w:color w:val="000000" w:themeColor="text1"/>
        </w:rPr>
        <w:t xml:space="preserve"> </w:t>
      </w:r>
      <m:oMath>
        <m:sSub>
          <m:sSubPr>
            <m:ctrlPr>
              <w:rPr>
                <w:rFonts w:ascii="Cambria Math" w:hAnsi="Cambria Math" w:cs="Times New Roman"/>
                <w:b/>
                <w:bCs/>
                <w:i/>
                <w:color w:val="000000" w:themeColor="text1"/>
              </w:rPr>
            </m:ctrlPr>
          </m:sSubPr>
          <m:e>
            <m:acc>
              <m:accPr>
                <m:chr m:val="‾"/>
                <m:ctrlPr>
                  <w:rPr>
                    <w:rFonts w:ascii="Cambria Math" w:hAnsi="Cambria Math" w:cs="Times New Roman"/>
                    <w:b/>
                    <w:bCs/>
                    <w:i/>
                    <w:color w:val="000000" w:themeColor="text1"/>
                  </w:rPr>
                </m:ctrlPr>
              </m:accPr>
              <m:e>
                <m:r>
                  <m:rPr>
                    <m:sty m:val="bi"/>
                  </m:rPr>
                  <w:rPr>
                    <w:rFonts w:ascii="Cambria Math" w:hAnsi="Cambria Math" w:cs="Times New Roman"/>
                    <w:color w:val="000000" w:themeColor="text1"/>
                  </w:rPr>
                  <m:t>σ</m:t>
                </m:r>
              </m:e>
            </m:acc>
          </m:e>
          <m:sub>
            <m:r>
              <m:rPr>
                <m:sty m:val="bi"/>
              </m:rPr>
              <w:rPr>
                <w:rFonts w:ascii="Cambria Math" w:hAnsi="Cambria Math" w:cs="Times New Roman"/>
                <w:color w:val="000000" w:themeColor="text1"/>
              </w:rPr>
              <m:t>p</m:t>
            </m:r>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K</m:t>
                </m:r>
              </m:e>
              <m:sub>
                <m:r>
                  <m:rPr>
                    <m:sty m:val="bi"/>
                  </m:rPr>
                  <w:rPr>
                    <w:rFonts w:ascii="Cambria Math" w:hAnsi="Cambria Math" w:cs="Times New Roman"/>
                    <w:color w:val="000000" w:themeColor="text1"/>
                  </w:rPr>
                  <m:t>a</m:t>
                </m:r>
              </m:sub>
            </m:sSub>
          </m:sub>
        </m:sSub>
      </m:oMath>
      <w:r w:rsidRPr="00ED2D36">
        <w:rPr>
          <w:rFonts w:ascii="Times New Roman" w:hAnsi="Times New Roman" w:cs="Times New Roman"/>
          <w:color w:val="000000" w:themeColor="text1"/>
        </w:rPr>
        <w:t xml:space="preserve"> which is the </w:t>
      </w:r>
      <w:r w:rsidR="00DB530C" w:rsidRPr="00ED2D36">
        <w:rPr>
          <w:rFonts w:ascii="Times New Roman" w:hAnsi="Times New Roman" w:cs="Times New Roman"/>
          <w:color w:val="000000" w:themeColor="text1"/>
        </w:rPr>
        <w:t>average</w:t>
      </w:r>
      <w:r w:rsidRPr="00ED2D36">
        <w:rPr>
          <w:rFonts w:ascii="Times New Roman" w:hAnsi="Times New Roman" w:cs="Times New Roman"/>
          <w:color w:val="000000" w:themeColor="text1"/>
        </w:rPr>
        <w:t xml:space="preserve"> posterior standard deviation of the inferred </w:t>
      </w:r>
      <m:oMath>
        <m:r>
          <m:rPr>
            <m:sty m:val="bi"/>
          </m:rPr>
          <w:rPr>
            <w:rFonts w:ascii="Cambria Math" w:hAnsi="Cambria Math" w:cs="Times New Roman"/>
            <w:color w:val="000000" w:themeColor="text1"/>
          </w:rPr>
          <m:t>p</m:t>
        </m:r>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K</m:t>
            </m:r>
          </m:e>
          <m:sub>
            <m:r>
              <m:rPr>
                <m:sty m:val="bi"/>
              </m:rPr>
              <w:rPr>
                <w:rFonts w:ascii="Cambria Math" w:hAnsi="Cambria Math" w:cs="Times New Roman"/>
                <w:color w:val="000000" w:themeColor="text1"/>
              </w:rPr>
              <m:t>a</m:t>
            </m:r>
          </m:sub>
        </m:sSub>
      </m:oMath>
      <w:r w:rsidRPr="00ED2D36">
        <w:rPr>
          <w:rFonts w:ascii="Times New Roman" w:hAnsi="Times New Roman" w:cs="Times New Roman"/>
          <w:color w:val="000000" w:themeColor="text1"/>
        </w:rPr>
        <w:t xml:space="preserve"> value. Because</w:t>
      </w:r>
      <w:r w:rsidRPr="00ED2D36">
        <w:rPr>
          <w:rFonts w:ascii="Times New Roman" w:hAnsi="Times New Roman" w:cs="Times New Roman"/>
          <w:b/>
          <w:bCs/>
          <w:color w:val="000000" w:themeColor="text1"/>
        </w:rPr>
        <w:t xml:space="preserve"> </w:t>
      </w:r>
      <m:oMath>
        <m:r>
          <m:rPr>
            <m:sty m:val="bi"/>
          </m:rPr>
          <w:rPr>
            <w:rFonts w:ascii="Cambria Math" w:hAnsi="Cambria Math" w:cs="Times New Roman"/>
            <w:color w:val="000000" w:themeColor="text1"/>
          </w:rPr>
          <m:t>p</m:t>
        </m:r>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K</m:t>
            </m:r>
          </m:e>
          <m:sub>
            <m:r>
              <m:rPr>
                <m:sty m:val="bi"/>
              </m:rPr>
              <w:rPr>
                <w:rFonts w:ascii="Cambria Math" w:hAnsi="Cambria Math" w:cs="Times New Roman"/>
                <w:color w:val="000000" w:themeColor="text1"/>
              </w:rPr>
              <m:t>a</m:t>
            </m:r>
          </m:sub>
        </m:sSub>
      </m:oMath>
      <w:r w:rsidRPr="00ED2D36">
        <w:rPr>
          <w:rFonts w:ascii="Times New Roman" w:hAnsi="Times New Roman" w:cs="Times New Roman"/>
          <w:color w:val="000000" w:themeColor="text1"/>
        </w:rPr>
        <w:t xml:space="preserve"> is dimensionless, </w:t>
      </w:r>
      <m:oMath>
        <m:sSub>
          <m:sSubPr>
            <m:ctrlPr>
              <w:rPr>
                <w:rFonts w:ascii="Cambria Math" w:hAnsi="Cambria Math" w:cs="Times New Roman"/>
                <w:b/>
                <w:bCs/>
                <w:color w:val="000000" w:themeColor="text1"/>
              </w:rPr>
            </m:ctrlPr>
          </m:sSubPr>
          <m:e>
            <m:acc>
              <m:accPr>
                <m:chr m:val="‾"/>
                <m:ctrlPr>
                  <w:rPr>
                    <w:rFonts w:ascii="Cambria Math" w:hAnsi="Cambria Math" w:cs="Times New Roman"/>
                    <w:b/>
                    <w:bCs/>
                    <w:color w:val="000000" w:themeColor="text1"/>
                  </w:rPr>
                </m:ctrlPr>
              </m:accPr>
              <m:e>
                <m:r>
                  <m:rPr>
                    <m:sty m:val="bi"/>
                  </m:rPr>
                  <w:rPr>
                    <w:rFonts w:ascii="Cambria Math" w:hAnsi="Cambria Math" w:cs="Times New Roman"/>
                    <w:color w:val="000000" w:themeColor="text1"/>
                  </w:rPr>
                  <m:t>σ</m:t>
                </m:r>
              </m:e>
            </m:acc>
          </m:e>
          <m:sub>
            <m:r>
              <m:rPr>
                <m:sty m:val="bi"/>
              </m:rPr>
              <w:rPr>
                <w:rFonts w:ascii="Cambria Math" w:hAnsi="Cambria Math" w:cs="Times New Roman"/>
                <w:color w:val="000000" w:themeColor="text1"/>
              </w:rPr>
              <m:t>p</m:t>
            </m:r>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K</m:t>
                </m:r>
              </m:e>
              <m:sub>
                <m:r>
                  <m:rPr>
                    <m:sty m:val="bi"/>
                  </m:rPr>
                  <w:rPr>
                    <w:rFonts w:ascii="Cambria Math" w:hAnsi="Cambria Math" w:cs="Times New Roman"/>
                    <w:color w:val="000000" w:themeColor="text1"/>
                  </w:rPr>
                  <m:t>a</m:t>
                </m:r>
              </m:sub>
            </m:sSub>
          </m:sub>
        </m:sSub>
      </m:oMath>
      <w:r w:rsidRPr="00ED2D36">
        <w:rPr>
          <w:rFonts w:ascii="Times New Roman" w:hAnsi="Times New Roman" w:cs="Times New Roman"/>
          <w:color w:val="000000" w:themeColor="text1"/>
        </w:rPr>
        <w:t xml:space="preserve"> is also dimensionless. A larger value means that the inferred chemical model remains less certain, so the controller should behave more conservatively.</w:t>
      </w:r>
      <w:r w:rsidR="001617FB" w:rsidRPr="00ED2D36">
        <w:rPr>
          <w:rFonts w:ascii="Times New Roman" w:hAnsi="Times New Roman" w:cs="Times New Roman"/>
          <w:color w:val="000000" w:themeColor="text1"/>
        </w:rPr>
        <w:t xml:space="preserve"> The uncertainty factor is written as</w:t>
      </w:r>
    </w:p>
    <w:p w14:paraId="4E8F9CDC" w14:textId="4893E5AE" w:rsidR="001617FB" w:rsidRPr="00ED2D36" w:rsidRDefault="001617FB" w:rsidP="00397965">
      <w:pPr>
        <w:pStyle w:val="a3"/>
        <w:spacing w:line="360" w:lineRule="auto"/>
        <w:jc w:val="center"/>
        <w:rPr>
          <w:rFonts w:ascii="Times New Roman" w:hAnsi="Times New Roman" w:cs="Times New Roman"/>
          <w:b/>
          <w:bCs/>
          <w:color w:val="000000" w:themeColor="text1"/>
        </w:rPr>
      </w:pPr>
      <m:oMath>
        <m:r>
          <m:rPr>
            <m:sty m:val="bi"/>
          </m:rPr>
          <w:rPr>
            <w:rFonts w:ascii="Cambria Math" w:hAnsi="Cambria Math" w:cs="Times New Roman"/>
            <w:color w:val="000000" w:themeColor="text1"/>
          </w:rPr>
          <w:lastRenderedPageBreak/>
          <m:t>u=min</m:t>
        </m:r>
        <m:d>
          <m:dPr>
            <m:ctrlPr>
              <w:rPr>
                <w:rFonts w:ascii="Cambria Math" w:hAnsi="Cambria Math" w:cs="Times New Roman"/>
                <w:b/>
                <w:bCs/>
                <w:color w:val="000000" w:themeColor="text1"/>
              </w:rPr>
            </m:ctrlPr>
          </m:dPr>
          <m:e>
            <m:f>
              <m:fPr>
                <m:ctrlPr>
                  <w:rPr>
                    <w:rFonts w:ascii="Cambria Math" w:hAnsi="Cambria Math" w:cs="Times New Roman"/>
                    <w:b/>
                    <w:bCs/>
                    <w:color w:val="000000" w:themeColor="text1"/>
                  </w:rPr>
                </m:ctrlPr>
              </m:fPr>
              <m:num>
                <m:sSub>
                  <m:sSubPr>
                    <m:ctrlPr>
                      <w:rPr>
                        <w:rFonts w:ascii="Cambria Math" w:hAnsi="Cambria Math" w:cs="Times New Roman"/>
                        <w:b/>
                        <w:bCs/>
                        <w:color w:val="000000" w:themeColor="text1"/>
                      </w:rPr>
                    </m:ctrlPr>
                  </m:sSubPr>
                  <m:e>
                    <m:acc>
                      <m:accPr>
                        <m:chr m:val="‾"/>
                        <m:ctrlPr>
                          <w:rPr>
                            <w:rFonts w:ascii="Cambria Math" w:hAnsi="Cambria Math" w:cs="Times New Roman"/>
                            <w:b/>
                            <w:bCs/>
                            <w:color w:val="000000" w:themeColor="text1"/>
                          </w:rPr>
                        </m:ctrlPr>
                      </m:accPr>
                      <m:e>
                        <m:r>
                          <m:rPr>
                            <m:sty m:val="bi"/>
                          </m:rPr>
                          <w:rPr>
                            <w:rFonts w:ascii="Cambria Math" w:hAnsi="Cambria Math" w:cs="Times New Roman"/>
                            <w:color w:val="000000" w:themeColor="text1"/>
                          </w:rPr>
                          <m:t>σ</m:t>
                        </m:r>
                      </m:e>
                    </m:acc>
                  </m:e>
                  <m:sub>
                    <m:r>
                      <m:rPr>
                        <m:sty m:val="bi"/>
                      </m:rPr>
                      <w:rPr>
                        <w:rFonts w:ascii="Cambria Math" w:hAnsi="Cambria Math" w:cs="Times New Roman"/>
                        <w:color w:val="000000" w:themeColor="text1"/>
                      </w:rPr>
                      <m:t>p</m:t>
                    </m:r>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K</m:t>
                        </m:r>
                      </m:e>
                      <m:sub>
                        <m:r>
                          <m:rPr>
                            <m:sty m:val="bi"/>
                          </m:rPr>
                          <w:rPr>
                            <w:rFonts w:ascii="Cambria Math" w:hAnsi="Cambria Math" w:cs="Times New Roman"/>
                            <w:color w:val="000000" w:themeColor="text1"/>
                          </w:rPr>
                          <m:t>a</m:t>
                        </m:r>
                      </m:sub>
                    </m:sSub>
                  </m:sub>
                </m:sSub>
              </m:num>
              <m:den>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σ</m:t>
                    </m:r>
                  </m:e>
                  <m:sub>
                    <m:r>
                      <m:rPr>
                        <m:sty m:val="bi"/>
                      </m:rPr>
                      <w:rPr>
                        <w:rFonts w:ascii="Cambria Math" w:hAnsi="Cambria Math" w:cs="Times New Roman"/>
                        <w:color w:val="000000" w:themeColor="text1"/>
                      </w:rPr>
                      <m:t>max</m:t>
                    </m:r>
                  </m:sub>
                </m:sSub>
              </m:den>
            </m:f>
            <m:r>
              <m:rPr>
                <m:sty m:val="bi"/>
              </m:rPr>
              <w:rPr>
                <w:rFonts w:ascii="Cambria Math" w:hAnsi="Cambria Math" w:cs="Times New Roman"/>
                <w:color w:val="000000" w:themeColor="text1"/>
              </w:rPr>
              <m:t>,1</m:t>
            </m:r>
          </m:e>
        </m:d>
        <m:r>
          <m:rPr>
            <m:sty m:val="bi"/>
          </m:rPr>
          <w:rPr>
            <w:rFonts w:ascii="Cambria Math" w:hAnsi="Cambria Math" w:cs="Times New Roman"/>
            <w:color w:val="000000" w:themeColor="text1"/>
          </w:rPr>
          <m:t>,</m:t>
        </m:r>
      </m:oMath>
      <w:r w:rsidR="009E4C32" w:rsidRPr="00ED2D36">
        <w:rPr>
          <w:rFonts w:ascii="Times New Roman" w:hAnsi="Times New Roman" w:cs="Times New Roman"/>
        </w:rPr>
        <w:t xml:space="preserve">  (S</w:t>
      </w:r>
      <w:r w:rsidR="009E4C32" w:rsidRPr="00ED2D36">
        <w:rPr>
          <w:rFonts w:ascii="Times New Roman" w:eastAsia="宋体" w:hAnsi="Times New Roman" w:cs="Times New Roman"/>
        </w:rPr>
        <w:t>9</w:t>
      </w:r>
      <w:r w:rsidR="009E4C32" w:rsidRPr="00ED2D36">
        <w:rPr>
          <w:rFonts w:ascii="Times New Roman" w:hAnsi="Times New Roman" w:cs="Times New Roman"/>
        </w:rPr>
        <w:t>)</w:t>
      </w:r>
    </w:p>
    <w:p w14:paraId="3D7F6538" w14:textId="2A2013B6" w:rsidR="00786B96" w:rsidRPr="00ED2D36" w:rsidRDefault="001617FB"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where </w:t>
      </w:r>
      <m:oMath>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σ</m:t>
            </m:r>
          </m:e>
          <m:sub>
            <m:r>
              <m:rPr>
                <m:sty m:val="bi"/>
              </m:rPr>
              <w:rPr>
                <w:rFonts w:ascii="Cambria Math" w:hAnsi="Cambria Math" w:cs="Times New Roman"/>
                <w:color w:val="000000" w:themeColor="text1"/>
              </w:rPr>
              <m:t>max</m:t>
            </m:r>
          </m:sub>
        </m:sSub>
      </m:oMath>
      <w:r w:rsidRPr="00ED2D36">
        <w:rPr>
          <w:rFonts w:ascii="Times New Roman" w:hAnsi="Times New Roman" w:cs="Times New Roman"/>
          <w:b/>
          <w:bCs/>
          <w:i/>
          <w:color w:val="000000" w:themeColor="text1"/>
        </w:rPr>
        <w:t xml:space="preserve"> </w:t>
      </w:r>
      <w:r w:rsidRPr="00ED2D36">
        <w:rPr>
          <w:rFonts w:ascii="Times New Roman" w:hAnsi="Times New Roman" w:cs="Times New Roman"/>
          <w:color w:val="000000" w:themeColor="text1"/>
        </w:rPr>
        <w:t>is a dimensionless normalization constant</w:t>
      </w:r>
      <w:r w:rsidR="009C2453" w:rsidRPr="00ED2D36">
        <w:rPr>
          <w:rFonts w:ascii="Times New Roman" w:hAnsi="Times New Roman" w:cs="Times New Roman"/>
          <w:color w:val="000000" w:themeColor="text1"/>
        </w:rPr>
        <w:t xml:space="preserve"> set to be</w:t>
      </w:r>
      <w:ins w:id="1948" w:author="SYLZ" w:date="2026-03-27T10:16:00Z">
        <w:r w:rsidR="006703B3" w:rsidRPr="00ED2D36">
          <w:rPr>
            <w:rFonts w:ascii="Times New Roman" w:hAnsi="Times New Roman" w:cs="Times New Roman"/>
            <w:color w:val="000000" w:themeColor="text1"/>
          </w:rPr>
          <w:t xml:space="preserve"> </w:t>
        </w:r>
      </w:ins>
      <w:del w:id="1949" w:author="SYLZ" w:date="2026-03-27T10:16:00Z">
        <w:r w:rsidR="009C2453" w:rsidRPr="00ED2D36" w:rsidDel="00F324B1">
          <w:rPr>
            <w:rFonts w:ascii="Times New Roman" w:hAnsi="Times New Roman" w:cs="Times New Roman"/>
            <w:color w:val="000000" w:themeColor="text1"/>
          </w:rPr>
          <w:delText xml:space="preserve"> </w:delText>
        </w:r>
        <w:commentRangeStart w:id="1950"/>
        <w:r w:rsidR="00CF3C63" w:rsidRPr="00ED2D36" w:rsidDel="00F324B1">
          <w:rPr>
            <w:rFonts w:ascii="Times New Roman" w:hAnsi="Times New Roman" w:cs="Times New Roman"/>
            <w:color w:val="000000" w:themeColor="text1"/>
            <w:highlight w:val="yellow"/>
          </w:rPr>
          <w:delText>[X</w:delText>
        </w:r>
        <w:r w:rsidR="00CF3C63" w:rsidRPr="00ED2D36" w:rsidDel="00F324B1">
          <w:rPr>
            <w:rFonts w:ascii="Times New Roman" w:hAnsi="Times New Roman" w:cs="Times New Roman"/>
            <w:color w:val="000000" w:themeColor="text1"/>
          </w:rPr>
          <w:delText>]</w:delText>
        </w:r>
        <w:commentRangeEnd w:id="1950"/>
        <w:r w:rsidR="000963F9" w:rsidRPr="00ED2D36" w:rsidDel="00F324B1">
          <w:rPr>
            <w:rStyle w:val="a5"/>
            <w:rFonts w:ascii="Times New Roman" w:eastAsia="Times New Roman" w:hAnsi="Times New Roman" w:cs="Times New Roman"/>
            <w:kern w:val="2"/>
            <w:sz w:val="24"/>
            <w:szCs w:val="24"/>
            <w14:ligatures w14:val="standardContextual"/>
          </w:rPr>
          <w:commentReference w:id="1950"/>
        </w:r>
      </w:del>
      <w:ins w:id="1951" w:author="SYLZ" w:date="2026-03-27T10:16:00Z">
        <w:r w:rsidR="00F324B1" w:rsidRPr="00ED2D36">
          <w:rPr>
            <w:rFonts w:ascii="Times New Roman" w:hAnsi="Times New Roman" w:cs="Times New Roman"/>
            <w:color w:val="000000" w:themeColor="text1"/>
          </w:rPr>
          <w:t>1.0</w:t>
        </w:r>
      </w:ins>
      <w:r w:rsidRPr="00ED2D36">
        <w:rPr>
          <w:rFonts w:ascii="Times New Roman" w:hAnsi="Times New Roman" w:cs="Times New Roman"/>
          <w:color w:val="000000" w:themeColor="text1"/>
        </w:rPr>
        <w:t>.</w:t>
      </w:r>
    </w:p>
    <w:p w14:paraId="5B5AFC4B" w14:textId="7C2F9356" w:rsidR="00786B96" w:rsidRPr="00ED2D36" w:rsidRDefault="00786B96" w:rsidP="00397965">
      <w:pPr>
        <w:pStyle w:val="3"/>
        <w:spacing w:line="360" w:lineRule="auto"/>
        <w:jc w:val="both"/>
        <w:rPr>
          <w:rFonts w:ascii="Times New Roman" w:hAnsi="Times New Roman" w:cs="Times New Roman"/>
          <w:color w:val="000000" w:themeColor="text1"/>
          <w:sz w:val="24"/>
          <w:szCs w:val="24"/>
        </w:rPr>
      </w:pPr>
      <w:bookmarkStart w:id="1952" w:name="effective-buffering-level"/>
      <w:bookmarkStart w:id="1953" w:name="_Toc228955521"/>
      <w:bookmarkEnd w:id="1946"/>
      <w:r w:rsidRPr="00ED2D36">
        <w:rPr>
          <w:rFonts w:ascii="Times New Roman" w:hAnsi="Times New Roman" w:cs="Times New Roman"/>
          <w:color w:val="000000" w:themeColor="text1"/>
          <w:sz w:val="24"/>
          <w:szCs w:val="24"/>
        </w:rPr>
        <w:t>4. Effective buffering level</w:t>
      </w:r>
      <w:r w:rsidR="009E4C32" w:rsidRPr="00ED2D36">
        <w:rPr>
          <w:rFonts w:ascii="Times New Roman" w:hAnsi="Times New Roman" w:cs="Times New Roman"/>
          <w:color w:val="000000" w:themeColor="text1"/>
          <w:sz w:val="24"/>
          <w:szCs w:val="24"/>
        </w:rPr>
        <w:t xml:space="preserve"> (</w:t>
      </w:r>
      <m:oMath>
        <m:r>
          <m:rPr>
            <m:sty m:val="bi"/>
          </m:rPr>
          <w:rPr>
            <w:rFonts w:ascii="Cambria Math" w:hAnsi="Cambria Math" w:cs="Times New Roman"/>
            <w:color w:val="000000" w:themeColor="text1"/>
            <w:sz w:val="24"/>
            <w:szCs w:val="24"/>
          </w:rPr>
          <m:t>B</m:t>
        </m:r>
      </m:oMath>
      <w:r w:rsidR="009E4C32" w:rsidRPr="00ED2D36">
        <w:rPr>
          <w:rFonts w:ascii="Times New Roman" w:hAnsi="Times New Roman" w:cs="Times New Roman"/>
          <w:color w:val="000000" w:themeColor="text1"/>
          <w:sz w:val="24"/>
          <w:szCs w:val="24"/>
        </w:rPr>
        <w:t>)</w:t>
      </w:r>
      <w:bookmarkEnd w:id="1953"/>
    </w:p>
    <w:p w14:paraId="27845EC8" w14:textId="7044666C" w:rsidR="005342F2" w:rsidRPr="00ED2D36" w:rsidRDefault="005342F2" w:rsidP="00397965">
      <w:pPr>
        <w:spacing w:line="360" w:lineRule="auto"/>
        <w:jc w:val="both"/>
        <w:rPr>
          <w:rFonts w:eastAsiaTheme="minorEastAsia"/>
          <w:sz w:val="24"/>
        </w:rPr>
      </w:pPr>
      <w:r w:rsidRPr="00ED2D36">
        <w:rPr>
          <w:rFonts w:eastAsiaTheme="minorEastAsia"/>
          <w:sz w:val="24"/>
        </w:rPr>
        <w:t>The fourth quantity is a bounded correction related to buffering. In the present framework, the mean of the posterior molar amounts across all buffer pairs is computed directly:</w:t>
      </w:r>
    </w:p>
    <w:p w14:paraId="4144011A" w14:textId="10638026" w:rsidR="005342F2" w:rsidRPr="00ED2D36" w:rsidRDefault="003D17D6" w:rsidP="00397965">
      <w:pPr>
        <w:spacing w:line="360" w:lineRule="auto"/>
        <w:jc w:val="center"/>
        <w:rPr>
          <w:rFonts w:eastAsiaTheme="minorEastAsia"/>
          <w:b/>
          <w:bCs/>
          <w:sz w:val="24"/>
        </w:rPr>
      </w:pPr>
      <m:oMath>
        <m:sSub>
          <m:sSubPr>
            <m:ctrlPr>
              <w:rPr>
                <w:rFonts w:ascii="Cambria Math" w:eastAsiaTheme="minorEastAsia" w:hAnsi="Cambria Math"/>
                <w:b/>
                <w:bCs/>
                <w:i/>
                <w:sz w:val="24"/>
              </w:rPr>
            </m:ctrlPr>
          </m:sSubPr>
          <m:e>
            <m:acc>
              <m:accPr>
                <m:chr m:val="̅"/>
                <m:ctrlPr>
                  <w:rPr>
                    <w:rFonts w:ascii="Cambria Math" w:eastAsiaTheme="minorEastAsia" w:hAnsi="Cambria Math"/>
                    <w:b/>
                    <w:bCs/>
                    <w:i/>
                    <w:sz w:val="24"/>
                  </w:rPr>
                </m:ctrlPr>
              </m:accPr>
              <m:e>
                <m:r>
                  <m:rPr>
                    <m:sty m:val="bi"/>
                  </m:rPr>
                  <w:rPr>
                    <w:rFonts w:ascii="Cambria Math" w:eastAsiaTheme="minorEastAsia" w:hAnsi="Cambria Math"/>
                    <w:sz w:val="24"/>
                  </w:rPr>
                  <m:t>n</m:t>
                </m:r>
              </m:e>
            </m:acc>
          </m:e>
          <m:sub>
            <m:r>
              <m:rPr>
                <m:sty m:val="bi"/>
              </m:rPr>
              <w:rPr>
                <w:rFonts w:ascii="Cambria Math" w:eastAsiaTheme="minorEastAsia" w:hAnsi="Cambria Math"/>
                <w:sz w:val="24"/>
              </w:rPr>
              <m:t>buffer</m:t>
            </m:r>
          </m:sub>
        </m:sSub>
        <m:r>
          <m:rPr>
            <m:sty m:val="bi"/>
          </m:rPr>
          <w:rPr>
            <w:rFonts w:ascii="Cambria Math" w:eastAsiaTheme="minorEastAsia" w:hAnsi="Cambria Math"/>
            <w:sz w:val="24"/>
          </w:rPr>
          <m:t>=</m:t>
        </m:r>
        <m:f>
          <m:fPr>
            <m:ctrlPr>
              <w:rPr>
                <w:rFonts w:ascii="Cambria Math" w:eastAsiaTheme="minorEastAsia" w:hAnsi="Cambria Math"/>
                <w:b/>
                <w:bCs/>
                <w:i/>
                <w:sz w:val="24"/>
              </w:rPr>
            </m:ctrlPr>
          </m:fPr>
          <m:num>
            <m:r>
              <m:rPr>
                <m:sty m:val="bi"/>
              </m:rPr>
              <w:rPr>
                <w:rFonts w:ascii="Cambria Math" w:eastAsiaTheme="minorEastAsia" w:hAnsi="Cambria Math"/>
                <w:sz w:val="24"/>
              </w:rPr>
              <m:t>1</m:t>
            </m:r>
          </m:num>
          <m:den>
            <m:r>
              <m:rPr>
                <m:sty m:val="bi"/>
              </m:rPr>
              <w:rPr>
                <w:rFonts w:ascii="Cambria Math" w:eastAsiaTheme="minorEastAsia" w:hAnsi="Cambria Math"/>
                <w:sz w:val="24"/>
              </w:rPr>
              <m:t>N</m:t>
            </m:r>
          </m:den>
        </m:f>
        <m:nary>
          <m:naryPr>
            <m:chr m:val="∑"/>
            <m:limLoc m:val="undOvr"/>
            <m:ctrlPr>
              <w:rPr>
                <w:rFonts w:ascii="Cambria Math" w:eastAsiaTheme="minorEastAsia" w:hAnsi="Cambria Math"/>
                <w:b/>
                <w:bCs/>
                <w:i/>
                <w:sz w:val="24"/>
              </w:rPr>
            </m:ctrlPr>
          </m:naryPr>
          <m:sub>
            <m:r>
              <m:rPr>
                <m:sty m:val="bi"/>
              </m:rPr>
              <w:rPr>
                <w:rFonts w:ascii="Cambria Math" w:eastAsiaTheme="minorEastAsia" w:hAnsi="Cambria Math"/>
                <w:sz w:val="24"/>
              </w:rPr>
              <m:t>i</m:t>
            </m:r>
            <m:r>
              <m:rPr>
                <m:sty m:val="bi"/>
              </m:rPr>
              <w:rPr>
                <w:rFonts w:ascii="Cambria Math" w:eastAsiaTheme="minorEastAsia" w:hAnsi="Cambria Math"/>
                <w:sz w:val="24"/>
              </w:rPr>
              <m:t>=</m:t>
            </m:r>
            <m:r>
              <m:rPr>
                <m:sty m:val="bi"/>
              </m:rPr>
              <w:rPr>
                <w:rFonts w:ascii="Cambria Math" w:eastAsiaTheme="minorEastAsia" w:hAnsi="Cambria Math"/>
                <w:sz w:val="24"/>
              </w:rPr>
              <m:t>1</m:t>
            </m:r>
          </m:sub>
          <m:sup>
            <m:r>
              <m:rPr>
                <m:sty m:val="bi"/>
              </m:rPr>
              <w:rPr>
                <w:rFonts w:ascii="Cambria Math" w:eastAsiaTheme="minorEastAsia" w:hAnsi="Cambria Math"/>
                <w:sz w:val="24"/>
              </w:rPr>
              <m:t>N</m:t>
            </m:r>
          </m:sup>
          <m:e>
            <m:sSub>
              <m:sSubPr>
                <m:ctrlPr>
                  <w:rPr>
                    <w:rFonts w:ascii="Cambria Math" w:eastAsiaTheme="minorEastAsia" w:hAnsi="Cambria Math"/>
                    <w:b/>
                    <w:bCs/>
                    <w:i/>
                    <w:sz w:val="24"/>
                  </w:rPr>
                </m:ctrlPr>
              </m:sSubPr>
              <m:e>
                <m:r>
                  <m:rPr>
                    <m:sty m:val="bi"/>
                  </m:rPr>
                  <w:rPr>
                    <w:rFonts w:ascii="Cambria Math" w:eastAsiaTheme="minorEastAsia" w:hAnsi="Cambria Math"/>
                    <w:sz w:val="24"/>
                  </w:rPr>
                  <m:t>n</m:t>
                </m:r>
              </m:e>
              <m:sub>
                <m:r>
                  <m:rPr>
                    <m:sty m:val="bi"/>
                  </m:rPr>
                  <w:rPr>
                    <w:rFonts w:ascii="Cambria Math" w:eastAsiaTheme="minorEastAsia" w:hAnsi="Cambria Math"/>
                    <w:sz w:val="24"/>
                  </w:rPr>
                  <m:t>i</m:t>
                </m:r>
                <m:r>
                  <m:rPr>
                    <m:sty m:val="bi"/>
                  </m:rPr>
                  <w:rPr>
                    <w:rFonts w:ascii="Cambria Math" w:eastAsiaTheme="minorEastAsia" w:hAnsi="Cambria Math"/>
                    <w:sz w:val="24"/>
                  </w:rPr>
                  <m:t>,</m:t>
                </m:r>
                <m:r>
                  <m:rPr>
                    <m:sty m:val="bi"/>
                  </m:rPr>
                  <w:rPr>
                    <w:rFonts w:ascii="Cambria Math" w:eastAsiaTheme="minorEastAsia" w:hAnsi="Cambria Math"/>
                    <w:sz w:val="24"/>
                  </w:rPr>
                  <m:t>post</m:t>
                </m:r>
              </m:sub>
            </m:sSub>
            <m:r>
              <m:rPr>
                <m:sty m:val="bi"/>
              </m:rPr>
              <w:rPr>
                <w:rFonts w:ascii="Cambria Math" w:eastAsiaTheme="minorEastAsia" w:hAnsi="Cambria Math"/>
                <w:sz w:val="24"/>
              </w:rPr>
              <m:t xml:space="preserve">  </m:t>
            </m:r>
          </m:e>
        </m:nary>
      </m:oMath>
      <w:r w:rsidR="009E4C32" w:rsidRPr="00ED2D36">
        <w:rPr>
          <w:rFonts w:eastAsiaTheme="minorEastAsia"/>
          <w:b/>
          <w:bCs/>
          <w:sz w:val="24"/>
        </w:rPr>
        <w:t xml:space="preserve">  </w:t>
      </w:r>
      <w:r w:rsidR="009E4C32" w:rsidRPr="00ED2D36">
        <w:rPr>
          <w:rFonts w:eastAsiaTheme="minorEastAsia"/>
          <w:sz w:val="24"/>
        </w:rPr>
        <w:t>(S</w:t>
      </w:r>
      <w:r w:rsidR="009E4C32" w:rsidRPr="00ED2D36">
        <w:rPr>
          <w:rFonts w:eastAsia="宋体"/>
          <w:sz w:val="24"/>
        </w:rPr>
        <w:t>10</w:t>
      </w:r>
      <w:r w:rsidR="009E4C32" w:rsidRPr="00ED2D36">
        <w:rPr>
          <w:rFonts w:eastAsiaTheme="minorEastAsia"/>
          <w:sz w:val="24"/>
        </w:rPr>
        <w:t>)</w:t>
      </w:r>
    </w:p>
    <w:p w14:paraId="10741746" w14:textId="34A83686" w:rsidR="005342F2" w:rsidRPr="00ED2D36" w:rsidRDefault="005342F2" w:rsidP="00397965">
      <w:pPr>
        <w:spacing w:line="360" w:lineRule="auto"/>
        <w:jc w:val="both"/>
        <w:rPr>
          <w:rFonts w:eastAsiaTheme="minorEastAsia"/>
          <w:sz w:val="24"/>
        </w:rPr>
      </w:pPr>
      <w:r w:rsidRPr="00ED2D36">
        <w:rPr>
          <w:rFonts w:eastAsiaTheme="minorEastAsia"/>
          <w:sz w:val="24"/>
        </w:rPr>
        <w:t xml:space="preserve">where </w:t>
      </w:r>
      <m:oMath>
        <m:sSub>
          <m:sSubPr>
            <m:ctrlPr>
              <w:rPr>
                <w:rFonts w:ascii="Cambria Math" w:eastAsiaTheme="minorEastAsia" w:hAnsi="Cambria Math"/>
                <w:b/>
                <w:bCs/>
                <w:i/>
                <w:sz w:val="24"/>
              </w:rPr>
            </m:ctrlPr>
          </m:sSubPr>
          <m:e>
            <m:r>
              <m:rPr>
                <m:sty m:val="bi"/>
              </m:rPr>
              <w:rPr>
                <w:rFonts w:ascii="Cambria Math" w:eastAsiaTheme="minorEastAsia" w:hAnsi="Cambria Math"/>
                <w:sz w:val="24"/>
              </w:rPr>
              <m:t>n</m:t>
            </m:r>
          </m:e>
          <m:sub>
            <m:r>
              <m:rPr>
                <m:sty m:val="bi"/>
              </m:rPr>
              <w:rPr>
                <w:rFonts w:ascii="Cambria Math" w:eastAsiaTheme="minorEastAsia" w:hAnsi="Cambria Math"/>
                <w:sz w:val="24"/>
              </w:rPr>
              <m:t>i,post</m:t>
            </m:r>
          </m:sub>
        </m:sSub>
      </m:oMath>
      <w:r w:rsidRPr="00ED2D36">
        <w:rPr>
          <w:rFonts w:eastAsiaTheme="minorEastAsia"/>
          <w:sz w:val="24"/>
        </w:rPr>
        <w:t xml:space="preserve">​ is the posterior mean molar amount of the </w:t>
      </w:r>
      <w:proofErr w:type="spellStart"/>
      <w:r w:rsidRPr="00ED2D36">
        <w:rPr>
          <w:rFonts w:eastAsiaTheme="minorEastAsia"/>
          <w:b/>
          <w:bCs/>
          <w:i/>
          <w:iCs/>
          <w:sz w:val="24"/>
        </w:rPr>
        <w:t>i</w:t>
      </w:r>
      <w:r w:rsidRPr="00ED2D36">
        <w:rPr>
          <w:rFonts w:eastAsiaTheme="minorEastAsia"/>
          <w:sz w:val="24"/>
        </w:rPr>
        <w:t>-th</w:t>
      </w:r>
      <w:proofErr w:type="spellEnd"/>
      <w:r w:rsidRPr="00ED2D36">
        <w:rPr>
          <w:rFonts w:eastAsiaTheme="minorEastAsia"/>
          <w:sz w:val="24"/>
        </w:rPr>
        <w:t xml:space="preserve"> buffer pair (in mol)</w:t>
      </w:r>
      <w:r w:rsidR="002246D5" w:rsidRPr="00ED2D36">
        <w:rPr>
          <w:rFonts w:eastAsiaTheme="minorEastAsia"/>
          <w:sz w:val="24"/>
        </w:rPr>
        <w:t>,</w:t>
      </w:r>
      <w:r w:rsidRPr="00ED2D36">
        <w:rPr>
          <w:rFonts w:eastAsiaTheme="minorEastAsia"/>
          <w:sz w:val="24"/>
        </w:rPr>
        <w:t xml:space="preserve"> and </w:t>
      </w:r>
      <w:r w:rsidRPr="00ED2D36">
        <w:rPr>
          <w:rFonts w:eastAsiaTheme="minorEastAsia"/>
          <w:b/>
          <w:bCs/>
          <w:i/>
          <w:iCs/>
          <w:sz w:val="24"/>
        </w:rPr>
        <w:t>N</w:t>
      </w:r>
      <w:r w:rsidRPr="00ED2D36">
        <w:rPr>
          <w:rFonts w:eastAsiaTheme="minorEastAsia"/>
          <w:sz w:val="24"/>
        </w:rPr>
        <w:t xml:space="preserve"> is the number of buffer pairs. This mean molar amount is then converted into the buffering factor </w:t>
      </w:r>
      <w:r w:rsidRPr="00ED2D36">
        <w:rPr>
          <w:rFonts w:eastAsiaTheme="minorEastAsia"/>
          <w:b/>
          <w:bCs/>
          <w:i/>
          <w:iCs/>
          <w:sz w:val="24"/>
        </w:rPr>
        <w:t>B</w:t>
      </w:r>
      <w:r w:rsidRPr="00ED2D36">
        <w:rPr>
          <w:rFonts w:eastAsiaTheme="minorEastAsia"/>
          <w:sz w:val="24"/>
        </w:rPr>
        <w:t xml:space="preserve"> through Eq. S</w:t>
      </w:r>
      <w:r w:rsidR="00CD5B07" w:rsidRPr="00ED2D36">
        <w:rPr>
          <w:rFonts w:eastAsiaTheme="minorEastAsia"/>
          <w:sz w:val="24"/>
        </w:rPr>
        <w:t>11</w:t>
      </w:r>
      <w:r w:rsidRPr="00ED2D36">
        <w:rPr>
          <w:rFonts w:eastAsiaTheme="minorEastAsia"/>
          <w:sz w:val="24"/>
        </w:rPr>
        <w:t xml:space="preserve">: </w:t>
      </w:r>
    </w:p>
    <w:p w14:paraId="359F034C" w14:textId="0C7C89AC" w:rsidR="005342F2" w:rsidRPr="00ED2D36" w:rsidRDefault="00CD5B07" w:rsidP="00397965">
      <w:pPr>
        <w:spacing w:line="360" w:lineRule="auto"/>
        <w:jc w:val="center"/>
        <w:rPr>
          <w:rFonts w:eastAsiaTheme="minorEastAsia"/>
          <w:sz w:val="24"/>
        </w:rPr>
      </w:pPr>
      <m:oMath>
        <m:r>
          <m:rPr>
            <m:sty m:val="bi"/>
          </m:rPr>
          <w:rPr>
            <w:rFonts w:ascii="Cambria Math" w:hAnsi="Cambria Math"/>
            <w:color w:val="000000" w:themeColor="text1"/>
            <w:sz w:val="24"/>
          </w:rPr>
          <m:t>B</m:t>
        </m:r>
        <m:r>
          <m:rPr>
            <m:sty m:val="bi"/>
          </m:rPr>
          <w:rPr>
            <w:rFonts w:ascii="Cambria Math" w:hAnsi="Cambria Math"/>
            <w:sz w:val="24"/>
          </w:rPr>
          <m:t>=clip</m:t>
        </m:r>
        <m:d>
          <m:dPr>
            <m:ctrlPr>
              <w:rPr>
                <w:rFonts w:ascii="Cambria Math" w:hAnsi="Cambria Math"/>
                <w:b/>
                <w:bCs/>
                <w:sz w:val="24"/>
              </w:rPr>
            </m:ctrlPr>
          </m:dPr>
          <m:e>
            <m:r>
              <m:rPr>
                <m:sty m:val="bi"/>
              </m:rPr>
              <w:rPr>
                <w:rFonts w:ascii="Cambria Math" w:hAnsi="Cambria Math"/>
                <w:sz w:val="24"/>
              </w:rPr>
              <m:t>1+0.1</m:t>
            </m:r>
            <m:d>
              <m:dPr>
                <m:ctrlPr>
                  <w:rPr>
                    <w:rFonts w:ascii="Cambria Math" w:hAnsi="Cambria Math"/>
                    <w:b/>
                    <w:bCs/>
                    <w:iCs/>
                    <w:sz w:val="24"/>
                  </w:rPr>
                </m:ctrlPr>
              </m:dPr>
              <m:e>
                <m:sSub>
                  <m:sSubPr>
                    <m:ctrlPr>
                      <w:rPr>
                        <w:rFonts w:ascii="Cambria Math" w:eastAsiaTheme="minorEastAsia" w:hAnsi="Cambria Math"/>
                        <w:b/>
                        <w:bCs/>
                        <w:i/>
                        <w:sz w:val="24"/>
                      </w:rPr>
                    </m:ctrlPr>
                  </m:sSubPr>
                  <m:e>
                    <m:acc>
                      <m:accPr>
                        <m:chr m:val="̅"/>
                        <m:ctrlPr>
                          <w:rPr>
                            <w:rFonts w:ascii="Cambria Math" w:eastAsiaTheme="minorEastAsia" w:hAnsi="Cambria Math"/>
                            <w:b/>
                            <w:bCs/>
                            <w:i/>
                            <w:sz w:val="24"/>
                          </w:rPr>
                        </m:ctrlPr>
                      </m:accPr>
                      <m:e>
                        <m:r>
                          <m:rPr>
                            <m:sty m:val="bi"/>
                          </m:rPr>
                          <w:rPr>
                            <w:rFonts w:ascii="Cambria Math" w:eastAsiaTheme="minorEastAsia" w:hAnsi="Cambria Math"/>
                            <w:sz w:val="24"/>
                          </w:rPr>
                          <m:t>n</m:t>
                        </m:r>
                      </m:e>
                    </m:acc>
                  </m:e>
                  <m:sub>
                    <m:r>
                      <m:rPr>
                        <m:sty m:val="bi"/>
                      </m:rPr>
                      <w:rPr>
                        <w:rFonts w:ascii="Cambria Math" w:eastAsiaTheme="minorEastAsia" w:hAnsi="Cambria Math"/>
                        <w:sz w:val="24"/>
                      </w:rPr>
                      <m:t>buffer</m:t>
                    </m:r>
                  </m:sub>
                </m:sSub>
                <m:r>
                  <m:rPr>
                    <m:sty m:val="bi"/>
                  </m:rPr>
                  <w:rPr>
                    <w:rFonts w:ascii="Cambria Math" w:hAnsi="Cambria Math"/>
                    <w:sz w:val="24"/>
                  </w:rPr>
                  <m:t>-</m:t>
                </m:r>
                <m:sSub>
                  <m:sSubPr>
                    <m:ctrlPr>
                      <w:rPr>
                        <w:rFonts w:ascii="Cambria Math" w:hAnsi="Cambria Math"/>
                        <w:b/>
                        <w:bCs/>
                        <w:iCs/>
                        <w:sz w:val="24"/>
                      </w:rPr>
                    </m:ctrlPr>
                  </m:sSubPr>
                  <m:e>
                    <m:r>
                      <m:rPr>
                        <m:sty m:val="bi"/>
                      </m:rPr>
                      <w:rPr>
                        <w:rFonts w:ascii="Cambria Math" w:hAnsi="Cambria Math"/>
                        <w:sz w:val="24"/>
                      </w:rPr>
                      <m:t>n</m:t>
                    </m:r>
                  </m:e>
                  <m:sub>
                    <m:r>
                      <m:rPr>
                        <m:sty m:val="bi"/>
                      </m:rPr>
                      <w:rPr>
                        <w:rFonts w:ascii="Cambria Math" w:hAnsi="Cambria Math"/>
                        <w:sz w:val="24"/>
                      </w:rPr>
                      <m:t>ref</m:t>
                    </m:r>
                  </m:sub>
                </m:sSub>
              </m:e>
            </m:d>
            <m:r>
              <m:rPr>
                <m:sty m:val="bi"/>
              </m:rPr>
              <w:rPr>
                <w:rFonts w:ascii="Cambria Math" w:hAnsi="Cambria Math"/>
                <w:sz w:val="24"/>
              </w:rPr>
              <m:t>,m</m:t>
            </m:r>
            <m:r>
              <m:rPr>
                <m:sty m:val="bi"/>
              </m:rPr>
              <w:rPr>
                <w:rFonts w:ascii="Cambria Math" w:eastAsiaTheme="minorEastAsia" w:hAnsi="Cambria Math"/>
                <w:sz w:val="24"/>
              </w:rPr>
              <m:t xml:space="preserve">in= </m:t>
            </m:r>
            <m:r>
              <m:rPr>
                <m:sty m:val="bi"/>
              </m:rPr>
              <w:rPr>
                <w:rFonts w:ascii="Cambria Math" w:hAnsi="Cambria Math"/>
                <w:sz w:val="24"/>
              </w:rPr>
              <m:t>0.95</m:t>
            </m:r>
            <m:r>
              <m:rPr>
                <m:sty m:val="bi"/>
              </m:rPr>
              <w:rPr>
                <w:rFonts w:ascii="Cambria Math" w:eastAsiaTheme="minorEastAsia" w:hAnsi="Cambria Math"/>
                <w:sz w:val="24"/>
              </w:rPr>
              <m:t>, max=</m:t>
            </m:r>
            <m:r>
              <m:rPr>
                <m:sty m:val="bi"/>
              </m:rPr>
              <w:rPr>
                <w:rFonts w:ascii="Cambria Math" w:hAnsi="Cambria Math"/>
                <w:sz w:val="24"/>
              </w:rPr>
              <m:t>1.05</m:t>
            </m:r>
          </m:e>
        </m:d>
      </m:oMath>
      <w:r w:rsidR="005342F2" w:rsidRPr="00ED2D36">
        <w:rPr>
          <w:rFonts w:eastAsiaTheme="minorEastAsia"/>
          <w:b/>
          <w:bCs/>
          <w:sz w:val="24"/>
        </w:rPr>
        <w:t xml:space="preserve">  </w:t>
      </w:r>
      <w:r w:rsidR="005342F2" w:rsidRPr="00ED2D36">
        <w:rPr>
          <w:rFonts w:eastAsiaTheme="minorEastAsia"/>
          <w:sz w:val="24"/>
        </w:rPr>
        <w:t xml:space="preserve"> (S</w:t>
      </w:r>
      <w:r w:rsidR="009E4C32" w:rsidRPr="00ED2D36">
        <w:rPr>
          <w:rFonts w:eastAsiaTheme="minorEastAsia"/>
          <w:sz w:val="24"/>
        </w:rPr>
        <w:t>11</w:t>
      </w:r>
      <w:r w:rsidR="005342F2" w:rsidRPr="00ED2D36">
        <w:rPr>
          <w:rFonts w:eastAsiaTheme="minorEastAsia"/>
          <w:sz w:val="24"/>
        </w:rPr>
        <w:t>)</w:t>
      </w:r>
    </w:p>
    <w:p w14:paraId="2DE5890E" w14:textId="7675EE4A" w:rsidR="005342F2" w:rsidRPr="00ED2D36" w:rsidRDefault="005342F2" w:rsidP="00397965">
      <w:pPr>
        <w:spacing w:line="360" w:lineRule="auto"/>
        <w:jc w:val="both"/>
        <w:rPr>
          <w:rFonts w:eastAsiaTheme="minorEastAsia"/>
          <w:sz w:val="24"/>
        </w:rPr>
      </w:pPr>
      <w:r w:rsidRPr="00ED2D36">
        <w:rPr>
          <w:rFonts w:eastAsiaTheme="minorEastAsia"/>
          <w:sz w:val="24"/>
        </w:rPr>
        <w:t xml:space="preserve">where </w:t>
      </w:r>
      <m:oMath>
        <m:sSub>
          <m:sSubPr>
            <m:ctrlPr>
              <w:rPr>
                <w:rFonts w:ascii="Cambria Math" w:hAnsi="Cambria Math"/>
                <w:b/>
                <w:bCs/>
                <w:iCs/>
                <w:sz w:val="24"/>
              </w:rPr>
            </m:ctrlPr>
          </m:sSubPr>
          <m:e>
            <m:r>
              <m:rPr>
                <m:sty m:val="bi"/>
              </m:rPr>
              <w:rPr>
                <w:rFonts w:ascii="Cambria Math" w:hAnsi="Cambria Math"/>
                <w:sz w:val="24"/>
              </w:rPr>
              <m:t>n</m:t>
            </m:r>
          </m:e>
          <m:sub>
            <m:r>
              <m:rPr>
                <m:sty m:val="bi"/>
              </m:rPr>
              <w:rPr>
                <w:rFonts w:ascii="Cambria Math" w:hAnsi="Cambria Math"/>
                <w:sz w:val="24"/>
              </w:rPr>
              <m:t>ref</m:t>
            </m:r>
          </m:sub>
        </m:sSub>
      </m:oMath>
      <w:r w:rsidR="004A7E00" w:rsidRPr="00ED2D36">
        <w:rPr>
          <w:rFonts w:eastAsiaTheme="minorEastAsia"/>
          <w:b/>
          <w:bCs/>
          <w:iCs/>
          <w:sz w:val="24"/>
        </w:rPr>
        <w:t xml:space="preserve"> </w:t>
      </w:r>
      <w:r w:rsidR="000422D2" w:rsidRPr="00ED2D36">
        <w:rPr>
          <w:rFonts w:eastAsiaTheme="minorEastAsia"/>
          <w:b/>
          <w:bCs/>
          <w:iCs/>
          <w:sz w:val="24"/>
        </w:rPr>
        <w:t>=</w:t>
      </w:r>
      <w:r w:rsidR="004A7E00" w:rsidRPr="00ED2D36">
        <w:rPr>
          <w:rFonts w:eastAsiaTheme="minorEastAsia"/>
          <w:b/>
          <w:bCs/>
          <w:iCs/>
          <w:sz w:val="24"/>
        </w:rPr>
        <w:t xml:space="preserve"> </w:t>
      </w:r>
      <w:r w:rsidRPr="00ED2D36">
        <w:rPr>
          <w:rFonts w:eastAsiaTheme="minorEastAsia"/>
          <w:sz w:val="24"/>
        </w:rPr>
        <w:t>0.5 mol is the reference molar amount. The clipping in Eq. S</w:t>
      </w:r>
      <w:r w:rsidR="009E4C32" w:rsidRPr="00ED2D36">
        <w:rPr>
          <w:rFonts w:eastAsiaTheme="minorEastAsia"/>
          <w:sz w:val="24"/>
        </w:rPr>
        <w:t>11</w:t>
      </w:r>
      <w:r w:rsidRPr="00ED2D36">
        <w:rPr>
          <w:rFonts w:eastAsiaTheme="minorEastAsia"/>
          <w:sz w:val="24"/>
        </w:rPr>
        <w:t xml:space="preserve"> constrains </w:t>
      </w:r>
      <w:r w:rsidRPr="00ED2D36">
        <w:rPr>
          <w:rFonts w:eastAsiaTheme="minorEastAsia"/>
          <w:b/>
          <w:bCs/>
          <w:i/>
          <w:iCs/>
          <w:sz w:val="24"/>
        </w:rPr>
        <w:t>B</w:t>
      </w:r>
      <w:r w:rsidRPr="00ED2D36">
        <w:rPr>
          <w:rFonts w:eastAsiaTheme="minorEastAsia"/>
          <w:sz w:val="24"/>
        </w:rPr>
        <w:t xml:space="preserve"> to the range 0.95–1.05. </w:t>
      </w:r>
    </w:p>
    <w:p w14:paraId="0E0316BA" w14:textId="248E2A98" w:rsidR="00AD4C4D" w:rsidRPr="00ED2D36" w:rsidRDefault="005E4D08" w:rsidP="00397965">
      <w:pPr>
        <w:spacing w:line="360" w:lineRule="auto"/>
        <w:jc w:val="both"/>
        <w:rPr>
          <w:ins w:id="1954" w:author="Yibin Jiang" w:date="2026-03-21T12:25:00Z"/>
          <w:rFonts w:eastAsiaTheme="minorEastAsia"/>
          <w:sz w:val="24"/>
        </w:rPr>
      </w:pPr>
      <w:r w:rsidRPr="00ED2D36">
        <w:rPr>
          <w:rFonts w:eastAsiaTheme="minorEastAsia"/>
          <w:sz w:val="24"/>
        </w:rPr>
        <w:t xml:space="preserve">Here, </w:t>
      </w:r>
      <w:r w:rsidRPr="00ED2D36">
        <w:rPr>
          <w:rFonts w:eastAsiaTheme="minorEastAsia"/>
          <w:b/>
          <w:bCs/>
          <w:i/>
          <w:iCs/>
          <w:sz w:val="24"/>
        </w:rPr>
        <w:t>B</w:t>
      </w:r>
      <w:r w:rsidRPr="00ED2D36">
        <w:rPr>
          <w:rFonts w:eastAsiaTheme="minorEastAsia"/>
          <w:sz w:val="24"/>
        </w:rPr>
        <w:t xml:space="preserve"> serves as a computationally efficient proxy for buffering strength. Rather than solving the full thermodynamic buffer capacity at each step, B captures the dominant physical trend: solutions with greater buffer content can typically absorb a larger </w:t>
      </w:r>
      <w:del w:id="1955" w:author="Yibin Jiang" w:date="2026-03-31T15:22:00Z">
        <w:r w:rsidRPr="00ED2D36" w:rsidDel="00DE74F4">
          <w:rPr>
            <w:rFonts w:eastAsiaTheme="minorEastAsia"/>
            <w:sz w:val="24"/>
          </w:rPr>
          <w:delText xml:space="preserve">titrant </w:delText>
        </w:r>
      </w:del>
      <w:ins w:id="1956" w:author="Yibin Jiang" w:date="2026-03-31T15:22:00Z">
        <w:r w:rsidR="00DE74F4">
          <w:rPr>
            <w:rFonts w:eastAsiaTheme="minorEastAsia" w:hint="eastAsia"/>
            <w:sz w:val="24"/>
          </w:rPr>
          <w:t>reagent</w:t>
        </w:r>
        <w:r w:rsidR="00DE74F4" w:rsidRPr="00ED2D36">
          <w:rPr>
            <w:rFonts w:eastAsiaTheme="minorEastAsia"/>
            <w:sz w:val="24"/>
          </w:rPr>
          <w:t xml:space="preserve"> </w:t>
        </w:r>
      </w:ins>
      <w:r w:rsidRPr="00ED2D36">
        <w:rPr>
          <w:rFonts w:eastAsiaTheme="minorEastAsia"/>
          <w:sz w:val="24"/>
        </w:rPr>
        <w:t>addition while producing only a modest pH shift. The clipping to the range 0.95–1.05 ensures that this correction remains conservative and does not override the equilibrium-based dosing logic.</w:t>
      </w:r>
    </w:p>
    <w:p w14:paraId="4B937847" w14:textId="3D5570BA" w:rsidR="00D20743" w:rsidRPr="008B595B" w:rsidDel="00D20743" w:rsidRDefault="00D20743">
      <w:pPr>
        <w:spacing w:line="360" w:lineRule="auto"/>
        <w:jc w:val="both"/>
        <w:rPr>
          <w:del w:id="1957" w:author="Yibin Jiang" w:date="2026-03-21T12:25:00Z"/>
          <w:rFonts w:eastAsiaTheme="minorEastAsia"/>
          <w:sz w:val="24"/>
        </w:rPr>
      </w:pPr>
    </w:p>
    <w:p w14:paraId="59B8D302" w14:textId="417B8C8E" w:rsidR="00786B96" w:rsidRPr="00ED2D36" w:rsidRDefault="00786B96" w:rsidP="00397965">
      <w:pPr>
        <w:pStyle w:val="3"/>
        <w:spacing w:line="360" w:lineRule="auto"/>
        <w:jc w:val="both"/>
        <w:rPr>
          <w:rFonts w:ascii="Times New Roman" w:hAnsi="Times New Roman" w:cs="Times New Roman"/>
          <w:color w:val="000000" w:themeColor="text1"/>
          <w:sz w:val="24"/>
          <w:szCs w:val="24"/>
        </w:rPr>
      </w:pPr>
      <w:bookmarkStart w:id="1958" w:name="theoretical-required-volume"/>
      <w:bookmarkStart w:id="1959" w:name="_Toc228955522"/>
      <w:bookmarkEnd w:id="1952"/>
      <w:r w:rsidRPr="00ED2D36">
        <w:rPr>
          <w:rFonts w:ascii="Times New Roman" w:hAnsi="Times New Roman" w:cs="Times New Roman"/>
          <w:color w:val="000000" w:themeColor="text1"/>
          <w:sz w:val="24"/>
          <w:szCs w:val="24"/>
        </w:rPr>
        <w:t>5. Theoretical required volume</w:t>
      </w:r>
      <w:r w:rsidR="00694A70" w:rsidRPr="00ED2D36">
        <w:rPr>
          <w:rFonts w:ascii="Times New Roman" w:hAnsi="Times New Roman" w:cs="Times New Roman"/>
          <w:color w:val="000000" w:themeColor="text1"/>
          <w:sz w:val="24"/>
          <w:szCs w:val="24"/>
        </w:rPr>
        <w:t xml:space="preserve"> </w:t>
      </w:r>
      <w:r w:rsidR="00CD5B07" w:rsidRPr="00ED2D36">
        <w:rPr>
          <w:rFonts w:ascii="Times New Roman" w:hAnsi="Times New Roman" w:cs="Times New Roman"/>
          <w:color w:val="000000" w:themeColor="text1"/>
          <w:sz w:val="24"/>
          <w:szCs w:val="24"/>
        </w:rPr>
        <w:t>(</w:t>
      </w:r>
      <m:oMath>
        <m:sSub>
          <m:sSubPr>
            <m:ctrlPr>
              <w:rPr>
                <w:rFonts w:ascii="Cambria Math" w:hAnsi="Cambria Math" w:cs="Times New Roman"/>
                <w:b/>
                <w:bCs/>
                <w:i/>
                <w:color w:val="000000" w:themeColor="text1"/>
                <w:sz w:val="24"/>
                <w:szCs w:val="24"/>
              </w:rPr>
            </m:ctrlPr>
          </m:sSubPr>
          <m:e>
            <m:r>
              <m:rPr>
                <m:sty m:val="bi"/>
              </m:rPr>
              <w:rPr>
                <w:rFonts w:ascii="Cambria Math" w:hAnsi="Cambria Math" w:cs="Times New Roman"/>
                <w:color w:val="000000" w:themeColor="text1"/>
                <w:sz w:val="24"/>
                <w:szCs w:val="24"/>
              </w:rPr>
              <m:t>V</m:t>
            </m:r>
          </m:e>
          <m:sub>
            <m:r>
              <m:rPr>
                <m:sty m:val="bi"/>
              </m:rPr>
              <w:rPr>
                <w:rFonts w:ascii="Cambria Math" w:hAnsi="Cambria Math" w:cs="Times New Roman"/>
                <w:color w:val="000000" w:themeColor="text1"/>
                <w:sz w:val="24"/>
                <w:szCs w:val="24"/>
              </w:rPr>
              <m:t>req</m:t>
            </m:r>
          </m:sub>
        </m:sSub>
      </m:oMath>
      <w:r w:rsidR="00CD5B07" w:rsidRPr="00ED2D36">
        <w:rPr>
          <w:rFonts w:ascii="Times New Roman" w:hAnsi="Times New Roman" w:cs="Times New Roman"/>
          <w:color w:val="000000" w:themeColor="text1"/>
          <w:sz w:val="24"/>
          <w:szCs w:val="24"/>
        </w:rPr>
        <w:t>)</w:t>
      </w:r>
      <w:bookmarkEnd w:id="1959"/>
    </w:p>
    <w:p w14:paraId="2283C6F9" w14:textId="22FC4FE9"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The fifth quantity is the theoretical</w:t>
      </w:r>
      <w:r w:rsidR="00694A70" w:rsidRPr="00ED2D36">
        <w:rPr>
          <w:rFonts w:ascii="Times New Roman" w:hAnsi="Times New Roman" w:cs="Times New Roman"/>
          <w:color w:val="000000" w:themeColor="text1"/>
        </w:rPr>
        <w:t>ly</w:t>
      </w:r>
      <w:r w:rsidRPr="00ED2D36">
        <w:rPr>
          <w:rFonts w:ascii="Times New Roman" w:hAnsi="Times New Roman" w:cs="Times New Roman"/>
          <w:color w:val="000000" w:themeColor="text1"/>
        </w:rPr>
        <w:t xml:space="preserve"> required volume, denoted </w:t>
      </w:r>
      <m:oMath>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V</m:t>
            </m:r>
          </m:e>
          <m:sub>
            <m:r>
              <m:rPr>
                <m:sty m:val="bi"/>
              </m:rPr>
              <w:rPr>
                <w:rFonts w:ascii="Cambria Math" w:hAnsi="Cambria Math" w:cs="Times New Roman"/>
                <w:color w:val="000000" w:themeColor="text1"/>
              </w:rPr>
              <m:t>req</m:t>
            </m:r>
          </m:sub>
        </m:sSub>
      </m:oMath>
      <w:r w:rsidRPr="00ED2D36">
        <w:rPr>
          <w:rFonts w:ascii="Times New Roman" w:hAnsi="Times New Roman" w:cs="Times New Roman"/>
          <w:color w:val="000000" w:themeColor="text1"/>
        </w:rPr>
        <w:t xml:space="preserve">. This is the </w:t>
      </w:r>
      <w:ins w:id="1960" w:author="Yibin Jiang" w:date="2026-03-27T13:31:00Z">
        <w:r w:rsidR="000F2644" w:rsidRPr="00ED2D36">
          <w:rPr>
            <w:rFonts w:ascii="Times New Roman" w:hAnsi="Times New Roman" w:cs="Times New Roman"/>
            <w:color w:val="000000" w:themeColor="text1"/>
          </w:rPr>
          <w:t xml:space="preserve">estimated </w:t>
        </w:r>
      </w:ins>
      <w:del w:id="1961" w:author="Yibin Jiang" w:date="2026-03-31T15:22:00Z">
        <w:r w:rsidRPr="00ED2D36" w:rsidDel="005841D8">
          <w:rPr>
            <w:rFonts w:ascii="Times New Roman" w:hAnsi="Times New Roman" w:cs="Times New Roman"/>
            <w:color w:val="000000" w:themeColor="text1"/>
          </w:rPr>
          <w:delText xml:space="preserve">titrant </w:delText>
        </w:r>
      </w:del>
      <w:ins w:id="1962" w:author="Yibin Jiang" w:date="2026-03-31T15:22:00Z">
        <w:r w:rsidR="005841D8">
          <w:rPr>
            <w:rFonts w:ascii="Times New Roman" w:hAnsi="Times New Roman" w:cs="Times New Roman" w:hint="eastAsia"/>
            <w:color w:val="000000" w:themeColor="text1"/>
          </w:rPr>
          <w:t>reagent</w:t>
        </w:r>
        <w:r w:rsidR="005841D8" w:rsidRPr="00ED2D36">
          <w:rPr>
            <w:rFonts w:ascii="Times New Roman" w:hAnsi="Times New Roman" w:cs="Times New Roman"/>
            <w:color w:val="000000" w:themeColor="text1"/>
          </w:rPr>
          <w:t xml:space="preserve"> </w:t>
        </w:r>
      </w:ins>
      <w:r w:rsidRPr="00ED2D36">
        <w:rPr>
          <w:rFonts w:ascii="Times New Roman" w:hAnsi="Times New Roman" w:cs="Times New Roman"/>
          <w:color w:val="000000" w:themeColor="text1"/>
        </w:rPr>
        <w:t>volume that would bring the solution exactly to the target pH according to the current posterior model. It is obtained by solving the nonlinear equation in Eq. S</w:t>
      </w:r>
      <w:r w:rsidR="00A36BD2" w:rsidRPr="00ED2D36">
        <w:rPr>
          <w:rFonts w:ascii="Times New Roman" w:hAnsi="Times New Roman" w:cs="Times New Roman"/>
          <w:color w:val="000000" w:themeColor="text1"/>
        </w:rPr>
        <w:t>12</w:t>
      </w:r>
      <w:r w:rsidRPr="00ED2D36">
        <w:rPr>
          <w:rFonts w:ascii="Times New Roman" w:hAnsi="Times New Roman" w:cs="Times New Roman"/>
          <w:color w:val="000000" w:themeColor="text1"/>
        </w:rPr>
        <w:t>:</w:t>
      </w:r>
    </w:p>
    <w:p w14:paraId="347510BB" w14:textId="5854120C" w:rsidR="00786B96" w:rsidRPr="00ED2D36" w:rsidRDefault="003D17D6" w:rsidP="00397965">
      <w:pPr>
        <w:pStyle w:val="RSCB03MathematicsGreeketc"/>
        <w:spacing w:line="360" w:lineRule="auto"/>
        <w:jc w:val="center"/>
        <w:rPr>
          <w:rFonts w:eastAsiaTheme="minorEastAsia"/>
          <w:sz w:val="24"/>
          <w:szCs w:val="24"/>
          <w:lang w:eastAsia="zh-CN"/>
        </w:rPr>
      </w:pPr>
      <m:oMath>
        <m:sSub>
          <m:sSubPr>
            <m:ctrlPr>
              <w:rPr>
                <w:rFonts w:ascii="Cambria Math" w:hAnsi="Cambria Math"/>
                <w:b/>
                <w:bCs/>
                <w:sz w:val="24"/>
                <w:szCs w:val="24"/>
                <w:lang w:eastAsia="zh-CN"/>
              </w:rPr>
            </m:ctrlPr>
          </m:sSubPr>
          <m:e>
            <m:r>
              <m:rPr>
                <m:sty m:val="bi"/>
              </m:rPr>
              <w:rPr>
                <w:rFonts w:ascii="Cambria Math" w:hAnsi="Cambria Math"/>
                <w:sz w:val="24"/>
                <w:szCs w:val="24"/>
                <w:lang w:eastAsia="zh-CN"/>
              </w:rPr>
              <m:t>V</m:t>
            </m:r>
          </m:e>
          <m:sub>
            <m:r>
              <m:rPr>
                <m:sty m:val="bi"/>
              </m:rPr>
              <w:rPr>
                <w:rFonts w:ascii="Cambria Math" w:hAnsi="Cambria Math"/>
                <w:sz w:val="24"/>
                <w:szCs w:val="24"/>
                <w:lang w:eastAsia="zh-CN"/>
              </w:rPr>
              <m:t>req</m:t>
            </m:r>
          </m:sub>
        </m:sSub>
        <m:r>
          <m:rPr>
            <m:sty m:val="bi"/>
          </m:rPr>
          <w:rPr>
            <w:rFonts w:ascii="Cambria Math" w:hAnsi="Cambria Math"/>
            <w:sz w:val="24"/>
            <w:szCs w:val="24"/>
            <w:lang w:eastAsia="zh-CN"/>
          </w:rPr>
          <m:t>:</m:t>
        </m:r>
        <m:r>
          <m:rPr>
            <m:sty m:val="bi"/>
          </m:rPr>
          <w:rPr>
            <w:rFonts w:ascii="Cambria Math" w:eastAsiaTheme="minorEastAsia" w:hAnsi="Cambria Math"/>
            <w:sz w:val="24"/>
            <w:szCs w:val="24"/>
            <w:lang w:eastAsia="zh-CN"/>
          </w:rPr>
          <m:t xml:space="preserve"> </m:t>
        </m:r>
        <m:r>
          <m:rPr>
            <m:sty m:val="bi"/>
          </m:rPr>
          <w:rPr>
            <w:rFonts w:ascii="Cambria Math" w:hAnsi="Cambria Math"/>
            <w:sz w:val="24"/>
            <w:szCs w:val="24"/>
            <w:lang w:eastAsia="zh-CN"/>
          </w:rPr>
          <m:t>F</m:t>
        </m:r>
        <m:d>
          <m:dPr>
            <m:ctrlPr>
              <w:rPr>
                <w:rFonts w:ascii="Cambria Math" w:hAnsi="Cambria Math"/>
                <w:b/>
                <w:bCs/>
                <w:sz w:val="24"/>
                <w:szCs w:val="24"/>
                <w:lang w:eastAsia="zh-CN"/>
              </w:rPr>
            </m:ctrlPr>
          </m:dPr>
          <m:e>
            <m:sSub>
              <m:sSubPr>
                <m:ctrlPr>
                  <w:rPr>
                    <w:rFonts w:ascii="Cambria Math" w:hAnsi="Cambria Math"/>
                    <w:b/>
                    <w:bCs/>
                    <w:sz w:val="24"/>
                    <w:szCs w:val="24"/>
                    <w:lang w:eastAsia="zh-CN"/>
                  </w:rPr>
                </m:ctrlPr>
              </m:sSubPr>
              <m:e>
                <m:r>
                  <m:rPr>
                    <m:sty m:val="bi"/>
                  </m:rPr>
                  <w:rPr>
                    <w:rFonts w:ascii="Cambria Math" w:hAnsi="Cambria Math"/>
                    <w:sz w:val="24"/>
                    <w:szCs w:val="24"/>
                    <w:lang w:eastAsia="zh-CN"/>
                  </w:rPr>
                  <m:t>V</m:t>
                </m:r>
              </m:e>
              <m:sub>
                <m:r>
                  <m:rPr>
                    <m:sty m:val="bi"/>
                  </m:rPr>
                  <w:rPr>
                    <w:rFonts w:ascii="Cambria Math" w:hAnsi="Cambria Math"/>
                    <w:sz w:val="24"/>
                    <w:szCs w:val="24"/>
                    <w:lang w:eastAsia="zh-CN"/>
                  </w:rPr>
                  <m:t>req</m:t>
                </m:r>
              </m:sub>
            </m:sSub>
          </m:e>
        </m:d>
        <m:r>
          <m:rPr>
            <m:sty m:val="bi"/>
          </m:rPr>
          <w:rPr>
            <w:rFonts w:ascii="Cambria Math" w:hAnsi="Cambria Math"/>
            <w:sz w:val="24"/>
            <w:szCs w:val="24"/>
            <w:lang w:eastAsia="zh-CN"/>
          </w:rPr>
          <m:t>=</m:t>
        </m:r>
        <m:r>
          <m:rPr>
            <m:sty m:val="bi"/>
          </m:rPr>
          <w:rPr>
            <w:rFonts w:ascii="Cambria Math" w:hAnsi="Cambria Math"/>
            <w:sz w:val="24"/>
            <w:szCs w:val="24"/>
            <w:lang w:eastAsia="zh-CN"/>
          </w:rPr>
          <m:t>0</m:t>
        </m:r>
        <m:r>
          <m:rPr>
            <m:sty m:val="bi"/>
          </m:rPr>
          <w:rPr>
            <w:rFonts w:ascii="Cambria Math" w:hAnsi="Cambria Math"/>
            <w:sz w:val="24"/>
            <w:szCs w:val="24"/>
            <w:lang w:eastAsia="zh-CN"/>
          </w:rPr>
          <m:t>,</m:t>
        </m:r>
        <m:r>
          <m:rPr>
            <m:sty m:val="bi"/>
          </m:rPr>
          <w:rPr>
            <w:rFonts w:ascii="Cambria Math" w:eastAsiaTheme="minorEastAsia" w:hAnsi="Cambria Math"/>
            <w:sz w:val="24"/>
            <w:szCs w:val="24"/>
            <w:lang w:eastAsia="zh-CN"/>
          </w:rPr>
          <m:t xml:space="preserve"> </m:t>
        </m:r>
        <m:r>
          <m:rPr>
            <m:sty m:val="bi"/>
          </m:rPr>
          <w:rPr>
            <w:rFonts w:ascii="Cambria Math" w:hAnsi="Cambria Math"/>
            <w:sz w:val="24"/>
            <w:szCs w:val="24"/>
            <w:lang w:eastAsia="zh-CN"/>
          </w:rPr>
          <m:t>F</m:t>
        </m:r>
        <m:d>
          <m:dPr>
            <m:ctrlPr>
              <w:rPr>
                <w:rFonts w:ascii="Cambria Math" w:hAnsi="Cambria Math"/>
                <w:b/>
                <w:bCs/>
                <w:sz w:val="24"/>
                <w:szCs w:val="24"/>
                <w:lang w:eastAsia="zh-CN"/>
              </w:rPr>
            </m:ctrlPr>
          </m:dPr>
          <m:e>
            <m:r>
              <m:rPr>
                <m:sty m:val="bi"/>
              </m:rPr>
              <w:rPr>
                <w:rFonts w:ascii="Cambria Math" w:hAnsi="Cambria Math"/>
                <w:sz w:val="24"/>
                <w:szCs w:val="24"/>
                <w:lang w:eastAsia="zh-CN"/>
              </w:rPr>
              <m:t>V</m:t>
            </m:r>
          </m:e>
        </m:d>
        <m:r>
          <m:rPr>
            <m:sty m:val="bi"/>
          </m:rPr>
          <w:rPr>
            <w:rFonts w:ascii="Cambria Math" w:hAnsi="Cambria Math"/>
            <w:sz w:val="24"/>
            <w:szCs w:val="24"/>
            <w:lang w:eastAsia="zh-CN"/>
          </w:rPr>
          <m:t>=</m:t>
        </m:r>
        <m:r>
          <m:rPr>
            <m:sty m:val="bi"/>
          </m:rPr>
          <w:rPr>
            <w:rFonts w:ascii="Cambria Math" w:hAnsi="Cambria Math"/>
            <w:sz w:val="24"/>
            <w:szCs w:val="24"/>
            <w:lang w:eastAsia="zh-CN"/>
          </w:rPr>
          <m:t>pH</m:t>
        </m:r>
        <m:d>
          <m:dPr>
            <m:ctrlPr>
              <w:rPr>
                <w:rFonts w:ascii="Cambria Math" w:hAnsi="Cambria Math"/>
                <w:b/>
                <w:bCs/>
                <w:sz w:val="24"/>
                <w:szCs w:val="24"/>
                <w:lang w:eastAsia="zh-CN"/>
              </w:rPr>
            </m:ctrlPr>
          </m:dPr>
          <m:e>
            <m:r>
              <m:rPr>
                <m:sty m:val="bi"/>
              </m:rPr>
              <w:rPr>
                <w:rFonts w:ascii="Cambria Math" w:hAnsi="Cambria Math"/>
                <w:sz w:val="24"/>
                <w:szCs w:val="24"/>
                <w:lang w:eastAsia="zh-CN"/>
              </w:rPr>
              <m:t>V</m:t>
            </m:r>
          </m:e>
        </m:d>
        <m:r>
          <m:rPr>
            <m:sty m:val="bi"/>
          </m:rPr>
          <w:rPr>
            <w:rFonts w:ascii="Cambria Math" w:hAnsi="Cambria Math"/>
            <w:sz w:val="24"/>
            <w:szCs w:val="24"/>
            <w:lang w:eastAsia="zh-CN"/>
          </w:rPr>
          <m:t>-</m:t>
        </m:r>
        <m:r>
          <m:rPr>
            <m:sty m:val="bi"/>
          </m:rPr>
          <w:rPr>
            <w:rFonts w:ascii="Cambria Math" w:hAnsi="Cambria Math"/>
            <w:sz w:val="24"/>
            <w:szCs w:val="24"/>
            <w:lang w:eastAsia="zh-CN"/>
          </w:rPr>
          <m:t>p</m:t>
        </m:r>
        <m:sSub>
          <m:sSubPr>
            <m:ctrlPr>
              <w:rPr>
                <w:rFonts w:ascii="Cambria Math" w:hAnsi="Cambria Math"/>
                <w:b/>
                <w:bCs/>
                <w:sz w:val="24"/>
                <w:szCs w:val="24"/>
                <w:lang w:eastAsia="zh-CN"/>
              </w:rPr>
            </m:ctrlPr>
          </m:sSubPr>
          <m:e>
            <m:r>
              <m:rPr>
                <m:sty m:val="bi"/>
              </m:rPr>
              <w:rPr>
                <w:rFonts w:ascii="Cambria Math" w:hAnsi="Cambria Math"/>
                <w:sz w:val="24"/>
                <w:szCs w:val="24"/>
                <w:lang w:eastAsia="zh-CN"/>
              </w:rPr>
              <m:t>H</m:t>
            </m:r>
          </m:e>
          <m:sub>
            <m:r>
              <m:rPr>
                <m:sty m:val="bi"/>
              </m:rPr>
              <w:rPr>
                <w:rFonts w:ascii="Cambria Math" w:hAnsi="Cambria Math"/>
                <w:sz w:val="24"/>
                <w:szCs w:val="24"/>
                <w:lang w:eastAsia="zh-CN"/>
              </w:rPr>
              <m:t>target</m:t>
            </m:r>
          </m:sub>
        </m:sSub>
      </m:oMath>
      <w:r w:rsidR="00786B96" w:rsidRPr="00ED2D36">
        <w:rPr>
          <w:sz w:val="24"/>
          <w:szCs w:val="24"/>
          <w:lang w:eastAsia="zh-CN"/>
        </w:rPr>
        <w:t xml:space="preserve">  (</w:t>
      </w:r>
      <w:r w:rsidR="00786B96" w:rsidRPr="00ED2D36">
        <w:rPr>
          <w:rFonts w:eastAsiaTheme="minorEastAsia"/>
          <w:sz w:val="24"/>
          <w:szCs w:val="24"/>
          <w:lang w:eastAsia="zh-CN"/>
        </w:rPr>
        <w:t>S</w:t>
      </w:r>
      <w:r w:rsidR="00A36BD2" w:rsidRPr="00ED2D36">
        <w:rPr>
          <w:rFonts w:eastAsia="宋体"/>
          <w:sz w:val="24"/>
          <w:szCs w:val="24"/>
          <w:lang w:eastAsia="zh-CN"/>
        </w:rPr>
        <w:t>12</w:t>
      </w:r>
      <w:r w:rsidR="00786B96" w:rsidRPr="00ED2D36">
        <w:rPr>
          <w:sz w:val="24"/>
          <w:szCs w:val="24"/>
          <w:lang w:eastAsia="zh-CN"/>
        </w:rPr>
        <w:t>)</w:t>
      </w:r>
      <w:commentRangeStart w:id="1963"/>
      <w:commentRangeEnd w:id="1963"/>
      <w:r w:rsidR="00786B96" w:rsidRPr="00ED2D36">
        <w:rPr>
          <w:rStyle w:val="a5"/>
          <w:kern w:val="2"/>
          <w:sz w:val="24"/>
          <w:szCs w:val="24"/>
          <w:lang w:val="en-US" w:eastAsia="zh-CN"/>
        </w:rPr>
        <w:commentReference w:id="1963"/>
      </w:r>
    </w:p>
    <w:p w14:paraId="0A0F9A59" w14:textId="1E781DE0" w:rsidR="00786B96" w:rsidRPr="00ED2D36" w:rsidRDefault="00786B96" w:rsidP="00397965">
      <w:pPr>
        <w:pStyle w:val="RSCB03MathematicsGreeketc"/>
        <w:spacing w:line="360" w:lineRule="auto"/>
        <w:jc w:val="both"/>
        <w:rPr>
          <w:rFonts w:eastAsiaTheme="minorEastAsia"/>
          <w:sz w:val="24"/>
          <w:szCs w:val="24"/>
          <w:lang w:eastAsia="zh-CN"/>
        </w:rPr>
      </w:pPr>
      <w:r w:rsidRPr="00ED2D36">
        <w:rPr>
          <w:rFonts w:eastAsiaTheme="minorEastAsia"/>
          <w:sz w:val="24"/>
          <w:szCs w:val="24"/>
          <w:lang w:eastAsia="zh-CN"/>
        </w:rPr>
        <w:t xml:space="preserve">Where </w:t>
      </w:r>
      <m:oMath>
        <m:r>
          <m:rPr>
            <m:sty m:val="bi"/>
          </m:rPr>
          <w:rPr>
            <w:rFonts w:ascii="Cambria Math" w:hAnsi="Cambria Math"/>
            <w:sz w:val="24"/>
            <w:szCs w:val="24"/>
            <w:lang w:eastAsia="zh-CN"/>
          </w:rPr>
          <m:t>pH</m:t>
        </m:r>
        <m:d>
          <m:dPr>
            <m:ctrlPr>
              <w:rPr>
                <w:rFonts w:ascii="Cambria Math" w:hAnsi="Cambria Math"/>
                <w:b/>
                <w:bCs/>
                <w:sz w:val="24"/>
                <w:szCs w:val="24"/>
                <w:lang w:eastAsia="zh-CN"/>
              </w:rPr>
            </m:ctrlPr>
          </m:dPr>
          <m:e>
            <m:r>
              <m:rPr>
                <m:sty m:val="bi"/>
              </m:rPr>
              <w:rPr>
                <w:rFonts w:ascii="Cambria Math" w:hAnsi="Cambria Math"/>
                <w:sz w:val="24"/>
                <w:szCs w:val="24"/>
                <w:lang w:eastAsia="zh-CN"/>
              </w:rPr>
              <m:t>V</m:t>
            </m:r>
          </m:e>
        </m:d>
      </m:oMath>
      <w:r w:rsidRPr="00ED2D36">
        <w:rPr>
          <w:rFonts w:eastAsiaTheme="minorEastAsia"/>
          <w:b/>
          <w:bCs/>
          <w:sz w:val="24"/>
          <w:szCs w:val="24"/>
          <w:lang w:eastAsia="zh-CN"/>
        </w:rPr>
        <w:t xml:space="preserve"> </w:t>
      </w:r>
      <w:r w:rsidRPr="00ED2D36">
        <w:rPr>
          <w:rFonts w:eastAsiaTheme="minorEastAsia"/>
          <w:sz w:val="24"/>
          <w:szCs w:val="24"/>
          <w:lang w:eastAsia="zh-CN"/>
        </w:rPr>
        <w:t xml:space="preserve">is the pH after </w:t>
      </w:r>
      <w:r w:rsidR="00F54A79" w:rsidRPr="00ED2D36">
        <w:rPr>
          <w:rFonts w:eastAsiaTheme="minorEastAsia"/>
          <w:sz w:val="24"/>
          <w:szCs w:val="24"/>
          <w:lang w:eastAsia="zh-CN"/>
        </w:rPr>
        <w:t>adding liquid</w:t>
      </w:r>
      <w:r w:rsidRPr="00ED2D36">
        <w:rPr>
          <w:rFonts w:eastAsiaTheme="minorEastAsia"/>
          <w:sz w:val="24"/>
          <w:szCs w:val="24"/>
          <w:lang w:eastAsia="zh-CN"/>
        </w:rPr>
        <w:t xml:space="preserve"> of volume </w:t>
      </w:r>
      <w:r w:rsidRPr="00ED2D36">
        <w:rPr>
          <w:rFonts w:eastAsiaTheme="minorEastAsia"/>
          <w:b/>
          <w:bCs/>
          <w:i/>
          <w:iCs/>
          <w:sz w:val="24"/>
          <w:szCs w:val="24"/>
          <w:lang w:eastAsia="zh-CN"/>
        </w:rPr>
        <w:t>V</w:t>
      </w:r>
      <w:r w:rsidRPr="00ED2D36">
        <w:rPr>
          <w:rFonts w:eastAsiaTheme="minorEastAsia"/>
          <w:i/>
          <w:iCs/>
          <w:sz w:val="24"/>
          <w:szCs w:val="24"/>
          <w:lang w:eastAsia="zh-CN"/>
        </w:rPr>
        <w:t>.</w:t>
      </w:r>
      <w:r w:rsidRPr="00ED2D36">
        <w:rPr>
          <w:rFonts w:eastAsiaTheme="minorEastAsia"/>
          <w:b/>
          <w:bCs/>
          <w:i/>
          <w:iCs/>
          <w:sz w:val="24"/>
          <w:szCs w:val="24"/>
          <w:lang w:eastAsia="zh-CN"/>
        </w:rPr>
        <w:t xml:space="preserve"> </w:t>
      </w:r>
      <w:r w:rsidRPr="00ED2D36">
        <w:rPr>
          <w:color w:val="000000" w:themeColor="text1"/>
          <w:sz w:val="24"/>
          <w:szCs w:val="24"/>
        </w:rPr>
        <w:t>The meaning of Eq. S</w:t>
      </w:r>
      <w:r w:rsidR="00A36BD2" w:rsidRPr="00ED2D36">
        <w:rPr>
          <w:rFonts w:eastAsiaTheme="minorEastAsia"/>
          <w:color w:val="000000" w:themeColor="text1"/>
          <w:sz w:val="24"/>
          <w:szCs w:val="24"/>
          <w:lang w:eastAsia="zh-CN"/>
        </w:rPr>
        <w:t>12</w:t>
      </w:r>
      <w:r w:rsidRPr="00ED2D36">
        <w:rPr>
          <w:color w:val="000000" w:themeColor="text1"/>
          <w:sz w:val="24"/>
          <w:szCs w:val="24"/>
        </w:rPr>
        <w:t xml:space="preserve"> is direct. For each trial volume </w:t>
      </w:r>
      <m:oMath>
        <m:r>
          <m:rPr>
            <m:sty m:val="bi"/>
          </m:rPr>
          <w:rPr>
            <w:rFonts w:ascii="Cambria Math" w:hAnsi="Cambria Math"/>
            <w:color w:val="000000" w:themeColor="text1"/>
            <w:sz w:val="24"/>
            <w:szCs w:val="24"/>
          </w:rPr>
          <m:t>V</m:t>
        </m:r>
      </m:oMath>
      <w:r w:rsidRPr="00ED2D36">
        <w:rPr>
          <w:color w:val="000000" w:themeColor="text1"/>
          <w:sz w:val="24"/>
          <w:szCs w:val="24"/>
        </w:rPr>
        <w:t xml:space="preserve">, the equilibrium model predicts the pH that would result after adding that amount of </w:t>
      </w:r>
      <w:del w:id="1964" w:author="Yibin Jiang" w:date="2026-03-31T15:22:00Z">
        <w:r w:rsidRPr="00ED2D36" w:rsidDel="00D331F1">
          <w:rPr>
            <w:color w:val="000000" w:themeColor="text1"/>
            <w:sz w:val="24"/>
            <w:szCs w:val="24"/>
          </w:rPr>
          <w:delText>titrant</w:delText>
        </w:r>
      </w:del>
      <w:ins w:id="1965" w:author="Yibin Jiang" w:date="2026-03-31T15:22:00Z">
        <w:r w:rsidR="00D331F1">
          <w:rPr>
            <w:rFonts w:eastAsiaTheme="minorEastAsia" w:hint="eastAsia"/>
            <w:color w:val="000000" w:themeColor="text1"/>
            <w:sz w:val="24"/>
            <w:szCs w:val="24"/>
            <w:lang w:eastAsia="zh-CN"/>
          </w:rPr>
          <w:t>reagent</w:t>
        </w:r>
      </w:ins>
      <w:r w:rsidRPr="00ED2D36">
        <w:rPr>
          <w:color w:val="000000" w:themeColor="text1"/>
          <w:sz w:val="24"/>
          <w:szCs w:val="24"/>
        </w:rPr>
        <w:t>. The correct value</w:t>
      </w:r>
      <w:r w:rsidRPr="00ED2D36">
        <w:rPr>
          <w:b/>
          <w:bCs/>
          <w:color w:val="000000" w:themeColor="text1"/>
          <w:sz w:val="24"/>
          <w:szCs w:val="24"/>
        </w:rPr>
        <w:t xml:space="preserve"> </w:t>
      </w:r>
      <m:oMath>
        <m:sSub>
          <m:sSubPr>
            <m:ctrlPr>
              <w:rPr>
                <w:rFonts w:ascii="Cambria Math" w:hAnsi="Cambria Math"/>
                <w:b/>
                <w:bCs/>
                <w:color w:val="000000" w:themeColor="text1"/>
                <w:sz w:val="24"/>
                <w:szCs w:val="24"/>
              </w:rPr>
            </m:ctrlPr>
          </m:sSubPr>
          <m:e>
            <m:r>
              <m:rPr>
                <m:sty m:val="bi"/>
              </m:rPr>
              <w:rPr>
                <w:rFonts w:ascii="Cambria Math" w:hAnsi="Cambria Math"/>
                <w:color w:val="000000" w:themeColor="text1"/>
                <w:sz w:val="24"/>
                <w:szCs w:val="24"/>
              </w:rPr>
              <m:t>V</m:t>
            </m:r>
          </m:e>
          <m:sub>
            <m:r>
              <m:rPr>
                <m:sty m:val="b"/>
              </m:rPr>
              <w:rPr>
                <w:rFonts w:ascii="Cambria Math" w:hAnsi="Cambria Math"/>
                <w:color w:val="000000" w:themeColor="text1"/>
                <w:sz w:val="24"/>
                <w:szCs w:val="24"/>
              </w:rPr>
              <m:t>req</m:t>
            </m:r>
          </m:sub>
        </m:sSub>
      </m:oMath>
      <w:r w:rsidRPr="00ED2D36">
        <w:rPr>
          <w:b/>
          <w:bCs/>
          <w:color w:val="000000" w:themeColor="text1"/>
          <w:sz w:val="24"/>
          <w:szCs w:val="24"/>
        </w:rPr>
        <w:t xml:space="preserve"> </w:t>
      </w:r>
      <w:r w:rsidRPr="00ED2D36">
        <w:rPr>
          <w:color w:val="000000" w:themeColor="text1"/>
          <w:sz w:val="24"/>
          <w:szCs w:val="24"/>
        </w:rPr>
        <w:t xml:space="preserve">is the one for which the predicted post-addition pH is equal to the target </w:t>
      </w:r>
      <w:proofErr w:type="spellStart"/>
      <w:r w:rsidRPr="00ED2D36">
        <w:rPr>
          <w:color w:val="000000" w:themeColor="text1"/>
          <w:sz w:val="24"/>
          <w:szCs w:val="24"/>
        </w:rPr>
        <w:t>pH.</w:t>
      </w:r>
      <w:proofErr w:type="spellEnd"/>
      <w:r w:rsidRPr="00ED2D36">
        <w:rPr>
          <w:color w:val="000000" w:themeColor="text1"/>
          <w:sz w:val="24"/>
          <w:szCs w:val="24"/>
        </w:rPr>
        <w:t xml:space="preserve"> In this sense, the controller solves a one-dimensional inverse equilibrium problem.</w:t>
      </w:r>
    </w:p>
    <w:p w14:paraId="13A0F597" w14:textId="77777777" w:rsidR="00786B96"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The function</w:t>
      </w:r>
      <w:r w:rsidRPr="00ED2D36">
        <w:rPr>
          <w:rFonts w:ascii="Times New Roman" w:hAnsi="Times New Roman" w:cs="Times New Roman"/>
          <w:b/>
          <w:bCs/>
          <w:i/>
          <w:iCs/>
          <w:color w:val="000000" w:themeColor="text1"/>
        </w:rPr>
        <w:t xml:space="preserve"> </w:t>
      </w:r>
      <m:oMath>
        <m:r>
          <m:rPr>
            <m:sty m:val="bi"/>
          </m:rPr>
          <w:rPr>
            <w:rFonts w:ascii="Cambria Math" w:hAnsi="Cambria Math" w:cs="Times New Roman"/>
            <w:color w:val="000000" w:themeColor="text1"/>
          </w:rPr>
          <m:t>pH</m:t>
        </m:r>
        <m:d>
          <m:dPr>
            <m:ctrlPr>
              <w:rPr>
                <w:rFonts w:ascii="Cambria Math" w:hAnsi="Cambria Math" w:cs="Times New Roman"/>
                <w:b/>
                <w:bCs/>
                <w:i/>
                <w:iCs/>
                <w:color w:val="000000" w:themeColor="text1"/>
              </w:rPr>
            </m:ctrlPr>
          </m:dPr>
          <m:e>
            <m:r>
              <m:rPr>
                <m:sty m:val="bi"/>
              </m:rPr>
              <w:rPr>
                <w:rFonts w:ascii="Cambria Math" w:hAnsi="Cambria Math" w:cs="Times New Roman"/>
                <w:color w:val="000000" w:themeColor="text1"/>
              </w:rPr>
              <m:t>V</m:t>
            </m:r>
          </m:e>
        </m:d>
      </m:oMath>
      <w:r w:rsidRPr="00ED2D36">
        <w:rPr>
          <w:rFonts w:ascii="Times New Roman" w:hAnsi="Times New Roman" w:cs="Times New Roman"/>
          <w:color w:val="000000" w:themeColor="text1"/>
        </w:rPr>
        <w:t xml:space="preserve"> is evaluated in two steps.</w:t>
      </w:r>
    </w:p>
    <w:p w14:paraId="20FA709B" w14:textId="77777777" w:rsidR="00786B96" w:rsidRPr="00ED2D36" w:rsidRDefault="00786B96" w:rsidP="00397965">
      <w:pPr>
        <w:pStyle w:val="a3"/>
        <w:spacing w:line="360" w:lineRule="auto"/>
        <w:jc w:val="both"/>
        <w:rPr>
          <w:rFonts w:ascii="Times New Roman" w:hAnsi="Times New Roman" w:cs="Times New Roman"/>
          <w:b/>
          <w:bCs/>
          <w:color w:val="000000" w:themeColor="text1"/>
        </w:rPr>
      </w:pPr>
      <w:r w:rsidRPr="00ED2D36">
        <w:rPr>
          <w:rFonts w:ascii="Times New Roman" w:hAnsi="Times New Roman" w:cs="Times New Roman"/>
          <w:b/>
          <w:bCs/>
          <w:color w:val="000000" w:themeColor="text1"/>
        </w:rPr>
        <w:t>Step 1: effective acidity constants.</w:t>
      </w:r>
    </w:p>
    <w:p w14:paraId="42BEC07A" w14:textId="77777777" w:rsidR="00786B96"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For each buffer pair, an effective acidity constant is calculated from the posterior mean and the reference value using the uncertainty-weighted rule in Eq. S1.</w:t>
      </w:r>
    </w:p>
    <w:p w14:paraId="2AEADDD1" w14:textId="77777777" w:rsidR="00786B96" w:rsidRPr="00ED2D36" w:rsidRDefault="00786B96" w:rsidP="00397965">
      <w:pPr>
        <w:pStyle w:val="a3"/>
        <w:spacing w:line="360" w:lineRule="auto"/>
        <w:jc w:val="both"/>
        <w:rPr>
          <w:rFonts w:ascii="Times New Roman" w:hAnsi="Times New Roman" w:cs="Times New Roman"/>
          <w:b/>
          <w:bCs/>
          <w:color w:val="000000" w:themeColor="text1"/>
        </w:rPr>
      </w:pPr>
      <w:r w:rsidRPr="00ED2D36">
        <w:rPr>
          <w:rFonts w:ascii="Times New Roman" w:hAnsi="Times New Roman" w:cs="Times New Roman"/>
          <w:b/>
          <w:bCs/>
          <w:color w:val="000000" w:themeColor="text1"/>
        </w:rPr>
        <w:t>Step 2: post-addition equilibrium prediction.</w:t>
      </w:r>
    </w:p>
    <w:p w14:paraId="0F4C5812" w14:textId="70FCE991" w:rsidR="00786B96"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After a candidate </w:t>
      </w:r>
      <w:del w:id="1966" w:author="Yibin Jiang" w:date="2026-03-31T15:22:00Z">
        <w:r w:rsidRPr="00ED2D36" w:rsidDel="000531FC">
          <w:rPr>
            <w:rFonts w:ascii="Times New Roman" w:hAnsi="Times New Roman" w:cs="Times New Roman"/>
            <w:color w:val="000000" w:themeColor="text1"/>
          </w:rPr>
          <w:delText xml:space="preserve">titrant </w:delText>
        </w:r>
      </w:del>
      <w:ins w:id="1967" w:author="Yibin Jiang" w:date="2026-03-31T15:22:00Z">
        <w:r w:rsidR="000531FC">
          <w:rPr>
            <w:rFonts w:ascii="Times New Roman" w:hAnsi="Times New Roman" w:cs="Times New Roman" w:hint="eastAsia"/>
            <w:color w:val="000000" w:themeColor="text1"/>
          </w:rPr>
          <w:t>reagent</w:t>
        </w:r>
        <w:r w:rsidR="000531FC" w:rsidRPr="00ED2D36">
          <w:rPr>
            <w:rFonts w:ascii="Times New Roman" w:hAnsi="Times New Roman" w:cs="Times New Roman"/>
            <w:color w:val="000000" w:themeColor="text1"/>
          </w:rPr>
          <w:t xml:space="preserve"> </w:t>
        </w:r>
      </w:ins>
      <w:r w:rsidRPr="00ED2D36">
        <w:rPr>
          <w:rFonts w:ascii="Times New Roman" w:hAnsi="Times New Roman" w:cs="Times New Roman"/>
          <w:color w:val="000000" w:themeColor="text1"/>
        </w:rPr>
        <w:t xml:space="preserve">volume </w:t>
      </w:r>
      <m:oMath>
        <m:r>
          <m:rPr>
            <m:sty m:val="bi"/>
          </m:rPr>
          <w:rPr>
            <w:rFonts w:ascii="Cambria Math" w:hAnsi="Cambria Math" w:cs="Times New Roman"/>
            <w:color w:val="000000" w:themeColor="text1"/>
          </w:rPr>
          <m:t>V</m:t>
        </m:r>
      </m:oMath>
      <w:r w:rsidRPr="00ED2D36">
        <w:rPr>
          <w:rFonts w:ascii="Times New Roman" w:hAnsi="Times New Roman" w:cs="Times New Roman"/>
          <w:color w:val="000000" w:themeColor="text1"/>
        </w:rPr>
        <w:t xml:space="preserve"> is specified, the amount of strong acid or strong base introduced by the </w:t>
      </w:r>
      <w:del w:id="1968" w:author="Yibin Jiang" w:date="2026-03-31T15:22:00Z">
        <w:r w:rsidRPr="00ED2D36" w:rsidDel="0086695D">
          <w:rPr>
            <w:rFonts w:ascii="Times New Roman" w:hAnsi="Times New Roman" w:cs="Times New Roman"/>
            <w:color w:val="000000" w:themeColor="text1"/>
          </w:rPr>
          <w:delText xml:space="preserve">titrant </w:delText>
        </w:r>
      </w:del>
      <w:ins w:id="1969" w:author="Yibin Jiang" w:date="2026-03-31T15:22:00Z">
        <w:r w:rsidR="0086695D">
          <w:rPr>
            <w:rFonts w:ascii="Times New Roman" w:hAnsi="Times New Roman" w:cs="Times New Roman" w:hint="eastAsia"/>
            <w:color w:val="000000" w:themeColor="text1"/>
          </w:rPr>
          <w:t>reagent</w:t>
        </w:r>
        <w:r w:rsidR="0086695D" w:rsidRPr="00ED2D36">
          <w:rPr>
            <w:rFonts w:ascii="Times New Roman" w:hAnsi="Times New Roman" w:cs="Times New Roman"/>
            <w:color w:val="000000" w:themeColor="text1"/>
          </w:rPr>
          <w:t xml:space="preserve"> </w:t>
        </w:r>
      </w:ins>
      <w:r w:rsidRPr="00ED2D36">
        <w:rPr>
          <w:rFonts w:ascii="Times New Roman" w:hAnsi="Times New Roman" w:cs="Times New Roman"/>
          <w:color w:val="000000" w:themeColor="text1"/>
        </w:rPr>
        <w:t xml:space="preserve">is first calculated from the </w:t>
      </w:r>
      <w:del w:id="1970" w:author="Yibin Jiang" w:date="2026-03-31T15:22:00Z">
        <w:r w:rsidRPr="00ED2D36" w:rsidDel="00E62BC7">
          <w:rPr>
            <w:rFonts w:ascii="Times New Roman" w:hAnsi="Times New Roman" w:cs="Times New Roman"/>
            <w:color w:val="000000" w:themeColor="text1"/>
          </w:rPr>
          <w:delText xml:space="preserve">titrant </w:delText>
        </w:r>
      </w:del>
      <w:r w:rsidRPr="00ED2D36">
        <w:rPr>
          <w:rFonts w:ascii="Times New Roman" w:hAnsi="Times New Roman" w:cs="Times New Roman"/>
          <w:color w:val="000000" w:themeColor="text1"/>
        </w:rPr>
        <w:t xml:space="preserve">concentration and the added volume. The molar amounts of the chemical species in solution are then updated to account for the </w:t>
      </w:r>
      <w:del w:id="1971" w:author="Yibin Jiang" w:date="2026-03-31T15:23:00Z">
        <w:r w:rsidRPr="00ED2D36" w:rsidDel="000E34A9">
          <w:rPr>
            <w:rFonts w:ascii="Times New Roman" w:hAnsi="Times New Roman" w:cs="Times New Roman"/>
            <w:color w:val="000000" w:themeColor="text1"/>
          </w:rPr>
          <w:delText xml:space="preserve">titrant </w:delText>
        </w:r>
      </w:del>
      <w:r w:rsidRPr="00ED2D36">
        <w:rPr>
          <w:rFonts w:ascii="Times New Roman" w:hAnsi="Times New Roman" w:cs="Times New Roman"/>
          <w:color w:val="000000" w:themeColor="text1"/>
        </w:rPr>
        <w:t>addition. At the same time, the total solution volume is increased to the post-addition volume. Because the concentrations change both through neutralization and through dilution, all updated molar amounts are converted to post-addition concentrations using the new total volume. The equilibrium calculation is then solved again using the updated composition and the effective acidity constants from Step 1. The resulting hydrogen-ion concentration gives the predicted post-addition pH, denoted</w:t>
      </w:r>
      <w:r w:rsidRPr="00ED2D36">
        <w:rPr>
          <w:rFonts w:ascii="Times New Roman" w:hAnsi="Times New Roman" w:cs="Times New Roman"/>
          <w:b/>
          <w:bCs/>
          <w:i/>
          <w:iCs/>
          <w:color w:val="000000" w:themeColor="text1"/>
        </w:rPr>
        <w:t xml:space="preserve"> </w:t>
      </w:r>
      <m:oMath>
        <m:r>
          <m:rPr>
            <m:sty m:val="bi"/>
          </m:rPr>
          <w:rPr>
            <w:rFonts w:ascii="Cambria Math" w:hAnsi="Cambria Math" w:cs="Times New Roman"/>
            <w:color w:val="000000" w:themeColor="text1"/>
          </w:rPr>
          <m:t>pH</m:t>
        </m:r>
        <m:d>
          <m:dPr>
            <m:ctrlPr>
              <w:rPr>
                <w:rFonts w:ascii="Cambria Math" w:hAnsi="Cambria Math" w:cs="Times New Roman"/>
                <w:b/>
                <w:bCs/>
                <w:i/>
                <w:iCs/>
                <w:color w:val="000000" w:themeColor="text1"/>
              </w:rPr>
            </m:ctrlPr>
          </m:dPr>
          <m:e>
            <m:r>
              <m:rPr>
                <m:sty m:val="bi"/>
              </m:rPr>
              <w:rPr>
                <w:rFonts w:ascii="Cambria Math" w:hAnsi="Cambria Math" w:cs="Times New Roman"/>
                <w:color w:val="000000" w:themeColor="text1"/>
              </w:rPr>
              <m:t>V</m:t>
            </m:r>
          </m:e>
        </m:d>
      </m:oMath>
      <w:r w:rsidRPr="00ED2D36">
        <w:rPr>
          <w:rFonts w:ascii="Times New Roman" w:hAnsi="Times New Roman" w:cs="Times New Roman"/>
          <w:color w:val="000000" w:themeColor="text1"/>
        </w:rPr>
        <w:t>.</w:t>
      </w:r>
    </w:p>
    <w:p w14:paraId="7EDB6667" w14:textId="77777777" w:rsidR="00786B96" w:rsidRPr="00ED2D36" w:rsidRDefault="00786B96" w:rsidP="00397965">
      <w:pPr>
        <w:pStyle w:val="a3"/>
        <w:spacing w:line="360" w:lineRule="auto"/>
        <w:jc w:val="both"/>
        <w:rPr>
          <w:ins w:id="1972" w:author="Yibin Jiang" w:date="2026-03-21T12:25:00Z"/>
          <w:rFonts w:ascii="Times New Roman" w:hAnsi="Times New Roman" w:cs="Times New Roman"/>
          <w:color w:val="000000" w:themeColor="text1"/>
        </w:rPr>
      </w:pPr>
      <w:r w:rsidRPr="00ED2D36">
        <w:rPr>
          <w:rFonts w:ascii="Times New Roman" w:hAnsi="Times New Roman" w:cs="Times New Roman"/>
          <w:color w:val="000000" w:themeColor="text1"/>
        </w:rPr>
        <w:t xml:space="preserve">Thus, </w:t>
      </w:r>
      <m:oMath>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V</m:t>
            </m:r>
          </m:e>
          <m:sub>
            <m:r>
              <m:rPr>
                <m:sty m:val="bi"/>
              </m:rPr>
              <w:rPr>
                <w:rFonts w:ascii="Cambria Math" w:hAnsi="Cambria Math" w:cs="Times New Roman"/>
                <w:color w:val="000000" w:themeColor="text1"/>
              </w:rPr>
              <m:t>req</m:t>
            </m:r>
          </m:sub>
        </m:sSub>
      </m:oMath>
      <w:r w:rsidRPr="00ED2D36">
        <w:rPr>
          <w:rFonts w:ascii="Times New Roman" w:hAnsi="Times New Roman" w:cs="Times New Roman"/>
          <w:color w:val="000000" w:themeColor="text1"/>
        </w:rPr>
        <w:t xml:space="preserve"> is the model-based one-step correction implied by the current posterior chemical model.</w:t>
      </w:r>
    </w:p>
    <w:p w14:paraId="648BC7C0" w14:textId="0B59E3E3" w:rsidR="00E46900" w:rsidRPr="00ED2D36" w:rsidRDefault="00E46900" w:rsidP="00397965">
      <w:pPr>
        <w:pStyle w:val="a3"/>
        <w:spacing w:line="360" w:lineRule="auto"/>
        <w:jc w:val="both"/>
        <w:rPr>
          <w:ins w:id="1973" w:author="Yibin Jiang" w:date="2026-03-21T12:25:00Z"/>
          <w:rFonts w:ascii="Times New Roman" w:hAnsi="Times New Roman" w:cs="Times New Roman"/>
          <w:color w:val="000000" w:themeColor="text1"/>
        </w:rPr>
      </w:pPr>
      <w:ins w:id="1974" w:author="Yibin Jiang" w:date="2026-03-21T12:25:00Z">
        <w:r w:rsidRPr="00ED2D36">
          <w:rPr>
            <w:rFonts w:ascii="Times New Roman" w:hAnsi="Times New Roman" w:cs="Times New Roman"/>
            <w:color w:val="000000" w:themeColor="text1"/>
          </w:rPr>
          <w:t>Recall the Eq. S5,</w:t>
        </w:r>
      </w:ins>
      <w:ins w:id="1975" w:author="Yibin Jiang" w:date="2026-03-21T12:26:00Z">
        <w:r w:rsidRPr="00ED2D36">
          <w:rPr>
            <w:rFonts w:ascii="Times New Roman" w:hAnsi="Times New Roman" w:cs="Times New Roman"/>
            <w:color w:val="000000" w:themeColor="text1"/>
          </w:rPr>
          <w:t xml:space="preserve"> where the volume added is:</w:t>
        </w:r>
      </w:ins>
    </w:p>
    <w:p w14:paraId="2D0E3AA9" w14:textId="43956F75" w:rsidR="00E46900" w:rsidRPr="00ED2D36" w:rsidRDefault="003D17D6">
      <w:pPr>
        <w:pStyle w:val="JCEbodytext"/>
        <w:tabs>
          <w:tab w:val="center" w:pos="4200"/>
        </w:tabs>
        <w:spacing w:line="360" w:lineRule="auto"/>
        <w:ind w:firstLineChars="200" w:firstLine="482"/>
        <w:jc w:val="center"/>
        <w:rPr>
          <w:rFonts w:ascii="Times New Roman" w:hAnsi="Times New Roman"/>
          <w:w w:val="108"/>
          <w:lang w:val="en-GB"/>
          <w:rPrChange w:id="1976" w:author="Yibin Jiang" w:date="2026-03-27T13:33:00Z">
            <w:rPr>
              <w:rFonts w:ascii="Times New Roman" w:hAnsi="Times New Roman" w:cs="Times New Roman"/>
              <w:color w:val="000000" w:themeColor="text1"/>
            </w:rPr>
          </w:rPrChange>
        </w:rPr>
        <w:pPrChange w:id="1977" w:author="SYLZ" w:date="2026-03-27T10:39:00Z">
          <w:pPr>
            <w:pStyle w:val="a3"/>
            <w:spacing w:line="360" w:lineRule="auto"/>
            <w:jc w:val="both"/>
          </w:pPr>
        </w:pPrChange>
      </w:pPr>
      <m:oMath>
        <m:sSub>
          <m:sSubPr>
            <m:ctrlPr>
              <w:ins w:id="1978" w:author="Yibin Jiang" w:date="2026-03-21T12:25:00Z">
                <w:rPr>
                  <w:rStyle w:val="RSCB03MathematicsGreeketcChar"/>
                  <w:rFonts w:ascii="Cambria Math" w:hAnsi="Cambria Math"/>
                  <w:b/>
                  <w:bCs/>
                  <w:iCs/>
                  <w:sz w:val="24"/>
                  <w:szCs w:val="24"/>
                  <w:lang w:eastAsia="zh-CN"/>
                </w:rPr>
              </w:ins>
            </m:ctrlPr>
          </m:sSubPr>
          <m:e>
            <m:r>
              <w:ins w:id="1979" w:author="Yibin Jiang" w:date="2026-03-21T12:25:00Z">
                <m:rPr>
                  <m:sty m:val="bi"/>
                </m:rPr>
                <w:rPr>
                  <w:rStyle w:val="RSCB03MathematicsGreeketcChar"/>
                  <w:rFonts w:ascii="Cambria Math" w:eastAsia="宋体" w:hAnsi="Cambria Math"/>
                  <w:sz w:val="24"/>
                  <w:szCs w:val="24"/>
                </w:rPr>
                <m:t>V</m:t>
              </w:ins>
            </m:r>
          </m:e>
          <m:sub>
            <m:r>
              <w:ins w:id="1980" w:author="Yibin Jiang" w:date="2026-03-21T12:25:00Z">
                <m:rPr>
                  <m:sty m:val="bi"/>
                </m:rPr>
                <w:rPr>
                  <w:rStyle w:val="RSCB03MathematicsGreeketcChar"/>
                  <w:rFonts w:ascii="Cambria Math" w:eastAsia="宋体" w:hAnsi="Cambria Math"/>
                  <w:sz w:val="24"/>
                  <w:szCs w:val="24"/>
                </w:rPr>
                <m:t>add</m:t>
              </w:ins>
            </m:r>
          </m:sub>
        </m:sSub>
        <m:r>
          <w:ins w:id="1981" w:author="Yibin Jiang" w:date="2026-03-21T12:25:00Z">
            <m:rPr>
              <m:sty m:val="bi"/>
            </m:rPr>
            <w:rPr>
              <w:rStyle w:val="RSCB03MathematicsGreeketcChar"/>
              <w:rFonts w:ascii="Cambria Math" w:eastAsia="宋体" w:hAnsi="Cambria Math"/>
              <w:sz w:val="24"/>
              <w:szCs w:val="24"/>
            </w:rPr>
            <m:t>=</m:t>
          </w:ins>
        </m:r>
        <m:sSub>
          <m:sSubPr>
            <m:ctrlPr>
              <w:ins w:id="1982" w:author="Yibin Jiang" w:date="2026-03-21T12:25:00Z">
                <w:rPr>
                  <w:rStyle w:val="RSCB03MathematicsGreeketcChar"/>
                  <w:rFonts w:ascii="Cambria Math" w:hAnsi="Cambria Math"/>
                  <w:b/>
                  <w:bCs/>
                  <w:iCs/>
                  <w:sz w:val="24"/>
                  <w:szCs w:val="24"/>
                  <w:lang w:eastAsia="zh-CN"/>
                </w:rPr>
              </w:ins>
            </m:ctrlPr>
          </m:sSubPr>
          <m:e>
            <m:r>
              <w:ins w:id="1983" w:author="Yibin Jiang" w:date="2026-03-21T12:25:00Z">
                <m:rPr>
                  <m:sty m:val="bi"/>
                </m:rPr>
                <w:rPr>
                  <w:rStyle w:val="RSCB03MathematicsGreeketcChar"/>
                  <w:rFonts w:ascii="Cambria Math" w:eastAsia="宋体" w:hAnsi="Cambria Math"/>
                  <w:sz w:val="24"/>
                  <w:szCs w:val="24"/>
                </w:rPr>
                <m:t>V</m:t>
              </w:ins>
            </m:r>
          </m:e>
          <m:sub>
            <m:r>
              <w:ins w:id="1984" w:author="Yibin Jiang" w:date="2026-03-21T12:25:00Z">
                <m:rPr>
                  <m:sty m:val="bi"/>
                </m:rPr>
                <w:rPr>
                  <w:rStyle w:val="RSCB03MathematicsGreeketcChar"/>
                  <w:rFonts w:ascii="Cambria Math" w:eastAsia="宋体" w:hAnsi="Cambria Math"/>
                  <w:sz w:val="24"/>
                  <w:szCs w:val="24"/>
                </w:rPr>
                <m:t>min</m:t>
              </w:ins>
            </m:r>
          </m:sub>
        </m:sSub>
        <m:r>
          <w:ins w:id="1985" w:author="Yibin Jiang" w:date="2026-03-21T12:25:00Z">
            <m:rPr>
              <m:sty m:val="bi"/>
            </m:rPr>
            <w:rPr>
              <w:rStyle w:val="RSCB03MathematicsGreeketcChar"/>
              <w:rFonts w:ascii="Cambria Math" w:eastAsia="宋体" w:hAnsi="Cambria Math"/>
              <w:sz w:val="24"/>
              <w:szCs w:val="24"/>
            </w:rPr>
            <m:t>+</m:t>
          </w:ins>
        </m:r>
        <m:d>
          <m:dPr>
            <m:ctrlPr>
              <w:ins w:id="1986" w:author="Yibin Jiang" w:date="2026-03-21T12:25:00Z">
                <w:rPr>
                  <w:rStyle w:val="RSCB03MathematicsGreeketcChar"/>
                  <w:rFonts w:ascii="Cambria Math" w:eastAsia="宋体" w:hAnsi="Cambria Math"/>
                  <w:b/>
                  <w:bCs/>
                  <w:iCs/>
                  <w:sz w:val="24"/>
                  <w:szCs w:val="24"/>
                </w:rPr>
              </w:ins>
            </m:ctrlPr>
          </m:dPr>
          <m:e>
            <m:sSub>
              <m:sSubPr>
                <m:ctrlPr>
                  <w:ins w:id="1987" w:author="Yibin Jiang" w:date="2026-03-21T12:25:00Z">
                    <w:rPr>
                      <w:rStyle w:val="RSCB03MathematicsGreeketcChar"/>
                      <w:rFonts w:ascii="Cambria Math" w:hAnsi="Cambria Math"/>
                      <w:b/>
                      <w:bCs/>
                      <w:iCs/>
                      <w:sz w:val="24"/>
                      <w:szCs w:val="24"/>
                      <w:lang w:eastAsia="zh-CN"/>
                    </w:rPr>
                  </w:ins>
                </m:ctrlPr>
              </m:sSubPr>
              <m:e>
                <m:r>
                  <w:ins w:id="1988" w:author="Yibin Jiang" w:date="2026-03-21T12:25:00Z">
                    <m:rPr>
                      <m:sty m:val="bi"/>
                    </m:rPr>
                    <w:rPr>
                      <w:rStyle w:val="RSCB03MathematicsGreeketcChar"/>
                      <w:rFonts w:ascii="Cambria Math" w:eastAsia="宋体" w:hAnsi="Cambria Math"/>
                      <w:sz w:val="24"/>
                      <w:szCs w:val="24"/>
                    </w:rPr>
                    <m:t>V</m:t>
                  </w:ins>
                </m:r>
              </m:e>
              <m:sub>
                <m:r>
                  <w:ins w:id="1989" w:author="Yibin Jiang" w:date="2026-03-21T12:25:00Z">
                    <m:rPr>
                      <m:sty m:val="bi"/>
                    </m:rPr>
                    <w:rPr>
                      <w:rStyle w:val="RSCB03MathematicsGreeketcChar"/>
                      <w:rFonts w:ascii="Cambria Math" w:eastAsia="宋体" w:hAnsi="Cambria Math"/>
                      <w:sz w:val="24"/>
                      <w:szCs w:val="24"/>
                    </w:rPr>
                    <m:t>max</m:t>
                  </w:ins>
                </m:r>
              </m:sub>
            </m:sSub>
            <m:r>
              <w:ins w:id="1990" w:author="Yibin Jiang" w:date="2026-03-21T12:25:00Z">
                <m:rPr>
                  <m:sty m:val="bi"/>
                </m:rPr>
                <w:rPr>
                  <w:rStyle w:val="RSCB03MathematicsGreeketcChar"/>
                  <w:rFonts w:ascii="Cambria Math" w:eastAsia="宋体" w:hAnsi="Cambria Math"/>
                  <w:sz w:val="24"/>
                  <w:szCs w:val="24"/>
                </w:rPr>
                <m:t>-</m:t>
              </w:ins>
            </m:r>
            <m:sSub>
              <m:sSubPr>
                <m:ctrlPr>
                  <w:ins w:id="1991" w:author="Yibin Jiang" w:date="2026-03-21T12:25:00Z">
                    <w:rPr>
                      <w:rStyle w:val="RSCB03MathematicsGreeketcChar"/>
                      <w:rFonts w:ascii="Cambria Math" w:hAnsi="Cambria Math"/>
                      <w:b/>
                      <w:bCs/>
                      <w:iCs/>
                      <w:sz w:val="24"/>
                      <w:szCs w:val="24"/>
                      <w:lang w:eastAsia="zh-CN"/>
                    </w:rPr>
                  </w:ins>
                </m:ctrlPr>
              </m:sSubPr>
              <m:e>
                <m:r>
                  <w:ins w:id="1992" w:author="Yibin Jiang" w:date="2026-03-21T12:25:00Z">
                    <m:rPr>
                      <m:sty m:val="bi"/>
                    </m:rPr>
                    <w:rPr>
                      <w:rStyle w:val="RSCB03MathematicsGreeketcChar"/>
                      <w:rFonts w:ascii="Cambria Math" w:eastAsia="宋体" w:hAnsi="Cambria Math"/>
                      <w:sz w:val="24"/>
                      <w:szCs w:val="24"/>
                    </w:rPr>
                    <m:t>V</m:t>
                  </w:ins>
                </m:r>
              </m:e>
              <m:sub>
                <m:r>
                  <w:ins w:id="1993" w:author="Yibin Jiang" w:date="2026-03-21T12:25:00Z">
                    <m:rPr>
                      <m:sty m:val="bi"/>
                    </m:rPr>
                    <w:rPr>
                      <w:rStyle w:val="RSCB03MathematicsGreeketcChar"/>
                      <w:rFonts w:ascii="Cambria Math" w:eastAsia="宋体" w:hAnsi="Cambria Math"/>
                      <w:sz w:val="24"/>
                      <w:szCs w:val="24"/>
                    </w:rPr>
                    <m:t>min</m:t>
                  </w:ins>
                </m:r>
              </m:sub>
            </m:sSub>
          </m:e>
        </m:d>
        <m:r>
          <w:ins w:id="1994" w:author="Yibin Jiang" w:date="2026-03-21T12:25:00Z">
            <m:rPr>
              <m:sty m:val="bi"/>
            </m:rPr>
            <w:rPr>
              <w:rStyle w:val="RSCB03MathematicsGreeketcChar"/>
              <w:rFonts w:ascii="Cambria Math" w:eastAsia="宋体" w:hAnsi="Cambria Math"/>
              <w:sz w:val="24"/>
              <w:szCs w:val="24"/>
            </w:rPr>
            <m:t>tanh</m:t>
          </w:ins>
        </m:r>
        <m:d>
          <m:dPr>
            <m:begChr m:val="["/>
            <m:endChr m:val="]"/>
            <m:ctrlPr>
              <w:ins w:id="1995" w:author="Yibin Jiang" w:date="2026-03-21T12:25:00Z">
                <w:rPr>
                  <w:rStyle w:val="RSCB03MathematicsGreeketcChar"/>
                  <w:rFonts w:ascii="Cambria Math" w:eastAsia="宋体" w:hAnsi="Cambria Math"/>
                  <w:b/>
                  <w:bCs/>
                  <w:iCs/>
                  <w:sz w:val="24"/>
                  <w:szCs w:val="24"/>
                </w:rPr>
              </w:ins>
            </m:ctrlPr>
          </m:dPr>
          <m:e>
            <m:r>
              <w:ins w:id="1996" w:author="Yibin Jiang" w:date="2026-03-21T12:25:00Z">
                <m:rPr>
                  <m:sty m:val="bi"/>
                </m:rPr>
                <w:rPr>
                  <w:rStyle w:val="RSCB03MathematicsGreeketcChar"/>
                  <w:rFonts w:ascii="Cambria Math" w:eastAsia="宋体" w:hAnsi="Cambria Math"/>
                  <w:sz w:val="24"/>
                  <w:szCs w:val="24"/>
                </w:rPr>
                <m:t>α</m:t>
              </w:ins>
            </m:r>
            <m:d>
              <m:dPr>
                <m:begChr m:val="|"/>
                <m:endChr m:val="|"/>
                <m:ctrlPr>
                  <w:ins w:id="1997" w:author="Yibin Jiang" w:date="2026-03-21T12:25:00Z">
                    <w:rPr>
                      <w:rStyle w:val="RSCB03MathematicsGreeketcChar"/>
                      <w:rFonts w:ascii="Cambria Math" w:eastAsia="宋体" w:hAnsi="Cambria Math"/>
                      <w:b/>
                      <w:bCs/>
                      <w:iCs/>
                      <w:sz w:val="24"/>
                      <w:szCs w:val="24"/>
                    </w:rPr>
                  </w:ins>
                </m:ctrlPr>
              </m:dPr>
              <m:e>
                <m:r>
                  <w:ins w:id="1998" w:author="Yibin Jiang" w:date="2026-03-21T12:25:00Z">
                    <m:rPr>
                      <m:sty m:val="bi"/>
                    </m:rPr>
                    <w:rPr>
                      <w:rFonts w:ascii="Cambria Math" w:hAnsi="Cambria Math"/>
                      <w:sz w:val="24"/>
                      <w:szCs w:val="24"/>
                      <w:rPrChange w:id="1999" w:author="Yibin Jiang" w:date="2026-03-27T13:33:00Z">
                        <w:rPr>
                          <w:rFonts w:ascii="Cambria Math" w:hAnsi="Cambria Math"/>
                        </w:rPr>
                      </w:rPrChange>
                    </w:rPr>
                    <m:t>Δ</m:t>
                  </w:ins>
                </m:r>
                <m:sSub>
                  <m:sSubPr>
                    <m:ctrlPr>
                      <w:ins w:id="2000" w:author="Yibin Jiang" w:date="2026-03-21T12:25:00Z">
                        <w:rPr>
                          <w:rFonts w:ascii="Cambria Math" w:hAnsi="Cambria Math"/>
                          <w:b/>
                          <w:bCs/>
                          <w:i/>
                          <w:sz w:val="24"/>
                          <w:szCs w:val="24"/>
                        </w:rPr>
                      </w:ins>
                    </m:ctrlPr>
                  </m:sSubPr>
                  <m:e>
                    <m:r>
                      <w:ins w:id="2001" w:author="Yibin Jiang" w:date="2026-03-21T12:25:00Z">
                        <m:rPr>
                          <m:sty m:val="bi"/>
                        </m:rPr>
                        <w:rPr>
                          <w:rFonts w:ascii="Cambria Math" w:hAnsi="Cambria Math"/>
                          <w:sz w:val="24"/>
                          <w:szCs w:val="24"/>
                          <w:rPrChange w:id="2002" w:author="Yibin Jiang" w:date="2026-03-27T13:33:00Z">
                            <w:rPr>
                              <w:rFonts w:ascii="Cambria Math" w:hAnsi="Cambria Math"/>
                            </w:rPr>
                          </w:rPrChange>
                        </w:rPr>
                        <m:t>pH</m:t>
                      </w:ins>
                    </m:r>
                  </m:e>
                  <m:sub>
                    <m:r>
                      <w:ins w:id="2003" w:author="Yibin Jiang" w:date="2026-03-21T12:25:00Z">
                        <m:rPr>
                          <m:sty m:val="bi"/>
                        </m:rPr>
                        <w:rPr>
                          <w:rFonts w:ascii="Cambria Math" w:hAnsi="Cambria Math"/>
                          <w:sz w:val="24"/>
                          <w:szCs w:val="24"/>
                          <w:rPrChange w:id="2004" w:author="Yibin Jiang" w:date="2026-03-27T13:33:00Z">
                            <w:rPr>
                              <w:rFonts w:ascii="Cambria Math" w:hAnsi="Cambria Math"/>
                            </w:rPr>
                          </w:rPrChange>
                        </w:rPr>
                        <m:t>err</m:t>
                      </w:ins>
                    </m:r>
                  </m:sub>
                </m:sSub>
              </m:e>
            </m:d>
            <m:r>
              <w:ins w:id="2005" w:author="Yibin Jiang" w:date="2026-03-21T12:25:00Z">
                <m:rPr>
                  <m:sty m:val="bi"/>
                </m:rPr>
                <w:rPr>
                  <w:rStyle w:val="RSCB03MathematicsGreeketcChar"/>
                  <w:rFonts w:ascii="Cambria Math" w:eastAsia="宋体" w:hAnsi="Cambria Math"/>
                  <w:sz w:val="24"/>
                  <w:szCs w:val="24"/>
                </w:rPr>
                <m:t>+</m:t>
              </w:ins>
            </m:r>
            <m:r>
              <w:ins w:id="2006" w:author="Yibin Jiang" w:date="2026-03-21T12:25:00Z">
                <m:rPr>
                  <m:sty m:val="bi"/>
                </m:rPr>
                <w:rPr>
                  <w:rStyle w:val="RSCB03MathematicsGreeketcChar"/>
                  <w:rFonts w:ascii="Cambria Math" w:eastAsia="宋体" w:hAnsi="Cambria Math"/>
                  <w:sz w:val="24"/>
                  <w:szCs w:val="24"/>
                </w:rPr>
                <m:t>0</m:t>
              </w:ins>
            </m:r>
            <m:r>
              <w:ins w:id="2007" w:author="Yibin Jiang" w:date="2026-03-21T12:25:00Z">
                <m:rPr>
                  <m:sty m:val="bi"/>
                </m:rPr>
                <w:rPr>
                  <w:rStyle w:val="RSCB03MathematicsGreeketcChar"/>
                  <w:rFonts w:ascii="Cambria Math" w:eastAsia="宋体" w:hAnsi="Cambria Math"/>
                  <w:sz w:val="24"/>
                  <w:szCs w:val="24"/>
                </w:rPr>
                <m:t>.</m:t>
              </w:ins>
            </m:r>
            <m:r>
              <w:ins w:id="2008" w:author="Yibin Jiang" w:date="2026-03-21T12:25:00Z">
                <m:rPr>
                  <m:sty m:val="bi"/>
                </m:rPr>
                <w:rPr>
                  <w:rStyle w:val="RSCB03MathematicsGreeketcChar"/>
                  <w:rFonts w:ascii="Cambria Math" w:eastAsia="宋体" w:hAnsi="Cambria Math"/>
                  <w:sz w:val="24"/>
                  <w:szCs w:val="24"/>
                </w:rPr>
                <m:t>1</m:t>
              </w:ins>
            </m:r>
            <m:sSub>
              <m:sSubPr>
                <m:ctrlPr>
                  <w:ins w:id="2009" w:author="Yibin Jiang" w:date="2026-03-21T12:25:00Z">
                    <w:rPr>
                      <w:rStyle w:val="RSCB03MathematicsGreeketcChar"/>
                      <w:rFonts w:ascii="Cambria Math" w:hAnsi="Cambria Math"/>
                      <w:b/>
                      <w:bCs/>
                      <w:iCs/>
                      <w:sz w:val="24"/>
                      <w:szCs w:val="24"/>
                      <w:lang w:eastAsia="zh-CN"/>
                    </w:rPr>
                  </w:ins>
                </m:ctrlPr>
              </m:sSubPr>
              <m:e>
                <m:r>
                  <w:ins w:id="2010" w:author="Yibin Jiang" w:date="2026-03-21T12:25:00Z">
                    <m:rPr>
                      <m:sty m:val="bi"/>
                    </m:rPr>
                    <w:rPr>
                      <w:rStyle w:val="RSCB03MathematicsGreeketcChar"/>
                      <w:rFonts w:ascii="Cambria Math" w:eastAsia="宋体" w:hAnsi="Cambria Math"/>
                      <w:sz w:val="24"/>
                      <w:szCs w:val="24"/>
                    </w:rPr>
                    <m:t>V</m:t>
                  </w:ins>
                </m:r>
              </m:e>
              <m:sub>
                <m:r>
                  <w:ins w:id="2011" w:author="Yibin Jiang" w:date="2026-03-21T12:25:00Z">
                    <m:rPr>
                      <m:sty m:val="bi"/>
                    </m:rPr>
                    <w:rPr>
                      <w:rStyle w:val="RSCB03MathematicsGreeketcChar"/>
                      <w:rFonts w:ascii="Cambria Math" w:eastAsia="宋体" w:hAnsi="Cambria Math"/>
                      <w:sz w:val="24"/>
                      <w:szCs w:val="24"/>
                    </w:rPr>
                    <m:t>req</m:t>
                  </w:ins>
                </m:r>
              </m:sub>
            </m:sSub>
          </m:e>
        </m:d>
      </m:oMath>
      <w:ins w:id="2012" w:author="Yibin Jiang" w:date="2026-03-21T12:25:00Z">
        <w:r w:rsidR="00E46900" w:rsidRPr="00ED2D36">
          <w:rPr>
            <w:rFonts w:ascii="Times New Roman" w:eastAsia="宋体" w:hAnsi="Times New Roman"/>
            <w:sz w:val="24"/>
            <w:szCs w:val="24"/>
            <w:lang w:eastAsia="zh-CN"/>
            <w:rPrChange w:id="2013" w:author="Yibin Jiang" w:date="2026-03-27T13:33:00Z">
              <w:rPr>
                <w:rFonts w:ascii="Times New Roman" w:eastAsia="宋体" w:hAnsi="Times New Roman"/>
              </w:rPr>
            </w:rPrChange>
          </w:rPr>
          <w:t xml:space="preserve">   </w:t>
        </w:r>
        <w:r w:rsidR="00E46900" w:rsidRPr="00ED2D36">
          <w:rPr>
            <w:rFonts w:ascii="Times New Roman" w:eastAsiaTheme="minorEastAsia" w:hAnsi="Times New Roman"/>
            <w:sz w:val="24"/>
            <w:szCs w:val="24"/>
            <w:lang w:eastAsia="zh-CN"/>
            <w:rPrChange w:id="2014" w:author="Yibin Jiang" w:date="2026-03-27T13:33:00Z">
              <w:rPr>
                <w:rFonts w:ascii="Times New Roman" w:hAnsi="Times New Roman"/>
              </w:rPr>
            </w:rPrChange>
          </w:rPr>
          <w:t>(S</w:t>
        </w:r>
        <w:r w:rsidR="00E46900" w:rsidRPr="00ED2D36">
          <w:rPr>
            <w:rFonts w:ascii="Times New Roman" w:eastAsia="宋体" w:hAnsi="Times New Roman"/>
            <w:sz w:val="24"/>
            <w:szCs w:val="24"/>
            <w:lang w:eastAsia="zh-CN"/>
            <w:rPrChange w:id="2015" w:author="Yibin Jiang" w:date="2026-03-27T13:33:00Z">
              <w:rPr>
                <w:rFonts w:ascii="Times New Roman" w:eastAsia="宋体" w:hAnsi="Times New Roman"/>
              </w:rPr>
            </w:rPrChange>
          </w:rPr>
          <w:t>5</w:t>
        </w:r>
        <w:r w:rsidR="00E46900" w:rsidRPr="00ED2D36">
          <w:rPr>
            <w:rFonts w:ascii="Times New Roman" w:eastAsiaTheme="minorEastAsia" w:hAnsi="Times New Roman"/>
            <w:sz w:val="24"/>
            <w:szCs w:val="24"/>
            <w:lang w:eastAsia="zh-CN"/>
            <w:rPrChange w:id="2016" w:author="Yibin Jiang" w:date="2026-03-27T13:33:00Z">
              <w:rPr>
                <w:rFonts w:ascii="Times New Roman" w:hAnsi="Times New Roman"/>
              </w:rPr>
            </w:rPrChange>
          </w:rPr>
          <w:t>)</w:t>
        </w:r>
      </w:ins>
    </w:p>
    <w:p w14:paraId="058AD4A3" w14:textId="406FEE71" w:rsidR="00786B96" w:rsidRPr="00ED2D36" w:rsidRDefault="00786B96" w:rsidP="00397965">
      <w:pPr>
        <w:pStyle w:val="a3"/>
        <w:spacing w:line="360" w:lineRule="auto"/>
        <w:jc w:val="both"/>
        <w:rPr>
          <w:rFonts w:ascii="Times New Roman" w:hAnsi="Times New Roman" w:cs="Times New Roman"/>
          <w:color w:val="000000" w:themeColor="text1"/>
        </w:rPr>
      </w:pPr>
      <w:bookmarkStart w:id="2017" w:name="final-recommended-volume"/>
      <w:bookmarkEnd w:id="1958"/>
      <w:r w:rsidRPr="00ED2D36">
        <w:rPr>
          <w:rFonts w:ascii="Times New Roman" w:hAnsi="Times New Roman" w:cs="Times New Roman"/>
          <w:color w:val="000000" w:themeColor="text1"/>
        </w:rPr>
        <w:lastRenderedPageBreak/>
        <w:t xml:space="preserve">In Eq. S5, the scaling factor </w:t>
      </w:r>
      <m:oMath>
        <m:r>
          <m:rPr>
            <m:sty m:val="bi"/>
          </m:rPr>
          <w:rPr>
            <w:rFonts w:ascii="Cambria Math" w:hAnsi="Cambria Math" w:cs="Times New Roman"/>
            <w:color w:val="000000" w:themeColor="text1"/>
          </w:rPr>
          <m:t>α</m:t>
        </m:r>
      </m:oMath>
      <w:r w:rsidRPr="00ED2D36">
        <w:rPr>
          <w:rFonts w:ascii="Times New Roman" w:hAnsi="Times New Roman" w:cs="Times New Roman"/>
          <w:b/>
          <w:bCs/>
          <w:color w:val="000000" w:themeColor="text1"/>
        </w:rPr>
        <w:t xml:space="preserve"> </w:t>
      </w:r>
      <w:r w:rsidRPr="00ED2D36">
        <w:rPr>
          <w:rFonts w:ascii="Times New Roman" w:hAnsi="Times New Roman" w:cs="Times New Roman"/>
          <w:color w:val="000000" w:themeColor="text1"/>
        </w:rPr>
        <w:t>is defined by Eq. S</w:t>
      </w:r>
      <w:r w:rsidR="00A36BD2" w:rsidRPr="00ED2D36">
        <w:rPr>
          <w:rFonts w:ascii="Times New Roman" w:hAnsi="Times New Roman" w:cs="Times New Roman"/>
          <w:color w:val="000000" w:themeColor="text1"/>
        </w:rPr>
        <w:t>13</w:t>
      </w:r>
      <w:r w:rsidRPr="00ED2D36">
        <w:rPr>
          <w:rFonts w:ascii="Times New Roman" w:hAnsi="Times New Roman" w:cs="Times New Roman"/>
          <w:color w:val="000000" w:themeColor="text1"/>
        </w:rPr>
        <w:t>:</w:t>
      </w:r>
    </w:p>
    <w:p w14:paraId="3A0C36AD" w14:textId="3F59AC9D" w:rsidR="00786B96" w:rsidRPr="00ED2D36" w:rsidRDefault="00786B96" w:rsidP="00397965">
      <w:pPr>
        <w:pStyle w:val="RSCB03MathematicsGreeketc"/>
        <w:spacing w:line="360" w:lineRule="auto"/>
        <w:jc w:val="center"/>
        <w:rPr>
          <w:sz w:val="24"/>
          <w:szCs w:val="24"/>
          <w:lang w:eastAsia="zh-CN"/>
        </w:rPr>
      </w:pPr>
      <m:oMath>
        <m:r>
          <m:rPr>
            <m:sty m:val="bi"/>
          </m:rPr>
          <w:rPr>
            <w:rFonts w:ascii="Cambria Math" w:hAnsi="Cambria Math"/>
            <w:sz w:val="24"/>
            <w:szCs w:val="24"/>
            <w:lang w:eastAsia="zh-CN"/>
          </w:rPr>
          <m:t>α=Φ</m:t>
        </m:r>
        <m:d>
          <m:dPr>
            <m:ctrlPr>
              <w:rPr>
                <w:rFonts w:ascii="Cambria Math" w:hAnsi="Cambria Math"/>
                <w:b/>
                <w:bCs/>
                <w:sz w:val="24"/>
                <w:szCs w:val="24"/>
                <w:lang w:eastAsia="zh-CN"/>
              </w:rPr>
            </m:ctrlPr>
          </m:dPr>
          <m:e>
            <m:r>
              <m:rPr>
                <m:sty m:val="bi"/>
              </m:rPr>
              <w:rPr>
                <w:rFonts w:ascii="Cambria Math" w:hAnsi="Cambria Math"/>
                <w:sz w:val="24"/>
                <w:szCs w:val="24"/>
                <w:lang w:eastAsia="zh-CN"/>
              </w:rPr>
              <m:t>1+r</m:t>
            </m:r>
          </m:e>
        </m:d>
        <m:d>
          <m:dPr>
            <m:ctrlPr>
              <w:rPr>
                <w:rFonts w:ascii="Cambria Math" w:hAnsi="Cambria Math"/>
                <w:b/>
                <w:bCs/>
                <w:sz w:val="24"/>
                <w:szCs w:val="24"/>
                <w:lang w:eastAsia="zh-CN"/>
              </w:rPr>
            </m:ctrlPr>
          </m:dPr>
          <m:e>
            <m:r>
              <m:rPr>
                <m:sty m:val="bi"/>
              </m:rPr>
              <w:rPr>
                <w:rFonts w:ascii="Cambria Math" w:hAnsi="Cambria Math"/>
                <w:sz w:val="24"/>
                <w:szCs w:val="24"/>
                <w:lang w:eastAsia="zh-CN"/>
              </w:rPr>
              <m:t>1-0.1</m:t>
            </m:r>
            <m:r>
              <m:rPr>
                <m:sty m:val="bi"/>
              </m:rPr>
              <w:rPr>
                <w:rFonts w:ascii="Cambria Math" w:hAnsi="Cambria Math"/>
                <w:sz w:val="24"/>
                <w:szCs w:val="24"/>
                <w:lang w:eastAsia="zh-CN"/>
              </w:rPr>
              <m:t>u</m:t>
            </m:r>
          </m:e>
        </m:d>
        <m:r>
          <m:rPr>
            <m:sty m:val="bi"/>
          </m:rPr>
          <w:rPr>
            <w:rFonts w:ascii="Cambria Math" w:hAnsi="Cambria Math"/>
            <w:sz w:val="24"/>
            <w:szCs w:val="24"/>
            <w:lang w:eastAsia="zh-CN"/>
          </w:rPr>
          <m:t>B</m:t>
        </m:r>
      </m:oMath>
      <w:r w:rsidRPr="00ED2D36">
        <w:rPr>
          <w:sz w:val="24"/>
          <w:szCs w:val="24"/>
          <w:lang w:eastAsia="zh-CN"/>
        </w:rPr>
        <w:t xml:space="preserve">  (</w:t>
      </w:r>
      <w:r w:rsidRPr="00ED2D36">
        <w:rPr>
          <w:rFonts w:eastAsiaTheme="minorEastAsia"/>
          <w:sz w:val="24"/>
          <w:szCs w:val="24"/>
          <w:lang w:eastAsia="zh-CN"/>
        </w:rPr>
        <w:t>S</w:t>
      </w:r>
      <w:r w:rsidR="00A36BD2" w:rsidRPr="00ED2D36">
        <w:rPr>
          <w:rFonts w:eastAsia="宋体"/>
          <w:sz w:val="24"/>
          <w:szCs w:val="24"/>
          <w:lang w:eastAsia="zh-CN"/>
        </w:rPr>
        <w:t>13</w:t>
      </w:r>
      <w:r w:rsidRPr="00ED2D36">
        <w:rPr>
          <w:sz w:val="24"/>
          <w:szCs w:val="24"/>
          <w:lang w:eastAsia="zh-CN"/>
        </w:rPr>
        <w:t>)</w:t>
      </w:r>
    </w:p>
    <w:p w14:paraId="019A4CF0" w14:textId="4AC12052" w:rsidR="00786B96" w:rsidRPr="00ED2D36" w:rsidDel="00592A56" w:rsidRDefault="00786B96">
      <w:pPr>
        <w:pStyle w:val="a3"/>
        <w:spacing w:line="360" w:lineRule="auto"/>
        <w:jc w:val="both"/>
        <w:rPr>
          <w:del w:id="2018" w:author="Yibin Jiang" w:date="2026-03-21T12:31:00Z"/>
          <w:rFonts w:ascii="Times New Roman" w:hAnsi="Times New Roman" w:cs="Times New Roman"/>
          <w:color w:val="000000" w:themeColor="text1"/>
        </w:rPr>
      </w:pPr>
      <w:r w:rsidRPr="00ED2D36">
        <w:rPr>
          <w:rFonts w:ascii="Times New Roman" w:hAnsi="Times New Roman" w:cs="Times New Roman"/>
          <w:color w:val="000000" w:themeColor="text1"/>
        </w:rPr>
        <w:t xml:space="preserve">The role of </w:t>
      </w:r>
      <m:oMath>
        <m:r>
          <m:rPr>
            <m:sty m:val="bi"/>
          </m:rPr>
          <w:rPr>
            <w:rFonts w:ascii="Cambria Math" w:hAnsi="Cambria Math" w:cs="Times New Roman"/>
            <w:color w:val="000000" w:themeColor="text1"/>
          </w:rPr>
          <m:t>α</m:t>
        </m:r>
      </m:oMath>
      <w:r w:rsidRPr="00ED2D36">
        <w:rPr>
          <w:rFonts w:ascii="Times New Roman" w:hAnsi="Times New Roman" w:cs="Times New Roman"/>
          <w:b/>
          <w:bCs/>
          <w:color w:val="000000" w:themeColor="text1"/>
        </w:rPr>
        <w:t xml:space="preserve"> </w:t>
      </w:r>
      <w:r w:rsidRPr="00ED2D36">
        <w:rPr>
          <w:rFonts w:ascii="Times New Roman" w:hAnsi="Times New Roman" w:cs="Times New Roman"/>
          <w:color w:val="000000" w:themeColor="text1"/>
        </w:rPr>
        <w:t xml:space="preserve">is to control how aggressively the controller </w:t>
      </w:r>
      <w:del w:id="2019" w:author="Yibin Jiang" w:date="2026-03-21T12:27:00Z">
        <w:r w:rsidRPr="00ED2D36" w:rsidDel="00905DA0">
          <w:rPr>
            <w:rFonts w:ascii="Times New Roman" w:hAnsi="Times New Roman" w:cs="Times New Roman"/>
            <w:color w:val="000000" w:themeColor="text1"/>
          </w:rPr>
          <w:delText xml:space="preserve">follows </w:delText>
        </w:r>
      </w:del>
      <w:ins w:id="2020" w:author="Yibin Jiang" w:date="2026-03-21T12:27:00Z">
        <w:r w:rsidR="00905DA0" w:rsidRPr="00ED2D36">
          <w:rPr>
            <w:color w:val="000000" w:themeColor="text1"/>
          </w:rPr>
          <w:t>follows against</w:t>
        </w:r>
        <w:r w:rsidR="00905DA0" w:rsidRPr="00ED2D36">
          <w:rPr>
            <w:rFonts w:ascii="Times New Roman" w:hAnsi="Times New Roman" w:cs="Times New Roman"/>
            <w:color w:val="000000" w:themeColor="text1"/>
          </w:rPr>
          <w:t xml:space="preserve"> </w:t>
        </w:r>
      </w:ins>
      <m:oMath>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V</m:t>
            </m:r>
          </m:e>
          <m:sub>
            <m:r>
              <m:rPr>
                <m:sty m:val="bi"/>
              </m:rPr>
              <w:rPr>
                <w:rFonts w:ascii="Cambria Math" w:hAnsi="Cambria Math" w:cs="Times New Roman"/>
                <w:color w:val="000000" w:themeColor="text1"/>
              </w:rPr>
              <m:t>req</m:t>
            </m:r>
          </m:sub>
        </m:sSub>
      </m:oMath>
      <w:r w:rsidRPr="00ED2D36">
        <w:rPr>
          <w:rFonts w:ascii="Times New Roman" w:hAnsi="Times New Roman" w:cs="Times New Roman"/>
          <w:color w:val="000000" w:themeColor="text1"/>
        </w:rPr>
        <w:t>. When the chemical model is more reliable</w:t>
      </w:r>
      <w:del w:id="2021" w:author="Yibin Jiang" w:date="2026-03-21T12:31:00Z">
        <w:r w:rsidR="00117E83" w:rsidRPr="00ED2D36" w:rsidDel="006743EA">
          <w:rPr>
            <w:rFonts w:ascii="Times New Roman" w:hAnsi="Times New Roman" w:cs="Times New Roman"/>
            <w:color w:val="000000" w:themeColor="text1"/>
          </w:rPr>
          <w:delText>,</w:delText>
        </w:r>
      </w:del>
      <w:r w:rsidRPr="00ED2D36">
        <w:rPr>
          <w:rFonts w:ascii="Times New Roman" w:hAnsi="Times New Roman" w:cs="Times New Roman"/>
          <w:color w:val="000000" w:themeColor="text1"/>
        </w:rPr>
        <w:t xml:space="preserve"> and the solution response is mild, the controller can move more directly toward the target</w:t>
      </w:r>
      <w:ins w:id="2022" w:author="Yibin Jiang" w:date="2026-03-21T12:31:00Z">
        <w:r w:rsidR="00C5036A" w:rsidRPr="00ED2D36">
          <w:rPr>
            <w:color w:val="000000" w:themeColor="text1"/>
          </w:rPr>
          <w:t xml:space="preserve"> with larger </w:t>
        </w:r>
      </w:ins>
      <m:oMath>
        <m:r>
          <w:ins w:id="2023" w:author="Yibin Jiang" w:date="2026-03-21T12:31:00Z">
            <m:rPr>
              <m:sty m:val="bi"/>
            </m:rPr>
            <w:rPr>
              <w:rFonts w:ascii="Cambria Math" w:hAnsi="Cambria Math" w:cs="Times New Roman"/>
            </w:rPr>
            <m:t>α</m:t>
          </w:ins>
        </m:r>
      </m:oMath>
      <w:ins w:id="2024" w:author="Yibin Jiang" w:date="2026-03-21T12:31:00Z">
        <w:r w:rsidR="00C5036A" w:rsidRPr="00ED2D36">
          <w:rPr>
            <w:b/>
          </w:rPr>
          <w:t xml:space="preserve"> </w:t>
        </w:r>
        <w:r w:rsidR="00C5036A" w:rsidRPr="00ED2D36">
          <w:rPr>
            <w:rFonts w:ascii="Times New Roman" w:hAnsi="Times New Roman" w:cs="Times New Roman" w:hint="eastAsia"/>
            <w:bCs/>
            <w:rPrChange w:id="2025" w:author="Yibin Jiang" w:date="2026-03-27T13:33:00Z">
              <w:rPr>
                <w:rFonts w:hint="eastAsia"/>
                <w:b/>
              </w:rPr>
            </w:rPrChange>
          </w:rPr>
          <w:t>values</w:t>
        </w:r>
      </w:ins>
      <w:r w:rsidRPr="00ED2D36">
        <w:rPr>
          <w:rFonts w:ascii="Times New Roman" w:hAnsi="Times New Roman" w:cs="Times New Roman"/>
          <w:color w:val="000000" w:themeColor="text1"/>
        </w:rPr>
        <w:t>. When the posterior remains uncertain</w:t>
      </w:r>
      <w:ins w:id="2026" w:author="Yibin Jiang" w:date="2026-03-21T12:25:00Z">
        <w:r w:rsidR="0080148C" w:rsidRPr="00ED2D36">
          <w:rPr>
            <w:rFonts w:ascii="Times New Roman" w:hAnsi="Times New Roman" w:cs="Times New Roman"/>
            <w:color w:val="000000" w:themeColor="text1"/>
          </w:rPr>
          <w:t>,</w:t>
        </w:r>
      </w:ins>
      <w:r w:rsidRPr="00ED2D36">
        <w:rPr>
          <w:rFonts w:ascii="Times New Roman" w:hAnsi="Times New Roman" w:cs="Times New Roman"/>
          <w:color w:val="000000" w:themeColor="text1"/>
        </w:rPr>
        <w:t xml:space="preserve"> or the solution responds sharply to </w:t>
      </w:r>
      <w:del w:id="2027" w:author="Yibin Jiang" w:date="2026-03-31T15:23:00Z">
        <w:r w:rsidRPr="00ED2D36" w:rsidDel="00BC2767">
          <w:rPr>
            <w:rFonts w:ascii="Times New Roman" w:hAnsi="Times New Roman" w:cs="Times New Roman"/>
            <w:color w:val="000000" w:themeColor="text1"/>
          </w:rPr>
          <w:delText xml:space="preserve">titrant </w:delText>
        </w:r>
      </w:del>
      <w:ins w:id="2028" w:author="Yibin Jiang" w:date="2026-03-31T15:23:00Z">
        <w:r w:rsidR="00BC2767">
          <w:rPr>
            <w:rFonts w:ascii="Times New Roman" w:hAnsi="Times New Roman" w:cs="Times New Roman" w:hint="eastAsia"/>
            <w:color w:val="000000" w:themeColor="text1"/>
          </w:rPr>
          <w:t>reagent</w:t>
        </w:r>
        <w:r w:rsidR="00BC2767" w:rsidRPr="00ED2D36">
          <w:rPr>
            <w:rFonts w:ascii="Times New Roman" w:hAnsi="Times New Roman" w:cs="Times New Roman"/>
            <w:color w:val="000000" w:themeColor="text1"/>
          </w:rPr>
          <w:t xml:space="preserve"> </w:t>
        </w:r>
      </w:ins>
      <w:r w:rsidRPr="00ED2D36">
        <w:rPr>
          <w:rFonts w:ascii="Times New Roman" w:hAnsi="Times New Roman" w:cs="Times New Roman"/>
          <w:color w:val="000000" w:themeColor="text1"/>
        </w:rPr>
        <w:t>addition, the controller behaves more conservatively.</w:t>
      </w:r>
      <w:ins w:id="2029" w:author="Yibin Jiang" w:date="2026-03-21T12:31:00Z">
        <w:r w:rsidR="00592A56" w:rsidRPr="00ED2D36">
          <w:rPr>
            <w:color w:val="000000" w:themeColor="text1"/>
          </w:rPr>
          <w:t xml:space="preserve"> </w:t>
        </w:r>
      </w:ins>
    </w:p>
    <w:p w14:paraId="17864E9C" w14:textId="7B49181E" w:rsidR="00786B96"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The baseline coefficient </w:t>
      </w:r>
      <m:oMath>
        <m:r>
          <m:rPr>
            <m:sty m:val="bi"/>
          </m:rPr>
          <w:rPr>
            <w:rFonts w:ascii="Cambria Math" w:hAnsi="Cambria Math" w:cs="Times New Roman"/>
          </w:rPr>
          <m:t>Φ</m:t>
        </m:r>
      </m:oMath>
      <w:r w:rsidRPr="00ED2D36">
        <w:rPr>
          <w:rFonts w:ascii="Times New Roman" w:hAnsi="Times New Roman" w:cs="Times New Roman"/>
          <w:color w:val="000000" w:themeColor="text1"/>
        </w:rPr>
        <w:t xml:space="preserve"> is a dimensionless constant that sets the overall response scale of the controller</w:t>
      </w:r>
      <w:ins w:id="2030" w:author="Yibin Jiang" w:date="2026-03-21T12:31:00Z">
        <w:r w:rsidR="00E75299" w:rsidRPr="00ED2D36">
          <w:rPr>
            <w:rFonts w:ascii="Times New Roman" w:hAnsi="Times New Roman" w:cs="Times New Roman"/>
            <w:color w:val="000000" w:themeColor="text1"/>
          </w:rPr>
          <w:t>,</w:t>
        </w:r>
      </w:ins>
      <w:ins w:id="2031" w:author="Yibin Jiang" w:date="2026-03-21T12:28:00Z">
        <w:r w:rsidR="00F84CC2" w:rsidRPr="00ED2D36">
          <w:rPr>
            <w:rFonts w:ascii="Times New Roman" w:hAnsi="Times New Roman" w:cs="Times New Roman"/>
            <w:color w:val="000000" w:themeColor="text1"/>
          </w:rPr>
          <w:t xml:space="preserve"> and we set </w:t>
        </w:r>
      </w:ins>
      <w:del w:id="2032" w:author="Yibin Jiang" w:date="2026-03-21T12:28:00Z">
        <w:r w:rsidRPr="00ED2D36" w:rsidDel="00F84CC2">
          <w:rPr>
            <w:rFonts w:ascii="Times New Roman" w:hAnsi="Times New Roman" w:cs="Times New Roman"/>
            <w:color w:val="000000" w:themeColor="text1"/>
          </w:rPr>
          <w:delText xml:space="preserve">. In this work, </w:delText>
        </w:r>
      </w:del>
      <m:oMath>
        <m:r>
          <m:rPr>
            <m:sty m:val="bi"/>
          </m:rPr>
          <w:rPr>
            <w:rFonts w:ascii="Cambria Math" w:hAnsi="Cambria Math" w:cs="Times New Roman"/>
          </w:rPr>
          <m:t>Φ=0.2</m:t>
        </m:r>
      </m:oMath>
      <w:r w:rsidRPr="00ED2D36">
        <w:rPr>
          <w:rFonts w:ascii="Times New Roman" w:hAnsi="Times New Roman" w:cs="Times New Roman"/>
          <w:color w:val="000000" w:themeColor="text1"/>
        </w:rPr>
        <w:t>.</w:t>
      </w:r>
    </w:p>
    <w:p w14:paraId="7BB45C48" w14:textId="77777777" w:rsidR="00786B96"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Taken together, these terms ensure that the final recommended volume is guided mainly by the equilibrium-based correction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V</m:t>
            </m:r>
          </m:e>
          <m:sub>
            <m:r>
              <m:rPr>
                <m:sty m:val="b"/>
              </m:rPr>
              <w:rPr>
                <w:rFonts w:ascii="Cambria Math" w:hAnsi="Cambria Math" w:cs="Times New Roman"/>
                <w:color w:val="000000" w:themeColor="text1"/>
              </w:rPr>
              <m:t>req</m:t>
            </m:r>
          </m:sub>
        </m:sSub>
      </m:oMath>
      <w:r w:rsidRPr="00ED2D36">
        <w:rPr>
          <w:rFonts w:ascii="Times New Roman" w:hAnsi="Times New Roman" w:cs="Times New Roman"/>
          <w:color w:val="000000" w:themeColor="text1"/>
        </w:rPr>
        <w:t>, but is reduced when the current chemistry is uncertain or when the solution has shown strong pH sensitivity.</w:t>
      </w:r>
    </w:p>
    <w:p w14:paraId="51452BB8" w14:textId="77777777" w:rsidR="00786B96" w:rsidRPr="00027974" w:rsidRDefault="00786B96" w:rsidP="00397965">
      <w:pPr>
        <w:pStyle w:val="2"/>
        <w:spacing w:line="360" w:lineRule="auto"/>
        <w:jc w:val="both"/>
        <w:rPr>
          <w:rFonts w:ascii="Times New Roman" w:hAnsi="Times New Roman" w:cs="Times New Roman"/>
          <w:color w:val="000000" w:themeColor="text1"/>
          <w:sz w:val="24"/>
          <w:szCs w:val="24"/>
          <w:rPrChange w:id="2033" w:author="chao zhang" w:date="2026-03-27T22:25:00Z">
            <w:rPr>
              <w:rFonts w:ascii="Times New Roman" w:hAnsi="Times New Roman" w:cs="Times New Roman"/>
              <w:b/>
              <w:bCs/>
              <w:color w:val="000000" w:themeColor="text1"/>
              <w:sz w:val="24"/>
              <w:szCs w:val="24"/>
            </w:rPr>
          </w:rPrChange>
        </w:rPr>
      </w:pPr>
      <w:bookmarkStart w:id="2034" w:name="imitation-learning"/>
      <w:bookmarkStart w:id="2035" w:name="_Toc228955523"/>
      <w:bookmarkEnd w:id="1896"/>
      <w:bookmarkEnd w:id="2017"/>
      <w:r w:rsidRPr="00027974">
        <w:rPr>
          <w:rFonts w:ascii="Times New Roman" w:hAnsi="Times New Roman" w:cs="Times New Roman"/>
          <w:color w:val="000000" w:themeColor="text1"/>
          <w:sz w:val="24"/>
          <w:szCs w:val="24"/>
          <w:rPrChange w:id="2036" w:author="chao zhang" w:date="2026-03-27T22:25:00Z">
            <w:rPr>
              <w:rFonts w:ascii="Times New Roman" w:hAnsi="Times New Roman" w:cs="Times New Roman"/>
              <w:b/>
              <w:bCs/>
              <w:color w:val="000000" w:themeColor="text1"/>
              <w:sz w:val="24"/>
              <w:szCs w:val="24"/>
            </w:rPr>
          </w:rPrChange>
        </w:rPr>
        <w:t>Imitation Learning</w:t>
      </w:r>
      <w:bookmarkEnd w:id="2035"/>
    </w:p>
    <w:p w14:paraId="65AB0B88" w14:textId="03F5B77B"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To provide a strong initialization for reinforcement learning, we first trained a supervised imitation-learning policy using successful trajectories generated by the Bayesian controller. A total of 8,000 successful </w:t>
      </w:r>
      <w:ins w:id="2037" w:author="Yibin Jiang" w:date="2026-03-31T15:23:00Z">
        <w:r w:rsidR="00C31587" w:rsidRPr="00C31587">
          <w:rPr>
            <w:rFonts w:ascii="Times New Roman" w:hAnsi="Times New Roman" w:cs="Times New Roman"/>
            <w:color w:val="000000" w:themeColor="text1"/>
          </w:rPr>
          <w:t xml:space="preserve">pH-adjustment </w:t>
        </w:r>
      </w:ins>
      <w:del w:id="2038" w:author="Yibin Jiang" w:date="2026-03-31T15:23:00Z">
        <w:r w:rsidRPr="00ED2D36" w:rsidDel="00C31587">
          <w:rPr>
            <w:rFonts w:ascii="Times New Roman" w:hAnsi="Times New Roman" w:cs="Times New Roman"/>
            <w:color w:val="000000" w:themeColor="text1"/>
          </w:rPr>
          <w:delText xml:space="preserve">titration </w:delText>
        </w:r>
      </w:del>
      <w:r w:rsidRPr="00ED2D36">
        <w:rPr>
          <w:rFonts w:ascii="Times New Roman" w:hAnsi="Times New Roman" w:cs="Times New Roman"/>
          <w:color w:val="000000" w:themeColor="text1"/>
        </w:rPr>
        <w:t xml:space="preserve">trajectories were simulated. Each trajectory consists of a sequence of state-action pair </w:t>
      </w:r>
      <m:oMath>
        <m:d>
          <m:dPr>
            <m:ctrlPr>
              <w:rPr>
                <w:rFonts w:ascii="Cambria Math" w:hAnsi="Cambria Math" w:cs="Times New Roman"/>
                <w:b/>
                <w:bCs/>
                <w:color w:val="000000" w:themeColor="text1"/>
              </w:rPr>
            </m:ctrlPr>
          </m:dPr>
          <m:e>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s</m:t>
                </m:r>
              </m:e>
              <m:sub>
                <m:r>
                  <m:rPr>
                    <m:sty m:val="bi"/>
                  </m:rPr>
                  <w:rPr>
                    <w:rFonts w:ascii="Cambria Math" w:hAnsi="Cambria Math" w:cs="Times New Roman"/>
                    <w:color w:val="000000" w:themeColor="text1"/>
                  </w:rPr>
                  <m:t>t</m:t>
                </m:r>
              </m:sub>
            </m:sSub>
            <m:r>
              <m:rPr>
                <m:sty m:val="b"/>
              </m:rPr>
              <w:rPr>
                <w:rFonts w:ascii="Cambria Math" w:hAnsi="Cambria Math" w:cs="Times New Roman"/>
                <w:color w:val="000000" w:themeColor="text1"/>
              </w:rPr>
              <m:t>,</m:t>
            </m:r>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a</m:t>
                </m:r>
              </m:e>
              <m:sub>
                <m:r>
                  <m:rPr>
                    <m:sty m:val="bi"/>
                  </m:rPr>
                  <w:rPr>
                    <w:rFonts w:ascii="Cambria Math" w:hAnsi="Cambria Math" w:cs="Times New Roman"/>
                    <w:color w:val="000000" w:themeColor="text1"/>
                  </w:rPr>
                  <m:t>t</m:t>
                </m:r>
              </m:sub>
            </m:sSub>
          </m:e>
        </m:d>
      </m:oMath>
      <w:r w:rsidRPr="00ED2D36">
        <w:rPr>
          <w:rFonts w:ascii="Times New Roman" w:hAnsi="Times New Roman" w:cs="Times New Roman"/>
          <w:color w:val="000000" w:themeColor="text1"/>
        </w:rPr>
        <w:t xml:space="preserve">, where </w:t>
      </w:r>
      <m:oMath>
        <m:r>
          <m:rPr>
            <m:sty m:val="bi"/>
          </m:rPr>
          <w:rPr>
            <w:rFonts w:ascii="Cambria Math" w:hAnsi="Cambria Math" w:cs="Times New Roman"/>
            <w:color w:val="000000" w:themeColor="text1"/>
          </w:rPr>
          <m:t>t</m:t>
        </m:r>
      </m:oMath>
      <w:r w:rsidRPr="00ED2D36">
        <w:rPr>
          <w:rFonts w:ascii="Times New Roman" w:hAnsi="Times New Roman" w:cs="Times New Roman"/>
          <w:color w:val="000000" w:themeColor="text1"/>
        </w:rPr>
        <w:t xml:space="preserve"> denotes the </w:t>
      </w:r>
      <w:ins w:id="2039" w:author="Yibin Jiang" w:date="2026-03-21T12:32:00Z">
        <w:r w:rsidR="003546A2" w:rsidRPr="00ED2D36">
          <w:rPr>
            <w:rFonts w:ascii="Times New Roman" w:hAnsi="Times New Roman" w:cs="Times New Roman"/>
            <w:color w:val="000000" w:themeColor="text1"/>
          </w:rPr>
          <w:t xml:space="preserve">index of </w:t>
        </w:r>
      </w:ins>
      <w:ins w:id="2040" w:author="Yibin Jiang" w:date="2026-03-31T15:23:00Z">
        <w:r w:rsidR="004E202C" w:rsidRPr="004E202C">
          <w:rPr>
            <w:rFonts w:ascii="Times New Roman" w:hAnsi="Times New Roman" w:cs="Times New Roman"/>
            <w:color w:val="000000" w:themeColor="text1"/>
          </w:rPr>
          <w:t xml:space="preserve">pH-adjustment </w:t>
        </w:r>
      </w:ins>
      <w:del w:id="2041" w:author="Yibin Jiang" w:date="2026-03-31T15:23:00Z">
        <w:r w:rsidRPr="00ED2D36" w:rsidDel="004E202C">
          <w:rPr>
            <w:rFonts w:ascii="Times New Roman" w:hAnsi="Times New Roman" w:cs="Times New Roman"/>
            <w:color w:val="000000" w:themeColor="text1"/>
          </w:rPr>
          <w:delText xml:space="preserve">titration </w:delText>
        </w:r>
      </w:del>
      <w:r w:rsidRPr="00ED2D36">
        <w:rPr>
          <w:rFonts w:ascii="Times New Roman" w:hAnsi="Times New Roman" w:cs="Times New Roman"/>
          <w:color w:val="000000" w:themeColor="text1"/>
        </w:rPr>
        <w:t>step</w:t>
      </w:r>
      <w:del w:id="2042" w:author="Yibin Jiang" w:date="2026-03-21T12:32:00Z">
        <w:r w:rsidRPr="00ED2D36" w:rsidDel="003546A2">
          <w:rPr>
            <w:rFonts w:ascii="Times New Roman" w:hAnsi="Times New Roman" w:cs="Times New Roman"/>
            <w:color w:val="000000" w:themeColor="text1"/>
          </w:rPr>
          <w:delText xml:space="preserve"> index</w:delText>
        </w:r>
      </w:del>
      <w:r w:rsidRPr="00ED2D36">
        <w:rPr>
          <w:rFonts w:ascii="Times New Roman" w:hAnsi="Times New Roman" w:cs="Times New Roman"/>
          <w:color w:val="000000" w:themeColor="text1"/>
        </w:rPr>
        <w:t>.</w:t>
      </w:r>
    </w:p>
    <w:p w14:paraId="6DE64A81" w14:textId="7B4E54CF" w:rsidR="00786B96"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At step </w:t>
      </w:r>
      <m:oMath>
        <m:r>
          <m:rPr>
            <m:sty m:val="bi"/>
          </m:rPr>
          <w:rPr>
            <w:rFonts w:ascii="Cambria Math" w:hAnsi="Cambria Math" w:cs="Times New Roman"/>
            <w:color w:val="000000" w:themeColor="text1"/>
          </w:rPr>
          <m:t>t</m:t>
        </m:r>
      </m:oMath>
      <w:r w:rsidRPr="00ED2D36">
        <w:rPr>
          <w:rFonts w:ascii="Times New Roman" w:hAnsi="Times New Roman" w:cs="Times New Roman"/>
          <w:color w:val="000000" w:themeColor="text1"/>
        </w:rPr>
        <w:t>, the state vector is defined as</w:t>
      </w:r>
    </w:p>
    <w:p w14:paraId="36C5187F" w14:textId="77777777" w:rsidR="00786B96" w:rsidRPr="00ED2D36" w:rsidRDefault="003D17D6" w:rsidP="00397965">
      <w:pPr>
        <w:pStyle w:val="a3"/>
        <w:spacing w:line="360" w:lineRule="auto"/>
        <w:jc w:val="both"/>
        <w:rPr>
          <w:rFonts w:ascii="Times New Roman" w:hAnsi="Times New Roman" w:cs="Times New Roman"/>
          <w:b/>
          <w:bCs/>
          <w:color w:val="000000" w:themeColor="text1"/>
        </w:rPr>
      </w:pPr>
      <m:oMathPara>
        <m:oMathParaPr>
          <m:jc m:val="center"/>
        </m:oMathParaP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s</m:t>
              </m:r>
            </m:e>
            <m:sub>
              <m:r>
                <m:rPr>
                  <m:sty m:val="bi"/>
                </m:rPr>
                <w:rPr>
                  <w:rFonts w:ascii="Cambria Math" w:hAnsi="Cambria Math" w:cs="Times New Roman"/>
                  <w:color w:val="000000" w:themeColor="text1"/>
                </w:rPr>
                <m:t>t</m:t>
              </m:r>
            </m:sub>
          </m:sSub>
          <m:r>
            <m:rPr>
              <m:sty m:val="b"/>
            </m:rPr>
            <w:rPr>
              <w:rFonts w:ascii="Cambria Math" w:hAnsi="Cambria Math" w:cs="Times New Roman"/>
              <w:color w:val="000000" w:themeColor="text1"/>
            </w:rPr>
            <m:t>∈</m:t>
          </m:r>
          <m:sSup>
            <m:sSupPr>
              <m:ctrlPr>
                <w:rPr>
                  <w:rFonts w:ascii="Cambria Math" w:hAnsi="Cambria Math" w:cs="Times New Roman"/>
                  <w:b/>
                  <w:bCs/>
                  <w:color w:val="000000" w:themeColor="text1"/>
                </w:rPr>
              </m:ctrlPr>
            </m:sSupPr>
            <m:e>
              <m:r>
                <m:rPr>
                  <m:scr m:val="double-struck"/>
                  <m:sty m:val="b"/>
                </m:rPr>
                <w:rPr>
                  <w:rFonts w:ascii="Cambria Math" w:hAnsi="Cambria Math" w:cs="Times New Roman"/>
                  <w:color w:val="000000" w:themeColor="text1"/>
                </w:rPr>
                <m:t>R</m:t>
              </m:r>
            </m:e>
            <m:sup>
              <m:r>
                <m:rPr>
                  <m:sty m:val="bi"/>
                </m:rPr>
                <w:rPr>
                  <w:rFonts w:ascii="Cambria Math" w:hAnsi="Cambria Math" w:cs="Times New Roman"/>
                  <w:color w:val="000000" w:themeColor="text1"/>
                </w:rPr>
                <m:t>5</m:t>
              </m:r>
            </m:sup>
          </m:sSup>
          <m:r>
            <m:rPr>
              <m:sty m:val="b"/>
            </m:rPr>
            <w:rPr>
              <w:rFonts w:ascii="Cambria Math" w:hAnsi="Cambria Math" w:cs="Times New Roman"/>
              <w:color w:val="000000" w:themeColor="text1"/>
            </w:rPr>
            <m:t>,</m:t>
          </m:r>
        </m:oMath>
      </m:oMathPara>
    </w:p>
    <w:p w14:paraId="42498DB0" w14:textId="77777777"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and contains the following five features:</w:t>
      </w:r>
    </w:p>
    <w:p w14:paraId="1ACD72B4" w14:textId="315BCD11" w:rsidR="00786B96" w:rsidRPr="00ED2D36" w:rsidRDefault="00786B96" w:rsidP="00397965">
      <w:pPr>
        <w:pStyle w:val="Compact"/>
        <w:numPr>
          <w:ilvl w:val="0"/>
          <w:numId w:val="9"/>
        </w:numPr>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the current measured pH, </w:t>
      </w:r>
      <m:oMath>
        <m:sSub>
          <m:sSubPr>
            <m:ctrlPr>
              <w:rPr>
                <w:rFonts w:ascii="Cambria Math" w:hAnsi="Cambria Math" w:cs="Times New Roman"/>
                <w:b/>
                <w:bCs/>
                <w:color w:val="000000" w:themeColor="text1"/>
              </w:rPr>
            </m:ctrlPr>
          </m:sSubPr>
          <m:e>
            <m:r>
              <m:rPr>
                <m:sty m:val="b"/>
              </m:rPr>
              <w:rPr>
                <w:rFonts w:ascii="Cambria Math" w:hAnsi="Cambria Math" w:cs="Times New Roman"/>
                <w:color w:val="000000" w:themeColor="text1"/>
              </w:rPr>
              <m:t>pH</m:t>
            </m:r>
          </m:e>
          <m:sub>
            <m:r>
              <m:rPr>
                <m:sty m:val="bi"/>
              </m:rPr>
              <w:rPr>
                <w:rFonts w:ascii="Cambria Math" w:hAnsi="Cambria Math" w:cs="Times New Roman"/>
                <w:color w:val="000000" w:themeColor="text1"/>
              </w:rPr>
              <m:t>t</m:t>
            </m:r>
          </m:sub>
        </m:sSub>
      </m:oMath>
      <w:r w:rsidRPr="00ED2D36">
        <w:rPr>
          <w:rFonts w:ascii="Times New Roman" w:hAnsi="Times New Roman" w:cs="Times New Roman"/>
          <w:color w:val="000000" w:themeColor="text1"/>
        </w:rPr>
        <w:t xml:space="preserve"> (dimensionless);</w:t>
      </w:r>
    </w:p>
    <w:p w14:paraId="56B62E18" w14:textId="09E20F0E" w:rsidR="00786B96" w:rsidRPr="00ED2D36" w:rsidRDefault="00786B96" w:rsidP="00397965">
      <w:pPr>
        <w:pStyle w:val="Compact"/>
        <w:numPr>
          <w:ilvl w:val="0"/>
          <w:numId w:val="9"/>
        </w:numPr>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the target pH, </w:t>
      </w:r>
      <m:oMath>
        <m:sSub>
          <m:sSubPr>
            <m:ctrlPr>
              <w:rPr>
                <w:rFonts w:ascii="Cambria Math" w:hAnsi="Cambria Math" w:cs="Times New Roman"/>
                <w:b/>
                <w:bCs/>
                <w:color w:val="000000" w:themeColor="text1"/>
              </w:rPr>
            </m:ctrlPr>
          </m:sSubPr>
          <m:e>
            <m:r>
              <m:rPr>
                <m:sty m:val="b"/>
              </m:rPr>
              <w:rPr>
                <w:rFonts w:ascii="Cambria Math" w:hAnsi="Cambria Math" w:cs="Times New Roman"/>
                <w:color w:val="000000" w:themeColor="text1"/>
              </w:rPr>
              <m:t>pH</m:t>
            </m:r>
          </m:e>
          <m:sub>
            <m:r>
              <m:rPr>
                <m:sty m:val="b"/>
              </m:rPr>
              <w:rPr>
                <w:rFonts w:ascii="Cambria Math" w:hAnsi="Cambria Math" w:cs="Times New Roman"/>
                <w:color w:val="000000" w:themeColor="text1"/>
              </w:rPr>
              <m:t>target</m:t>
            </m:r>
          </m:sub>
        </m:sSub>
      </m:oMath>
      <w:r w:rsidRPr="00ED2D36">
        <w:rPr>
          <w:rFonts w:ascii="Times New Roman" w:hAnsi="Times New Roman" w:cs="Times New Roman"/>
          <w:color w:val="000000" w:themeColor="text1"/>
        </w:rPr>
        <w:t xml:space="preserve"> (dimensionless);</w:t>
      </w:r>
    </w:p>
    <w:p w14:paraId="26132C3B" w14:textId="77777777" w:rsidR="00786B96" w:rsidRPr="00ED2D36" w:rsidRDefault="00786B96" w:rsidP="00397965">
      <w:pPr>
        <w:pStyle w:val="Compact"/>
        <w:numPr>
          <w:ilvl w:val="0"/>
          <w:numId w:val="9"/>
        </w:numPr>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the change in measured pH between the current and previous steps,</w:t>
      </w:r>
    </w:p>
    <w:p w14:paraId="4894A149" w14:textId="47AA1E17" w:rsidR="00786B96" w:rsidRPr="00ED2D36" w:rsidRDefault="00786B96" w:rsidP="00397965">
      <w:pPr>
        <w:pStyle w:val="Compact"/>
        <w:spacing w:line="360" w:lineRule="auto"/>
        <w:jc w:val="center"/>
        <w:rPr>
          <w:rFonts w:ascii="Times New Roman" w:hAnsi="Times New Roman" w:cs="Times New Roman"/>
          <w:b/>
          <w:bCs/>
          <w:color w:val="000000" w:themeColor="text1"/>
          <w:lang w:eastAsia="zh-CN"/>
        </w:rPr>
      </w:pPr>
      <m:oMath>
        <m:r>
          <m:rPr>
            <m:sty m:val="bi"/>
          </m:rPr>
          <w:rPr>
            <w:rFonts w:ascii="Cambria Math" w:hAnsi="Cambria Math" w:cs="Times New Roman"/>
            <w:color w:val="000000" w:themeColor="text1"/>
          </w:rPr>
          <m:t>Δ</m:t>
        </m:r>
        <m:sSub>
          <m:sSubPr>
            <m:ctrlPr>
              <w:rPr>
                <w:rFonts w:ascii="Cambria Math" w:hAnsi="Cambria Math" w:cs="Times New Roman"/>
                <w:b/>
                <w:bCs/>
                <w:color w:val="000000" w:themeColor="text1"/>
              </w:rPr>
            </m:ctrlPr>
          </m:sSubPr>
          <m:e>
            <m:r>
              <m:rPr>
                <m:sty m:val="b"/>
              </m:rPr>
              <w:rPr>
                <w:rFonts w:ascii="Cambria Math" w:hAnsi="Cambria Math" w:cs="Times New Roman"/>
                <w:color w:val="000000" w:themeColor="text1"/>
              </w:rPr>
              <m:t>pH</m:t>
            </m:r>
          </m:e>
          <m:sub>
            <m:r>
              <m:rPr>
                <m:sty m:val="bi"/>
              </m:rPr>
              <w:rPr>
                <w:rFonts w:ascii="Cambria Math" w:hAnsi="Cambria Math" w:cs="Times New Roman"/>
                <w:color w:val="000000" w:themeColor="text1"/>
              </w:rPr>
              <m:t>t</m:t>
            </m:r>
          </m:sub>
        </m:sSub>
        <m:r>
          <m:rPr>
            <m:sty m:val="b"/>
          </m:rPr>
          <w:rPr>
            <w:rFonts w:ascii="Cambria Math" w:hAnsi="Cambria Math" w:cs="Times New Roman"/>
            <w:color w:val="000000" w:themeColor="text1"/>
          </w:rPr>
          <m:t>=</m:t>
        </m:r>
        <m:sSub>
          <m:sSubPr>
            <m:ctrlPr>
              <w:rPr>
                <w:rFonts w:ascii="Cambria Math" w:hAnsi="Cambria Math" w:cs="Times New Roman"/>
                <w:b/>
                <w:bCs/>
                <w:color w:val="000000" w:themeColor="text1"/>
              </w:rPr>
            </m:ctrlPr>
          </m:sSubPr>
          <m:e>
            <m:r>
              <m:rPr>
                <m:sty m:val="b"/>
              </m:rPr>
              <w:rPr>
                <w:rFonts w:ascii="Cambria Math" w:hAnsi="Cambria Math" w:cs="Times New Roman"/>
                <w:color w:val="000000" w:themeColor="text1"/>
              </w:rPr>
              <m:t>pH</m:t>
            </m:r>
          </m:e>
          <m:sub>
            <m:r>
              <m:rPr>
                <m:sty m:val="bi"/>
              </m:rPr>
              <w:rPr>
                <w:rFonts w:ascii="Cambria Math" w:hAnsi="Cambria Math" w:cs="Times New Roman"/>
                <w:color w:val="000000" w:themeColor="text1"/>
              </w:rPr>
              <m:t>t</m:t>
            </m:r>
          </m:sub>
        </m:sSub>
        <m:r>
          <m:rPr>
            <m:sty m:val="b"/>
          </m:rPr>
          <w:rPr>
            <w:rFonts w:ascii="Cambria Math" w:hAnsi="Cambria Math" w:cs="Times New Roman"/>
            <w:color w:val="000000" w:themeColor="text1"/>
          </w:rPr>
          <m:t>-</m:t>
        </m:r>
        <m:sSub>
          <m:sSubPr>
            <m:ctrlPr>
              <w:rPr>
                <w:rFonts w:ascii="Cambria Math" w:hAnsi="Cambria Math" w:cs="Times New Roman"/>
                <w:b/>
                <w:bCs/>
                <w:color w:val="000000" w:themeColor="text1"/>
              </w:rPr>
            </m:ctrlPr>
          </m:sSubPr>
          <m:e>
            <m:r>
              <m:rPr>
                <m:sty m:val="b"/>
              </m:rPr>
              <w:rPr>
                <w:rFonts w:ascii="Cambria Math" w:hAnsi="Cambria Math" w:cs="Times New Roman"/>
                <w:color w:val="000000" w:themeColor="text1"/>
              </w:rPr>
              <m:t>pH</m:t>
            </m:r>
          </m:e>
          <m:sub>
            <m:r>
              <m:rPr>
                <m:sty m:val="bi"/>
              </m:rPr>
              <w:rPr>
                <w:rFonts w:ascii="Cambria Math" w:hAnsi="Cambria Math" w:cs="Times New Roman"/>
                <w:color w:val="000000" w:themeColor="text1"/>
              </w:rPr>
              <m:t>t</m:t>
            </m:r>
            <m:r>
              <m:rPr>
                <m:sty m:val="b"/>
              </m:rPr>
              <w:rPr>
                <w:rFonts w:ascii="Cambria Math" w:hAnsi="Cambria Math" w:cs="Times New Roman"/>
                <w:color w:val="000000" w:themeColor="text1"/>
              </w:rPr>
              <m:t>-</m:t>
            </m:r>
            <m:r>
              <m:rPr>
                <m:sty m:val="bi"/>
              </m:rPr>
              <w:rPr>
                <w:rFonts w:ascii="Cambria Math" w:hAnsi="Cambria Math" w:cs="Times New Roman"/>
                <w:color w:val="000000" w:themeColor="text1"/>
              </w:rPr>
              <m:t>1</m:t>
            </m:r>
          </m:sub>
        </m:sSub>
        <m:r>
          <m:rPr>
            <m:sty m:val="b"/>
          </m:rPr>
          <w:rPr>
            <w:rFonts w:ascii="Cambria Math" w:hAnsi="Cambria Math" w:cs="Times New Roman"/>
            <w:color w:val="000000" w:themeColor="text1"/>
          </w:rPr>
          <m:t>,</m:t>
        </m:r>
      </m:oMath>
      <w:r w:rsidR="00A36BD2" w:rsidRPr="00ED2D36">
        <w:rPr>
          <w:rFonts w:ascii="Times New Roman" w:hAnsi="Times New Roman" w:cs="Times New Roman"/>
          <w:b/>
          <w:color w:val="000000" w:themeColor="text1"/>
          <w:lang w:eastAsia="zh-CN"/>
        </w:rPr>
        <w:t xml:space="preserve">   </w:t>
      </w:r>
      <w:r w:rsidR="00A36BD2" w:rsidRPr="00ED2D36">
        <w:rPr>
          <w:rFonts w:ascii="Times New Roman" w:hAnsi="Times New Roman" w:cs="Times New Roman"/>
          <w:bCs/>
          <w:color w:val="000000" w:themeColor="text1"/>
          <w:lang w:eastAsia="zh-CN"/>
        </w:rPr>
        <w:t>(14)</w:t>
      </w:r>
    </w:p>
    <w:p w14:paraId="08FC3CCC" w14:textId="77777777" w:rsidR="00786B96" w:rsidRPr="00ED2D36" w:rsidRDefault="00786B96" w:rsidP="00397965">
      <w:pPr>
        <w:pStyle w:val="Compact"/>
        <w:numPr>
          <w:ilvl w:val="0"/>
          <w:numId w:val="8"/>
        </w:numPr>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lastRenderedPageBreak/>
        <w:t>which is also dimensionless;</w:t>
      </w:r>
    </w:p>
    <w:p w14:paraId="4FB51854" w14:textId="06B1E80D" w:rsidR="00786B96" w:rsidRPr="00ED2D36" w:rsidRDefault="00786B96" w:rsidP="00397965">
      <w:pPr>
        <w:pStyle w:val="Compact"/>
        <w:numPr>
          <w:ilvl w:val="0"/>
          <w:numId w:val="9"/>
        </w:numPr>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the current pH </w:t>
      </w:r>
      <w:r w:rsidR="00EC06D5" w:rsidRPr="00ED2D36">
        <w:rPr>
          <w:rFonts w:ascii="Times New Roman" w:hAnsi="Times New Roman" w:cs="Times New Roman"/>
          <w:color w:val="000000" w:themeColor="text1"/>
          <w:lang w:eastAsia="zh-CN"/>
        </w:rPr>
        <w:t>difference toward the target</w:t>
      </w:r>
      <w:r w:rsidRPr="00ED2D36">
        <w:rPr>
          <w:rFonts w:ascii="Times New Roman" w:hAnsi="Times New Roman" w:cs="Times New Roman"/>
          <w:color w:val="000000" w:themeColor="text1"/>
        </w:rPr>
        <w:t>,</w:t>
      </w:r>
    </w:p>
    <w:p w14:paraId="71732D86" w14:textId="56FE818D" w:rsidR="00786B96" w:rsidRPr="00ED2D36" w:rsidRDefault="003D17D6" w:rsidP="00397965">
      <w:pPr>
        <w:pStyle w:val="Compact"/>
        <w:spacing w:line="360" w:lineRule="auto"/>
        <w:jc w:val="center"/>
        <w:rPr>
          <w:rFonts w:ascii="Times New Roman" w:hAnsi="Times New Roman" w:cs="Times New Roman"/>
          <w:b/>
          <w:bCs/>
          <w:color w:val="000000" w:themeColor="text1"/>
        </w:rPr>
      </w:pP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e</m:t>
            </m:r>
          </m:e>
          <m:sub>
            <m:r>
              <m:rPr>
                <m:sty m:val="bi"/>
              </m:rPr>
              <w:rPr>
                <w:rFonts w:ascii="Cambria Math" w:hAnsi="Cambria Math" w:cs="Times New Roman"/>
                <w:color w:val="000000" w:themeColor="text1"/>
              </w:rPr>
              <m:t>t</m:t>
            </m:r>
          </m:sub>
        </m:sSub>
        <m:r>
          <m:rPr>
            <m:sty m:val="b"/>
          </m:rPr>
          <w:rPr>
            <w:rFonts w:ascii="Cambria Math" w:hAnsi="Cambria Math" w:cs="Times New Roman"/>
            <w:color w:val="000000" w:themeColor="text1"/>
          </w:rPr>
          <m:t>=</m:t>
        </m:r>
        <m:sSub>
          <m:sSubPr>
            <m:ctrlPr>
              <w:rPr>
                <w:rFonts w:ascii="Cambria Math" w:hAnsi="Cambria Math" w:cs="Times New Roman"/>
                <w:b/>
                <w:bCs/>
                <w:color w:val="000000" w:themeColor="text1"/>
              </w:rPr>
            </m:ctrlPr>
          </m:sSubPr>
          <m:e>
            <m:r>
              <m:rPr>
                <m:sty m:val="b"/>
              </m:rPr>
              <w:rPr>
                <w:rFonts w:ascii="Cambria Math" w:hAnsi="Cambria Math" w:cs="Times New Roman"/>
                <w:color w:val="000000" w:themeColor="text1"/>
              </w:rPr>
              <m:t>pH</m:t>
            </m:r>
          </m:e>
          <m:sub>
            <m:r>
              <m:rPr>
                <m:sty m:val="b"/>
              </m:rPr>
              <w:rPr>
                <w:rFonts w:ascii="Cambria Math" w:hAnsi="Cambria Math" w:cs="Times New Roman"/>
                <w:color w:val="000000" w:themeColor="text1"/>
              </w:rPr>
              <m:t>target</m:t>
            </m:r>
          </m:sub>
        </m:sSub>
        <m:r>
          <m:rPr>
            <m:sty m:val="b"/>
          </m:rPr>
          <w:rPr>
            <w:rFonts w:ascii="Cambria Math" w:hAnsi="Cambria Math" w:cs="Times New Roman"/>
            <w:color w:val="000000" w:themeColor="text1"/>
          </w:rPr>
          <m:t>-</m:t>
        </m:r>
        <m:sSub>
          <m:sSubPr>
            <m:ctrlPr>
              <w:rPr>
                <w:rFonts w:ascii="Cambria Math" w:hAnsi="Cambria Math" w:cs="Times New Roman"/>
                <w:b/>
                <w:bCs/>
                <w:color w:val="000000" w:themeColor="text1"/>
              </w:rPr>
            </m:ctrlPr>
          </m:sSubPr>
          <m:e>
            <m:r>
              <m:rPr>
                <m:sty m:val="b"/>
              </m:rPr>
              <w:rPr>
                <w:rFonts w:ascii="Cambria Math" w:hAnsi="Cambria Math" w:cs="Times New Roman"/>
                <w:color w:val="000000" w:themeColor="text1"/>
              </w:rPr>
              <m:t>pH</m:t>
            </m:r>
          </m:e>
          <m:sub>
            <m:r>
              <m:rPr>
                <m:sty m:val="bi"/>
              </m:rPr>
              <w:rPr>
                <w:rFonts w:ascii="Cambria Math" w:hAnsi="Cambria Math" w:cs="Times New Roman"/>
                <w:color w:val="000000" w:themeColor="text1"/>
              </w:rPr>
              <m:t>t</m:t>
            </m:r>
          </m:sub>
        </m:sSub>
        <m:r>
          <m:rPr>
            <m:sty m:val="b"/>
          </m:rPr>
          <w:rPr>
            <w:rFonts w:ascii="Cambria Math" w:hAnsi="Cambria Math" w:cs="Times New Roman"/>
            <w:color w:val="000000" w:themeColor="text1"/>
          </w:rPr>
          <m:t>,</m:t>
        </m:r>
      </m:oMath>
      <w:r w:rsidR="00A36BD2" w:rsidRPr="00ED2D36">
        <w:rPr>
          <w:rFonts w:ascii="Times New Roman" w:hAnsi="Times New Roman" w:cs="Times New Roman"/>
          <w:bCs/>
          <w:color w:val="000000" w:themeColor="text1"/>
          <w:lang w:eastAsia="zh-CN"/>
        </w:rPr>
        <w:t xml:space="preserve">   (15)</w:t>
      </w:r>
    </w:p>
    <w:p w14:paraId="6AA653CE" w14:textId="77777777" w:rsidR="00786B96" w:rsidRPr="00ED2D36" w:rsidRDefault="00786B96" w:rsidP="00397965">
      <w:pPr>
        <w:pStyle w:val="Compact"/>
        <w:numPr>
          <w:ilvl w:val="0"/>
          <w:numId w:val="8"/>
        </w:numPr>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which is dimensionless; and</w:t>
      </w:r>
    </w:p>
    <w:p w14:paraId="09E9F5DB" w14:textId="4BD61C45" w:rsidR="00786B96" w:rsidRPr="00ED2D36" w:rsidRDefault="00786B96" w:rsidP="00397965">
      <w:pPr>
        <w:pStyle w:val="Compact"/>
        <w:numPr>
          <w:ilvl w:val="0"/>
          <w:numId w:val="9"/>
        </w:numPr>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the </w:t>
      </w:r>
      <w:del w:id="2043" w:author="Yibin Jiang" w:date="2026-03-31T15:23:00Z">
        <w:r w:rsidRPr="00ED2D36" w:rsidDel="00175D5D">
          <w:rPr>
            <w:rFonts w:ascii="Times New Roman" w:hAnsi="Times New Roman" w:cs="Times New Roman"/>
            <w:color w:val="000000" w:themeColor="text1"/>
          </w:rPr>
          <w:delText xml:space="preserve">titrant </w:delText>
        </w:r>
      </w:del>
      <w:ins w:id="2044" w:author="Yibin Jiang" w:date="2026-03-31T15:23:00Z">
        <w:r w:rsidR="00175D5D">
          <w:rPr>
            <w:rFonts w:ascii="Times New Roman" w:hAnsi="Times New Roman" w:cs="Times New Roman" w:hint="eastAsia"/>
            <w:color w:val="000000" w:themeColor="text1"/>
            <w:lang w:eastAsia="zh-CN"/>
          </w:rPr>
          <w:t>reagent</w:t>
        </w:r>
        <w:r w:rsidR="00175D5D" w:rsidRPr="00ED2D36">
          <w:rPr>
            <w:rFonts w:ascii="Times New Roman" w:hAnsi="Times New Roman" w:cs="Times New Roman"/>
            <w:color w:val="000000" w:themeColor="text1"/>
          </w:rPr>
          <w:t xml:space="preserve"> </w:t>
        </w:r>
      </w:ins>
      <w:r w:rsidRPr="00ED2D36">
        <w:rPr>
          <w:rFonts w:ascii="Times New Roman" w:hAnsi="Times New Roman" w:cs="Times New Roman"/>
          <w:color w:val="000000" w:themeColor="text1"/>
        </w:rPr>
        <w:t xml:space="preserve">volume used in the previous step,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V</m:t>
            </m:r>
          </m:e>
          <m:sub>
            <m:r>
              <m:rPr>
                <m:sty m:val="bi"/>
              </m:rPr>
              <w:rPr>
                <w:rFonts w:ascii="Cambria Math" w:hAnsi="Cambria Math" w:cs="Times New Roman"/>
                <w:color w:val="000000" w:themeColor="text1"/>
              </w:rPr>
              <m:t>t</m:t>
            </m:r>
            <m:r>
              <m:rPr>
                <m:sty m:val="b"/>
              </m:rPr>
              <w:rPr>
                <w:rFonts w:ascii="Cambria Math" w:hAnsi="Cambria Math" w:cs="Times New Roman"/>
                <w:color w:val="000000" w:themeColor="text1"/>
              </w:rPr>
              <m:t>-</m:t>
            </m:r>
            <m:r>
              <m:rPr>
                <m:sty m:val="bi"/>
              </m:rPr>
              <w:rPr>
                <w:rFonts w:ascii="Cambria Math" w:hAnsi="Cambria Math" w:cs="Times New Roman"/>
                <w:color w:val="000000" w:themeColor="text1"/>
              </w:rPr>
              <m:t>1</m:t>
            </m:r>
          </m:sub>
        </m:sSub>
      </m:oMath>
      <w:r w:rsidRPr="00ED2D36">
        <w:rPr>
          <w:rFonts w:ascii="Times New Roman" w:hAnsi="Times New Roman" w:cs="Times New Roman"/>
          <w:color w:val="000000" w:themeColor="text1"/>
        </w:rPr>
        <w:t>, expressed in mL.</w:t>
      </w:r>
    </w:p>
    <w:p w14:paraId="6F899B3D" w14:textId="77777777"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Thus, the state representation combines the current system status, the control objective, the recent pH response, and the most recent dosing magnitude.</w:t>
      </w:r>
    </w:p>
    <w:p w14:paraId="0D155458" w14:textId="5F6B620B" w:rsidR="00786B96"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The action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a</m:t>
            </m:r>
          </m:e>
          <m:sub>
            <m:r>
              <w:rPr>
                <w:rFonts w:ascii="Cambria Math" w:hAnsi="Cambria Math" w:cs="Times New Roman"/>
                <w:color w:val="000000" w:themeColor="text1"/>
              </w:rPr>
              <m:t>t</m:t>
            </m:r>
          </m:sub>
        </m:sSub>
      </m:oMath>
      <w:r w:rsidRPr="00ED2D36">
        <w:rPr>
          <w:rFonts w:ascii="Times New Roman" w:hAnsi="Times New Roman" w:cs="Times New Roman"/>
          <w:color w:val="000000" w:themeColor="text1"/>
        </w:rPr>
        <w:t xml:space="preserve"> corresponds to the </w:t>
      </w:r>
      <w:del w:id="2045" w:author="Yibin Jiang" w:date="2026-03-31T15:23:00Z">
        <w:r w:rsidRPr="00ED2D36" w:rsidDel="0064446D">
          <w:rPr>
            <w:rFonts w:ascii="Times New Roman" w:hAnsi="Times New Roman" w:cs="Times New Roman"/>
            <w:color w:val="000000" w:themeColor="text1"/>
          </w:rPr>
          <w:delText xml:space="preserve">titration </w:delText>
        </w:r>
      </w:del>
      <w:r w:rsidRPr="00ED2D36">
        <w:rPr>
          <w:rFonts w:ascii="Times New Roman" w:hAnsi="Times New Roman" w:cs="Times New Roman"/>
          <w:color w:val="000000" w:themeColor="text1"/>
        </w:rPr>
        <w:t xml:space="preserve">decision taken at step </w:t>
      </w:r>
      <m:oMath>
        <m:r>
          <w:rPr>
            <w:rFonts w:ascii="Cambria Math" w:hAnsi="Cambria Math" w:cs="Times New Roman"/>
            <w:color w:val="000000" w:themeColor="text1"/>
          </w:rPr>
          <m:t>t</m:t>
        </m:r>
      </m:oMath>
      <w:r w:rsidRPr="00ED2D36">
        <w:rPr>
          <w:rFonts w:ascii="Times New Roman" w:hAnsi="Times New Roman" w:cs="Times New Roman"/>
          <w:color w:val="000000" w:themeColor="text1"/>
        </w:rPr>
        <w:t>, including both the reagent type (acid or base) and the dispensing volume. In the implementation of imitation learning, the volume component is discretized into 1000 categories from 0.01 to 10.00 mL with a resolution of 0.01 mL. Therefore, the policy is trained as a classification model over a finite action set of candidate dosing volumes.</w:t>
      </w:r>
    </w:p>
    <w:p w14:paraId="06517E14" w14:textId="273C0AF6" w:rsidR="00786B96"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All successful trajectories were decomposed into individual state-action pairs, randomly shuffled, and split into training (70%), validation (15%), and test (15%) subsets. This preprocessing removes temporal ordering during supervised fitting and allows the model to learn the mapping from local </w:t>
      </w:r>
      <w:ins w:id="2046" w:author="Yibin Jiang" w:date="2026-03-31T15:23:00Z">
        <w:r w:rsidR="00976829" w:rsidRPr="00976829">
          <w:rPr>
            <w:rFonts w:ascii="Times New Roman" w:hAnsi="Times New Roman" w:cs="Times New Roman"/>
            <w:color w:val="000000" w:themeColor="text1"/>
          </w:rPr>
          <w:t xml:space="preserve">pH-adjustment </w:t>
        </w:r>
      </w:ins>
      <w:del w:id="2047" w:author="Yibin Jiang" w:date="2026-03-31T15:23:00Z">
        <w:r w:rsidRPr="00ED2D36" w:rsidDel="00976829">
          <w:rPr>
            <w:rFonts w:ascii="Times New Roman" w:hAnsi="Times New Roman" w:cs="Times New Roman"/>
            <w:color w:val="000000" w:themeColor="text1"/>
          </w:rPr>
          <w:delText xml:space="preserve">titration </w:delText>
        </w:r>
      </w:del>
      <w:r w:rsidRPr="00ED2D36">
        <w:rPr>
          <w:rFonts w:ascii="Times New Roman" w:hAnsi="Times New Roman" w:cs="Times New Roman"/>
          <w:color w:val="000000" w:themeColor="text1"/>
        </w:rPr>
        <w:t>state to dosing action.</w:t>
      </w:r>
    </w:p>
    <w:p w14:paraId="7F5E6B07" w14:textId="124EEB92" w:rsidR="00786B96"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The imitation-learning policy is a multilayer perceptron (MLP) with a 5→256→256→1000 architecture. The input layer receives the 5-dimensional state vector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s</m:t>
            </m:r>
          </m:e>
          <m:sub>
            <m:r>
              <m:rPr>
                <m:sty m:val="bi"/>
              </m:rPr>
              <w:rPr>
                <w:rFonts w:ascii="Cambria Math" w:hAnsi="Cambria Math" w:cs="Times New Roman"/>
                <w:color w:val="000000" w:themeColor="text1"/>
              </w:rPr>
              <m:t>t</m:t>
            </m:r>
          </m:sub>
        </m:sSub>
      </m:oMath>
      <w:r w:rsidRPr="00ED2D36">
        <w:rPr>
          <w:rFonts w:ascii="Times New Roman" w:hAnsi="Times New Roman" w:cs="Times New Roman"/>
          <w:color w:val="000000" w:themeColor="text1"/>
        </w:rPr>
        <w:t xml:space="preserve">. Two hidden layers with 256 neurons each and </w:t>
      </w:r>
      <w:ins w:id="2048" w:author="Yibin Jiang" w:date="2026-03-21T12:33:00Z">
        <w:r w:rsidR="00B346B9" w:rsidRPr="00ED2D36">
          <w:rPr>
            <w:rFonts w:ascii="Times New Roman" w:hAnsi="Times New Roman" w:cs="Times New Roman"/>
            <w:color w:val="000000" w:themeColor="text1"/>
          </w:rPr>
          <w:t>Rectified Linear Unit (</w:t>
        </w:r>
        <w:proofErr w:type="spellStart"/>
        <w:r w:rsidR="00B346B9" w:rsidRPr="00ED2D36">
          <w:rPr>
            <w:rFonts w:ascii="Times New Roman" w:hAnsi="Times New Roman" w:cs="Times New Roman"/>
            <w:color w:val="000000" w:themeColor="text1"/>
          </w:rPr>
          <w:t>ReLU</w:t>
        </w:r>
        <w:proofErr w:type="spellEnd"/>
        <w:r w:rsidR="00B346B9" w:rsidRPr="00ED2D36">
          <w:rPr>
            <w:rFonts w:ascii="Times New Roman" w:hAnsi="Times New Roman" w:cs="Times New Roman"/>
            <w:color w:val="000000" w:themeColor="text1"/>
          </w:rPr>
          <w:t xml:space="preserve">) </w:t>
        </w:r>
      </w:ins>
      <w:del w:id="2049" w:author="Yibin Jiang" w:date="2026-03-21T12:33:00Z">
        <w:r w:rsidRPr="00ED2D36" w:rsidDel="00B346B9">
          <w:rPr>
            <w:rFonts w:ascii="Times New Roman" w:hAnsi="Times New Roman" w:cs="Times New Roman"/>
            <w:color w:val="000000" w:themeColor="text1"/>
          </w:rPr>
          <w:delText xml:space="preserve">ReLU </w:delText>
        </w:r>
      </w:del>
      <w:r w:rsidRPr="00ED2D36">
        <w:rPr>
          <w:rFonts w:ascii="Times New Roman" w:hAnsi="Times New Roman" w:cs="Times New Roman"/>
          <w:color w:val="000000" w:themeColor="text1"/>
        </w:rPr>
        <w:t xml:space="preserve">activation </w:t>
      </w:r>
      <w:proofErr w:type="gramStart"/>
      <w:r w:rsidRPr="00ED2D36">
        <w:rPr>
          <w:rFonts w:ascii="Times New Roman" w:hAnsi="Times New Roman" w:cs="Times New Roman"/>
          <w:color w:val="000000" w:themeColor="text1"/>
        </w:rPr>
        <w:t>are</w:t>
      </w:r>
      <w:proofErr w:type="gramEnd"/>
      <w:r w:rsidRPr="00ED2D36">
        <w:rPr>
          <w:rFonts w:ascii="Times New Roman" w:hAnsi="Times New Roman" w:cs="Times New Roman"/>
          <w:color w:val="000000" w:themeColor="text1"/>
        </w:rPr>
        <w:t xml:space="preserve"> used to model nonlinear relationships between pH state variables and dosing decisions. The output layer produces a 1000-dimensional logit vector, whose components correspond to the discrete candidate volumes from 0.01 to 10.00 </w:t>
      </w:r>
      <w:proofErr w:type="spellStart"/>
      <w:r w:rsidRPr="00ED2D36">
        <w:rPr>
          <w:rFonts w:ascii="Times New Roman" w:hAnsi="Times New Roman" w:cs="Times New Roman"/>
          <w:color w:val="000000" w:themeColor="text1"/>
        </w:rPr>
        <w:t>mL.</w:t>
      </w:r>
      <w:proofErr w:type="spellEnd"/>
    </w:p>
    <w:p w14:paraId="643CDA5C" w14:textId="4D320B7D" w:rsidR="00786B96"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During inference, the predicted </w:t>
      </w:r>
      <w:del w:id="2050" w:author="Yibin Jiang" w:date="2026-03-31T15:23:00Z">
        <w:r w:rsidRPr="00ED2D36" w:rsidDel="00B115DF">
          <w:rPr>
            <w:rFonts w:ascii="Times New Roman" w:hAnsi="Times New Roman" w:cs="Times New Roman"/>
            <w:color w:val="000000" w:themeColor="text1"/>
          </w:rPr>
          <w:delText xml:space="preserve">titration </w:delText>
        </w:r>
      </w:del>
      <w:ins w:id="2051" w:author="Yibin Jiang" w:date="2026-03-31T15:23:00Z">
        <w:r w:rsidR="00B115DF">
          <w:rPr>
            <w:rFonts w:ascii="Times New Roman" w:hAnsi="Times New Roman" w:cs="Times New Roman" w:hint="eastAsia"/>
            <w:color w:val="000000" w:themeColor="text1"/>
          </w:rPr>
          <w:t>reagent</w:t>
        </w:r>
        <w:r w:rsidR="00B115DF" w:rsidRPr="00ED2D36">
          <w:rPr>
            <w:rFonts w:ascii="Times New Roman" w:hAnsi="Times New Roman" w:cs="Times New Roman"/>
            <w:color w:val="000000" w:themeColor="text1"/>
          </w:rPr>
          <w:t xml:space="preserve"> </w:t>
        </w:r>
      </w:ins>
      <w:r w:rsidRPr="00ED2D36">
        <w:rPr>
          <w:rFonts w:ascii="Times New Roman" w:hAnsi="Times New Roman" w:cs="Times New Roman"/>
          <w:color w:val="000000" w:themeColor="text1"/>
        </w:rPr>
        <w:t xml:space="preserve">volume is selected as the category with the highest logit (equivalently, the highest predicted probability after </w:t>
      </w:r>
      <w:proofErr w:type="spellStart"/>
      <w:r w:rsidRPr="00ED2D36">
        <w:rPr>
          <w:rFonts w:ascii="Times New Roman" w:hAnsi="Times New Roman" w:cs="Times New Roman"/>
          <w:color w:val="000000" w:themeColor="text1"/>
        </w:rPr>
        <w:t>softmax</w:t>
      </w:r>
      <w:proofErr w:type="spellEnd"/>
      <w:r w:rsidRPr="00ED2D36">
        <w:rPr>
          <w:rFonts w:ascii="Times New Roman" w:hAnsi="Times New Roman" w:cs="Times New Roman"/>
          <w:color w:val="000000" w:themeColor="text1"/>
        </w:rPr>
        <w:t xml:space="preserve">), and then mapped back to its corresponding physical dosing volume in </w:t>
      </w:r>
      <w:proofErr w:type="spellStart"/>
      <w:r w:rsidRPr="00ED2D36">
        <w:rPr>
          <w:rFonts w:ascii="Times New Roman" w:hAnsi="Times New Roman" w:cs="Times New Roman"/>
          <w:color w:val="000000" w:themeColor="text1"/>
        </w:rPr>
        <w:t>mL.</w:t>
      </w:r>
      <w:proofErr w:type="spellEnd"/>
      <w:r w:rsidRPr="00ED2D36">
        <w:rPr>
          <w:rFonts w:ascii="Times New Roman" w:hAnsi="Times New Roman" w:cs="Times New Roman"/>
          <w:color w:val="000000" w:themeColor="text1"/>
        </w:rPr>
        <w:t xml:space="preserve"> In this way, the network outputs a physically interpretable control action rather than an abstract latent quantity.</w:t>
      </w:r>
    </w:p>
    <w:p w14:paraId="0D91EE24" w14:textId="5637AB80" w:rsidR="00786B96"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lastRenderedPageBreak/>
        <w:t xml:space="preserve">The model was trained using cross-entropy loss and the Adam optimizer with </w:t>
      </w:r>
      <w:r w:rsidR="00D747A1" w:rsidRPr="00ED2D36">
        <w:rPr>
          <w:rFonts w:ascii="Times New Roman" w:hAnsi="Times New Roman" w:cs="Times New Roman"/>
          <w:color w:val="000000" w:themeColor="text1"/>
        </w:rPr>
        <w:t xml:space="preserve">a </w:t>
      </w:r>
      <w:r w:rsidRPr="00ED2D36">
        <w:rPr>
          <w:rFonts w:ascii="Times New Roman" w:hAnsi="Times New Roman" w:cs="Times New Roman"/>
          <w:color w:val="000000" w:themeColor="text1"/>
        </w:rPr>
        <w:t xml:space="preserve">learning rate </w:t>
      </w:r>
      <m:oMath>
        <m:r>
          <w:rPr>
            <w:rFonts w:ascii="Cambria Math" w:hAnsi="Cambria Math" w:cs="Times New Roman"/>
            <w:color w:val="000000" w:themeColor="text1"/>
          </w:rPr>
          <m:t>1</m:t>
        </m:r>
        <m:r>
          <m:rPr>
            <m:sty m:val="p"/>
          </m:rP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10</m:t>
            </m:r>
          </m:e>
          <m:sup>
            <m:r>
              <m:rPr>
                <m:sty m:val="p"/>
              </m:rPr>
              <w:rPr>
                <w:rFonts w:ascii="Cambria Math" w:hAnsi="Cambria Math" w:cs="Times New Roman"/>
                <w:color w:val="000000" w:themeColor="text1"/>
              </w:rPr>
              <m:t>-</m:t>
            </m:r>
            <m:r>
              <w:rPr>
                <w:rFonts w:ascii="Cambria Math" w:hAnsi="Cambria Math" w:cs="Times New Roman"/>
                <w:color w:val="000000" w:themeColor="text1"/>
              </w:rPr>
              <m:t>3</m:t>
            </m:r>
          </m:sup>
        </m:sSup>
      </m:oMath>
      <w:r w:rsidRPr="00ED2D36">
        <w:rPr>
          <w:rFonts w:ascii="Times New Roman" w:hAnsi="Times New Roman" w:cs="Times New Roman"/>
          <w:color w:val="000000" w:themeColor="text1"/>
        </w:rPr>
        <w:t xml:space="preserve"> for 80 epochs. On the held-out test set, the trained model achieved an MSE of 0.006, an MAE of 0.034, and an </w:t>
      </w:r>
      <m:oMath>
        <m:sSup>
          <m:sSupPr>
            <m:ctrlPr>
              <w:rPr>
                <w:rFonts w:ascii="Cambria Math" w:hAnsi="Cambria Math" w:cs="Times New Roman"/>
                <w:color w:val="000000" w:themeColor="text1"/>
              </w:rPr>
            </m:ctrlPr>
          </m:sSupPr>
          <m:e>
            <m:r>
              <w:rPr>
                <w:rFonts w:ascii="Cambria Math" w:hAnsi="Cambria Math" w:cs="Times New Roman"/>
                <w:color w:val="000000" w:themeColor="text1"/>
              </w:rPr>
              <m:t>R</m:t>
            </m:r>
          </m:e>
          <m:sup>
            <m:r>
              <w:rPr>
                <w:rFonts w:ascii="Cambria Math" w:hAnsi="Cambria Math" w:cs="Times New Roman"/>
                <w:color w:val="000000" w:themeColor="text1"/>
              </w:rPr>
              <m:t>2</m:t>
            </m:r>
          </m:sup>
        </m:sSup>
      </m:oMath>
      <w:r w:rsidRPr="00ED2D36">
        <w:rPr>
          <w:rFonts w:ascii="Times New Roman" w:hAnsi="Times New Roman" w:cs="Times New Roman"/>
          <w:color w:val="000000" w:themeColor="text1"/>
        </w:rPr>
        <w:t xml:space="preserve"> value of 0.999, indicating that the network learned to reproduce the Bayesian controller with high fidelity. This imitation policy was then used as the initialization for subsequent reinforcement learning.</w:t>
      </w:r>
    </w:p>
    <w:p w14:paraId="32699214" w14:textId="77777777" w:rsidR="00786B96" w:rsidRPr="00027974" w:rsidRDefault="00786B96" w:rsidP="00397965">
      <w:pPr>
        <w:pStyle w:val="2"/>
        <w:spacing w:line="360" w:lineRule="auto"/>
        <w:jc w:val="both"/>
        <w:rPr>
          <w:rFonts w:ascii="Times New Roman" w:hAnsi="Times New Roman" w:cs="Times New Roman"/>
          <w:color w:val="000000" w:themeColor="text1"/>
          <w:sz w:val="24"/>
          <w:szCs w:val="24"/>
          <w:rPrChange w:id="2052" w:author="chao zhang" w:date="2026-03-27T22:25:00Z">
            <w:rPr>
              <w:rFonts w:ascii="Times New Roman" w:hAnsi="Times New Roman" w:cs="Times New Roman"/>
              <w:b/>
              <w:bCs/>
              <w:color w:val="000000" w:themeColor="text1"/>
              <w:sz w:val="24"/>
              <w:szCs w:val="24"/>
            </w:rPr>
          </w:rPrChange>
        </w:rPr>
      </w:pPr>
      <w:bookmarkStart w:id="2053" w:name="Xbe163c99beae133b1fea5f00913bb089796fceb"/>
      <w:bookmarkStart w:id="2054" w:name="_Toc228955524"/>
      <w:bookmarkEnd w:id="2034"/>
      <w:r w:rsidRPr="00027974">
        <w:rPr>
          <w:rFonts w:ascii="Times New Roman" w:hAnsi="Times New Roman" w:cs="Times New Roman"/>
          <w:color w:val="000000" w:themeColor="text1"/>
          <w:sz w:val="24"/>
          <w:szCs w:val="24"/>
          <w:rPrChange w:id="2055" w:author="chao zhang" w:date="2026-03-27T22:25:00Z">
            <w:rPr>
              <w:rFonts w:ascii="Times New Roman" w:hAnsi="Times New Roman" w:cs="Times New Roman"/>
              <w:b/>
              <w:bCs/>
              <w:color w:val="000000" w:themeColor="text1"/>
              <w:sz w:val="24"/>
              <w:szCs w:val="24"/>
            </w:rPr>
          </w:rPrChange>
        </w:rPr>
        <w:t>Optimizing Neural Network Parameters via Reinforcement Learning</w:t>
      </w:r>
      <w:bookmarkEnd w:id="2054"/>
    </w:p>
    <w:p w14:paraId="1715C92F" w14:textId="7D6DAEA7"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Building on the imitation-learning initialization, we further optimized the policy using reinforcement learning. Specifically, we employed the REINFORCE algorithm, a Monte Carlo policy-gradient method, to improve decision-making through direct interaction with the </w:t>
      </w:r>
      <w:del w:id="2056" w:author="Yibin Jiang" w:date="2026-03-31T15:24:00Z">
        <w:r w:rsidRPr="00ED2D36" w:rsidDel="000D2EB4">
          <w:rPr>
            <w:rFonts w:ascii="Times New Roman" w:hAnsi="Times New Roman" w:cs="Times New Roman"/>
            <w:color w:val="000000" w:themeColor="text1"/>
          </w:rPr>
          <w:delText xml:space="preserve">titration </w:delText>
        </w:r>
      </w:del>
      <w:r w:rsidRPr="00ED2D36">
        <w:rPr>
          <w:rFonts w:ascii="Times New Roman" w:hAnsi="Times New Roman" w:cs="Times New Roman"/>
          <w:color w:val="000000" w:themeColor="text1"/>
        </w:rPr>
        <w:t>environment. The objective is to maximize the expected cumulative reward by adjusting the policy parameters</w:t>
      </w:r>
      <m:oMath>
        <m:r>
          <w:rPr>
            <w:rFonts w:ascii="Cambria Math" w:hAnsi="Cambria Math" w:cs="Times New Roman"/>
            <w:color w:val="000000" w:themeColor="text1"/>
          </w:rPr>
          <m:t xml:space="preserve"> </m:t>
        </m:r>
        <m:r>
          <m:rPr>
            <m:sty m:val="bi"/>
          </m:rPr>
          <w:rPr>
            <w:rFonts w:ascii="Cambria Math" w:hAnsi="Cambria Math" w:cs="Times New Roman"/>
            <w:color w:val="000000" w:themeColor="text1"/>
          </w:rPr>
          <m:t>θ</m:t>
        </m:r>
      </m:oMath>
      <w:r w:rsidRPr="00ED2D36">
        <w:rPr>
          <w:rFonts w:ascii="Times New Roman" w:hAnsi="Times New Roman" w:cs="Times New Roman"/>
          <w:color w:val="000000" w:themeColor="text1"/>
        </w:rPr>
        <w:t>.</w:t>
      </w:r>
    </w:p>
    <w:p w14:paraId="45B39198" w14:textId="22882DDB" w:rsidR="00DB3C8D"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In the reinforcement-learning stage, one </w:t>
      </w:r>
      <w:r w:rsidRPr="00ED2D36">
        <w:rPr>
          <w:rFonts w:ascii="Times New Roman" w:hAnsi="Times New Roman" w:cs="Times New Roman"/>
          <w:b/>
          <w:bCs/>
          <w:color w:val="000000" w:themeColor="text1"/>
        </w:rPr>
        <w:t>episode</w:t>
      </w:r>
      <w:r w:rsidRPr="00ED2D36">
        <w:rPr>
          <w:rFonts w:ascii="Times New Roman" w:hAnsi="Times New Roman" w:cs="Times New Roman"/>
          <w:color w:val="000000" w:themeColor="text1"/>
        </w:rPr>
        <w:t xml:space="preserve"> corresponds to a complete </w:t>
      </w:r>
      <w:ins w:id="2057" w:author="Yibin Jiang" w:date="2026-03-31T15:24:00Z">
        <w:r w:rsidR="00890A07" w:rsidRPr="00890A07">
          <w:rPr>
            <w:rFonts w:ascii="Times New Roman" w:hAnsi="Times New Roman" w:cs="Times New Roman"/>
            <w:color w:val="000000" w:themeColor="text1"/>
          </w:rPr>
          <w:t xml:space="preserve">pH-adjustment </w:t>
        </w:r>
      </w:ins>
      <w:del w:id="2058" w:author="Yibin Jiang" w:date="2026-03-31T15:24:00Z">
        <w:r w:rsidRPr="00ED2D36" w:rsidDel="00890A07">
          <w:rPr>
            <w:rFonts w:ascii="Times New Roman" w:hAnsi="Times New Roman" w:cs="Times New Roman"/>
            <w:color w:val="000000" w:themeColor="text1"/>
          </w:rPr>
          <w:delText xml:space="preserve">titration </w:delText>
        </w:r>
      </w:del>
      <w:r w:rsidRPr="00ED2D36">
        <w:rPr>
          <w:rFonts w:ascii="Times New Roman" w:hAnsi="Times New Roman" w:cs="Times New Roman"/>
          <w:color w:val="000000" w:themeColor="text1"/>
        </w:rPr>
        <w:t xml:space="preserve">experiment, starting from an initial solution state and ending when either the target pH is successfully reached or the maximum allowed number of steps is exceeded. </w:t>
      </w:r>
      <w:del w:id="2059" w:author="chao zhang" w:date="2026-05-02T10:55:00Z">
        <w:r w:rsidRPr="00ED2D36" w:rsidDel="00DB3C8D">
          <w:rPr>
            <w:rFonts w:ascii="Times New Roman" w:hAnsi="Times New Roman" w:cs="Times New Roman"/>
            <w:color w:val="000000" w:themeColor="text1"/>
          </w:rPr>
          <w:delText xml:space="preserve">At each step </w:delText>
        </w:r>
      </w:del>
      <m:oMath>
        <m:r>
          <w:del w:id="2060" w:author="chao zhang" w:date="2026-05-02T10:55:00Z">
            <m:rPr>
              <m:sty m:val="bi"/>
            </m:rPr>
            <w:rPr>
              <w:rFonts w:ascii="Cambria Math" w:hAnsi="Cambria Math" w:cs="Times New Roman"/>
              <w:color w:val="000000" w:themeColor="text1"/>
            </w:rPr>
            <m:t>t</m:t>
          </w:del>
        </m:r>
      </m:oMath>
      <w:del w:id="2061" w:author="chao zhang" w:date="2026-05-02T10:55:00Z">
        <w:r w:rsidRPr="00ED2D36" w:rsidDel="00DB3C8D">
          <w:rPr>
            <w:rFonts w:ascii="Times New Roman" w:hAnsi="Times New Roman" w:cs="Times New Roman"/>
            <w:color w:val="000000" w:themeColor="text1"/>
          </w:rPr>
          <w:delText>, the policy</w:delText>
        </w:r>
        <w:r w:rsidRPr="00ED2D36" w:rsidDel="00DB3C8D">
          <w:rPr>
            <w:rFonts w:ascii="Times New Roman" w:hAnsi="Times New Roman" w:cs="Times New Roman"/>
            <w:b/>
            <w:bCs/>
            <w:color w:val="000000" w:themeColor="text1"/>
          </w:rPr>
          <w:delText xml:space="preserve"> </w:delText>
        </w:r>
      </w:del>
      <m:oMath>
        <m:sSub>
          <m:sSubPr>
            <m:ctrlPr>
              <w:del w:id="2062" w:author="chao zhang" w:date="2026-05-02T10:55:00Z">
                <w:rPr>
                  <w:rFonts w:ascii="Cambria Math" w:hAnsi="Cambria Math" w:cs="Times New Roman"/>
                  <w:b/>
                  <w:bCs/>
                  <w:color w:val="000000" w:themeColor="text1"/>
                </w:rPr>
              </w:del>
            </m:ctrlPr>
          </m:sSubPr>
          <m:e>
            <m:r>
              <w:del w:id="2063" w:author="chao zhang" w:date="2026-05-02T10:55:00Z">
                <m:rPr>
                  <m:sty m:val="bi"/>
                </m:rPr>
                <w:rPr>
                  <w:rFonts w:ascii="Cambria Math" w:hAnsi="Cambria Math" w:cs="Times New Roman"/>
                  <w:color w:val="000000" w:themeColor="text1"/>
                </w:rPr>
                <m:t>π</m:t>
              </w:del>
            </m:r>
          </m:e>
          <m:sub>
            <m:r>
              <w:del w:id="2064" w:author="chao zhang" w:date="2026-05-02T10:55:00Z">
                <m:rPr>
                  <m:sty m:val="bi"/>
                </m:rPr>
                <w:rPr>
                  <w:rFonts w:ascii="Cambria Math" w:hAnsi="Cambria Math" w:cs="Times New Roman"/>
                  <w:color w:val="000000" w:themeColor="text1"/>
                </w:rPr>
                <m:t>θ</m:t>
              </w:del>
            </m:r>
          </m:sub>
        </m:sSub>
        <m:d>
          <m:dPr>
            <m:ctrlPr>
              <w:del w:id="2065" w:author="chao zhang" w:date="2026-05-02T10:55:00Z">
                <w:rPr>
                  <w:rFonts w:ascii="Cambria Math" w:hAnsi="Cambria Math" w:cs="Times New Roman"/>
                  <w:b/>
                  <w:bCs/>
                  <w:color w:val="000000" w:themeColor="text1"/>
                </w:rPr>
              </w:del>
            </m:ctrlPr>
          </m:dPr>
          <m:e>
            <m:sSub>
              <m:sSubPr>
                <m:ctrlPr>
                  <w:del w:id="2066" w:author="chao zhang" w:date="2026-05-02T10:55:00Z">
                    <w:rPr>
                      <w:rFonts w:ascii="Cambria Math" w:hAnsi="Cambria Math" w:cs="Times New Roman"/>
                      <w:b/>
                      <w:bCs/>
                      <w:color w:val="000000" w:themeColor="text1"/>
                    </w:rPr>
                  </w:del>
                </m:ctrlPr>
              </m:sSubPr>
              <m:e>
                <m:r>
                  <w:del w:id="2067" w:author="chao zhang" w:date="2026-05-02T10:55:00Z">
                    <m:rPr>
                      <m:sty m:val="bi"/>
                    </m:rPr>
                    <w:rPr>
                      <w:rFonts w:ascii="Cambria Math" w:hAnsi="Cambria Math" w:cs="Times New Roman"/>
                      <w:color w:val="000000" w:themeColor="text1"/>
                    </w:rPr>
                    <m:t>a</m:t>
                  </w:del>
                </m:r>
              </m:e>
              <m:sub>
                <m:r>
                  <w:del w:id="2068" w:author="chao zhang" w:date="2026-05-02T10:55:00Z">
                    <m:rPr>
                      <m:sty m:val="bi"/>
                    </m:rPr>
                    <w:rPr>
                      <w:rFonts w:ascii="Cambria Math" w:hAnsi="Cambria Math" w:cs="Times New Roman"/>
                      <w:color w:val="000000" w:themeColor="text1"/>
                    </w:rPr>
                    <m:t>t</m:t>
                  </w:del>
                </m:r>
              </m:sub>
            </m:sSub>
            <m:r>
              <w:del w:id="2069" w:author="chao zhang" w:date="2026-05-02T10:55:00Z">
                <m:rPr>
                  <m:sty m:val="b"/>
                </m:rPr>
                <w:rPr>
                  <w:rFonts w:ascii="Cambria Math" w:hAnsi="Cambria Math" w:cs="Times New Roman"/>
                  <w:color w:val="000000" w:themeColor="text1"/>
                </w:rPr>
                <m:t>∣</m:t>
              </w:del>
            </m:r>
            <m:sSub>
              <m:sSubPr>
                <m:ctrlPr>
                  <w:del w:id="2070" w:author="chao zhang" w:date="2026-05-02T10:55:00Z">
                    <w:rPr>
                      <w:rFonts w:ascii="Cambria Math" w:hAnsi="Cambria Math" w:cs="Times New Roman"/>
                      <w:b/>
                      <w:bCs/>
                      <w:color w:val="000000" w:themeColor="text1"/>
                    </w:rPr>
                  </w:del>
                </m:ctrlPr>
              </m:sSubPr>
              <m:e>
                <m:r>
                  <w:del w:id="2071" w:author="chao zhang" w:date="2026-05-02T10:55:00Z">
                    <m:rPr>
                      <m:sty m:val="bi"/>
                    </m:rPr>
                    <w:rPr>
                      <w:rFonts w:ascii="Cambria Math" w:hAnsi="Cambria Math" w:cs="Times New Roman"/>
                      <w:color w:val="000000" w:themeColor="text1"/>
                    </w:rPr>
                    <m:t>s</m:t>
                  </w:del>
                </m:r>
              </m:e>
              <m:sub>
                <m:r>
                  <w:del w:id="2072" w:author="chao zhang" w:date="2026-05-02T10:55:00Z">
                    <m:rPr>
                      <m:sty m:val="bi"/>
                    </m:rPr>
                    <w:rPr>
                      <w:rFonts w:ascii="Cambria Math" w:hAnsi="Cambria Math" w:cs="Times New Roman"/>
                      <w:color w:val="000000" w:themeColor="text1"/>
                    </w:rPr>
                    <m:t>t</m:t>
                  </w:del>
                </m:r>
              </m:sub>
            </m:sSub>
          </m:e>
        </m:d>
      </m:oMath>
      <w:del w:id="2073" w:author="chao zhang" w:date="2026-05-02T10:55:00Z">
        <w:r w:rsidRPr="00ED2D36" w:rsidDel="00DB3C8D">
          <w:rPr>
            <w:rFonts w:ascii="Times New Roman" w:hAnsi="Times New Roman" w:cs="Times New Roman"/>
            <w:color w:val="000000" w:themeColor="text1"/>
          </w:rPr>
          <w:delText xml:space="preserve"> receives the current state </w:delText>
        </w:r>
      </w:del>
      <m:oMath>
        <m:sSub>
          <m:sSubPr>
            <m:ctrlPr>
              <w:del w:id="2074" w:author="chao zhang" w:date="2026-05-02T10:55:00Z">
                <w:rPr>
                  <w:rFonts w:ascii="Cambria Math" w:hAnsi="Cambria Math" w:cs="Times New Roman"/>
                  <w:b/>
                  <w:bCs/>
                  <w:color w:val="000000" w:themeColor="text1"/>
                </w:rPr>
              </w:del>
            </m:ctrlPr>
          </m:sSubPr>
          <m:e>
            <m:r>
              <w:del w:id="2075" w:author="chao zhang" w:date="2026-05-02T10:55:00Z">
                <m:rPr>
                  <m:sty m:val="bi"/>
                </m:rPr>
                <w:rPr>
                  <w:rFonts w:ascii="Cambria Math" w:hAnsi="Cambria Math" w:cs="Times New Roman"/>
                  <w:color w:val="000000" w:themeColor="text1"/>
                </w:rPr>
                <m:t>s</m:t>
              </w:del>
            </m:r>
          </m:e>
          <m:sub>
            <m:r>
              <w:del w:id="2076" w:author="chao zhang" w:date="2026-05-02T10:55:00Z">
                <m:rPr>
                  <m:sty m:val="bi"/>
                </m:rPr>
                <w:rPr>
                  <w:rFonts w:ascii="Cambria Math" w:hAnsi="Cambria Math" w:cs="Times New Roman"/>
                  <w:color w:val="000000" w:themeColor="text1"/>
                </w:rPr>
                <m:t>t</m:t>
              </w:del>
            </m:r>
          </m:sub>
        </m:sSub>
      </m:oMath>
      <w:del w:id="2077" w:author="chao zhang" w:date="2026-05-02T10:55:00Z">
        <w:r w:rsidRPr="00ED2D36" w:rsidDel="00DB3C8D">
          <w:rPr>
            <w:rFonts w:ascii="Times New Roman" w:hAnsi="Times New Roman" w:cs="Times New Roman"/>
            <w:color w:val="000000" w:themeColor="text1"/>
          </w:rPr>
          <w:delText xml:space="preserve"> and outputs an action </w:delText>
        </w:r>
      </w:del>
      <m:oMath>
        <m:sSub>
          <m:sSubPr>
            <m:ctrlPr>
              <w:del w:id="2078" w:author="chao zhang" w:date="2026-05-02T10:55:00Z">
                <w:rPr>
                  <w:rFonts w:ascii="Cambria Math" w:hAnsi="Cambria Math" w:cs="Times New Roman"/>
                  <w:b/>
                  <w:bCs/>
                  <w:color w:val="000000" w:themeColor="text1"/>
                </w:rPr>
              </w:del>
            </m:ctrlPr>
          </m:sSubPr>
          <m:e>
            <m:r>
              <w:del w:id="2079" w:author="chao zhang" w:date="2026-05-02T10:55:00Z">
                <m:rPr>
                  <m:sty m:val="bi"/>
                </m:rPr>
                <w:rPr>
                  <w:rFonts w:ascii="Cambria Math" w:hAnsi="Cambria Math" w:cs="Times New Roman"/>
                  <w:color w:val="000000" w:themeColor="text1"/>
                </w:rPr>
                <m:t>a</m:t>
              </w:del>
            </m:r>
          </m:e>
          <m:sub>
            <m:r>
              <w:del w:id="2080" w:author="chao zhang" w:date="2026-05-02T10:55:00Z">
                <m:rPr>
                  <m:sty m:val="bi"/>
                </m:rPr>
                <w:rPr>
                  <w:rFonts w:ascii="Cambria Math" w:hAnsi="Cambria Math" w:cs="Times New Roman"/>
                  <w:color w:val="000000" w:themeColor="text1"/>
                </w:rPr>
                <m:t>t</m:t>
              </w:del>
            </m:r>
          </m:sub>
        </m:sSub>
      </m:oMath>
      <w:del w:id="2081" w:author="chao zhang" w:date="2026-05-02T10:55:00Z">
        <w:r w:rsidRPr="00ED2D36" w:rsidDel="00DB3C8D">
          <w:rPr>
            <w:rFonts w:ascii="Times New Roman" w:hAnsi="Times New Roman" w:cs="Times New Roman"/>
            <w:color w:val="000000" w:themeColor="text1"/>
          </w:rPr>
          <w:delText>, i.e.</w:delText>
        </w:r>
        <w:r w:rsidR="00444726" w:rsidRPr="00ED2D36" w:rsidDel="00DB3C8D">
          <w:rPr>
            <w:rFonts w:ascii="Times New Roman" w:hAnsi="Times New Roman" w:cs="Times New Roman"/>
            <w:color w:val="000000" w:themeColor="text1"/>
          </w:rPr>
          <w:delText>,</w:delText>
        </w:r>
        <w:r w:rsidRPr="00ED2D36" w:rsidDel="00DB3C8D">
          <w:rPr>
            <w:rFonts w:ascii="Times New Roman" w:hAnsi="Times New Roman" w:cs="Times New Roman"/>
            <w:color w:val="000000" w:themeColor="text1"/>
          </w:rPr>
          <w:delText> the reagent type and dispensing volume.</w:delText>
        </w:r>
      </w:del>
      <w:ins w:id="2082" w:author="chao zhang" w:date="2026-05-02T10:55:00Z">
        <w:r w:rsidR="00DB3C8D" w:rsidRPr="00DB3C8D">
          <w:rPr>
            <w:rFonts w:ascii="Times New Roman" w:hAnsi="Times New Roman" w:cs="Times New Roman" w:hint="eastAsia"/>
            <w:color w:val="000000" w:themeColor="text1"/>
            <w:rPrChange w:id="2083" w:author="chao zhang" w:date="2026-05-02T10:55:00Z">
              <w:rPr>
                <w:rFonts w:hint="eastAsia"/>
                <w:color w:val="000000" w:themeColor="text1"/>
              </w:rPr>
            </w:rPrChange>
          </w:rPr>
          <w:t xml:space="preserve">At each step </w:t>
        </w:r>
      </w:ins>
      <m:oMath>
        <m:r>
          <w:ins w:id="2084" w:author="chao zhang" w:date="2026-05-02T10:55:00Z">
            <m:rPr>
              <m:sty m:val="bi"/>
            </m:rPr>
            <w:rPr>
              <w:rFonts w:ascii="Cambria Math" w:hAnsi="Cambria Math" w:cs="Times New Roman"/>
              <w:color w:val="000000" w:themeColor="text1"/>
            </w:rPr>
            <m:t>t</m:t>
          </w:ins>
        </m:r>
      </m:oMath>
      <w:ins w:id="2085" w:author="chao zhang" w:date="2026-05-02T10:55:00Z">
        <w:r w:rsidR="00DB3C8D" w:rsidRPr="00DB3C8D">
          <w:rPr>
            <w:rFonts w:ascii="Times New Roman" w:hAnsi="Times New Roman" w:cs="Times New Roman" w:hint="eastAsia"/>
            <w:color w:val="000000" w:themeColor="text1"/>
            <w:rPrChange w:id="2086" w:author="chao zhang" w:date="2026-05-02T10:55:00Z">
              <w:rPr>
                <w:rFonts w:hint="eastAsia"/>
                <w:color w:val="000000" w:themeColor="text1"/>
              </w:rPr>
            </w:rPrChange>
          </w:rPr>
          <w:t xml:space="preserve">, the policy </w:t>
        </w:r>
      </w:ins>
      <m:oMath>
        <m:sSub>
          <m:sSubPr>
            <m:ctrlPr>
              <w:ins w:id="2087" w:author="chao zhang" w:date="2026-05-02T10:55:00Z">
                <w:rPr>
                  <w:rFonts w:ascii="Cambria Math" w:hAnsi="Cambria Math" w:cs="Times New Roman"/>
                  <w:b/>
                  <w:bCs/>
                  <w:color w:val="000000" w:themeColor="text1"/>
                </w:rPr>
              </w:ins>
            </m:ctrlPr>
          </m:sSubPr>
          <m:e>
            <m:r>
              <w:ins w:id="2088" w:author="chao zhang" w:date="2026-05-02T10:55:00Z">
                <m:rPr>
                  <m:sty m:val="bi"/>
                </m:rPr>
                <w:rPr>
                  <w:rFonts w:ascii="Cambria Math" w:hAnsi="Cambria Math" w:cs="Times New Roman"/>
                  <w:color w:val="000000" w:themeColor="text1"/>
                </w:rPr>
                <m:t>π</m:t>
              </w:ins>
            </m:r>
          </m:e>
          <m:sub>
            <m:r>
              <w:ins w:id="2089" w:author="chao zhang" w:date="2026-05-02T10:55:00Z">
                <m:rPr>
                  <m:sty m:val="bi"/>
                </m:rPr>
                <w:rPr>
                  <w:rFonts w:ascii="Cambria Math" w:hAnsi="Cambria Math" w:cs="Times New Roman"/>
                  <w:color w:val="000000" w:themeColor="text1"/>
                </w:rPr>
                <m:t>θ</m:t>
              </w:ins>
            </m:r>
          </m:sub>
        </m:sSub>
        <m:d>
          <m:dPr>
            <m:ctrlPr>
              <w:ins w:id="2090" w:author="chao zhang" w:date="2026-05-02T10:55:00Z">
                <w:rPr>
                  <w:rFonts w:ascii="Cambria Math" w:hAnsi="Cambria Math" w:cs="Times New Roman"/>
                  <w:b/>
                  <w:bCs/>
                  <w:color w:val="000000" w:themeColor="text1"/>
                </w:rPr>
              </w:ins>
            </m:ctrlPr>
          </m:dPr>
          <m:e>
            <m:sSub>
              <m:sSubPr>
                <m:ctrlPr>
                  <w:ins w:id="2091" w:author="chao zhang" w:date="2026-05-02T10:55:00Z">
                    <w:rPr>
                      <w:rFonts w:ascii="Cambria Math" w:hAnsi="Cambria Math" w:cs="Times New Roman"/>
                      <w:b/>
                      <w:bCs/>
                      <w:color w:val="000000" w:themeColor="text1"/>
                    </w:rPr>
                  </w:ins>
                </m:ctrlPr>
              </m:sSubPr>
              <m:e>
                <m:r>
                  <w:ins w:id="2092" w:author="chao zhang" w:date="2026-05-02T10:55:00Z">
                    <m:rPr>
                      <m:sty m:val="bi"/>
                    </m:rPr>
                    <w:rPr>
                      <w:rFonts w:ascii="Cambria Math" w:hAnsi="Cambria Math" w:cs="Times New Roman"/>
                      <w:color w:val="000000" w:themeColor="text1"/>
                    </w:rPr>
                    <m:t>a</m:t>
                  </w:ins>
                </m:r>
              </m:e>
              <m:sub>
                <m:r>
                  <w:ins w:id="2093" w:author="chao zhang" w:date="2026-05-02T10:55:00Z">
                    <m:rPr>
                      <m:sty m:val="bi"/>
                    </m:rPr>
                    <w:rPr>
                      <w:rFonts w:ascii="Cambria Math" w:hAnsi="Cambria Math" w:cs="Times New Roman"/>
                      <w:color w:val="000000" w:themeColor="text1"/>
                    </w:rPr>
                    <m:t>t</m:t>
                  </w:ins>
                </m:r>
              </m:sub>
            </m:sSub>
            <m:r>
              <w:ins w:id="2094" w:author="chao zhang" w:date="2026-05-02T10:55:00Z">
                <m:rPr>
                  <m:sty m:val="b"/>
                </m:rPr>
                <w:rPr>
                  <w:rFonts w:ascii="Cambria Math" w:hAnsi="Cambria Math" w:cs="Times New Roman"/>
                  <w:color w:val="000000" w:themeColor="text1"/>
                </w:rPr>
                <m:t>∣</m:t>
              </w:ins>
            </m:r>
            <m:sSub>
              <m:sSubPr>
                <m:ctrlPr>
                  <w:ins w:id="2095" w:author="chao zhang" w:date="2026-05-02T10:55:00Z">
                    <w:rPr>
                      <w:rFonts w:ascii="Cambria Math" w:hAnsi="Cambria Math" w:cs="Times New Roman"/>
                      <w:b/>
                      <w:bCs/>
                      <w:color w:val="000000" w:themeColor="text1"/>
                    </w:rPr>
                  </w:ins>
                </m:ctrlPr>
              </m:sSubPr>
              <m:e>
                <m:r>
                  <w:ins w:id="2096" w:author="chao zhang" w:date="2026-05-02T10:55:00Z">
                    <m:rPr>
                      <m:sty m:val="bi"/>
                    </m:rPr>
                    <w:rPr>
                      <w:rFonts w:ascii="Cambria Math" w:hAnsi="Cambria Math" w:cs="Times New Roman"/>
                      <w:color w:val="000000" w:themeColor="text1"/>
                    </w:rPr>
                    <m:t>s</m:t>
                  </w:ins>
                </m:r>
              </m:e>
              <m:sub>
                <m:r>
                  <w:ins w:id="2097" w:author="chao zhang" w:date="2026-05-02T10:55:00Z">
                    <m:rPr>
                      <m:sty m:val="bi"/>
                    </m:rPr>
                    <w:rPr>
                      <w:rFonts w:ascii="Cambria Math" w:hAnsi="Cambria Math" w:cs="Times New Roman"/>
                      <w:color w:val="000000" w:themeColor="text1"/>
                    </w:rPr>
                    <m:t>t</m:t>
                  </w:ins>
                </m:r>
              </m:sub>
            </m:sSub>
          </m:e>
        </m:d>
      </m:oMath>
      <w:ins w:id="2098" w:author="chao zhang" w:date="2026-05-02T10:55:00Z">
        <w:r w:rsidR="00DB3C8D" w:rsidRPr="00DB3C8D">
          <w:rPr>
            <w:rFonts w:ascii="Times New Roman" w:hAnsi="Times New Roman" w:cs="Times New Roman" w:hint="eastAsia"/>
            <w:color w:val="000000" w:themeColor="text1"/>
            <w:rPrChange w:id="2099" w:author="chao zhang" w:date="2026-05-02T10:55:00Z">
              <w:rPr>
                <w:rFonts w:hint="eastAsia"/>
                <w:color w:val="000000" w:themeColor="text1"/>
              </w:rPr>
            </w:rPrChange>
          </w:rPr>
          <w:t xml:space="preserve"> receives the current state </w:t>
        </w:r>
      </w:ins>
      <m:oMath>
        <m:sSub>
          <m:sSubPr>
            <m:ctrlPr>
              <w:ins w:id="2100" w:author="chao zhang" w:date="2026-05-02T10:55:00Z">
                <w:rPr>
                  <w:rFonts w:ascii="Cambria Math" w:hAnsi="Cambria Math" w:cs="Times New Roman"/>
                  <w:b/>
                  <w:bCs/>
                  <w:color w:val="000000" w:themeColor="text1"/>
                </w:rPr>
              </w:ins>
            </m:ctrlPr>
          </m:sSubPr>
          <m:e>
            <m:r>
              <w:ins w:id="2101" w:author="chao zhang" w:date="2026-05-02T10:55:00Z">
                <m:rPr>
                  <m:sty m:val="bi"/>
                </m:rPr>
                <w:rPr>
                  <w:rFonts w:ascii="Cambria Math" w:hAnsi="Cambria Math" w:cs="Times New Roman"/>
                  <w:color w:val="000000" w:themeColor="text1"/>
                </w:rPr>
                <m:t>s</m:t>
              </w:ins>
            </m:r>
          </m:e>
          <m:sub>
            <m:r>
              <w:ins w:id="2102" w:author="chao zhang" w:date="2026-05-02T10:55:00Z">
                <m:rPr>
                  <m:sty m:val="bi"/>
                </m:rPr>
                <w:rPr>
                  <w:rFonts w:ascii="Cambria Math" w:hAnsi="Cambria Math" w:cs="Times New Roman"/>
                  <w:color w:val="000000" w:themeColor="text1"/>
                </w:rPr>
                <m:t>t</m:t>
              </w:ins>
            </m:r>
          </m:sub>
        </m:sSub>
      </m:oMath>
      <w:ins w:id="2103" w:author="chao zhang" w:date="2026-05-02T10:55:00Z">
        <w:r w:rsidR="00DB3C8D" w:rsidRPr="00DB3C8D">
          <w:rPr>
            <w:rFonts w:ascii="Times New Roman" w:hAnsi="Times New Roman" w:cs="Times New Roman" w:hint="eastAsia"/>
            <w:color w:val="000000" w:themeColor="text1"/>
            <w:rPrChange w:id="2104" w:author="chao zhang" w:date="2026-05-02T10:55:00Z">
              <w:rPr>
                <w:rFonts w:hint="eastAsia"/>
                <w:color w:val="000000" w:themeColor="text1"/>
              </w:rPr>
            </w:rPrChange>
          </w:rPr>
          <w:t xml:space="preserve"> and outputs a dispensing volume </w:t>
        </w:r>
      </w:ins>
      <m:oMath>
        <m:sSub>
          <m:sSubPr>
            <m:ctrlPr>
              <w:ins w:id="2105" w:author="chao zhang" w:date="2026-05-02T10:55:00Z">
                <w:rPr>
                  <w:rFonts w:ascii="Cambria Math" w:hAnsi="Cambria Math" w:cs="Times New Roman"/>
                  <w:b/>
                  <w:bCs/>
                  <w:color w:val="000000" w:themeColor="text1"/>
                </w:rPr>
              </w:ins>
            </m:ctrlPr>
          </m:sSubPr>
          <m:e>
            <m:r>
              <w:ins w:id="2106" w:author="chao zhang" w:date="2026-05-02T10:55:00Z">
                <m:rPr>
                  <m:sty m:val="bi"/>
                </m:rPr>
                <w:rPr>
                  <w:rFonts w:ascii="Cambria Math" w:hAnsi="Cambria Math" w:cs="Times New Roman"/>
                  <w:color w:val="000000" w:themeColor="text1"/>
                </w:rPr>
                <m:t>a</m:t>
              </w:ins>
            </m:r>
          </m:e>
          <m:sub>
            <m:r>
              <w:ins w:id="2107" w:author="chao zhang" w:date="2026-05-02T10:55:00Z">
                <m:rPr>
                  <m:sty m:val="bi"/>
                </m:rPr>
                <w:rPr>
                  <w:rFonts w:ascii="Cambria Math" w:hAnsi="Cambria Math" w:cs="Times New Roman"/>
                  <w:color w:val="000000" w:themeColor="text1"/>
                </w:rPr>
                <m:t>t</m:t>
              </w:ins>
            </m:r>
          </m:sub>
        </m:sSub>
      </m:oMath>
      <w:ins w:id="2108" w:author="chao zhang" w:date="2026-05-02T10:55:00Z">
        <w:r w:rsidR="00DB3C8D" w:rsidRPr="00DB3C8D">
          <w:rPr>
            <w:rFonts w:ascii="Times New Roman" w:hAnsi="Times New Roman" w:cs="Times New Roman" w:hint="eastAsia"/>
            <w:color w:val="000000" w:themeColor="text1"/>
            <w:rPrChange w:id="2109" w:author="chao zhang" w:date="2026-05-02T10:55:00Z">
              <w:rPr>
                <w:rFonts w:hint="eastAsia"/>
                <w:color w:val="000000" w:themeColor="text1"/>
              </w:rPr>
            </w:rPrChange>
          </w:rPr>
          <w:t>. The reagent type (acid or base) is then determined by the current pH relative to the target pH.</w:t>
        </w:r>
      </w:ins>
    </w:p>
    <w:p w14:paraId="0BA8ADE8" w14:textId="77777777" w:rsidR="00786B96"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The trajectory collected in one episode is written as</w:t>
      </w:r>
    </w:p>
    <w:p w14:paraId="61245CF8" w14:textId="77777777" w:rsidR="00786B96" w:rsidRPr="00ED2D36" w:rsidRDefault="00786B96" w:rsidP="00397965">
      <w:pPr>
        <w:pStyle w:val="a3"/>
        <w:spacing w:line="360" w:lineRule="auto"/>
        <w:jc w:val="both"/>
        <w:rPr>
          <w:rFonts w:ascii="Times New Roman" w:hAnsi="Times New Roman" w:cs="Times New Roman"/>
          <w:b/>
          <w:bCs/>
          <w:color w:val="000000" w:themeColor="text1"/>
        </w:rPr>
      </w:pPr>
      <m:oMathPara>
        <m:oMathParaPr>
          <m:jc m:val="center"/>
        </m:oMathParaPr>
        <m:oMath>
          <m:r>
            <m:rPr>
              <m:sty m:val="bi"/>
            </m:rPr>
            <w:rPr>
              <w:rFonts w:ascii="Cambria Math" w:hAnsi="Cambria Math" w:cs="Times New Roman"/>
              <w:color w:val="000000" w:themeColor="text1"/>
            </w:rPr>
            <m:t>τ=</m:t>
          </m:r>
          <m:d>
            <m:dPr>
              <m:ctrlPr>
                <w:rPr>
                  <w:rFonts w:ascii="Cambria Math" w:hAnsi="Cambria Math" w:cs="Times New Roman"/>
                  <w:b/>
                  <w:bCs/>
                  <w:color w:val="000000" w:themeColor="text1"/>
                </w:rPr>
              </m:ctrlPr>
            </m:dPr>
            <m:e>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s</m:t>
                  </m:r>
                </m:e>
                <m:sub>
                  <m:r>
                    <m:rPr>
                      <m:sty m:val="bi"/>
                    </m:rPr>
                    <w:rPr>
                      <w:rFonts w:ascii="Cambria Math" w:hAnsi="Cambria Math" w:cs="Times New Roman"/>
                      <w:color w:val="000000" w:themeColor="text1"/>
                    </w:rPr>
                    <m:t>1</m:t>
                  </m:r>
                </m:sub>
              </m:sSub>
              <m:r>
                <m:rPr>
                  <m:sty m:val="bi"/>
                </m:rPr>
                <w:rPr>
                  <w:rFonts w:ascii="Cambria Math" w:hAnsi="Cambria Math" w:cs="Times New Roman"/>
                  <w:color w:val="000000" w:themeColor="text1"/>
                </w:rPr>
                <m:t>,</m:t>
              </m:r>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a</m:t>
                  </m:r>
                </m:e>
                <m:sub>
                  <m:r>
                    <m:rPr>
                      <m:sty m:val="bi"/>
                    </m:rPr>
                    <w:rPr>
                      <w:rFonts w:ascii="Cambria Math" w:hAnsi="Cambria Math" w:cs="Times New Roman"/>
                      <w:color w:val="000000" w:themeColor="text1"/>
                    </w:rPr>
                    <m:t>1</m:t>
                  </m:r>
                </m:sub>
              </m:sSub>
              <m:r>
                <m:rPr>
                  <m:sty m:val="bi"/>
                </m:rPr>
                <w:rPr>
                  <w:rFonts w:ascii="Cambria Math" w:hAnsi="Cambria Math" w:cs="Times New Roman"/>
                  <w:color w:val="000000" w:themeColor="text1"/>
                </w:rPr>
                <m:t>,</m:t>
              </m:r>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1</m:t>
                  </m:r>
                </m:sub>
              </m:sSub>
              <m:r>
                <m:rPr>
                  <m:sty m:val="bi"/>
                </m:rPr>
                <w:rPr>
                  <w:rFonts w:ascii="Cambria Math" w:hAnsi="Cambria Math" w:cs="Times New Roman"/>
                  <w:color w:val="000000" w:themeColor="text1"/>
                </w:rPr>
                <m:t>,</m:t>
              </m:r>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s</m:t>
                  </m:r>
                </m:e>
                <m:sub>
                  <m:r>
                    <m:rPr>
                      <m:sty m:val="bi"/>
                    </m:rPr>
                    <w:rPr>
                      <w:rFonts w:ascii="Cambria Math" w:hAnsi="Cambria Math" w:cs="Times New Roman"/>
                      <w:color w:val="000000" w:themeColor="text1"/>
                    </w:rPr>
                    <m:t>2</m:t>
                  </m:r>
                </m:sub>
              </m:sSub>
              <m:r>
                <m:rPr>
                  <m:sty m:val="bi"/>
                </m:rPr>
                <w:rPr>
                  <w:rFonts w:ascii="Cambria Math" w:hAnsi="Cambria Math" w:cs="Times New Roman"/>
                  <w:color w:val="000000" w:themeColor="text1"/>
                </w:rPr>
                <m:t>,</m:t>
              </m:r>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a</m:t>
                  </m:r>
                </m:e>
                <m:sub>
                  <m:r>
                    <m:rPr>
                      <m:sty m:val="bi"/>
                    </m:rPr>
                    <w:rPr>
                      <w:rFonts w:ascii="Cambria Math" w:hAnsi="Cambria Math" w:cs="Times New Roman"/>
                      <w:color w:val="000000" w:themeColor="text1"/>
                    </w:rPr>
                    <m:t>2</m:t>
                  </m:r>
                </m:sub>
              </m:sSub>
              <m:r>
                <m:rPr>
                  <m:sty m:val="bi"/>
                </m:rPr>
                <w:rPr>
                  <w:rFonts w:ascii="Cambria Math" w:hAnsi="Cambria Math" w:cs="Times New Roman"/>
                  <w:color w:val="000000" w:themeColor="text1"/>
                </w:rPr>
                <m:t>,</m:t>
              </m:r>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2</m:t>
                  </m:r>
                </m:sub>
              </m:sSub>
              <m:r>
                <m:rPr>
                  <m:sty m:val="bi"/>
                </m:rPr>
                <w:rPr>
                  <w:rFonts w:ascii="Cambria Math" w:hAnsi="Cambria Math" w:cs="Times New Roman"/>
                  <w:color w:val="000000" w:themeColor="text1"/>
                </w:rPr>
                <m:t>,…,</m:t>
              </m:r>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s</m:t>
                  </m:r>
                </m:e>
                <m:sub>
                  <m:r>
                    <m:rPr>
                      <m:sty m:val="bi"/>
                    </m:rPr>
                    <w:rPr>
                      <w:rFonts w:ascii="Cambria Math" w:hAnsi="Cambria Math" w:cs="Times New Roman"/>
                      <w:color w:val="000000" w:themeColor="text1"/>
                    </w:rPr>
                    <m:t>T</m:t>
                  </m:r>
                </m:sub>
              </m:sSub>
              <m:r>
                <m:rPr>
                  <m:sty m:val="bi"/>
                </m:rPr>
                <w:rPr>
                  <w:rFonts w:ascii="Cambria Math" w:hAnsi="Cambria Math" w:cs="Times New Roman"/>
                  <w:color w:val="000000" w:themeColor="text1"/>
                </w:rPr>
                <m:t>,</m:t>
              </m:r>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a</m:t>
                  </m:r>
                </m:e>
                <m:sub>
                  <m:r>
                    <m:rPr>
                      <m:sty m:val="bi"/>
                    </m:rPr>
                    <w:rPr>
                      <w:rFonts w:ascii="Cambria Math" w:hAnsi="Cambria Math" w:cs="Times New Roman"/>
                      <w:color w:val="000000" w:themeColor="text1"/>
                    </w:rPr>
                    <m:t>T</m:t>
                  </m:r>
                </m:sub>
              </m:sSub>
              <m:r>
                <m:rPr>
                  <m:sty m:val="bi"/>
                </m:rPr>
                <w:rPr>
                  <w:rFonts w:ascii="Cambria Math" w:hAnsi="Cambria Math" w:cs="Times New Roman"/>
                  <w:color w:val="000000" w:themeColor="text1"/>
                </w:rPr>
                <m:t>,</m:t>
              </m:r>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T</m:t>
                  </m:r>
                </m:sub>
              </m:sSub>
            </m:e>
          </m:d>
          <m:r>
            <m:rPr>
              <m:sty m:val="bi"/>
            </m:rPr>
            <w:rPr>
              <w:rFonts w:ascii="Cambria Math" w:hAnsi="Cambria Math" w:cs="Times New Roman"/>
              <w:color w:val="000000" w:themeColor="text1"/>
            </w:rPr>
            <m:t>,</m:t>
          </m:r>
        </m:oMath>
      </m:oMathPara>
    </w:p>
    <w:p w14:paraId="4B0F7F11" w14:textId="77777777"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where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t</m:t>
            </m:r>
          </m:sub>
        </m:sSub>
      </m:oMath>
      <w:r w:rsidRPr="00ED2D36">
        <w:rPr>
          <w:rFonts w:ascii="Times New Roman" w:hAnsi="Times New Roman" w:cs="Times New Roman"/>
          <w:color w:val="000000" w:themeColor="text1"/>
        </w:rPr>
        <w:t xml:space="preserve"> is the reward obtained after taking action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a</m:t>
            </m:r>
          </m:e>
          <m:sub>
            <m:r>
              <m:rPr>
                <m:sty m:val="bi"/>
              </m:rPr>
              <w:rPr>
                <w:rFonts w:ascii="Cambria Math" w:hAnsi="Cambria Math" w:cs="Times New Roman"/>
                <w:color w:val="000000" w:themeColor="text1"/>
              </w:rPr>
              <m:t>t</m:t>
            </m:r>
          </m:sub>
        </m:sSub>
      </m:oMath>
      <w:r w:rsidRPr="00ED2D36">
        <w:rPr>
          <w:rFonts w:ascii="Times New Roman" w:hAnsi="Times New Roman" w:cs="Times New Roman"/>
          <w:b/>
          <w:bCs/>
          <w:color w:val="000000" w:themeColor="text1"/>
        </w:rPr>
        <w:t xml:space="preserve"> </w:t>
      </w:r>
      <w:r w:rsidRPr="00ED2D36">
        <w:rPr>
          <w:rFonts w:ascii="Times New Roman" w:hAnsi="Times New Roman" w:cs="Times New Roman"/>
          <w:color w:val="000000" w:themeColor="text1"/>
        </w:rPr>
        <w:t xml:space="preserve">in state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s</m:t>
            </m:r>
          </m:e>
          <m:sub>
            <m:r>
              <m:rPr>
                <m:sty m:val="bi"/>
              </m:rPr>
              <w:rPr>
                <w:rFonts w:ascii="Cambria Math" w:hAnsi="Cambria Math" w:cs="Times New Roman"/>
                <w:color w:val="000000" w:themeColor="text1"/>
              </w:rPr>
              <m:t>t</m:t>
            </m:r>
          </m:sub>
        </m:sSub>
      </m:oMath>
      <w:r w:rsidRPr="00ED2D36">
        <w:rPr>
          <w:rFonts w:ascii="Times New Roman" w:hAnsi="Times New Roman" w:cs="Times New Roman"/>
          <w:color w:val="000000" w:themeColor="text1"/>
        </w:rPr>
        <w:t xml:space="preserve">, and </w:t>
      </w:r>
      <m:oMath>
        <m:r>
          <m:rPr>
            <m:sty m:val="bi"/>
          </m:rPr>
          <w:rPr>
            <w:rFonts w:ascii="Cambria Math" w:hAnsi="Cambria Math" w:cs="Times New Roman"/>
            <w:color w:val="000000" w:themeColor="text1"/>
          </w:rPr>
          <m:t>T</m:t>
        </m:r>
      </m:oMath>
      <w:r w:rsidRPr="00ED2D36">
        <w:rPr>
          <w:rFonts w:ascii="Times New Roman" w:hAnsi="Times New Roman" w:cs="Times New Roman"/>
          <w:color w:val="000000" w:themeColor="text1"/>
        </w:rPr>
        <w:t xml:space="preserve"> is the terminal step of the episode.</w:t>
      </w:r>
    </w:p>
    <w:p w14:paraId="2C8A9B60" w14:textId="77777777" w:rsidR="00786B96" w:rsidRPr="00ED2D36" w:rsidRDefault="00786B96" w:rsidP="00397965">
      <w:pPr>
        <w:pStyle w:val="3"/>
        <w:spacing w:line="360" w:lineRule="auto"/>
        <w:jc w:val="both"/>
        <w:rPr>
          <w:rFonts w:ascii="Times New Roman" w:hAnsi="Times New Roman" w:cs="Times New Roman"/>
          <w:color w:val="000000" w:themeColor="text1"/>
          <w:sz w:val="24"/>
          <w:szCs w:val="24"/>
        </w:rPr>
      </w:pPr>
      <w:bookmarkStart w:id="2110" w:name="parameter-update-process"/>
      <w:bookmarkStart w:id="2111" w:name="_Toc228955525"/>
      <w:r w:rsidRPr="00ED2D36">
        <w:rPr>
          <w:rFonts w:ascii="Times New Roman" w:hAnsi="Times New Roman" w:cs="Times New Roman"/>
          <w:color w:val="000000" w:themeColor="text1"/>
          <w:sz w:val="24"/>
          <w:szCs w:val="24"/>
        </w:rPr>
        <w:t>Parameter update process</w:t>
      </w:r>
      <w:bookmarkEnd w:id="2111"/>
    </w:p>
    <w:p w14:paraId="5C777070" w14:textId="7A53EE96"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The REINFORC</w:t>
      </w:r>
      <w:r w:rsidRPr="009B10D1">
        <w:rPr>
          <w:rFonts w:ascii="Times New Roman" w:hAnsi="Times New Roman" w:cs="Times New Roman"/>
          <w:color w:val="000000" w:themeColor="text1"/>
        </w:rPr>
        <w:t>E</w:t>
      </w:r>
      <w:r w:rsidR="00425294" w:rsidRPr="009B10D1">
        <w:rPr>
          <w:rFonts w:ascii="Times New Roman" w:hAnsi="Times New Roman" w:cs="Times New Roman"/>
          <w:color w:val="000000" w:themeColor="text1"/>
        </w:rPr>
        <w:t xml:space="preserve"> </w:t>
      </w:r>
      <w:commentRangeStart w:id="2112"/>
      <w:del w:id="2113" w:author="chao zhang" w:date="2026-04-01T15:09:00Z">
        <w:r w:rsidR="00425294" w:rsidRPr="009B10D1" w:rsidDel="00FD3442">
          <w:rPr>
            <w:rFonts w:ascii="Times New Roman" w:hAnsi="Times New Roman" w:cs="Times New Roman"/>
            <w:color w:val="000000" w:themeColor="text1"/>
          </w:rPr>
          <w:delText>[cite the paper</w:delText>
        </w:r>
      </w:del>
      <w:ins w:id="2114" w:author="SYLZ" w:date="2026-03-27T10:20:00Z">
        <w:del w:id="2115" w:author="chao zhang" w:date="2026-04-01T15:09:00Z">
          <w:r w:rsidR="00585BEC" w:rsidRPr="009B10D1" w:rsidDel="00FD3442">
            <w:rPr>
              <w:rFonts w:ascii="Times New Roman" w:hAnsi="Times New Roman" w:cs="Times New Roman"/>
              <w:color w:val="000000" w:themeColor="text1"/>
              <w:rPrChange w:id="2116" w:author="SYLZ" w:date="2026-03-27T15:57:00Z">
                <w:rPr>
                  <w:rFonts w:ascii="Times New Roman" w:hAnsi="Times New Roman" w:cs="Times New Roman"/>
                  <w:color w:val="000000" w:themeColor="text1"/>
                  <w:highlight w:val="yellow"/>
                </w:rPr>
              </w:rPrChange>
            </w:rPr>
            <w:delText>1</w:delText>
          </w:r>
        </w:del>
      </w:ins>
      <w:del w:id="2117" w:author="chao zhang" w:date="2026-04-01T15:09:00Z">
        <w:r w:rsidR="00425294" w:rsidRPr="009B10D1" w:rsidDel="00FD3442">
          <w:rPr>
            <w:rFonts w:ascii="Times New Roman" w:hAnsi="Times New Roman" w:cs="Times New Roman"/>
            <w:color w:val="000000" w:themeColor="text1"/>
          </w:rPr>
          <w:delText>]</w:delText>
        </w:r>
      </w:del>
      <w:r w:rsidR="00FD3442">
        <w:rPr>
          <w:rFonts w:ascii="Times New Roman" w:hAnsi="Times New Roman" w:cs="Times New Roman"/>
          <w:color w:val="000000" w:themeColor="text1"/>
        </w:rPr>
        <w:fldChar w:fldCharType="begin"/>
      </w:r>
      <w:r w:rsidR="00FD3442">
        <w:rPr>
          <w:rFonts w:ascii="Times New Roman" w:hAnsi="Times New Roman" w:cs="Times New Roman"/>
          <w:color w:val="000000" w:themeColor="text1"/>
        </w:rPr>
        <w:instrText xml:space="preserve"> ADDIN EN.CITE &lt;EndNote&gt;&lt;Cite&gt;&lt;Author&gt;Williams&lt;/Author&gt;&lt;Year&gt;1992&lt;/Year&gt;&lt;RecNum&gt;32&lt;/RecNum&gt;&lt;DisplayText&gt;&lt;style face="superscript"&gt;1&lt;/style&gt;&lt;/DisplayText&gt;&lt;record&gt;&lt;rec-number&gt;32&lt;/rec-number&gt;&lt;foreign-keys&gt;&lt;key app="EN" db-id="a0ws0wr2pf2fr0ewepy5zsdcrvt90fwzvsw2" timestamp="1775027284"&gt;32&lt;/key&gt;&lt;/foreign-keys&gt;&lt;ref-type name="Journal Article"&gt;17&lt;/ref-type&gt;&lt;contributors&gt;&lt;authors&gt;&lt;author&gt;Williams, Ronald J.&lt;/author&gt;&lt;/authors&gt;&lt;/contributors&gt;&lt;titles&gt;&lt;title&gt;Simple statistical gradient-following algorithms for connectionist reinforcement learning&lt;/title&gt;&lt;secondary-title&gt;Machine Learning&lt;/secondary-title&gt;&lt;/titles&gt;&lt;periodical&gt;&lt;full-title&gt;Machine Learning&lt;/full-title&gt;&lt;/periodical&gt;&lt;pages&gt;229-256&lt;/pages&gt;&lt;volume&gt;8&lt;/volume&gt;&lt;number&gt;3-4&lt;/number&gt;&lt;section&gt;229&lt;/section&gt;&lt;dates&gt;&lt;year&gt;1992&lt;/year&gt;&lt;/dates&gt;&lt;isbn&gt;0885-6125&amp;#xD;1573-0565&lt;/isbn&gt;&lt;urls&gt;&lt;/urls&gt;&lt;electronic-resource-num&gt;10.1007/bf00992696&lt;/electronic-resource-num&gt;&lt;/record&gt;&lt;/Cite&gt;&lt;/EndNote&gt;</w:instrText>
      </w:r>
      <w:r w:rsidR="00FD3442">
        <w:rPr>
          <w:rFonts w:ascii="Times New Roman" w:hAnsi="Times New Roman" w:cs="Times New Roman"/>
          <w:color w:val="000000" w:themeColor="text1"/>
        </w:rPr>
        <w:fldChar w:fldCharType="separate"/>
      </w:r>
      <w:r w:rsidR="00FD3442" w:rsidRPr="00FD3442">
        <w:rPr>
          <w:rFonts w:ascii="Times New Roman" w:hAnsi="Times New Roman" w:cs="Times New Roman"/>
          <w:noProof/>
          <w:color w:val="000000" w:themeColor="text1"/>
          <w:vertAlign w:val="superscript"/>
        </w:rPr>
        <w:t>1</w:t>
      </w:r>
      <w:r w:rsidR="00FD3442">
        <w:rPr>
          <w:rFonts w:ascii="Times New Roman" w:hAnsi="Times New Roman" w:cs="Times New Roman"/>
          <w:color w:val="000000" w:themeColor="text1"/>
        </w:rPr>
        <w:fldChar w:fldCharType="end"/>
      </w:r>
      <w:r w:rsidRPr="009B10D1">
        <w:rPr>
          <w:rFonts w:ascii="Times New Roman" w:hAnsi="Times New Roman" w:cs="Times New Roman"/>
          <w:color w:val="000000" w:themeColor="text1"/>
        </w:rPr>
        <w:t xml:space="preserve"> </w:t>
      </w:r>
      <w:commentRangeEnd w:id="2112"/>
      <w:r w:rsidR="00D46036" w:rsidRPr="009B10D1">
        <w:rPr>
          <w:rStyle w:val="a5"/>
          <w:rFonts w:ascii="Times New Roman" w:eastAsia="Times New Roman" w:hAnsi="Times New Roman" w:cs="Times New Roman"/>
          <w:kern w:val="2"/>
          <w:sz w:val="24"/>
          <w:szCs w:val="24"/>
          <w14:ligatures w14:val="standardContextual"/>
        </w:rPr>
        <w:commentReference w:id="2112"/>
      </w:r>
      <w:r w:rsidRPr="00ED2D36">
        <w:rPr>
          <w:rFonts w:ascii="Times New Roman" w:hAnsi="Times New Roman" w:cs="Times New Roman"/>
          <w:color w:val="000000" w:themeColor="text1"/>
        </w:rPr>
        <w:t>update consists of four steps.</w:t>
      </w:r>
    </w:p>
    <w:p w14:paraId="6D216C39" w14:textId="77777777" w:rsidR="00786B96" w:rsidRPr="00ED2D36" w:rsidRDefault="00786B96" w:rsidP="00397965">
      <w:pPr>
        <w:pStyle w:val="4"/>
        <w:spacing w:line="360" w:lineRule="auto"/>
        <w:jc w:val="both"/>
        <w:rPr>
          <w:rFonts w:cs="Times New Roman"/>
          <w:i/>
          <w:iCs/>
          <w:color w:val="000000" w:themeColor="text1"/>
          <w:sz w:val="24"/>
          <w:szCs w:val="24"/>
        </w:rPr>
      </w:pPr>
      <w:bookmarkStart w:id="2118" w:name="trajectory-sampling"/>
      <w:r w:rsidRPr="00ED2D36">
        <w:rPr>
          <w:rFonts w:cs="Times New Roman"/>
          <w:iCs/>
          <w:color w:val="000000" w:themeColor="text1"/>
          <w:sz w:val="24"/>
          <w:szCs w:val="24"/>
        </w:rPr>
        <w:lastRenderedPageBreak/>
        <w:t>1. Trajectory sampling</w:t>
      </w:r>
    </w:p>
    <w:p w14:paraId="3641CA5B" w14:textId="34CE22F7"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A complete trajectory </w:t>
      </w:r>
      <m:oMath>
        <m:r>
          <m:rPr>
            <m:sty m:val="bi"/>
          </m:rPr>
          <w:rPr>
            <w:rFonts w:ascii="Cambria Math" w:hAnsi="Cambria Math" w:cs="Times New Roman"/>
            <w:color w:val="000000" w:themeColor="text1"/>
          </w:rPr>
          <m:t>τ</m:t>
        </m:r>
      </m:oMath>
      <w:r w:rsidRPr="00ED2D36">
        <w:rPr>
          <w:rFonts w:ascii="Times New Roman" w:hAnsi="Times New Roman" w:cs="Times New Roman"/>
          <w:color w:val="000000" w:themeColor="text1"/>
        </w:rPr>
        <w:t xml:space="preserve"> is sampled by executing the current policy in the simulated </w:t>
      </w:r>
      <w:ins w:id="2119" w:author="Yibin Jiang" w:date="2026-03-31T15:24:00Z">
        <w:r w:rsidR="00460D48" w:rsidRPr="00460D48">
          <w:rPr>
            <w:rFonts w:ascii="Times New Roman" w:hAnsi="Times New Roman" w:cs="Times New Roman"/>
            <w:color w:val="000000" w:themeColor="text1"/>
          </w:rPr>
          <w:t xml:space="preserve">pH-adjustment </w:t>
        </w:r>
      </w:ins>
      <w:del w:id="2120" w:author="Yibin Jiang" w:date="2026-03-31T15:24:00Z">
        <w:r w:rsidRPr="00ED2D36" w:rsidDel="00460D48">
          <w:rPr>
            <w:rFonts w:ascii="Times New Roman" w:hAnsi="Times New Roman" w:cs="Times New Roman"/>
            <w:color w:val="000000" w:themeColor="text1"/>
          </w:rPr>
          <w:delText xml:space="preserve">titration </w:delText>
        </w:r>
      </w:del>
      <w:r w:rsidRPr="00ED2D36">
        <w:rPr>
          <w:rFonts w:ascii="Times New Roman" w:hAnsi="Times New Roman" w:cs="Times New Roman"/>
          <w:color w:val="000000" w:themeColor="text1"/>
        </w:rPr>
        <w:t>environment until successful completion or termination at the maximum step limit.</w:t>
      </w:r>
    </w:p>
    <w:p w14:paraId="14FCE472" w14:textId="77777777" w:rsidR="00786B96" w:rsidRPr="00ED2D36" w:rsidRDefault="00786B96" w:rsidP="00397965">
      <w:pPr>
        <w:pStyle w:val="4"/>
        <w:spacing w:line="360" w:lineRule="auto"/>
        <w:jc w:val="both"/>
        <w:rPr>
          <w:rFonts w:cs="Times New Roman"/>
          <w:i/>
          <w:iCs/>
          <w:color w:val="000000" w:themeColor="text1"/>
          <w:sz w:val="24"/>
          <w:szCs w:val="24"/>
        </w:rPr>
      </w:pPr>
      <w:bookmarkStart w:id="2121" w:name="discounted-return-calculation"/>
      <w:bookmarkEnd w:id="2118"/>
      <w:r w:rsidRPr="00ED2D36">
        <w:rPr>
          <w:rFonts w:cs="Times New Roman"/>
          <w:iCs/>
          <w:color w:val="000000" w:themeColor="text1"/>
          <w:sz w:val="24"/>
          <w:szCs w:val="24"/>
        </w:rPr>
        <w:t>2. Discounted return calculation</w:t>
      </w:r>
    </w:p>
    <w:p w14:paraId="44D4A5A8" w14:textId="2AF8D3C7"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For each step </w:t>
      </w:r>
      <m:oMath>
        <m:r>
          <m:rPr>
            <m:sty m:val="bi"/>
          </m:rPr>
          <w:rPr>
            <w:rFonts w:ascii="Cambria Math" w:hAnsi="Cambria Math" w:cs="Times New Roman"/>
            <w:color w:val="000000" w:themeColor="text1"/>
          </w:rPr>
          <m:t>t</m:t>
        </m:r>
      </m:oMath>
      <w:r w:rsidRPr="00ED2D36">
        <w:rPr>
          <w:rFonts w:ascii="Times New Roman" w:hAnsi="Times New Roman" w:cs="Times New Roman"/>
          <w:color w:val="000000" w:themeColor="text1"/>
        </w:rPr>
        <w:t xml:space="preserve">, the discounted cumulative return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G</m:t>
            </m:r>
          </m:e>
          <m:sub>
            <m:r>
              <m:rPr>
                <m:sty m:val="bi"/>
              </m:rPr>
              <w:rPr>
                <w:rFonts w:ascii="Cambria Math" w:hAnsi="Cambria Math" w:cs="Times New Roman"/>
                <w:color w:val="000000" w:themeColor="text1"/>
              </w:rPr>
              <m:t>t</m:t>
            </m:r>
          </m:sub>
        </m:sSub>
      </m:oMath>
      <w:r w:rsidRPr="00ED2D36">
        <w:rPr>
          <w:rFonts w:ascii="Times New Roman" w:hAnsi="Times New Roman" w:cs="Times New Roman"/>
          <w:color w:val="000000" w:themeColor="text1"/>
        </w:rPr>
        <w:t xml:space="preserve"> is computed according to Eq. S1</w:t>
      </w:r>
      <w:r w:rsidR="00A36BD2" w:rsidRPr="00ED2D36">
        <w:rPr>
          <w:rFonts w:ascii="Times New Roman" w:hAnsi="Times New Roman" w:cs="Times New Roman"/>
          <w:color w:val="000000" w:themeColor="text1"/>
        </w:rPr>
        <w:t>6</w:t>
      </w:r>
      <w:r w:rsidRPr="00ED2D36">
        <w:rPr>
          <w:rFonts w:ascii="Times New Roman" w:hAnsi="Times New Roman" w:cs="Times New Roman"/>
          <w:color w:val="000000" w:themeColor="text1"/>
        </w:rPr>
        <w:t>:</w:t>
      </w:r>
    </w:p>
    <w:p w14:paraId="71766F29" w14:textId="29F5A1FA" w:rsidR="0035746A" w:rsidRPr="00ED2D36" w:rsidRDefault="003D17D6">
      <w:pPr>
        <w:pStyle w:val="af8"/>
        <w:tabs>
          <w:tab w:val="center" w:pos="4200"/>
          <w:tab w:val="right" w:pos="8295"/>
        </w:tabs>
        <w:spacing w:line="360" w:lineRule="auto"/>
        <w:jc w:val="center"/>
        <w:rPr>
          <w:rFonts w:eastAsiaTheme="minorEastAsia"/>
          <w:spacing w:val="-9"/>
          <w:sz w:val="24"/>
          <w:lang w:val="en-GB"/>
        </w:rPr>
        <w:pPrChange w:id="2122" w:author="SYLZ" w:date="2026-03-27T10:39:00Z">
          <w:pPr>
            <w:pStyle w:val="af8"/>
            <w:tabs>
              <w:tab w:val="center" w:pos="4200"/>
              <w:tab w:val="right" w:pos="8295"/>
            </w:tabs>
            <w:spacing w:line="480" w:lineRule="auto"/>
            <w:jc w:val="center"/>
          </w:pPr>
        </w:pPrChange>
      </w:pPr>
      <m:oMath>
        <m:sSub>
          <m:sSubPr>
            <m:ctrlPr>
              <w:rPr>
                <w:rStyle w:val="RSCB03MathematicsGreeketcChar"/>
                <w:rFonts w:ascii="Cambria Math" w:hAnsi="Cambria Math"/>
                <w:b/>
                <w:bCs/>
                <w:i/>
                <w:sz w:val="24"/>
                <w:szCs w:val="24"/>
              </w:rPr>
            </m:ctrlPr>
          </m:sSubPr>
          <m:e>
            <m:r>
              <m:rPr>
                <m:sty m:val="bi"/>
              </m:rPr>
              <w:rPr>
                <w:rStyle w:val="RSCB03MathematicsGreeketcChar"/>
                <w:rFonts w:ascii="Cambria Math" w:hAnsi="Cambria Math"/>
                <w:sz w:val="24"/>
                <w:szCs w:val="24"/>
                <w:lang w:val="de-DE"/>
              </w:rPr>
              <m:t>G</m:t>
            </m:r>
          </m:e>
          <m:sub>
            <m:r>
              <m:rPr>
                <m:sty m:val="bi"/>
              </m:rPr>
              <w:rPr>
                <w:rStyle w:val="RSCB03MathematicsGreeketcChar"/>
                <w:rFonts w:ascii="Cambria Math" w:hAnsi="Cambria Math"/>
                <w:sz w:val="24"/>
                <w:szCs w:val="24"/>
                <w:lang w:val="de-DE"/>
              </w:rPr>
              <m:t>t</m:t>
            </m:r>
          </m:sub>
        </m:sSub>
        <m:r>
          <m:rPr>
            <m:sty m:val="bi"/>
          </m:rPr>
          <w:rPr>
            <w:rStyle w:val="RSCB03MathematicsGreeketcChar"/>
            <w:rFonts w:ascii="Cambria Math" w:hAnsi="Cambria Math"/>
            <w:sz w:val="24"/>
            <w:szCs w:val="24"/>
          </w:rPr>
          <m:t>=</m:t>
        </m:r>
        <m:sSub>
          <m:sSubPr>
            <m:ctrlPr>
              <w:rPr>
                <w:rStyle w:val="RSCB03MathematicsGreeketcChar"/>
                <w:rFonts w:ascii="Cambria Math" w:hAnsi="Cambria Math"/>
                <w:b/>
                <w:bCs/>
                <w:i/>
                <w:sz w:val="24"/>
                <w:szCs w:val="24"/>
              </w:rPr>
            </m:ctrlPr>
          </m:sSubPr>
          <m:e>
            <m:r>
              <m:rPr>
                <m:sty m:val="bi"/>
              </m:rPr>
              <w:rPr>
                <w:rStyle w:val="RSCB03MathematicsGreeketcChar"/>
                <w:rFonts w:ascii="Cambria Math" w:hAnsi="Cambria Math"/>
                <w:sz w:val="24"/>
                <w:szCs w:val="24"/>
                <w:lang w:val="de-DE"/>
              </w:rPr>
              <m:t>r</m:t>
            </m:r>
          </m:e>
          <m:sub>
            <m:r>
              <m:rPr>
                <m:sty m:val="bi"/>
              </m:rPr>
              <w:rPr>
                <w:rStyle w:val="RSCB03MathematicsGreeketcChar"/>
                <w:rFonts w:ascii="Cambria Math" w:hAnsi="Cambria Math"/>
                <w:sz w:val="24"/>
                <w:szCs w:val="24"/>
                <w:lang w:val="de-DE"/>
              </w:rPr>
              <m:t>t</m:t>
            </m:r>
          </m:sub>
        </m:sSub>
        <m:r>
          <m:rPr>
            <m:sty m:val="bi"/>
          </m:rPr>
          <w:rPr>
            <w:rStyle w:val="RSCB03MathematicsGreeketcChar"/>
            <w:rFonts w:ascii="Cambria Math" w:hAnsi="Cambria Math"/>
            <w:sz w:val="24"/>
            <w:szCs w:val="24"/>
          </w:rPr>
          <m:t>+</m:t>
        </m:r>
        <m:r>
          <m:rPr>
            <m:sty m:val="bi"/>
          </m:rPr>
          <w:rPr>
            <w:rStyle w:val="RSCB03MathematicsGreeketcChar"/>
            <w:rFonts w:ascii="Cambria Math" w:hAnsi="Cambria Math"/>
            <w:sz w:val="24"/>
            <w:szCs w:val="24"/>
          </w:rPr>
          <m:t>γ</m:t>
        </m:r>
        <m:sSub>
          <m:sSubPr>
            <m:ctrlPr>
              <w:rPr>
                <w:rStyle w:val="RSCB03MathematicsGreeketcChar"/>
                <w:rFonts w:ascii="Cambria Math" w:hAnsi="Cambria Math"/>
                <w:b/>
                <w:bCs/>
                <w:i/>
                <w:sz w:val="24"/>
                <w:szCs w:val="24"/>
              </w:rPr>
            </m:ctrlPr>
          </m:sSubPr>
          <m:e>
            <m:r>
              <m:rPr>
                <m:sty m:val="bi"/>
              </m:rPr>
              <w:rPr>
                <w:rStyle w:val="RSCB03MathematicsGreeketcChar"/>
                <w:rFonts w:ascii="Cambria Math" w:hAnsi="Cambria Math"/>
                <w:sz w:val="24"/>
                <w:szCs w:val="24"/>
                <w:lang w:val="de-DE"/>
              </w:rPr>
              <m:t>G</m:t>
            </m:r>
          </m:e>
          <m:sub>
            <m:r>
              <m:rPr>
                <m:sty m:val="bi"/>
              </m:rPr>
              <w:rPr>
                <w:rStyle w:val="RSCB03MathematicsGreeketcChar"/>
                <w:rFonts w:ascii="Cambria Math" w:hAnsi="Cambria Math"/>
                <w:sz w:val="24"/>
                <w:szCs w:val="24"/>
                <w:lang w:val="de-DE"/>
              </w:rPr>
              <m:t>t</m:t>
            </m:r>
            <m:r>
              <m:rPr>
                <m:sty m:val="bi"/>
              </m:rPr>
              <w:rPr>
                <w:rStyle w:val="RSCB03MathematicsGreeketcChar"/>
                <w:rFonts w:ascii="Cambria Math" w:hAnsi="Cambria Math"/>
                <w:sz w:val="24"/>
                <w:szCs w:val="24"/>
              </w:rPr>
              <m:t>+</m:t>
            </m:r>
            <m:r>
              <m:rPr>
                <m:sty m:val="bi"/>
              </m:rPr>
              <w:rPr>
                <w:rStyle w:val="RSCB03MathematicsGreeketcChar"/>
                <w:rFonts w:ascii="Cambria Math" w:hAnsi="Cambria Math"/>
                <w:sz w:val="24"/>
                <w:szCs w:val="24"/>
                <w:lang w:val="de-DE"/>
              </w:rPr>
              <m:t>1</m:t>
            </m:r>
          </m:sub>
        </m:sSub>
        <m:r>
          <m:rPr>
            <m:sty m:val="bi"/>
          </m:rPr>
          <w:rPr>
            <w:rStyle w:val="RSCB03MathematicsGreeketcChar"/>
            <w:rFonts w:ascii="Cambria Math" w:hAnsi="Cambria Math"/>
            <w:sz w:val="24"/>
            <w:szCs w:val="24"/>
          </w:rPr>
          <m:t>+</m:t>
        </m:r>
        <m:sSup>
          <m:sSupPr>
            <m:ctrlPr>
              <w:rPr>
                <w:rStyle w:val="RSCB03MathematicsGreeketcChar"/>
                <w:rFonts w:ascii="Cambria Math" w:hAnsi="Cambria Math"/>
                <w:b/>
                <w:bCs/>
                <w:i/>
                <w:sz w:val="24"/>
                <w:szCs w:val="24"/>
              </w:rPr>
            </m:ctrlPr>
          </m:sSupPr>
          <m:e>
            <m:r>
              <m:rPr>
                <m:sty m:val="bi"/>
              </m:rPr>
              <w:rPr>
                <w:rStyle w:val="RSCB03MathematicsGreeketcChar"/>
                <w:rFonts w:ascii="Cambria Math" w:hAnsi="Cambria Math"/>
                <w:sz w:val="24"/>
                <w:szCs w:val="24"/>
              </w:rPr>
              <m:t>γ</m:t>
            </m:r>
          </m:e>
          <m:sup>
            <m:r>
              <m:rPr>
                <m:sty m:val="bi"/>
              </m:rPr>
              <w:rPr>
                <w:rStyle w:val="RSCB03MathematicsGreeketcChar"/>
                <w:rFonts w:ascii="Cambria Math" w:hAnsi="Cambria Math"/>
                <w:sz w:val="24"/>
                <w:szCs w:val="24"/>
                <w:lang w:val="de-DE"/>
              </w:rPr>
              <m:t>2</m:t>
            </m:r>
          </m:sup>
        </m:sSup>
        <m:sSub>
          <m:sSubPr>
            <m:ctrlPr>
              <w:rPr>
                <w:rStyle w:val="RSCB03MathematicsGreeketcChar"/>
                <w:rFonts w:ascii="Cambria Math" w:hAnsi="Cambria Math"/>
                <w:b/>
                <w:bCs/>
                <w:i/>
                <w:sz w:val="24"/>
                <w:szCs w:val="24"/>
              </w:rPr>
            </m:ctrlPr>
          </m:sSubPr>
          <m:e>
            <m:r>
              <m:rPr>
                <m:sty m:val="bi"/>
              </m:rPr>
              <w:rPr>
                <w:rStyle w:val="RSCB03MathematicsGreeketcChar"/>
                <w:rFonts w:ascii="Cambria Math" w:hAnsi="Cambria Math"/>
                <w:sz w:val="24"/>
                <w:szCs w:val="24"/>
                <w:lang w:val="de-DE"/>
              </w:rPr>
              <m:t>G</m:t>
            </m:r>
          </m:e>
          <m:sub>
            <m:r>
              <m:rPr>
                <m:sty m:val="bi"/>
              </m:rPr>
              <w:rPr>
                <w:rStyle w:val="RSCB03MathematicsGreeketcChar"/>
                <w:rFonts w:ascii="Cambria Math" w:hAnsi="Cambria Math"/>
                <w:sz w:val="24"/>
                <w:szCs w:val="24"/>
                <w:lang w:val="de-DE"/>
              </w:rPr>
              <m:t>t</m:t>
            </m:r>
            <m:r>
              <m:rPr>
                <m:sty m:val="bi"/>
              </m:rPr>
              <w:rPr>
                <w:rStyle w:val="RSCB03MathematicsGreeketcChar"/>
                <w:rFonts w:ascii="Cambria Math" w:hAnsi="Cambria Math"/>
                <w:sz w:val="24"/>
                <w:szCs w:val="24"/>
              </w:rPr>
              <m:t>+</m:t>
            </m:r>
            <m:r>
              <m:rPr>
                <m:sty m:val="bi"/>
              </m:rPr>
              <w:rPr>
                <w:rStyle w:val="RSCB03MathematicsGreeketcChar"/>
                <w:rFonts w:ascii="Cambria Math" w:hAnsi="Cambria Math"/>
                <w:sz w:val="24"/>
                <w:szCs w:val="24"/>
                <w:lang w:val="de-DE"/>
              </w:rPr>
              <m:t>2</m:t>
            </m:r>
          </m:sub>
        </m:sSub>
        <m:r>
          <m:rPr>
            <m:sty m:val="bi"/>
          </m:rPr>
          <w:rPr>
            <w:rStyle w:val="RSCB03MathematicsGreeketcChar"/>
            <w:rFonts w:ascii="Cambria Math" w:hAnsi="Cambria Math"/>
            <w:sz w:val="24"/>
            <w:szCs w:val="24"/>
          </w:rPr>
          <m:t>+…</m:t>
        </m:r>
        <w:bookmarkStart w:id="2123" w:name="eq16"/>
        <m:r>
          <m:rPr>
            <m:sty m:val="bi"/>
          </m:rPr>
          <w:rPr>
            <w:rStyle w:val="RSCB03MathematicsGreeketcChar"/>
            <w:rFonts w:ascii="Cambria Math" w:hAnsi="Cambria Math"/>
            <w:sz w:val="24"/>
            <w:szCs w:val="24"/>
          </w:rPr>
          <m:t xml:space="preserve"> </m:t>
        </m:r>
        <m:r>
          <m:rPr>
            <m:sty m:val="bi"/>
          </m:rPr>
          <w:rPr>
            <w:rStyle w:val="RSCB03MathematicsGreeketcChar"/>
            <w:rFonts w:ascii="Cambria Math" w:eastAsiaTheme="minorEastAsia" w:hAnsi="Cambria Math"/>
            <w:sz w:val="24"/>
            <w:szCs w:val="24"/>
            <w:lang w:eastAsia="zh-CN"/>
          </w:rPr>
          <m:t xml:space="preserve">     </m:t>
        </m:r>
      </m:oMath>
      <w:r w:rsidR="0035746A" w:rsidRPr="00ED2D36">
        <w:rPr>
          <w:rFonts w:eastAsia="宋体"/>
          <w:sz w:val="24"/>
          <w:lang w:val="en-GB"/>
        </w:rPr>
        <w:t>(</w:t>
      </w:r>
      <w:bookmarkEnd w:id="2123"/>
      <w:r w:rsidR="0035746A" w:rsidRPr="00ED2D36">
        <w:rPr>
          <w:rFonts w:eastAsia="宋体"/>
          <w:sz w:val="24"/>
          <w:lang w:val="en-GB"/>
        </w:rPr>
        <w:t>S</w:t>
      </w:r>
      <w:r w:rsidR="0035746A" w:rsidRPr="00ED2D36">
        <w:rPr>
          <w:rFonts w:eastAsiaTheme="minorEastAsia"/>
          <w:sz w:val="24"/>
          <w:lang w:val="en-GB"/>
        </w:rPr>
        <w:t>1</w:t>
      </w:r>
      <w:r w:rsidR="00A36BD2" w:rsidRPr="00ED2D36">
        <w:rPr>
          <w:rFonts w:eastAsiaTheme="minorEastAsia"/>
          <w:sz w:val="24"/>
          <w:lang w:val="en-GB"/>
        </w:rPr>
        <w:t>6</w:t>
      </w:r>
      <w:r w:rsidR="0035746A" w:rsidRPr="00ED2D36">
        <w:rPr>
          <w:rFonts w:eastAsiaTheme="minorEastAsia"/>
          <w:sz w:val="24"/>
          <w:lang w:val="en-GB"/>
        </w:rPr>
        <w:t>)</w:t>
      </w:r>
    </w:p>
    <w:p w14:paraId="40E27519" w14:textId="36BE8F7E" w:rsidR="00786B96"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Here,</w:t>
      </w:r>
      <w:r w:rsidRPr="00ED2D36">
        <w:rPr>
          <w:rFonts w:ascii="Times New Roman" w:hAnsi="Times New Roman" w:cs="Times New Roman"/>
          <w:b/>
          <w:bCs/>
          <w:color w:val="000000" w:themeColor="text1"/>
        </w:rPr>
        <w:t xml:space="preserve">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t</m:t>
            </m:r>
          </m:sub>
        </m:sSub>
      </m:oMath>
      <w:r w:rsidRPr="00ED2D36">
        <w:rPr>
          <w:rFonts w:ascii="Times New Roman" w:hAnsi="Times New Roman" w:cs="Times New Roman"/>
          <w:color w:val="000000" w:themeColor="text1"/>
        </w:rPr>
        <w:t xml:space="preserve"> denotes the reward received immediately after taking the action at step </w:t>
      </w:r>
      <m:oMath>
        <m:r>
          <m:rPr>
            <m:sty m:val="bi"/>
          </m:rPr>
          <w:rPr>
            <w:rFonts w:ascii="Cambria Math" w:hAnsi="Cambria Math" w:cs="Times New Roman"/>
            <w:color w:val="000000" w:themeColor="text1"/>
          </w:rPr>
          <m:t>t</m:t>
        </m:r>
      </m:oMath>
      <w:r w:rsidRPr="00ED2D36">
        <w:rPr>
          <w:rFonts w:ascii="Times New Roman" w:hAnsi="Times New Roman" w:cs="Times New Roman"/>
          <w:color w:val="000000" w:themeColor="text1"/>
        </w:rPr>
        <w:t xml:space="preserve">. The return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G</m:t>
            </m:r>
          </m:e>
          <m:sub>
            <m:r>
              <m:rPr>
                <m:sty m:val="bi"/>
              </m:rPr>
              <w:rPr>
                <w:rFonts w:ascii="Cambria Math" w:hAnsi="Cambria Math" w:cs="Times New Roman"/>
                <w:color w:val="000000" w:themeColor="text1"/>
              </w:rPr>
              <m:t>t</m:t>
            </m:r>
          </m:sub>
        </m:sSub>
      </m:oMath>
      <w:r w:rsidRPr="00ED2D36">
        <w:rPr>
          <w:rFonts w:ascii="Times New Roman" w:hAnsi="Times New Roman" w:cs="Times New Roman"/>
          <w:color w:val="000000" w:themeColor="text1"/>
        </w:rPr>
        <w:t xml:space="preserve"> includes not only the immediate reward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t</m:t>
            </m:r>
          </m:sub>
        </m:sSub>
      </m:oMath>
      <w:r w:rsidRPr="00ED2D36">
        <w:rPr>
          <w:rFonts w:ascii="Times New Roman" w:hAnsi="Times New Roman" w:cs="Times New Roman"/>
          <w:color w:val="000000" w:themeColor="text1"/>
        </w:rPr>
        <w:t>, but also all future rewards obtained at subsequent steps</w:t>
      </w:r>
      <w:r w:rsidRPr="00ED2D36">
        <w:rPr>
          <w:rFonts w:ascii="Times New Roman" w:hAnsi="Times New Roman" w:cs="Times New Roman"/>
          <w:b/>
          <w:bCs/>
          <w:color w:val="000000" w:themeColor="text1"/>
        </w:rPr>
        <w:t xml:space="preserve"> </w:t>
      </w:r>
      <m:oMath>
        <m:r>
          <m:rPr>
            <m:sty m:val="bi"/>
          </m:rPr>
          <w:rPr>
            <w:rFonts w:ascii="Cambria Math" w:hAnsi="Cambria Math" w:cs="Times New Roman"/>
            <w:color w:val="000000" w:themeColor="text1"/>
          </w:rPr>
          <m:t>t</m:t>
        </m:r>
        <m:r>
          <m:rPr>
            <m:sty m:val="b"/>
          </m:rPr>
          <w:rPr>
            <w:rFonts w:ascii="Cambria Math" w:hAnsi="Cambria Math" w:cs="Times New Roman"/>
            <w:color w:val="000000" w:themeColor="text1"/>
          </w:rPr>
          <m:t>+</m:t>
        </m:r>
        <m:r>
          <m:rPr>
            <m:sty m:val="bi"/>
          </m:rPr>
          <w:rPr>
            <w:rFonts w:ascii="Cambria Math" w:hAnsi="Cambria Math" w:cs="Times New Roman"/>
            <w:color w:val="000000" w:themeColor="text1"/>
          </w:rPr>
          <m:t>1</m:t>
        </m:r>
        <m:r>
          <m:rPr>
            <m:sty m:val="b"/>
          </m:rPr>
          <w:rPr>
            <w:rFonts w:ascii="Cambria Math" w:hAnsi="Cambria Math" w:cs="Times New Roman"/>
            <w:color w:val="000000" w:themeColor="text1"/>
          </w:rPr>
          <m:t>,</m:t>
        </m:r>
        <m:r>
          <m:rPr>
            <m:sty m:val="bi"/>
          </m:rPr>
          <w:rPr>
            <w:rFonts w:ascii="Cambria Math" w:hAnsi="Cambria Math" w:cs="Times New Roman"/>
            <w:color w:val="000000" w:themeColor="text1"/>
          </w:rPr>
          <m:t>t</m:t>
        </m:r>
        <m:r>
          <m:rPr>
            <m:sty m:val="b"/>
          </m:rPr>
          <w:rPr>
            <w:rFonts w:ascii="Cambria Math" w:hAnsi="Cambria Math" w:cs="Times New Roman"/>
            <w:color w:val="000000" w:themeColor="text1"/>
          </w:rPr>
          <m:t>+</m:t>
        </m:r>
        <m:r>
          <m:rPr>
            <m:sty m:val="bi"/>
          </m:rPr>
          <w:rPr>
            <w:rFonts w:ascii="Cambria Math" w:hAnsi="Cambria Math" w:cs="Times New Roman"/>
            <w:color w:val="000000" w:themeColor="text1"/>
          </w:rPr>
          <m:t>2</m:t>
        </m:r>
        <m:r>
          <m:rPr>
            <m:sty m:val="b"/>
          </m:rPr>
          <w:rPr>
            <w:rFonts w:ascii="Cambria Math" w:hAnsi="Cambria Math" w:cs="Times New Roman"/>
            <w:color w:val="000000" w:themeColor="text1"/>
          </w:rPr>
          <m:t>,…,</m:t>
        </m:r>
        <m:r>
          <m:rPr>
            <m:sty m:val="bi"/>
          </m:rPr>
          <w:rPr>
            <w:rFonts w:ascii="Cambria Math" w:hAnsi="Cambria Math" w:cs="Times New Roman"/>
            <w:color w:val="000000" w:themeColor="text1"/>
          </w:rPr>
          <m:t>T</m:t>
        </m:r>
      </m:oMath>
      <w:r w:rsidRPr="00ED2D36">
        <w:rPr>
          <w:rFonts w:ascii="Times New Roman" w:hAnsi="Times New Roman" w:cs="Times New Roman"/>
          <w:color w:val="000000" w:themeColor="text1"/>
        </w:rPr>
        <w:t xml:space="preserve"> until the end of the trajectory, discounted geometrically by the factor </w:t>
      </w:r>
      <m:oMath>
        <m:r>
          <m:rPr>
            <m:sty m:val="bi"/>
          </m:rPr>
          <w:rPr>
            <w:rFonts w:ascii="Cambria Math" w:hAnsi="Cambria Math" w:cs="Times New Roman"/>
            <w:color w:val="000000" w:themeColor="text1"/>
          </w:rPr>
          <m:t>γ</m:t>
        </m:r>
      </m:oMath>
      <w:r w:rsidRPr="00ED2D36">
        <w:rPr>
          <w:rFonts w:ascii="Times New Roman" w:hAnsi="Times New Roman" w:cs="Times New Roman"/>
          <w:color w:val="000000" w:themeColor="text1"/>
        </w:rPr>
        <w:t xml:space="preserve">. In this work, </w:t>
      </w:r>
      <m:oMath>
        <m:r>
          <m:rPr>
            <m:sty m:val="bi"/>
          </m:rPr>
          <w:rPr>
            <w:rFonts w:ascii="Cambria Math" w:hAnsi="Cambria Math" w:cs="Times New Roman"/>
            <w:color w:val="000000" w:themeColor="text1"/>
          </w:rPr>
          <m:t>γ</m:t>
        </m:r>
        <m:r>
          <m:rPr>
            <m:sty m:val="p"/>
          </m:rPr>
          <w:rPr>
            <w:rFonts w:ascii="Cambria Math" w:hAnsi="Cambria Math" w:cs="Times New Roman"/>
            <w:color w:val="000000" w:themeColor="text1"/>
          </w:rPr>
          <m:t>=</m:t>
        </m:r>
        <m:r>
          <w:rPr>
            <w:rFonts w:ascii="Cambria Math" w:hAnsi="Cambria Math" w:cs="Times New Roman"/>
            <w:color w:val="000000" w:themeColor="text1"/>
          </w:rPr>
          <m:t>0.99</m:t>
        </m:r>
      </m:oMath>
      <w:r w:rsidRPr="00ED2D36">
        <w:rPr>
          <w:rFonts w:ascii="Times New Roman" w:hAnsi="Times New Roman" w:cs="Times New Roman"/>
          <w:color w:val="000000" w:themeColor="text1"/>
        </w:rPr>
        <w:t xml:space="preserve">, so rewards received later in the episode still contribute strongly, but slightly less than immediate rewards. Since reward values are dimensionless by construction,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G</m:t>
            </m:r>
          </m:e>
          <m:sub>
            <m:r>
              <m:rPr>
                <m:sty m:val="bi"/>
              </m:rPr>
              <w:rPr>
                <w:rFonts w:ascii="Cambria Math" w:hAnsi="Cambria Math" w:cs="Times New Roman"/>
                <w:color w:val="000000" w:themeColor="text1"/>
              </w:rPr>
              <m:t>t</m:t>
            </m:r>
          </m:sub>
        </m:sSub>
      </m:oMath>
      <w:r w:rsidRPr="00ED2D36">
        <w:rPr>
          <w:rFonts w:ascii="Times New Roman" w:hAnsi="Times New Roman" w:cs="Times New Roman"/>
          <w:b/>
          <w:bCs/>
          <w:color w:val="000000" w:themeColor="text1"/>
        </w:rPr>
        <w:t xml:space="preserve"> </w:t>
      </w:r>
      <w:r w:rsidRPr="00ED2D36">
        <w:rPr>
          <w:rFonts w:ascii="Times New Roman" w:hAnsi="Times New Roman" w:cs="Times New Roman"/>
          <w:color w:val="000000" w:themeColor="text1"/>
        </w:rPr>
        <w:t>is also dimensionless. The large value of</w:t>
      </w:r>
      <w:r w:rsidRPr="00ED2D36">
        <w:rPr>
          <w:rFonts w:ascii="Times New Roman" w:hAnsi="Times New Roman" w:cs="Times New Roman"/>
          <w:b/>
          <w:bCs/>
          <w:color w:val="000000" w:themeColor="text1"/>
        </w:rPr>
        <w:t xml:space="preserve"> </w:t>
      </w:r>
      <m:oMath>
        <m:r>
          <m:rPr>
            <m:sty m:val="bi"/>
          </m:rPr>
          <w:rPr>
            <w:rFonts w:ascii="Cambria Math" w:hAnsi="Cambria Math" w:cs="Times New Roman"/>
            <w:color w:val="000000" w:themeColor="text1"/>
          </w:rPr>
          <m:t>γ</m:t>
        </m:r>
      </m:oMath>
      <w:r w:rsidRPr="00ED2D36">
        <w:rPr>
          <w:rFonts w:ascii="Times New Roman" w:hAnsi="Times New Roman" w:cs="Times New Roman"/>
          <w:b/>
          <w:bCs/>
          <w:color w:val="000000" w:themeColor="text1"/>
        </w:rPr>
        <w:t xml:space="preserve"> </w:t>
      </w:r>
      <w:r w:rsidRPr="00ED2D36">
        <w:rPr>
          <w:rFonts w:ascii="Times New Roman" w:hAnsi="Times New Roman" w:cs="Times New Roman"/>
          <w:color w:val="000000" w:themeColor="text1"/>
        </w:rPr>
        <w:t xml:space="preserve">emphasizes successful completion of the full </w:t>
      </w:r>
      <w:ins w:id="2124" w:author="Yibin Jiang" w:date="2026-03-31T15:24:00Z">
        <w:r w:rsidR="00ED4C4F" w:rsidRPr="00ED4C4F">
          <w:rPr>
            <w:rFonts w:ascii="Times New Roman" w:hAnsi="Times New Roman" w:cs="Times New Roman"/>
            <w:color w:val="000000" w:themeColor="text1"/>
          </w:rPr>
          <w:t xml:space="preserve">pH-adjustment </w:t>
        </w:r>
      </w:ins>
      <w:del w:id="2125" w:author="Yibin Jiang" w:date="2026-03-31T15:24:00Z">
        <w:r w:rsidRPr="00ED2D36" w:rsidDel="00ED4C4F">
          <w:rPr>
            <w:rFonts w:ascii="Times New Roman" w:hAnsi="Times New Roman" w:cs="Times New Roman"/>
            <w:color w:val="000000" w:themeColor="text1"/>
          </w:rPr>
          <w:delText xml:space="preserve">titration </w:delText>
        </w:r>
      </w:del>
      <w:r w:rsidRPr="00ED2D36">
        <w:rPr>
          <w:rFonts w:ascii="Times New Roman" w:hAnsi="Times New Roman" w:cs="Times New Roman"/>
          <w:color w:val="000000" w:themeColor="text1"/>
        </w:rPr>
        <w:t>trajectory while still weakly favoring earlier achievement of the target.</w:t>
      </w:r>
    </w:p>
    <w:p w14:paraId="4AB313C7" w14:textId="4BF9A39B" w:rsidR="00786B96" w:rsidRPr="00ED2D36" w:rsidRDefault="00786B96" w:rsidP="00397965">
      <w:pPr>
        <w:pStyle w:val="4"/>
        <w:spacing w:line="360" w:lineRule="auto"/>
        <w:jc w:val="both"/>
        <w:rPr>
          <w:rFonts w:cs="Times New Roman"/>
          <w:i/>
          <w:iCs/>
          <w:color w:val="000000" w:themeColor="text1"/>
          <w:sz w:val="24"/>
          <w:szCs w:val="24"/>
        </w:rPr>
      </w:pPr>
      <w:bookmarkStart w:id="2126" w:name="reward-normalization-clipping"/>
      <w:bookmarkEnd w:id="2121"/>
      <w:r w:rsidRPr="00ED2D36">
        <w:rPr>
          <w:rFonts w:cs="Times New Roman"/>
          <w:iCs/>
          <w:color w:val="000000" w:themeColor="text1"/>
          <w:sz w:val="24"/>
          <w:szCs w:val="24"/>
        </w:rPr>
        <w:t>3. Reward normalization</w:t>
      </w:r>
      <w:r w:rsidR="00F15029" w:rsidRPr="00ED2D36">
        <w:rPr>
          <w:rFonts w:cs="Times New Roman"/>
          <w:iCs/>
          <w:color w:val="000000" w:themeColor="text1"/>
          <w:sz w:val="24"/>
          <w:szCs w:val="24"/>
        </w:rPr>
        <w:t>/</w:t>
      </w:r>
      <w:r w:rsidRPr="00ED2D36">
        <w:rPr>
          <w:rFonts w:cs="Times New Roman"/>
          <w:iCs/>
          <w:color w:val="000000" w:themeColor="text1"/>
          <w:sz w:val="24"/>
          <w:szCs w:val="24"/>
        </w:rPr>
        <w:t>clipping</w:t>
      </w:r>
    </w:p>
    <w:p w14:paraId="530A8F03" w14:textId="4C932A7D"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Before computing the return, the instantaneous rewards are clipped to a predefined range</w:t>
      </w:r>
      <w:r w:rsidR="00F15029" w:rsidRPr="00ED2D36">
        <w:rPr>
          <w:rFonts w:ascii="Times New Roman" w:hAnsi="Times New Roman" w:cs="Times New Roman"/>
          <w:color w:val="000000" w:themeColor="text1"/>
        </w:rPr>
        <w:t xml:space="preserve"> (</w:t>
      </w:r>
      <w:r w:rsidR="00567B56" w:rsidRPr="00ED2D36">
        <w:rPr>
          <w:rFonts w:ascii="Times New Roman" w:hAnsi="Times New Roman" w:cs="Times New Roman"/>
          <w:color w:val="000000" w:themeColor="text1"/>
        </w:rPr>
        <w:t xml:space="preserve">[-4.1, 4.1], </w:t>
      </w:r>
      <w:r w:rsidR="00F15029" w:rsidRPr="00ED2D36">
        <w:rPr>
          <w:rFonts w:ascii="Times New Roman" w:hAnsi="Times New Roman" w:cs="Times New Roman"/>
          <w:color w:val="000000" w:themeColor="text1"/>
        </w:rPr>
        <w:t>see below</w:t>
      </w:r>
      <w:r w:rsidR="00567B56" w:rsidRPr="00ED2D36">
        <w:rPr>
          <w:rFonts w:ascii="Times New Roman" w:hAnsi="Times New Roman" w:cs="Times New Roman"/>
          <w:color w:val="000000" w:themeColor="text1"/>
        </w:rPr>
        <w:t xml:space="preserve"> for more </w:t>
      </w:r>
      <w:r w:rsidR="0022253D" w:rsidRPr="00ED2D36">
        <w:rPr>
          <w:rFonts w:ascii="Times New Roman" w:hAnsi="Times New Roman" w:cs="Times New Roman"/>
          <w:color w:val="000000" w:themeColor="text1"/>
        </w:rPr>
        <w:t>details</w:t>
      </w:r>
      <w:r w:rsidR="00F15029" w:rsidRPr="00ED2D36">
        <w:rPr>
          <w:rFonts w:ascii="Times New Roman" w:hAnsi="Times New Roman" w:cs="Times New Roman"/>
          <w:color w:val="000000" w:themeColor="text1"/>
        </w:rPr>
        <w:t>)</w:t>
      </w:r>
      <w:r w:rsidRPr="00ED2D36">
        <w:rPr>
          <w:rFonts w:ascii="Times New Roman" w:hAnsi="Times New Roman" w:cs="Times New Roman"/>
          <w:color w:val="000000" w:themeColor="text1"/>
        </w:rPr>
        <w:t xml:space="preserve"> to prevent unstable updates caused by excessively large positive or negative values. This step improves numerical stability during policy-gradient optimization.</w:t>
      </w:r>
    </w:p>
    <w:p w14:paraId="571D3823" w14:textId="77777777" w:rsidR="00786B96" w:rsidRPr="00ED2D36" w:rsidRDefault="00786B96" w:rsidP="00397965">
      <w:pPr>
        <w:pStyle w:val="4"/>
        <w:spacing w:line="360" w:lineRule="auto"/>
        <w:jc w:val="both"/>
        <w:rPr>
          <w:rFonts w:cs="Times New Roman"/>
          <w:i/>
          <w:iCs/>
          <w:color w:val="000000" w:themeColor="text1"/>
          <w:sz w:val="24"/>
          <w:szCs w:val="24"/>
        </w:rPr>
      </w:pPr>
      <w:bookmarkStart w:id="2127" w:name="policy-gradient-update"/>
      <w:bookmarkEnd w:id="2126"/>
      <w:r w:rsidRPr="00ED2D36">
        <w:rPr>
          <w:rFonts w:cs="Times New Roman"/>
          <w:iCs/>
          <w:color w:val="000000" w:themeColor="text1"/>
          <w:sz w:val="24"/>
          <w:szCs w:val="24"/>
        </w:rPr>
        <w:t>4. Policy-gradient update</w:t>
      </w:r>
    </w:p>
    <w:p w14:paraId="16FF6C96" w14:textId="550C4F24"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The network parameters </w:t>
      </w:r>
      <m:oMath>
        <m:r>
          <m:rPr>
            <m:sty m:val="bi"/>
          </m:rPr>
          <w:rPr>
            <w:rFonts w:ascii="Cambria Math" w:hAnsi="Cambria Math" w:cs="Times New Roman"/>
            <w:color w:val="000000" w:themeColor="text1"/>
          </w:rPr>
          <m:t>θ</m:t>
        </m:r>
      </m:oMath>
      <w:r w:rsidRPr="00ED2D36">
        <w:rPr>
          <w:rFonts w:ascii="Times New Roman" w:hAnsi="Times New Roman" w:cs="Times New Roman"/>
          <w:color w:val="000000" w:themeColor="text1"/>
        </w:rPr>
        <w:t xml:space="preserve"> are then updated using the REINFORCE gradient estimator to maximize the expected return </w:t>
      </w:r>
      <m:oMath>
        <m:r>
          <m:rPr>
            <m:sty m:val="bi"/>
          </m:rPr>
          <w:rPr>
            <w:rFonts w:ascii="Cambria Math" w:hAnsi="Cambria Math" w:cs="Times New Roman"/>
            <w:color w:val="000000" w:themeColor="text1"/>
          </w:rPr>
          <m:t>J</m:t>
        </m:r>
        <m:d>
          <m:dPr>
            <m:ctrlPr>
              <w:rPr>
                <w:rFonts w:ascii="Cambria Math" w:hAnsi="Cambria Math" w:cs="Times New Roman"/>
                <w:b/>
                <w:bCs/>
                <w:color w:val="000000" w:themeColor="text1"/>
              </w:rPr>
            </m:ctrlPr>
          </m:dPr>
          <m:e>
            <m:r>
              <m:rPr>
                <m:sty m:val="bi"/>
              </m:rPr>
              <w:rPr>
                <w:rFonts w:ascii="Cambria Math" w:hAnsi="Cambria Math" w:cs="Times New Roman"/>
                <w:color w:val="000000" w:themeColor="text1"/>
              </w:rPr>
              <m:t>θ</m:t>
            </m:r>
          </m:e>
        </m:d>
      </m:oMath>
      <w:r w:rsidRPr="00ED2D36">
        <w:rPr>
          <w:rFonts w:ascii="Times New Roman" w:hAnsi="Times New Roman" w:cs="Times New Roman"/>
          <w:color w:val="000000" w:themeColor="text1"/>
        </w:rPr>
        <w:t>. In practice, after each sampled episode, the cumulative policy loss is backpropagated</w:t>
      </w:r>
      <w:r w:rsidR="00567B56" w:rsidRPr="00ED2D36">
        <w:rPr>
          <w:rFonts w:ascii="Times New Roman" w:hAnsi="Times New Roman" w:cs="Times New Roman"/>
          <w:color w:val="000000" w:themeColor="text1"/>
        </w:rPr>
        <w:t>,</w:t>
      </w:r>
      <w:r w:rsidRPr="00ED2D36">
        <w:rPr>
          <w:rFonts w:ascii="Times New Roman" w:hAnsi="Times New Roman" w:cs="Times New Roman"/>
          <w:color w:val="000000" w:themeColor="text1"/>
        </w:rPr>
        <w:t xml:space="preserve"> and the model parameters are updated using the Adam optimizer with </w:t>
      </w:r>
      <w:r w:rsidR="00567B56" w:rsidRPr="00ED2D36">
        <w:rPr>
          <w:rFonts w:ascii="Times New Roman" w:hAnsi="Times New Roman" w:cs="Times New Roman"/>
          <w:color w:val="000000" w:themeColor="text1"/>
        </w:rPr>
        <w:t xml:space="preserve">a </w:t>
      </w:r>
      <w:r w:rsidRPr="00ED2D36">
        <w:rPr>
          <w:rFonts w:ascii="Times New Roman" w:hAnsi="Times New Roman" w:cs="Times New Roman"/>
          <w:color w:val="000000" w:themeColor="text1"/>
        </w:rPr>
        <w:t xml:space="preserve">learning rate </w:t>
      </w:r>
      <m:oMath>
        <m:r>
          <w:rPr>
            <w:rFonts w:ascii="Cambria Math" w:hAnsi="Cambria Math" w:cs="Times New Roman"/>
            <w:color w:val="000000" w:themeColor="text1"/>
          </w:rPr>
          <m:t>1</m:t>
        </m:r>
        <m:r>
          <m:rPr>
            <m:sty m:val="p"/>
          </m:rP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10</m:t>
            </m:r>
          </m:e>
          <m:sup>
            <m:r>
              <m:rPr>
                <m:sty m:val="p"/>
              </m:rPr>
              <w:rPr>
                <w:rFonts w:ascii="Cambria Math" w:hAnsi="Cambria Math" w:cs="Times New Roman"/>
                <w:color w:val="000000" w:themeColor="text1"/>
              </w:rPr>
              <m:t>-</m:t>
            </m:r>
            <m:r>
              <w:rPr>
                <w:rFonts w:ascii="Cambria Math" w:hAnsi="Cambria Math" w:cs="Times New Roman"/>
                <w:color w:val="000000" w:themeColor="text1"/>
              </w:rPr>
              <m:t>3</m:t>
            </m:r>
          </m:sup>
        </m:sSup>
      </m:oMath>
      <w:r w:rsidRPr="00ED2D36">
        <w:rPr>
          <w:rFonts w:ascii="Times New Roman" w:hAnsi="Times New Roman" w:cs="Times New Roman"/>
          <w:color w:val="000000" w:themeColor="text1"/>
        </w:rPr>
        <w:t>.</w:t>
      </w:r>
    </w:p>
    <w:p w14:paraId="5FF5701C" w14:textId="77777777" w:rsidR="00786B96"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lastRenderedPageBreak/>
        <w:t>After multiple rounds of online interaction and parameter updates, the policy is no longer constrained to imitate the Bayesian controller exactly. Instead, it can learn action patterns that improve task success and dosing efficiency under the reward design of the environment.</w:t>
      </w:r>
    </w:p>
    <w:p w14:paraId="65DAD629" w14:textId="77777777" w:rsidR="00786B96" w:rsidRPr="00ED2D36" w:rsidRDefault="00786B96" w:rsidP="00397965">
      <w:pPr>
        <w:pStyle w:val="2"/>
        <w:spacing w:line="360" w:lineRule="auto"/>
        <w:jc w:val="both"/>
        <w:rPr>
          <w:rFonts w:ascii="Times New Roman" w:hAnsi="Times New Roman" w:cs="Times New Roman"/>
          <w:color w:val="000000" w:themeColor="text1"/>
          <w:sz w:val="24"/>
          <w:szCs w:val="24"/>
        </w:rPr>
      </w:pPr>
      <w:bookmarkStart w:id="2128" w:name="reward-function-design"/>
      <w:bookmarkStart w:id="2129" w:name="_Toc228955526"/>
      <w:bookmarkEnd w:id="2053"/>
      <w:bookmarkEnd w:id="2110"/>
      <w:bookmarkEnd w:id="2127"/>
      <w:r w:rsidRPr="00ED2D36">
        <w:rPr>
          <w:rFonts w:ascii="Times New Roman" w:hAnsi="Times New Roman" w:cs="Times New Roman"/>
          <w:color w:val="000000" w:themeColor="text1"/>
          <w:sz w:val="24"/>
          <w:szCs w:val="24"/>
        </w:rPr>
        <w:t>Reward Function Design</w:t>
      </w:r>
      <w:bookmarkEnd w:id="2129"/>
    </w:p>
    <w:p w14:paraId="1756C3A1" w14:textId="77777777"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The reward at step </w:t>
      </w:r>
      <m:oMath>
        <m:r>
          <m:rPr>
            <m:sty m:val="bi"/>
          </m:rPr>
          <w:rPr>
            <w:rFonts w:ascii="Cambria Math" w:hAnsi="Cambria Math" w:cs="Times New Roman"/>
            <w:color w:val="000000" w:themeColor="text1"/>
          </w:rPr>
          <m:t>t</m:t>
        </m:r>
      </m:oMath>
      <w:r w:rsidRPr="00ED2D36">
        <w:rPr>
          <w:rFonts w:ascii="Times New Roman" w:hAnsi="Times New Roman" w:cs="Times New Roman"/>
          <w:color w:val="000000" w:themeColor="text1"/>
        </w:rPr>
        <w:t xml:space="preserve">, denoted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t</m:t>
            </m:r>
          </m:sub>
        </m:sSub>
      </m:oMath>
      <w:r w:rsidRPr="00ED2D36">
        <w:rPr>
          <w:rFonts w:ascii="Times New Roman" w:hAnsi="Times New Roman" w:cs="Times New Roman"/>
          <w:b/>
          <w:bCs/>
          <w:color w:val="000000" w:themeColor="text1"/>
        </w:rPr>
        <w:t>,</w:t>
      </w:r>
      <w:r w:rsidRPr="00ED2D36">
        <w:rPr>
          <w:rFonts w:ascii="Times New Roman" w:hAnsi="Times New Roman" w:cs="Times New Roman"/>
          <w:color w:val="000000" w:themeColor="text1"/>
        </w:rPr>
        <w:t xml:space="preserve"> is constructed from six components:</w:t>
      </w:r>
    </w:p>
    <w:p w14:paraId="769BBE11" w14:textId="7395CF15" w:rsidR="00786B96" w:rsidRPr="00ED2D36" w:rsidRDefault="003D17D6" w:rsidP="00397965">
      <w:pPr>
        <w:pStyle w:val="a3"/>
        <w:spacing w:line="360" w:lineRule="auto"/>
        <w:jc w:val="center"/>
        <w:rPr>
          <w:rFonts w:ascii="Times New Roman" w:hAnsi="Times New Roman" w:cs="Times New Roman"/>
          <w:color w:val="000000" w:themeColor="text1"/>
        </w:rPr>
      </w:pP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t</m:t>
            </m:r>
          </m:sub>
        </m:sSub>
        <m:r>
          <m:rPr>
            <m:sty m:val="b"/>
          </m:rPr>
          <w:rPr>
            <w:rFonts w:ascii="Cambria Math" w:hAnsi="Cambria Math" w:cs="Times New Roman"/>
            <w:color w:val="000000" w:themeColor="text1"/>
          </w:rPr>
          <m:t>=</m:t>
        </m:r>
        <m:sSubSup>
          <m:sSubSupPr>
            <m:ctrlPr>
              <w:rPr>
                <w:rFonts w:ascii="Cambria Math" w:hAnsi="Cambria Math" w:cs="Times New Roman"/>
                <w:b/>
                <w:bCs/>
                <w:color w:val="000000" w:themeColor="text1"/>
              </w:rPr>
            </m:ctrlPr>
          </m:sSubSupPr>
          <m:e>
            <m:r>
              <m:rPr>
                <m:sty m:val="bi"/>
              </m:rPr>
              <w:rPr>
                <w:rFonts w:ascii="Cambria Math" w:hAnsi="Cambria Math" w:cs="Times New Roman"/>
                <w:color w:val="000000" w:themeColor="text1"/>
              </w:rPr>
              <m:t>clip</m:t>
            </m:r>
            <m:r>
              <m:rPr>
                <m:sty m:val="bi"/>
              </m:rPr>
              <w:rPr>
                <w:rFonts w:ascii="Cambria Math" w:hAnsi="Cambria Math" w:cs="Times New Roman"/>
                <w:color w:val="000000" w:themeColor="text1"/>
              </w:rPr>
              <m:t>(</m:t>
            </m:r>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t</m:t>
            </m:r>
          </m:sub>
          <m:sup>
            <m:r>
              <m:rPr>
                <m:sty m:val="b"/>
              </m:rPr>
              <w:rPr>
                <w:rFonts w:ascii="Cambria Math" w:hAnsi="Cambria Math" w:cs="Times New Roman"/>
                <w:color w:val="000000" w:themeColor="text1"/>
              </w:rPr>
              <m:t>dense</m:t>
            </m:r>
          </m:sup>
        </m:sSubSup>
        <m:r>
          <m:rPr>
            <m:sty m:val="b"/>
          </m:rPr>
          <w:rPr>
            <w:rFonts w:ascii="Cambria Math" w:hAnsi="Cambria Math" w:cs="Times New Roman"/>
            <w:color w:val="000000" w:themeColor="text1"/>
          </w:rPr>
          <m:t>+</m:t>
        </m:r>
        <m:sSubSup>
          <m:sSubSupPr>
            <m:ctrlPr>
              <w:rPr>
                <w:rFonts w:ascii="Cambria Math" w:hAnsi="Cambria Math" w:cs="Times New Roman"/>
                <w:b/>
                <w:bCs/>
                <w:color w:val="000000" w:themeColor="text1"/>
              </w:rPr>
            </m:ctrlPr>
          </m:sSubSup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t</m:t>
            </m:r>
          </m:sub>
          <m:sup>
            <m:r>
              <m:rPr>
                <m:sty m:val="b"/>
              </m:rPr>
              <w:rPr>
                <w:rFonts w:ascii="Cambria Math" w:hAnsi="Cambria Math" w:cs="Times New Roman"/>
                <w:color w:val="000000" w:themeColor="text1"/>
              </w:rPr>
              <m:t>step</m:t>
            </m:r>
          </m:sup>
        </m:sSubSup>
        <m:r>
          <m:rPr>
            <m:sty m:val="b"/>
          </m:rPr>
          <w:rPr>
            <w:rFonts w:ascii="Cambria Math" w:hAnsi="Cambria Math" w:cs="Times New Roman"/>
            <w:color w:val="000000" w:themeColor="text1"/>
          </w:rPr>
          <m:t>+</m:t>
        </m:r>
        <m:sSubSup>
          <m:sSubSupPr>
            <m:ctrlPr>
              <w:rPr>
                <w:rFonts w:ascii="Cambria Math" w:hAnsi="Cambria Math" w:cs="Times New Roman"/>
                <w:b/>
                <w:bCs/>
                <w:color w:val="000000" w:themeColor="text1"/>
              </w:rPr>
            </m:ctrlPr>
          </m:sSubSup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t</m:t>
            </m:r>
          </m:sub>
          <m:sup>
            <m:r>
              <m:rPr>
                <m:sty m:val="b"/>
              </m:rPr>
              <w:rPr>
                <w:rFonts w:ascii="Cambria Math" w:hAnsi="Cambria Math" w:cs="Times New Roman"/>
                <w:color w:val="000000" w:themeColor="text1"/>
              </w:rPr>
              <m:t>overshoot</m:t>
            </m:r>
          </m:sup>
        </m:sSubSup>
        <m:r>
          <m:rPr>
            <m:sty m:val="b"/>
          </m:rPr>
          <w:rPr>
            <w:rFonts w:ascii="Cambria Math" w:hAnsi="Cambria Math" w:cs="Times New Roman"/>
            <w:color w:val="000000" w:themeColor="text1"/>
          </w:rPr>
          <m:t>+</m:t>
        </m:r>
        <m:sSubSup>
          <m:sSubSupPr>
            <m:ctrlPr>
              <w:rPr>
                <w:rFonts w:ascii="Cambria Math" w:hAnsi="Cambria Math" w:cs="Times New Roman"/>
                <w:b/>
                <w:bCs/>
                <w:color w:val="000000" w:themeColor="text1"/>
              </w:rPr>
            </m:ctrlPr>
          </m:sSubSup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t</m:t>
            </m:r>
          </m:sub>
          <m:sup>
            <m:r>
              <m:rPr>
                <m:sty m:val="b"/>
              </m:rPr>
              <w:rPr>
                <w:rFonts w:ascii="Cambria Math" w:hAnsi="Cambria Math" w:cs="Times New Roman"/>
                <w:color w:val="000000" w:themeColor="text1"/>
              </w:rPr>
              <m:t>reagent</m:t>
            </m:r>
          </m:sup>
        </m:sSubSup>
        <m:r>
          <m:rPr>
            <m:sty m:val="b"/>
          </m:rPr>
          <w:rPr>
            <w:rFonts w:ascii="Cambria Math" w:hAnsi="Cambria Math" w:cs="Times New Roman"/>
            <w:color w:val="000000" w:themeColor="text1"/>
          </w:rPr>
          <m:t>+</m:t>
        </m:r>
        <m:sSubSup>
          <m:sSubSupPr>
            <m:ctrlPr>
              <w:rPr>
                <w:rFonts w:ascii="Cambria Math" w:hAnsi="Cambria Math" w:cs="Times New Roman"/>
                <w:b/>
                <w:bCs/>
                <w:color w:val="000000" w:themeColor="text1"/>
              </w:rPr>
            </m:ctrlPr>
          </m:sSubSup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t</m:t>
            </m:r>
          </m:sub>
          <m:sup>
            <m:r>
              <m:rPr>
                <m:sty m:val="b"/>
              </m:rPr>
              <w:rPr>
                <w:rFonts w:ascii="Cambria Math" w:hAnsi="Cambria Math" w:cs="Times New Roman"/>
                <w:color w:val="000000" w:themeColor="text1"/>
              </w:rPr>
              <m:t>volume</m:t>
            </m:r>
          </m:sup>
        </m:sSubSup>
        <m:r>
          <m:rPr>
            <m:sty m:val="b"/>
          </m:rPr>
          <w:rPr>
            <w:rFonts w:ascii="Cambria Math" w:hAnsi="Cambria Math" w:cs="Times New Roman"/>
            <w:color w:val="000000" w:themeColor="text1"/>
          </w:rPr>
          <m:t>)+</m:t>
        </m:r>
        <m:sSubSup>
          <m:sSubSupPr>
            <m:ctrlPr>
              <w:rPr>
                <w:rFonts w:ascii="Cambria Math" w:hAnsi="Cambria Math" w:cs="Times New Roman"/>
                <w:b/>
                <w:bCs/>
                <w:color w:val="000000" w:themeColor="text1"/>
              </w:rPr>
            </m:ctrlPr>
          </m:sSubSup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t</m:t>
            </m:r>
          </m:sub>
          <m:sup>
            <m:r>
              <m:rPr>
                <m:sty m:val="b"/>
              </m:rPr>
              <w:rPr>
                <w:rFonts w:ascii="Cambria Math" w:hAnsi="Cambria Math" w:cs="Times New Roman"/>
                <w:color w:val="000000" w:themeColor="text1"/>
              </w:rPr>
              <m:t>terminal</m:t>
            </m:r>
          </m:sup>
        </m:sSubSup>
        <m:r>
          <m:rPr>
            <m:sty m:val="p"/>
          </m:rPr>
          <w:rPr>
            <w:rFonts w:ascii="Cambria Math" w:hAnsi="Cambria Math" w:cs="Times New Roman"/>
            <w:color w:val="000000" w:themeColor="text1"/>
          </w:rPr>
          <m:t xml:space="preserve">. </m:t>
        </m:r>
      </m:oMath>
      <w:r w:rsidR="00A36BD2" w:rsidRPr="00ED2D36">
        <w:rPr>
          <w:rFonts w:ascii="Times New Roman" w:hAnsi="Times New Roman" w:cs="Times New Roman"/>
          <w:color w:val="000000" w:themeColor="text1"/>
        </w:rPr>
        <w:t>(17)</w:t>
      </w:r>
    </w:p>
    <w:p w14:paraId="4FD7966C" w14:textId="353E3385"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All reward terms are dimensionless. The purpose of this composite reward is to balance three control objectives simultaneously: (1) reaching the target pH accurately</w:t>
      </w:r>
      <w:r w:rsidR="00582CF4" w:rsidRPr="00ED2D36">
        <w:rPr>
          <w:rFonts w:ascii="Times New Roman" w:hAnsi="Times New Roman" w:cs="Times New Roman"/>
          <w:color w:val="000000" w:themeColor="text1"/>
        </w:rPr>
        <w:t xml:space="preserve"> (</w:t>
      </w:r>
      <m:oMath>
        <m:sSubSup>
          <m:sSubSupPr>
            <m:ctrlPr>
              <w:rPr>
                <w:rFonts w:ascii="Cambria Math" w:hAnsi="Cambria Math" w:cs="Times New Roman"/>
                <w:b/>
                <w:bCs/>
                <w:color w:val="000000" w:themeColor="text1"/>
              </w:rPr>
            </m:ctrlPr>
          </m:sSubSup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t</m:t>
            </m:r>
          </m:sub>
          <m:sup>
            <m:r>
              <m:rPr>
                <m:sty m:val="b"/>
              </m:rPr>
              <w:rPr>
                <w:rFonts w:ascii="Cambria Math" w:hAnsi="Cambria Math" w:cs="Times New Roman"/>
                <w:color w:val="000000" w:themeColor="text1"/>
              </w:rPr>
              <m:t>dense</m:t>
            </m:r>
          </m:sup>
        </m:sSubSup>
      </m:oMath>
      <w:r w:rsidR="00F27CF1" w:rsidRPr="00ED2D36">
        <w:rPr>
          <w:rFonts w:ascii="Times New Roman" w:hAnsi="Times New Roman" w:cs="Times New Roman"/>
          <w:b/>
          <w:bCs/>
          <w:color w:val="000000" w:themeColor="text1"/>
        </w:rPr>
        <w:t xml:space="preserve">, </w:t>
      </w:r>
      <m:oMath>
        <m:sSubSup>
          <m:sSubSupPr>
            <m:ctrlPr>
              <w:rPr>
                <w:rFonts w:ascii="Cambria Math" w:hAnsi="Cambria Math" w:cs="Times New Roman"/>
                <w:b/>
                <w:bCs/>
                <w:color w:val="000000" w:themeColor="text1"/>
              </w:rPr>
            </m:ctrlPr>
          </m:sSubSup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t</m:t>
            </m:r>
          </m:sub>
          <m:sup>
            <m:r>
              <m:rPr>
                <m:sty m:val="b"/>
              </m:rPr>
              <w:rPr>
                <w:rFonts w:ascii="Cambria Math" w:hAnsi="Cambria Math" w:cs="Times New Roman"/>
                <w:color w:val="000000" w:themeColor="text1"/>
              </w:rPr>
              <m:t>terminal</m:t>
            </m:r>
          </m:sup>
        </m:sSubSup>
      </m:oMath>
      <w:r w:rsidR="00582CF4" w:rsidRPr="00ED2D36">
        <w:rPr>
          <w:rFonts w:ascii="Times New Roman" w:hAnsi="Times New Roman" w:cs="Times New Roman"/>
          <w:color w:val="000000" w:themeColor="text1"/>
        </w:rPr>
        <w:t>)</w:t>
      </w:r>
      <w:r w:rsidRPr="00ED2D36">
        <w:rPr>
          <w:rFonts w:ascii="Times New Roman" w:hAnsi="Times New Roman" w:cs="Times New Roman"/>
          <w:color w:val="000000" w:themeColor="text1"/>
        </w:rPr>
        <w:t>, (2) doing so in as few steps as possible</w:t>
      </w:r>
      <w:r w:rsidR="00A01C17" w:rsidRPr="00ED2D36">
        <w:rPr>
          <w:rFonts w:ascii="Times New Roman" w:hAnsi="Times New Roman" w:cs="Times New Roman"/>
          <w:color w:val="000000" w:themeColor="text1"/>
        </w:rPr>
        <w:t xml:space="preserve"> (</w:t>
      </w:r>
      <m:oMath>
        <m:sSubSup>
          <m:sSubSupPr>
            <m:ctrlPr>
              <w:rPr>
                <w:rFonts w:ascii="Cambria Math" w:hAnsi="Cambria Math" w:cs="Times New Roman"/>
                <w:b/>
                <w:bCs/>
                <w:color w:val="000000" w:themeColor="text1"/>
              </w:rPr>
            </m:ctrlPr>
          </m:sSubSup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t</m:t>
            </m:r>
          </m:sub>
          <m:sup>
            <m:r>
              <m:rPr>
                <m:sty m:val="b"/>
              </m:rPr>
              <w:rPr>
                <w:rFonts w:ascii="Cambria Math" w:hAnsi="Cambria Math" w:cs="Times New Roman"/>
                <w:color w:val="000000" w:themeColor="text1"/>
              </w:rPr>
              <m:t>step</m:t>
            </m:r>
          </m:sup>
        </m:sSubSup>
      </m:oMath>
      <w:r w:rsidR="00A01C17" w:rsidRPr="00ED2D36">
        <w:rPr>
          <w:rFonts w:ascii="Times New Roman" w:hAnsi="Times New Roman" w:cs="Times New Roman"/>
          <w:color w:val="000000" w:themeColor="text1"/>
        </w:rPr>
        <w:t>)</w:t>
      </w:r>
      <w:r w:rsidRPr="00ED2D36">
        <w:rPr>
          <w:rFonts w:ascii="Times New Roman" w:hAnsi="Times New Roman" w:cs="Times New Roman"/>
          <w:color w:val="000000" w:themeColor="text1"/>
        </w:rPr>
        <w:t>, and (3) avoiding unstable or chemically unreasonable dosing behavior</w:t>
      </w:r>
      <w:r w:rsidR="00A01C17" w:rsidRPr="00ED2D36">
        <w:rPr>
          <w:rFonts w:ascii="Times New Roman" w:hAnsi="Times New Roman" w:cs="Times New Roman"/>
          <w:color w:val="000000" w:themeColor="text1"/>
        </w:rPr>
        <w:t xml:space="preserve"> (</w:t>
      </w:r>
      <m:oMath>
        <m:sSubSup>
          <m:sSubSupPr>
            <m:ctrlPr>
              <w:rPr>
                <w:rFonts w:ascii="Cambria Math" w:hAnsi="Cambria Math" w:cs="Times New Roman"/>
                <w:b/>
                <w:bCs/>
                <w:color w:val="000000" w:themeColor="text1"/>
              </w:rPr>
            </m:ctrlPr>
          </m:sSubSup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t</m:t>
            </m:r>
          </m:sub>
          <m:sup>
            <m:r>
              <m:rPr>
                <m:sty m:val="b"/>
              </m:rPr>
              <w:rPr>
                <w:rFonts w:ascii="Cambria Math" w:hAnsi="Cambria Math" w:cs="Times New Roman"/>
                <w:color w:val="000000" w:themeColor="text1"/>
              </w:rPr>
              <m:t>overshoot</m:t>
            </m:r>
          </m:sup>
        </m:sSubSup>
      </m:oMath>
      <w:r w:rsidR="00A01C17" w:rsidRPr="00ED2D36">
        <w:rPr>
          <w:rFonts w:ascii="Times New Roman" w:hAnsi="Times New Roman" w:cs="Times New Roman"/>
          <w:color w:val="000000" w:themeColor="text1"/>
        </w:rPr>
        <w:t>,</w:t>
      </w:r>
      <w:r w:rsidR="00A01C17" w:rsidRPr="00ED2D36">
        <w:rPr>
          <w:rFonts w:ascii="Times New Roman" w:hAnsi="Times New Roman" w:cs="Times New Roman"/>
          <w:b/>
          <w:bCs/>
          <w:color w:val="000000" w:themeColor="text1"/>
        </w:rPr>
        <w:t xml:space="preserve"> </w:t>
      </w:r>
      <m:oMath>
        <m:sSubSup>
          <m:sSubSupPr>
            <m:ctrlPr>
              <w:rPr>
                <w:rFonts w:ascii="Cambria Math" w:hAnsi="Cambria Math" w:cs="Times New Roman"/>
                <w:b/>
                <w:bCs/>
                <w:color w:val="000000" w:themeColor="text1"/>
              </w:rPr>
            </m:ctrlPr>
          </m:sSubSup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t</m:t>
            </m:r>
          </m:sub>
          <m:sup>
            <m:r>
              <m:rPr>
                <m:sty m:val="b"/>
              </m:rPr>
              <w:rPr>
                <w:rFonts w:ascii="Cambria Math" w:hAnsi="Cambria Math" w:cs="Times New Roman"/>
                <w:color w:val="000000" w:themeColor="text1"/>
              </w:rPr>
              <m:t>reagent</m:t>
            </m:r>
          </m:sup>
        </m:sSubSup>
      </m:oMath>
      <w:r w:rsidR="00CD2D16" w:rsidRPr="00ED2D36">
        <w:rPr>
          <w:rFonts w:ascii="Times New Roman" w:hAnsi="Times New Roman" w:cs="Times New Roman"/>
          <w:color w:val="000000" w:themeColor="text1"/>
        </w:rPr>
        <w:t>,</w:t>
      </w:r>
      <w:r w:rsidR="00CD2D16" w:rsidRPr="00ED2D36">
        <w:rPr>
          <w:rFonts w:ascii="Times New Roman" w:hAnsi="Times New Roman" w:cs="Times New Roman"/>
          <w:b/>
          <w:bCs/>
          <w:color w:val="000000" w:themeColor="text1"/>
        </w:rPr>
        <w:t xml:space="preserve"> </w:t>
      </w:r>
      <m:oMath>
        <m:sSubSup>
          <m:sSubSupPr>
            <m:ctrlPr>
              <w:rPr>
                <w:rFonts w:ascii="Cambria Math" w:hAnsi="Cambria Math" w:cs="Times New Roman"/>
                <w:b/>
                <w:bCs/>
                <w:color w:val="000000" w:themeColor="text1"/>
              </w:rPr>
            </m:ctrlPr>
          </m:sSubSup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t</m:t>
            </m:r>
          </m:sub>
          <m:sup>
            <m:r>
              <m:rPr>
                <m:sty m:val="b"/>
              </m:rPr>
              <w:rPr>
                <w:rFonts w:ascii="Cambria Math" w:hAnsi="Cambria Math" w:cs="Times New Roman"/>
                <w:color w:val="000000" w:themeColor="text1"/>
              </w:rPr>
              <m:t>volume</m:t>
            </m:r>
          </m:sup>
        </m:sSubSup>
      </m:oMath>
      <w:r w:rsidR="00A01C17" w:rsidRPr="00ED2D36">
        <w:rPr>
          <w:rFonts w:ascii="Times New Roman" w:hAnsi="Times New Roman" w:cs="Times New Roman"/>
          <w:color w:val="000000" w:themeColor="text1"/>
        </w:rPr>
        <w:t>)</w:t>
      </w:r>
      <w:r w:rsidRPr="00ED2D36">
        <w:rPr>
          <w:rFonts w:ascii="Times New Roman" w:hAnsi="Times New Roman" w:cs="Times New Roman"/>
          <w:color w:val="000000" w:themeColor="text1"/>
        </w:rPr>
        <w:t>.</w:t>
      </w:r>
      <w:r w:rsidR="00250CFA" w:rsidRPr="00ED2D36">
        <w:rPr>
          <w:rFonts w:ascii="Times New Roman" w:eastAsia="宋体" w:hAnsi="Times New Roman" w:cs="Times New Roman"/>
        </w:rPr>
        <w:t xml:space="preserve"> </w:t>
      </w:r>
      <w:r w:rsidR="00250CFA" w:rsidRPr="00ED2D36">
        <w:rPr>
          <w:rFonts w:ascii="Times New Roman" w:hAnsi="Times New Roman" w:cs="Times New Roman"/>
          <w:color w:val="000000" w:themeColor="text1"/>
        </w:rPr>
        <w:t>The clip part</w:t>
      </w:r>
      <w:ins w:id="2130" w:author="Yibin Jiang" w:date="2026-03-21T12:34:00Z">
        <w:r w:rsidR="004F382F" w:rsidRPr="00ED2D36">
          <w:rPr>
            <w:rFonts w:ascii="Times New Roman" w:hAnsi="Times New Roman" w:cs="Times New Roman"/>
            <w:color w:val="000000" w:themeColor="text1"/>
          </w:rPr>
          <w:t xml:space="preserve"> </w:t>
        </w:r>
      </w:ins>
      <m:oMath>
        <m:sSubSup>
          <m:sSubSupPr>
            <m:ctrlPr>
              <w:ins w:id="2131" w:author="Yibin Jiang" w:date="2026-03-21T12:34:00Z">
                <w:rPr>
                  <w:rFonts w:ascii="Cambria Math" w:hAnsi="Cambria Math" w:cs="Times New Roman"/>
                  <w:b/>
                  <w:bCs/>
                  <w:color w:val="000000" w:themeColor="text1"/>
                </w:rPr>
              </w:ins>
            </m:ctrlPr>
          </m:sSubSupPr>
          <m:e>
            <m:r>
              <w:ins w:id="2132" w:author="Yibin Jiang" w:date="2026-03-21T12:34:00Z">
                <m:rPr>
                  <m:sty m:val="bi"/>
                </m:rPr>
                <w:rPr>
                  <w:rFonts w:ascii="Cambria Math" w:hAnsi="Cambria Math" w:cs="Times New Roman"/>
                  <w:color w:val="000000" w:themeColor="text1"/>
                </w:rPr>
                <m:t>(r</m:t>
              </w:ins>
            </m:r>
          </m:e>
          <m:sub>
            <m:r>
              <w:ins w:id="2133" w:author="Yibin Jiang" w:date="2026-03-21T12:34:00Z">
                <m:rPr>
                  <m:sty m:val="bi"/>
                </m:rPr>
                <w:rPr>
                  <w:rFonts w:ascii="Cambria Math" w:hAnsi="Cambria Math" w:cs="Times New Roman"/>
                  <w:color w:val="000000" w:themeColor="text1"/>
                </w:rPr>
                <m:t>t</m:t>
              </w:ins>
            </m:r>
          </m:sub>
          <m:sup>
            <m:r>
              <w:ins w:id="2134" w:author="Yibin Jiang" w:date="2026-03-21T12:34:00Z">
                <m:rPr>
                  <m:sty m:val="b"/>
                </m:rPr>
                <w:rPr>
                  <w:rFonts w:ascii="Cambria Math" w:hAnsi="Cambria Math" w:cs="Times New Roman"/>
                  <w:color w:val="000000" w:themeColor="text1"/>
                </w:rPr>
                <m:t>dense</m:t>
              </w:ins>
            </m:r>
          </m:sup>
        </m:sSubSup>
        <m:r>
          <w:ins w:id="2135" w:author="Yibin Jiang" w:date="2026-03-21T12:34:00Z">
            <m:rPr>
              <m:sty m:val="b"/>
            </m:rPr>
            <w:rPr>
              <w:rFonts w:ascii="Cambria Math" w:hAnsi="Cambria Math" w:cs="Times New Roman"/>
              <w:color w:val="000000" w:themeColor="text1"/>
            </w:rPr>
            <m:t>+</m:t>
          </w:ins>
        </m:r>
        <m:sSubSup>
          <m:sSubSupPr>
            <m:ctrlPr>
              <w:ins w:id="2136" w:author="Yibin Jiang" w:date="2026-03-21T12:34:00Z">
                <w:rPr>
                  <w:rFonts w:ascii="Cambria Math" w:hAnsi="Cambria Math" w:cs="Times New Roman"/>
                  <w:b/>
                  <w:bCs/>
                  <w:color w:val="000000" w:themeColor="text1"/>
                </w:rPr>
              </w:ins>
            </m:ctrlPr>
          </m:sSubSupPr>
          <m:e>
            <m:r>
              <w:ins w:id="2137" w:author="Yibin Jiang" w:date="2026-03-21T12:34:00Z">
                <m:rPr>
                  <m:sty m:val="bi"/>
                </m:rPr>
                <w:rPr>
                  <w:rFonts w:ascii="Cambria Math" w:hAnsi="Cambria Math" w:cs="Times New Roman"/>
                  <w:color w:val="000000" w:themeColor="text1"/>
                </w:rPr>
                <m:t>r</m:t>
              </w:ins>
            </m:r>
          </m:e>
          <m:sub>
            <m:r>
              <w:ins w:id="2138" w:author="Yibin Jiang" w:date="2026-03-21T12:34:00Z">
                <m:rPr>
                  <m:sty m:val="bi"/>
                </m:rPr>
                <w:rPr>
                  <w:rFonts w:ascii="Cambria Math" w:hAnsi="Cambria Math" w:cs="Times New Roman"/>
                  <w:color w:val="000000" w:themeColor="text1"/>
                </w:rPr>
                <m:t>t</m:t>
              </w:ins>
            </m:r>
          </m:sub>
          <m:sup>
            <m:r>
              <w:ins w:id="2139" w:author="Yibin Jiang" w:date="2026-03-21T12:34:00Z">
                <m:rPr>
                  <m:sty m:val="b"/>
                </m:rPr>
                <w:rPr>
                  <w:rFonts w:ascii="Cambria Math" w:hAnsi="Cambria Math" w:cs="Times New Roman"/>
                  <w:color w:val="000000" w:themeColor="text1"/>
                </w:rPr>
                <m:t>step</m:t>
              </w:ins>
            </m:r>
          </m:sup>
        </m:sSubSup>
        <m:r>
          <w:ins w:id="2140" w:author="Yibin Jiang" w:date="2026-03-21T12:34:00Z">
            <m:rPr>
              <m:sty m:val="b"/>
            </m:rPr>
            <w:rPr>
              <w:rFonts w:ascii="Cambria Math" w:hAnsi="Cambria Math" w:cs="Times New Roman"/>
              <w:color w:val="000000" w:themeColor="text1"/>
            </w:rPr>
            <m:t>+</m:t>
          </w:ins>
        </m:r>
        <m:sSubSup>
          <m:sSubSupPr>
            <m:ctrlPr>
              <w:ins w:id="2141" w:author="Yibin Jiang" w:date="2026-03-21T12:34:00Z">
                <w:rPr>
                  <w:rFonts w:ascii="Cambria Math" w:hAnsi="Cambria Math" w:cs="Times New Roman"/>
                  <w:b/>
                  <w:bCs/>
                  <w:color w:val="000000" w:themeColor="text1"/>
                </w:rPr>
              </w:ins>
            </m:ctrlPr>
          </m:sSubSupPr>
          <m:e>
            <m:r>
              <w:ins w:id="2142" w:author="Yibin Jiang" w:date="2026-03-21T12:34:00Z">
                <m:rPr>
                  <m:sty m:val="bi"/>
                </m:rPr>
                <w:rPr>
                  <w:rFonts w:ascii="Cambria Math" w:hAnsi="Cambria Math" w:cs="Times New Roman"/>
                  <w:color w:val="000000" w:themeColor="text1"/>
                </w:rPr>
                <m:t>r</m:t>
              </w:ins>
            </m:r>
          </m:e>
          <m:sub>
            <m:r>
              <w:ins w:id="2143" w:author="Yibin Jiang" w:date="2026-03-21T12:34:00Z">
                <m:rPr>
                  <m:sty m:val="bi"/>
                </m:rPr>
                <w:rPr>
                  <w:rFonts w:ascii="Cambria Math" w:hAnsi="Cambria Math" w:cs="Times New Roman"/>
                  <w:color w:val="000000" w:themeColor="text1"/>
                </w:rPr>
                <m:t>t</m:t>
              </w:ins>
            </m:r>
          </m:sub>
          <m:sup>
            <m:r>
              <w:ins w:id="2144" w:author="Yibin Jiang" w:date="2026-03-21T12:34:00Z">
                <m:rPr>
                  <m:sty m:val="b"/>
                </m:rPr>
                <w:rPr>
                  <w:rFonts w:ascii="Cambria Math" w:hAnsi="Cambria Math" w:cs="Times New Roman"/>
                  <w:color w:val="000000" w:themeColor="text1"/>
                </w:rPr>
                <m:t>overshoot</m:t>
              </w:ins>
            </m:r>
          </m:sup>
        </m:sSubSup>
        <m:r>
          <w:ins w:id="2145" w:author="Yibin Jiang" w:date="2026-03-21T12:34:00Z">
            <m:rPr>
              <m:sty m:val="b"/>
            </m:rPr>
            <w:rPr>
              <w:rFonts w:ascii="Cambria Math" w:hAnsi="Cambria Math" w:cs="Times New Roman"/>
              <w:color w:val="000000" w:themeColor="text1"/>
            </w:rPr>
            <m:t>+</m:t>
          </w:ins>
        </m:r>
        <m:sSubSup>
          <m:sSubSupPr>
            <m:ctrlPr>
              <w:ins w:id="2146" w:author="Yibin Jiang" w:date="2026-03-21T12:34:00Z">
                <w:rPr>
                  <w:rFonts w:ascii="Cambria Math" w:hAnsi="Cambria Math" w:cs="Times New Roman"/>
                  <w:b/>
                  <w:bCs/>
                  <w:color w:val="000000" w:themeColor="text1"/>
                </w:rPr>
              </w:ins>
            </m:ctrlPr>
          </m:sSubSupPr>
          <m:e>
            <m:r>
              <w:ins w:id="2147" w:author="Yibin Jiang" w:date="2026-03-21T12:34:00Z">
                <m:rPr>
                  <m:sty m:val="bi"/>
                </m:rPr>
                <w:rPr>
                  <w:rFonts w:ascii="Cambria Math" w:hAnsi="Cambria Math" w:cs="Times New Roman"/>
                  <w:color w:val="000000" w:themeColor="text1"/>
                </w:rPr>
                <m:t>r</m:t>
              </w:ins>
            </m:r>
          </m:e>
          <m:sub>
            <m:r>
              <w:ins w:id="2148" w:author="Yibin Jiang" w:date="2026-03-21T12:34:00Z">
                <m:rPr>
                  <m:sty m:val="bi"/>
                </m:rPr>
                <w:rPr>
                  <w:rFonts w:ascii="Cambria Math" w:hAnsi="Cambria Math" w:cs="Times New Roman"/>
                  <w:color w:val="000000" w:themeColor="text1"/>
                </w:rPr>
                <m:t>t</m:t>
              </w:ins>
            </m:r>
          </m:sub>
          <m:sup>
            <m:r>
              <w:ins w:id="2149" w:author="Yibin Jiang" w:date="2026-03-21T12:34:00Z">
                <m:rPr>
                  <m:sty m:val="b"/>
                </m:rPr>
                <w:rPr>
                  <w:rFonts w:ascii="Cambria Math" w:hAnsi="Cambria Math" w:cs="Times New Roman"/>
                  <w:color w:val="000000" w:themeColor="text1"/>
                </w:rPr>
                <m:t>reagent</m:t>
              </w:ins>
            </m:r>
          </m:sup>
        </m:sSubSup>
        <m:r>
          <w:ins w:id="2150" w:author="Yibin Jiang" w:date="2026-03-21T12:34:00Z">
            <m:rPr>
              <m:sty m:val="b"/>
            </m:rPr>
            <w:rPr>
              <w:rFonts w:ascii="Cambria Math" w:hAnsi="Cambria Math" w:cs="Times New Roman"/>
              <w:color w:val="000000" w:themeColor="text1"/>
            </w:rPr>
            <m:t>+</m:t>
          </w:ins>
        </m:r>
        <m:sSubSup>
          <m:sSubSupPr>
            <m:ctrlPr>
              <w:ins w:id="2151" w:author="Yibin Jiang" w:date="2026-03-21T12:34:00Z">
                <w:rPr>
                  <w:rFonts w:ascii="Cambria Math" w:hAnsi="Cambria Math" w:cs="Times New Roman"/>
                  <w:b/>
                  <w:bCs/>
                  <w:color w:val="000000" w:themeColor="text1"/>
                </w:rPr>
              </w:ins>
            </m:ctrlPr>
          </m:sSubSupPr>
          <m:e>
            <m:r>
              <w:ins w:id="2152" w:author="Yibin Jiang" w:date="2026-03-21T12:34:00Z">
                <m:rPr>
                  <m:sty m:val="bi"/>
                </m:rPr>
                <w:rPr>
                  <w:rFonts w:ascii="Cambria Math" w:hAnsi="Cambria Math" w:cs="Times New Roman"/>
                  <w:color w:val="000000" w:themeColor="text1"/>
                </w:rPr>
                <m:t>r</m:t>
              </w:ins>
            </m:r>
          </m:e>
          <m:sub>
            <m:r>
              <w:ins w:id="2153" w:author="Yibin Jiang" w:date="2026-03-21T12:34:00Z">
                <m:rPr>
                  <m:sty m:val="bi"/>
                </m:rPr>
                <w:rPr>
                  <w:rFonts w:ascii="Cambria Math" w:hAnsi="Cambria Math" w:cs="Times New Roman"/>
                  <w:color w:val="000000" w:themeColor="text1"/>
                </w:rPr>
                <m:t>t</m:t>
              </w:ins>
            </m:r>
          </m:sub>
          <m:sup>
            <m:r>
              <w:ins w:id="2154" w:author="Yibin Jiang" w:date="2026-03-21T12:34:00Z">
                <m:rPr>
                  <m:sty m:val="b"/>
                </m:rPr>
                <w:rPr>
                  <w:rFonts w:ascii="Cambria Math" w:hAnsi="Cambria Math" w:cs="Times New Roman"/>
                  <w:color w:val="000000" w:themeColor="text1"/>
                </w:rPr>
                <m:t>volume</m:t>
              </w:ins>
            </m:r>
          </m:sup>
        </m:sSubSup>
        <m:r>
          <w:ins w:id="2155" w:author="Yibin Jiang" w:date="2026-03-21T12:34:00Z">
            <m:rPr>
              <m:sty m:val="b"/>
            </m:rPr>
            <w:rPr>
              <w:rFonts w:ascii="Cambria Math" w:hAnsi="Cambria Math" w:cs="Times New Roman"/>
              <w:color w:val="000000" w:themeColor="text1"/>
            </w:rPr>
            <m:t>)</m:t>
          </w:ins>
        </m:r>
      </m:oMath>
      <w:ins w:id="2156" w:author="Yibin Jiang" w:date="2026-03-21T12:34:00Z">
        <w:r w:rsidR="004F382F" w:rsidRPr="00ED2D36">
          <w:rPr>
            <w:rFonts w:ascii="Times New Roman" w:hAnsi="Times New Roman" w:cs="Times New Roman"/>
            <w:color w:val="000000" w:themeColor="text1"/>
          </w:rPr>
          <w:t xml:space="preserve"> </w:t>
        </w:r>
      </w:ins>
      <w:del w:id="2157" w:author="Yibin Jiang" w:date="2026-03-21T12:34:00Z">
        <w:r w:rsidR="00250CFA" w:rsidRPr="00ED2D36" w:rsidDel="004F382F">
          <w:rPr>
            <w:rFonts w:ascii="Times New Roman" w:hAnsi="Times New Roman" w:cs="Times New Roman"/>
            <w:color w:val="000000" w:themeColor="text1"/>
          </w:rPr>
          <w:delText xml:space="preserve"> </w:delText>
        </w:r>
      </w:del>
      <w:r w:rsidR="00250CFA" w:rsidRPr="00ED2D36">
        <w:rPr>
          <w:rFonts w:ascii="Times New Roman" w:hAnsi="Times New Roman" w:cs="Times New Roman"/>
          <w:color w:val="000000" w:themeColor="text1"/>
        </w:rPr>
        <w:t>is clipped to [-4.1, 4.1]</w:t>
      </w:r>
    </w:p>
    <w:p w14:paraId="1CB29E01" w14:textId="2DDEDD11" w:rsidR="00786B96" w:rsidRPr="00ED2D36" w:rsidRDefault="00786B96" w:rsidP="00397965">
      <w:pPr>
        <w:pStyle w:val="3"/>
        <w:spacing w:line="360" w:lineRule="auto"/>
        <w:jc w:val="both"/>
        <w:rPr>
          <w:rFonts w:ascii="Times New Roman" w:hAnsi="Times New Roman" w:cs="Times New Roman"/>
          <w:color w:val="000000" w:themeColor="text1"/>
          <w:sz w:val="24"/>
          <w:szCs w:val="24"/>
        </w:rPr>
      </w:pPr>
      <w:bookmarkStart w:id="2158" w:name="dense-reward"/>
      <w:bookmarkStart w:id="2159" w:name="_Toc228955527"/>
      <w:r w:rsidRPr="00ED2D36">
        <w:rPr>
          <w:rFonts w:ascii="Times New Roman" w:hAnsi="Times New Roman" w:cs="Times New Roman"/>
          <w:color w:val="000000" w:themeColor="text1"/>
          <w:sz w:val="24"/>
          <w:szCs w:val="24"/>
        </w:rPr>
        <w:t>1. Dense reward</w:t>
      </w:r>
      <w:bookmarkEnd w:id="2159"/>
      <w:del w:id="2160" w:author="SYLZ" w:date="2026-03-27T15:34:00Z">
        <w:r w:rsidR="00EC3299" w:rsidRPr="00ED2D36" w:rsidDel="00DA58CB">
          <w:rPr>
            <w:rFonts w:ascii="Times New Roman" w:hAnsi="Times New Roman" w:cs="Times New Roman"/>
            <w:color w:val="000000" w:themeColor="text1"/>
            <w:sz w:val="24"/>
            <w:szCs w:val="24"/>
          </w:rPr>
          <w:delText xml:space="preserve"> </w:delText>
        </w:r>
      </w:del>
      <m:oMath>
        <m:r>
          <w:del w:id="2161" w:author="SYLZ" w:date="2026-03-27T15:34:00Z">
            <m:rPr>
              <m:sty m:val="bi"/>
            </m:rPr>
            <w:rPr>
              <w:rFonts w:ascii="Cambria Math" w:hAnsi="Cambria Math" w:cs="Times New Roman"/>
              <w:color w:val="000000" w:themeColor="text1"/>
              <w:sz w:val="24"/>
              <w:szCs w:val="24"/>
            </w:rPr>
            <m:t>(</m:t>
          </w:del>
        </m:r>
        <m:sSubSup>
          <m:sSubSupPr>
            <m:ctrlPr>
              <w:del w:id="2162" w:author="SYLZ" w:date="2026-03-27T15:34:00Z">
                <w:rPr>
                  <w:rFonts w:ascii="Cambria Math" w:hAnsi="Cambria Math" w:cs="Times New Roman"/>
                  <w:b/>
                  <w:bCs/>
                  <w:color w:val="000000" w:themeColor="text1"/>
                  <w:sz w:val="24"/>
                  <w:szCs w:val="24"/>
                </w:rPr>
              </w:del>
            </m:ctrlPr>
          </m:sSubSupPr>
          <m:e>
            <m:r>
              <w:del w:id="2163" w:author="SYLZ" w:date="2026-03-27T15:34:00Z">
                <m:rPr>
                  <m:sty m:val="bi"/>
                </m:rPr>
                <w:rPr>
                  <w:rFonts w:ascii="Cambria Math" w:hAnsi="Cambria Math" w:cs="Times New Roman"/>
                  <w:color w:val="000000" w:themeColor="text1"/>
                  <w:sz w:val="24"/>
                  <w:szCs w:val="24"/>
                </w:rPr>
                <m:t>r</m:t>
              </w:del>
            </m:r>
          </m:e>
          <m:sub>
            <m:r>
              <w:del w:id="2164" w:author="SYLZ" w:date="2026-03-27T15:34:00Z">
                <m:rPr>
                  <m:sty m:val="bi"/>
                </m:rPr>
                <w:rPr>
                  <w:rFonts w:ascii="Cambria Math" w:hAnsi="Cambria Math" w:cs="Times New Roman"/>
                  <w:color w:val="000000" w:themeColor="text1"/>
                  <w:sz w:val="24"/>
                  <w:szCs w:val="24"/>
                </w:rPr>
                <m:t>t</m:t>
              </w:del>
            </m:r>
          </m:sub>
          <m:sup>
            <m:r>
              <w:del w:id="2165" w:author="SYLZ" w:date="2026-03-27T15:34:00Z">
                <m:rPr>
                  <m:sty m:val="b"/>
                </m:rPr>
                <w:rPr>
                  <w:rFonts w:ascii="Cambria Math" w:hAnsi="Cambria Math" w:cs="Times New Roman"/>
                  <w:color w:val="000000" w:themeColor="text1"/>
                  <w:sz w:val="24"/>
                  <w:szCs w:val="24"/>
                </w:rPr>
                <m:t>dense</m:t>
              </w:del>
            </m:r>
          </m:sup>
        </m:sSubSup>
        <m:r>
          <w:del w:id="2166" w:author="SYLZ" w:date="2026-03-27T15:34:00Z">
            <m:rPr>
              <m:sty m:val="bi"/>
            </m:rPr>
            <w:rPr>
              <w:rFonts w:ascii="Cambria Math" w:hAnsi="Cambria Math" w:cs="Times New Roman"/>
              <w:color w:val="000000" w:themeColor="text1"/>
              <w:sz w:val="24"/>
              <w:szCs w:val="24"/>
            </w:rPr>
            <m:t>)</m:t>
          </w:del>
        </m:r>
      </m:oMath>
    </w:p>
    <w:p w14:paraId="0B644E01" w14:textId="69204D93" w:rsidR="00786B96" w:rsidRPr="009B10D1"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The dense reward</w:t>
      </w:r>
      <w:r w:rsidR="00271209" w:rsidRPr="00ED2D36">
        <w:rPr>
          <w:rFonts w:ascii="Times New Roman" w:hAnsi="Times New Roman" w:cs="Times New Roman"/>
          <w:color w:val="000000" w:themeColor="text1"/>
        </w:rPr>
        <w:t xml:space="preserve"> </w:t>
      </w:r>
      <m:oMath>
        <m:r>
          <m:rPr>
            <m:sty m:val="bi"/>
          </m:rPr>
          <w:rPr>
            <w:rFonts w:ascii="Cambria Math" w:hAnsi="Cambria Math" w:cs="Times New Roman"/>
            <w:color w:val="000000" w:themeColor="text1"/>
          </w:rPr>
          <m:t>(</m:t>
        </m:r>
        <m:sSubSup>
          <m:sSubSupPr>
            <m:ctrlPr>
              <w:rPr>
                <w:rFonts w:ascii="Cambria Math" w:hAnsi="Cambria Math" w:cs="Times New Roman"/>
                <w:b/>
                <w:bCs/>
                <w:color w:val="000000" w:themeColor="text1"/>
              </w:rPr>
            </m:ctrlPr>
          </m:sSubSup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t</m:t>
            </m:r>
          </m:sub>
          <m:sup>
            <m:r>
              <m:rPr>
                <m:sty m:val="b"/>
              </m:rPr>
              <w:rPr>
                <w:rFonts w:ascii="Cambria Math" w:hAnsi="Cambria Math" w:cs="Times New Roman"/>
                <w:color w:val="000000" w:themeColor="text1"/>
              </w:rPr>
              <m:t>dense</m:t>
            </m:r>
          </m:sup>
        </m:sSubSup>
        <m:r>
          <m:rPr>
            <m:sty m:val="bi"/>
          </m:rPr>
          <w:rPr>
            <w:rFonts w:ascii="Cambria Math" w:hAnsi="Cambria Math" w:cs="Times New Roman"/>
            <w:color w:val="000000" w:themeColor="text1"/>
          </w:rPr>
          <m:t>)</m:t>
        </m:r>
      </m:oMath>
      <w:r w:rsidRPr="00ED2D36">
        <w:rPr>
          <w:rFonts w:ascii="Times New Roman" w:hAnsi="Times New Roman" w:cs="Times New Roman"/>
          <w:color w:val="000000" w:themeColor="text1"/>
        </w:rPr>
        <w:t xml:space="preserve"> encourages the policy to reduce the pH error at every step. </w:t>
      </w:r>
      <w:r w:rsidRPr="009B10D1">
        <w:rPr>
          <w:rFonts w:ascii="Times New Roman" w:hAnsi="Times New Roman" w:cs="Times New Roman"/>
          <w:color w:val="000000" w:themeColor="text1"/>
        </w:rPr>
        <w:t>It is defined in Eq. S1</w:t>
      </w:r>
      <w:r w:rsidR="00B661D7" w:rsidRPr="009B10D1">
        <w:rPr>
          <w:rFonts w:ascii="Times New Roman" w:hAnsi="Times New Roman" w:cs="Times New Roman"/>
          <w:color w:val="000000" w:themeColor="text1"/>
        </w:rPr>
        <w:t>8</w:t>
      </w:r>
      <w:r w:rsidRPr="009B10D1">
        <w:rPr>
          <w:rFonts w:ascii="Times New Roman" w:hAnsi="Times New Roman" w:cs="Times New Roman"/>
          <w:color w:val="000000" w:themeColor="text1"/>
        </w:rPr>
        <w:t>:</w:t>
      </w:r>
    </w:p>
    <w:p w14:paraId="22113456" w14:textId="65FBE5C4" w:rsidR="00786B96" w:rsidRPr="009B10D1" w:rsidRDefault="003D17D6" w:rsidP="00397965">
      <w:pPr>
        <w:tabs>
          <w:tab w:val="center" w:pos="4200"/>
          <w:tab w:val="right" w:pos="8295"/>
        </w:tabs>
        <w:spacing w:before="120" w:after="120" w:line="360" w:lineRule="auto"/>
        <w:jc w:val="center"/>
        <w:rPr>
          <w:rFonts w:eastAsia="宋体"/>
          <w:sz w:val="24"/>
          <w:lang w:val="en-GB"/>
        </w:rPr>
      </w:pPr>
      <m:oMath>
        <m:sSubSup>
          <m:sSubSupPr>
            <m:ctrlPr>
              <w:rPr>
                <w:rFonts w:ascii="Cambria Math" w:hAnsi="Cambria Math"/>
                <w:b/>
                <w:bCs/>
                <w:color w:val="000000" w:themeColor="text1"/>
                <w:sz w:val="24"/>
              </w:rPr>
            </m:ctrlPr>
          </m:sSubSupPr>
          <m:e>
            <m:r>
              <m:rPr>
                <m:sty m:val="bi"/>
              </m:rPr>
              <w:rPr>
                <w:rFonts w:ascii="Cambria Math" w:hAnsi="Cambria Math"/>
                <w:color w:val="000000" w:themeColor="text1"/>
                <w:sz w:val="24"/>
              </w:rPr>
              <m:t>r</m:t>
            </m:r>
          </m:e>
          <m:sub>
            <m:r>
              <m:rPr>
                <m:sty m:val="bi"/>
              </m:rPr>
              <w:rPr>
                <w:rFonts w:ascii="Cambria Math" w:hAnsi="Cambria Math"/>
                <w:color w:val="000000" w:themeColor="text1"/>
                <w:sz w:val="24"/>
              </w:rPr>
              <m:t>t</m:t>
            </m:r>
          </m:sub>
          <m:sup>
            <m:r>
              <m:rPr>
                <m:sty m:val="b"/>
              </m:rPr>
              <w:rPr>
                <w:rFonts w:ascii="Cambria Math" w:hAnsi="Cambria Math"/>
                <w:color w:val="000000" w:themeColor="text1"/>
                <w:sz w:val="24"/>
              </w:rPr>
              <m:t>dense</m:t>
            </m:r>
          </m:sup>
        </m:sSubSup>
        <m:r>
          <m:rPr>
            <m:sty m:val="bi"/>
          </m:rPr>
          <w:rPr>
            <w:rStyle w:val="RSCB03MathematicsGreeketcChar"/>
            <w:rFonts w:ascii="Cambria Math" w:eastAsiaTheme="minorEastAsia" w:hAnsi="Cambria Math"/>
            <w:sz w:val="24"/>
            <w:szCs w:val="24"/>
          </w:rPr>
          <m:t>=</m:t>
        </m:r>
        <m:r>
          <m:rPr>
            <m:sty m:val="bi"/>
          </m:rPr>
          <w:rPr>
            <w:rStyle w:val="RSCB03MathematicsGreeketcChar"/>
            <w:rFonts w:ascii="Cambria Math" w:eastAsiaTheme="minorEastAsia" w:hAnsi="Cambria Math"/>
            <w:sz w:val="24"/>
            <w:szCs w:val="24"/>
          </w:rPr>
          <m:t>λ</m:t>
        </m:r>
        <m:d>
          <m:dPr>
            <m:ctrlPr>
              <w:rPr>
                <w:rStyle w:val="RSCB03MathematicsGreeketcChar"/>
                <w:rFonts w:ascii="Cambria Math" w:eastAsiaTheme="minorEastAsia" w:hAnsi="Cambria Math"/>
                <w:b/>
                <w:bCs/>
                <w:sz w:val="24"/>
                <w:szCs w:val="24"/>
              </w:rPr>
            </m:ctrlPr>
          </m:dPr>
          <m:e>
            <m:d>
              <m:dPr>
                <m:begChr m:val="|"/>
                <m:endChr m:val="|"/>
                <m:ctrlPr>
                  <w:rPr>
                    <w:rStyle w:val="RSCB03MathematicsGreeketcChar"/>
                    <w:rFonts w:ascii="Cambria Math" w:eastAsiaTheme="minorEastAsia" w:hAnsi="Cambria Math"/>
                    <w:b/>
                    <w:bCs/>
                    <w:sz w:val="24"/>
                    <w:szCs w:val="24"/>
                  </w:rPr>
                </m:ctrlPr>
              </m:dPr>
              <m:e>
                <m:sSub>
                  <m:sSubPr>
                    <m:ctrlPr>
                      <w:rPr>
                        <w:rStyle w:val="RSCB03MathematicsGreeketcChar"/>
                        <w:rFonts w:ascii="Cambria Math" w:eastAsiaTheme="minorEastAsia" w:hAnsi="Cambria Math"/>
                        <w:b/>
                        <w:bCs/>
                        <w:sz w:val="24"/>
                        <w:szCs w:val="24"/>
                        <w:lang w:eastAsia="zh-CN"/>
                      </w:rPr>
                    </m:ctrlPr>
                  </m:sSubPr>
                  <m:e>
                    <m:r>
                      <m:rPr>
                        <m:sty m:val="bi"/>
                      </m:rPr>
                      <w:rPr>
                        <w:rStyle w:val="RSCB03MathematicsGreeketcChar"/>
                        <w:rFonts w:ascii="Cambria Math" w:eastAsiaTheme="minorEastAsia" w:hAnsi="Cambria Math"/>
                        <w:sz w:val="24"/>
                        <w:szCs w:val="24"/>
                        <w:lang w:val="de-DE"/>
                      </w:rPr>
                      <m:t>e</m:t>
                    </m:r>
                  </m:e>
                  <m:sub>
                    <m:r>
                      <m:rPr>
                        <m:sty m:val="bi"/>
                      </m:rPr>
                      <w:rPr>
                        <w:rStyle w:val="RSCB03MathematicsGreeketcChar"/>
                        <w:rFonts w:ascii="Cambria Math" w:eastAsiaTheme="minorEastAsia" w:hAnsi="Cambria Math"/>
                        <w:sz w:val="24"/>
                        <w:szCs w:val="24"/>
                        <w:lang w:val="de-DE"/>
                      </w:rPr>
                      <m:t>t</m:t>
                    </m:r>
                    <m:r>
                      <m:rPr>
                        <m:sty m:val="bi"/>
                      </m:rPr>
                      <w:rPr>
                        <w:rStyle w:val="RSCB03MathematicsGreeketcChar"/>
                        <w:rFonts w:ascii="Cambria Math" w:eastAsiaTheme="minorEastAsia" w:hAnsi="Cambria Math"/>
                        <w:sz w:val="24"/>
                        <w:szCs w:val="24"/>
                      </w:rPr>
                      <m:t>-</m:t>
                    </m:r>
                    <m:r>
                      <m:rPr>
                        <m:sty m:val="bi"/>
                      </m:rPr>
                      <w:rPr>
                        <w:rStyle w:val="RSCB03MathematicsGreeketcChar"/>
                        <w:rFonts w:ascii="Cambria Math" w:eastAsiaTheme="minorEastAsia" w:hAnsi="Cambria Math"/>
                        <w:sz w:val="24"/>
                        <w:szCs w:val="24"/>
                        <w:lang w:val="de-DE"/>
                      </w:rPr>
                      <m:t>1</m:t>
                    </m:r>
                  </m:sub>
                </m:sSub>
              </m:e>
            </m:d>
            <m:r>
              <m:rPr>
                <m:sty m:val="bi"/>
              </m:rPr>
              <w:rPr>
                <w:rStyle w:val="RSCB03MathematicsGreeketcChar"/>
                <w:rFonts w:ascii="Cambria Math" w:eastAsiaTheme="minorEastAsia" w:hAnsi="Cambria Math"/>
                <w:sz w:val="24"/>
                <w:szCs w:val="24"/>
              </w:rPr>
              <m:t>-</m:t>
            </m:r>
            <m:d>
              <m:dPr>
                <m:begChr m:val="|"/>
                <m:endChr m:val="|"/>
                <m:ctrlPr>
                  <w:rPr>
                    <w:rStyle w:val="RSCB03MathematicsGreeketcChar"/>
                    <w:rFonts w:ascii="Cambria Math" w:eastAsiaTheme="minorEastAsia" w:hAnsi="Cambria Math"/>
                    <w:b/>
                    <w:bCs/>
                    <w:sz w:val="24"/>
                    <w:szCs w:val="24"/>
                  </w:rPr>
                </m:ctrlPr>
              </m:dPr>
              <m:e>
                <m:sSub>
                  <m:sSubPr>
                    <m:ctrlPr>
                      <w:rPr>
                        <w:rStyle w:val="RSCB03MathematicsGreeketcChar"/>
                        <w:rFonts w:ascii="Cambria Math" w:eastAsiaTheme="minorEastAsia" w:hAnsi="Cambria Math"/>
                        <w:b/>
                        <w:bCs/>
                        <w:sz w:val="24"/>
                        <w:szCs w:val="24"/>
                        <w:lang w:eastAsia="zh-CN"/>
                      </w:rPr>
                    </m:ctrlPr>
                  </m:sSubPr>
                  <m:e>
                    <m:r>
                      <m:rPr>
                        <m:sty m:val="bi"/>
                      </m:rPr>
                      <w:rPr>
                        <w:rStyle w:val="RSCB03MathematicsGreeketcChar"/>
                        <w:rFonts w:ascii="Cambria Math" w:eastAsiaTheme="minorEastAsia" w:hAnsi="Cambria Math"/>
                        <w:sz w:val="24"/>
                        <w:szCs w:val="24"/>
                        <w:lang w:val="de-DE"/>
                      </w:rPr>
                      <m:t>e</m:t>
                    </m:r>
                  </m:e>
                  <m:sub>
                    <m:r>
                      <m:rPr>
                        <m:sty m:val="bi"/>
                      </m:rPr>
                      <w:rPr>
                        <w:rStyle w:val="RSCB03MathematicsGreeketcChar"/>
                        <w:rFonts w:ascii="Cambria Math" w:eastAsiaTheme="minorEastAsia" w:hAnsi="Cambria Math"/>
                        <w:sz w:val="24"/>
                        <w:szCs w:val="24"/>
                        <w:lang w:val="de-DE"/>
                      </w:rPr>
                      <m:t>t</m:t>
                    </m:r>
                  </m:sub>
                </m:sSub>
              </m:e>
            </m:d>
          </m:e>
        </m:d>
        <m:d>
          <m:dPr>
            <m:ctrlPr>
              <w:rPr>
                <w:rStyle w:val="RSCB03MathematicsGreeketcChar"/>
                <w:rFonts w:ascii="Cambria Math" w:eastAsiaTheme="minorEastAsia" w:hAnsi="Cambria Math"/>
                <w:b/>
                <w:bCs/>
                <w:sz w:val="24"/>
                <w:szCs w:val="24"/>
              </w:rPr>
            </m:ctrlPr>
          </m:dPr>
          <m:e>
            <m:r>
              <m:rPr>
                <m:sty m:val="bi"/>
              </m:rPr>
              <w:rPr>
                <w:rStyle w:val="RSCB03MathematicsGreeketcChar"/>
                <w:rFonts w:ascii="Cambria Math" w:eastAsiaTheme="minorEastAsia" w:hAnsi="Cambria Math"/>
                <w:sz w:val="24"/>
                <w:szCs w:val="24"/>
                <w:lang w:val="de-DE"/>
              </w:rPr>
              <m:t>1</m:t>
            </m:r>
            <m:r>
              <m:rPr>
                <m:sty m:val="bi"/>
              </m:rPr>
              <w:rPr>
                <w:rStyle w:val="RSCB03MathematicsGreeketcChar"/>
                <w:rFonts w:ascii="Cambria Math" w:eastAsiaTheme="minorEastAsia" w:hAnsi="Cambria Math"/>
                <w:sz w:val="24"/>
                <w:szCs w:val="24"/>
              </w:rPr>
              <m:t>+</m:t>
            </m:r>
            <m:f>
              <m:fPr>
                <m:ctrlPr>
                  <w:rPr>
                    <w:rStyle w:val="RSCB03MathematicsGreeketcChar"/>
                    <w:rFonts w:ascii="Cambria Math" w:eastAsiaTheme="minorEastAsia" w:hAnsi="Cambria Math"/>
                    <w:b/>
                    <w:bCs/>
                    <w:sz w:val="24"/>
                    <w:szCs w:val="24"/>
                    <w:lang w:eastAsia="zh-CN"/>
                  </w:rPr>
                </m:ctrlPr>
              </m:fPr>
              <m:num>
                <m:sSub>
                  <m:sSubPr>
                    <m:ctrlPr>
                      <w:rPr>
                        <w:rStyle w:val="RSCB03MathematicsGreeketcChar"/>
                        <w:rFonts w:ascii="Cambria Math" w:eastAsiaTheme="minorEastAsia" w:hAnsi="Cambria Math"/>
                        <w:b/>
                        <w:i/>
                        <w:sz w:val="24"/>
                        <w:szCs w:val="24"/>
                        <w:lang w:val="de-DE"/>
                      </w:rPr>
                    </m:ctrlPr>
                  </m:sSubPr>
                  <m:e>
                    <m:r>
                      <m:rPr>
                        <m:sty m:val="bi"/>
                      </m:rPr>
                      <w:rPr>
                        <w:rStyle w:val="RSCB03MathematicsGreeketcChar"/>
                        <w:rFonts w:ascii="Cambria Math" w:eastAsiaTheme="minorEastAsia" w:hAnsi="Cambria Math"/>
                        <w:sz w:val="24"/>
                        <w:szCs w:val="24"/>
                        <w:lang w:val="de-DE"/>
                      </w:rPr>
                      <m:t>t</m:t>
                    </m:r>
                  </m:e>
                  <m:sub>
                    <m:r>
                      <m:rPr>
                        <m:sty m:val="bi"/>
                      </m:rPr>
                      <w:rPr>
                        <w:rStyle w:val="RSCB03MathematicsGreeketcChar"/>
                        <w:rFonts w:ascii="Cambria Math" w:eastAsiaTheme="minorEastAsia" w:hAnsi="Cambria Math"/>
                        <w:sz w:val="24"/>
                        <w:szCs w:val="24"/>
                        <w:lang w:val="de-DE"/>
                      </w:rPr>
                      <m:t>M</m:t>
                    </m:r>
                  </m:sub>
                </m:sSub>
                <m:r>
                  <m:rPr>
                    <m:sty m:val="bi"/>
                  </m:rPr>
                  <w:rPr>
                    <w:rStyle w:val="RSCB03MathematicsGreeketcChar"/>
                    <w:rFonts w:ascii="Cambria Math" w:eastAsiaTheme="minorEastAsia" w:hAnsi="Cambria Math"/>
                    <w:sz w:val="24"/>
                    <w:szCs w:val="24"/>
                    <w:rPrChange w:id="2167" w:author="SYLZ" w:date="2026-03-27T15:57:00Z">
                      <w:rPr>
                        <w:rStyle w:val="RSCB03MathematicsGreeketcChar"/>
                        <w:rFonts w:ascii="Cambria Math" w:eastAsiaTheme="minorEastAsia" w:hAnsi="Cambria Math"/>
                        <w:sz w:val="24"/>
                        <w:szCs w:val="24"/>
                        <w:highlight w:val="yellow"/>
                      </w:rPr>
                    </w:rPrChange>
                  </w:rPr>
                  <m:t>-</m:t>
                </m:r>
                <m:r>
                  <m:rPr>
                    <m:sty m:val="bi"/>
                  </m:rPr>
                  <w:rPr>
                    <w:rStyle w:val="RSCB03MathematicsGreeketcChar"/>
                    <w:rFonts w:ascii="Cambria Math" w:eastAsiaTheme="minorEastAsia" w:hAnsi="Cambria Math"/>
                    <w:sz w:val="24"/>
                    <w:szCs w:val="24"/>
                    <w:lang w:val="de-DE"/>
                    <w:rPrChange w:id="2168" w:author="SYLZ" w:date="2026-03-27T15:57:00Z">
                      <w:rPr>
                        <w:rStyle w:val="RSCB03MathematicsGreeketcChar"/>
                        <w:rFonts w:ascii="Cambria Math" w:eastAsiaTheme="minorEastAsia" w:hAnsi="Cambria Math"/>
                        <w:sz w:val="24"/>
                        <w:szCs w:val="24"/>
                        <w:highlight w:val="yellow"/>
                        <w:lang w:val="de-DE"/>
                      </w:rPr>
                    </w:rPrChange>
                  </w:rPr>
                  <m:t>t</m:t>
                </m:r>
              </m:num>
              <m:den>
                <m:sSub>
                  <m:sSubPr>
                    <m:ctrlPr>
                      <w:rPr>
                        <w:rStyle w:val="RSCB03MathematicsGreeketcChar"/>
                        <w:rFonts w:ascii="Cambria Math" w:eastAsiaTheme="minorEastAsia" w:hAnsi="Cambria Math"/>
                        <w:b/>
                        <w:i/>
                        <w:sz w:val="24"/>
                        <w:szCs w:val="24"/>
                        <w:lang w:val="de-DE"/>
                      </w:rPr>
                    </m:ctrlPr>
                  </m:sSubPr>
                  <m:e>
                    <m:r>
                      <m:rPr>
                        <m:sty m:val="bi"/>
                      </m:rPr>
                      <w:rPr>
                        <w:rStyle w:val="RSCB03MathematicsGreeketcChar"/>
                        <w:rFonts w:ascii="Cambria Math" w:eastAsiaTheme="minorEastAsia" w:hAnsi="Cambria Math"/>
                        <w:sz w:val="24"/>
                        <w:szCs w:val="24"/>
                        <w:lang w:val="de-DE"/>
                      </w:rPr>
                      <m:t>t</m:t>
                    </m:r>
                  </m:e>
                  <m:sub>
                    <m:r>
                      <m:rPr>
                        <m:sty m:val="bi"/>
                      </m:rPr>
                      <w:rPr>
                        <w:rStyle w:val="RSCB03MathematicsGreeketcChar"/>
                        <w:rFonts w:ascii="Cambria Math" w:eastAsiaTheme="minorEastAsia" w:hAnsi="Cambria Math"/>
                        <w:sz w:val="24"/>
                        <w:szCs w:val="24"/>
                        <w:lang w:val="de-DE"/>
                      </w:rPr>
                      <m:t>M</m:t>
                    </m:r>
                  </m:sub>
                </m:sSub>
              </m:den>
            </m:f>
          </m:e>
        </m:d>
      </m:oMath>
      <w:r w:rsidR="00786B96" w:rsidRPr="009B10D1">
        <w:rPr>
          <w:rStyle w:val="RSCB03MathematicsGreeketcChar"/>
          <w:rFonts w:eastAsiaTheme="minorEastAsia"/>
          <w:sz w:val="24"/>
          <w:szCs w:val="24"/>
        </w:rPr>
        <w:t xml:space="preserve">  </w:t>
      </w:r>
      <w:r w:rsidR="00786B96" w:rsidRPr="009B10D1">
        <w:rPr>
          <w:sz w:val="24"/>
          <w:lang w:val="en-GB"/>
        </w:rPr>
        <w:t>(S1</w:t>
      </w:r>
      <w:r w:rsidR="00B661D7" w:rsidRPr="009B10D1">
        <w:rPr>
          <w:rFonts w:eastAsiaTheme="minorEastAsia"/>
          <w:sz w:val="24"/>
          <w:lang w:val="en-GB"/>
        </w:rPr>
        <w:t>8</w:t>
      </w:r>
      <w:r w:rsidR="00786B96" w:rsidRPr="009B10D1">
        <w:rPr>
          <w:sz w:val="24"/>
          <w:lang w:val="en-GB"/>
        </w:rPr>
        <w:t>)</w:t>
      </w:r>
    </w:p>
    <w:p w14:paraId="09119505" w14:textId="37C80331" w:rsidR="00786B96" w:rsidRPr="009B10D1" w:rsidRDefault="00786B96" w:rsidP="00397965">
      <w:pPr>
        <w:pStyle w:val="a3"/>
        <w:spacing w:line="360" w:lineRule="auto"/>
        <w:jc w:val="both"/>
        <w:rPr>
          <w:rFonts w:ascii="Times New Roman" w:hAnsi="Times New Roman" w:cs="Times New Roman"/>
          <w:color w:val="000000" w:themeColor="text1"/>
        </w:rPr>
      </w:pPr>
      <w:r w:rsidRPr="009B10D1">
        <w:rPr>
          <w:rFonts w:ascii="Times New Roman" w:hAnsi="Times New Roman" w:cs="Times New Roman"/>
          <w:color w:val="000000" w:themeColor="text1"/>
        </w:rPr>
        <w:t xml:space="preserve">In Eq. S11,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e</m:t>
            </m:r>
          </m:e>
          <m:sub>
            <m:r>
              <m:rPr>
                <m:sty m:val="bi"/>
              </m:rPr>
              <w:rPr>
                <w:rFonts w:ascii="Cambria Math" w:hAnsi="Cambria Math" w:cs="Times New Roman"/>
                <w:color w:val="000000" w:themeColor="text1"/>
              </w:rPr>
              <m:t>t</m:t>
            </m:r>
          </m:sub>
        </m:sSub>
      </m:oMath>
      <w:ins w:id="2169" w:author="Yibin Jiang" w:date="2026-03-21T12:35:00Z">
        <w:r w:rsidR="00DA1877" w:rsidRPr="009B10D1">
          <w:rPr>
            <w:rFonts w:ascii="Times New Roman" w:hAnsi="Times New Roman" w:cs="Times New Roman"/>
            <w:color w:val="000000" w:themeColor="text1"/>
          </w:rPr>
          <w:t xml:space="preserve"> </w:t>
        </w:r>
      </w:ins>
      <w:del w:id="2170" w:author="Yibin Jiang" w:date="2026-03-21T12:35:00Z">
        <w:r w:rsidRPr="009B10D1" w:rsidDel="00DA1877">
          <w:rPr>
            <w:rFonts w:ascii="Times New Roman" w:hAnsi="Times New Roman" w:cs="Times New Roman"/>
            <w:color w:val="000000" w:themeColor="text1"/>
          </w:rPr>
          <w:delText xml:space="preserve"> </w:delText>
        </w:r>
      </w:del>
      <w:r w:rsidRPr="009B10D1">
        <w:rPr>
          <w:rFonts w:ascii="Times New Roman" w:hAnsi="Times New Roman" w:cs="Times New Roman"/>
          <w:color w:val="000000" w:themeColor="text1"/>
        </w:rPr>
        <w:t xml:space="preserve">denotes the pH error at step </w:t>
      </w:r>
      <m:oMath>
        <m:r>
          <m:rPr>
            <m:sty m:val="bi"/>
          </m:rPr>
          <w:rPr>
            <w:rFonts w:ascii="Cambria Math" w:hAnsi="Cambria Math" w:cs="Times New Roman"/>
            <w:color w:val="000000" w:themeColor="text1"/>
          </w:rPr>
          <m:t>t</m:t>
        </m:r>
      </m:oMath>
      <w:r w:rsidRPr="009B10D1">
        <w:rPr>
          <w:rFonts w:ascii="Times New Roman" w:hAnsi="Times New Roman" w:cs="Times New Roman"/>
          <w:color w:val="000000" w:themeColor="text1"/>
        </w:rPr>
        <w:t>, defined as</w:t>
      </w:r>
    </w:p>
    <w:p w14:paraId="028EA920" w14:textId="6DFA9F30" w:rsidR="00786B96" w:rsidRPr="009B10D1" w:rsidRDefault="003D17D6" w:rsidP="00397965">
      <w:pPr>
        <w:pStyle w:val="a3"/>
        <w:spacing w:line="360" w:lineRule="auto"/>
        <w:jc w:val="center"/>
        <w:rPr>
          <w:rFonts w:ascii="Times New Roman" w:hAnsi="Times New Roman" w:cs="Times New Roman"/>
          <w:b/>
          <w:bCs/>
          <w:i/>
          <w:color w:val="000000" w:themeColor="text1"/>
        </w:rPr>
      </w:pPr>
      <m:oMath>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e</m:t>
            </m:r>
          </m:e>
          <m:sub>
            <m:r>
              <m:rPr>
                <m:sty m:val="bi"/>
              </m:rPr>
              <w:rPr>
                <w:rFonts w:ascii="Cambria Math" w:hAnsi="Cambria Math" w:cs="Times New Roman"/>
                <w:color w:val="000000" w:themeColor="text1"/>
              </w:rPr>
              <m:t>t</m:t>
            </m:r>
          </m:sub>
        </m:sSub>
        <m:r>
          <m:rPr>
            <m:sty m:val="bi"/>
          </m:rPr>
          <w:rPr>
            <w:rFonts w:ascii="Cambria Math" w:hAnsi="Cambria Math" w:cs="Times New Roman"/>
            <w:color w:val="000000" w:themeColor="text1"/>
          </w:rPr>
          <m:t>=</m:t>
        </m:r>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pH</m:t>
            </m:r>
          </m:e>
          <m:sub>
            <m:r>
              <m:rPr>
                <m:sty m:val="bi"/>
              </m:rPr>
              <w:rPr>
                <w:rFonts w:ascii="Cambria Math" w:hAnsi="Cambria Math" w:cs="Times New Roman"/>
                <w:color w:val="000000" w:themeColor="text1"/>
              </w:rPr>
              <m:t>target</m:t>
            </m:r>
          </m:sub>
        </m:sSub>
        <m:r>
          <m:rPr>
            <m:sty m:val="bi"/>
          </m:rPr>
          <w:rPr>
            <w:rFonts w:ascii="Cambria Math" w:hAnsi="Cambria Math" w:cs="Times New Roman"/>
            <w:color w:val="000000" w:themeColor="text1"/>
          </w:rPr>
          <m:t>-</m:t>
        </m:r>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pH</m:t>
            </m:r>
          </m:e>
          <m:sub>
            <m:r>
              <m:rPr>
                <m:sty m:val="bi"/>
              </m:rPr>
              <w:rPr>
                <w:rFonts w:ascii="Cambria Math" w:hAnsi="Cambria Math" w:cs="Times New Roman"/>
                <w:color w:val="000000" w:themeColor="text1"/>
              </w:rPr>
              <m:t>t</m:t>
            </m:r>
          </m:sub>
        </m:sSub>
        <m:r>
          <m:rPr>
            <m:sty m:val="bi"/>
          </m:rPr>
          <w:rPr>
            <w:rFonts w:ascii="Cambria Math" w:hAnsi="Cambria Math" w:cs="Times New Roman"/>
            <w:color w:val="000000" w:themeColor="text1"/>
          </w:rPr>
          <m:t>,</m:t>
        </m:r>
      </m:oMath>
      <w:r w:rsidR="00B661D7" w:rsidRPr="009B10D1">
        <w:rPr>
          <w:rFonts w:ascii="Times New Roman" w:hAnsi="Times New Roman" w:cs="Times New Roman"/>
          <w:lang w:val="en-GB"/>
        </w:rPr>
        <w:t xml:space="preserve"> (S19)</w:t>
      </w:r>
    </w:p>
    <w:p w14:paraId="35FAEEF7" w14:textId="3B06F2A3"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9B10D1">
        <w:rPr>
          <w:rFonts w:ascii="Times New Roman" w:hAnsi="Times New Roman" w:cs="Times New Roman"/>
          <w:color w:val="000000" w:themeColor="text1"/>
        </w:rPr>
        <w:t xml:space="preserve">which is dimensionless. The step index </w:t>
      </w:r>
      <m:oMath>
        <m:r>
          <m:rPr>
            <m:sty m:val="bi"/>
          </m:rPr>
          <w:rPr>
            <w:rFonts w:ascii="Cambria Math" w:hAnsi="Cambria Math" w:cs="Times New Roman"/>
            <w:color w:val="000000" w:themeColor="text1"/>
          </w:rPr>
          <m:t>t</m:t>
        </m:r>
      </m:oMath>
      <w:r w:rsidR="00EC3C4C" w:rsidRPr="009B10D1">
        <w:rPr>
          <w:rFonts w:ascii="Times New Roman" w:hAnsi="Times New Roman" w:cs="Times New Roman"/>
          <w:color w:val="000000" w:themeColor="text1"/>
        </w:rPr>
        <w:t xml:space="preserve"> </w:t>
      </w:r>
      <w:r w:rsidRPr="009B10D1">
        <w:rPr>
          <w:rFonts w:ascii="Times New Roman" w:hAnsi="Times New Roman" w:cs="Times New Roman"/>
          <w:color w:val="000000" w:themeColor="text1"/>
        </w:rPr>
        <w:t xml:space="preserve">ranges from 1 to </w:t>
      </w:r>
      <m:oMath>
        <m:sSub>
          <m:sSubPr>
            <m:ctrlPr>
              <w:rPr>
                <w:rStyle w:val="RSCB03MathematicsGreeketcChar"/>
                <w:rFonts w:ascii="Cambria Math" w:hAnsi="Cambria Math" w:cs="Times New Roman"/>
                <w:b/>
                <w:i/>
                <w:sz w:val="24"/>
                <w:szCs w:val="24"/>
                <w:lang w:val="de-DE"/>
              </w:rPr>
            </m:ctrlPr>
          </m:sSubPr>
          <m:e>
            <m:r>
              <m:rPr>
                <m:sty m:val="bi"/>
              </m:rPr>
              <w:rPr>
                <w:rStyle w:val="RSCB03MathematicsGreeketcChar"/>
                <w:rFonts w:ascii="Cambria Math" w:hAnsi="Cambria Math" w:cs="Times New Roman"/>
                <w:sz w:val="24"/>
                <w:szCs w:val="24"/>
                <w:lang w:val="de-DE"/>
              </w:rPr>
              <m:t>t</m:t>
            </m:r>
          </m:e>
          <m:sub>
            <m:r>
              <m:rPr>
                <m:sty m:val="bi"/>
              </m:rPr>
              <w:rPr>
                <w:rStyle w:val="RSCB03MathematicsGreeketcChar"/>
                <w:rFonts w:ascii="Cambria Math" w:hAnsi="Cambria Math" w:cs="Times New Roman"/>
                <w:sz w:val="24"/>
                <w:szCs w:val="24"/>
                <w:lang w:val="de-DE"/>
              </w:rPr>
              <m:t>M</m:t>
            </m:r>
          </m:sub>
        </m:sSub>
      </m:oMath>
      <w:r w:rsidRPr="009B10D1">
        <w:rPr>
          <w:rFonts w:ascii="Times New Roman" w:hAnsi="Times New Roman" w:cs="Times New Roman"/>
          <w:color w:val="000000" w:themeColor="text1"/>
        </w:rPr>
        <w:t xml:space="preserve">, where </w:t>
      </w:r>
      <m:oMath>
        <m:sSub>
          <m:sSubPr>
            <m:ctrlPr>
              <w:rPr>
                <w:rStyle w:val="RSCB03MathematicsGreeketcChar"/>
                <w:rFonts w:ascii="Cambria Math" w:hAnsi="Cambria Math" w:cs="Times New Roman"/>
                <w:b/>
                <w:i/>
                <w:sz w:val="24"/>
                <w:szCs w:val="24"/>
                <w:lang w:val="de-DE"/>
              </w:rPr>
            </m:ctrlPr>
          </m:sSubPr>
          <m:e>
            <m:r>
              <m:rPr>
                <m:sty m:val="bi"/>
              </m:rPr>
              <w:rPr>
                <w:rStyle w:val="RSCB03MathematicsGreeketcChar"/>
                <w:rFonts w:ascii="Cambria Math" w:hAnsi="Cambria Math" w:cs="Times New Roman"/>
                <w:sz w:val="24"/>
                <w:szCs w:val="24"/>
                <w:lang w:val="de-DE"/>
              </w:rPr>
              <m:t>t</m:t>
            </m:r>
          </m:e>
          <m:sub>
            <m:r>
              <m:rPr>
                <m:sty m:val="bi"/>
              </m:rPr>
              <w:rPr>
                <w:rStyle w:val="RSCB03MathematicsGreeketcChar"/>
                <w:rFonts w:ascii="Cambria Math" w:hAnsi="Cambria Math" w:cs="Times New Roman"/>
                <w:sz w:val="24"/>
                <w:szCs w:val="24"/>
                <w:lang w:val="de-DE"/>
              </w:rPr>
              <m:t>M</m:t>
            </m:r>
          </m:sub>
        </m:sSub>
      </m:oMath>
      <w:r w:rsidRPr="009B10D1">
        <w:rPr>
          <w:rFonts w:ascii="Times New Roman" w:hAnsi="Times New Roman" w:cs="Times New Roman"/>
          <w:color w:val="000000" w:themeColor="text1"/>
        </w:rPr>
        <w:t xml:space="preserve"> is the maximum allowed number of </w:t>
      </w:r>
      <w:del w:id="2171" w:author="Yibin Jiang" w:date="2026-03-31T15:24:00Z">
        <w:r w:rsidRPr="009B10D1" w:rsidDel="00DA495B">
          <w:rPr>
            <w:rFonts w:ascii="Times New Roman" w:hAnsi="Times New Roman" w:cs="Times New Roman"/>
            <w:color w:val="000000" w:themeColor="text1"/>
          </w:rPr>
          <w:delText xml:space="preserve">titration </w:delText>
        </w:r>
      </w:del>
      <w:r w:rsidRPr="009B10D1">
        <w:rPr>
          <w:rFonts w:ascii="Times New Roman" w:hAnsi="Times New Roman" w:cs="Times New Roman"/>
          <w:color w:val="000000" w:themeColor="text1"/>
        </w:rPr>
        <w:t xml:space="preserve">steps and is fixed at 50 in this work. Accordingly, </w:t>
      </w:r>
      <m:oMath>
        <m:sSub>
          <m:sSubPr>
            <m:ctrlPr>
              <w:rPr>
                <w:rStyle w:val="RSCB03MathematicsGreeketcChar"/>
                <w:rFonts w:ascii="Cambria Math" w:hAnsi="Cambria Math" w:cs="Times New Roman"/>
                <w:b/>
                <w:i/>
                <w:sz w:val="24"/>
                <w:szCs w:val="24"/>
                <w:lang w:val="de-DE"/>
              </w:rPr>
            </m:ctrlPr>
          </m:sSubPr>
          <m:e>
            <m:r>
              <m:rPr>
                <m:sty m:val="bi"/>
              </m:rPr>
              <w:rPr>
                <w:rStyle w:val="RSCB03MathematicsGreeketcChar"/>
                <w:rFonts w:ascii="Cambria Math" w:hAnsi="Cambria Math" w:cs="Times New Roman"/>
                <w:sz w:val="24"/>
                <w:szCs w:val="24"/>
                <w:lang w:val="de-DE"/>
              </w:rPr>
              <m:t>t</m:t>
            </m:r>
          </m:e>
          <m:sub>
            <m:r>
              <m:rPr>
                <m:sty m:val="bi"/>
              </m:rPr>
              <w:rPr>
                <w:rStyle w:val="RSCB03MathematicsGreeketcChar"/>
                <w:rFonts w:ascii="Cambria Math" w:hAnsi="Cambria Math" w:cs="Times New Roman"/>
                <w:sz w:val="24"/>
                <w:szCs w:val="24"/>
                <w:lang w:val="de-DE"/>
              </w:rPr>
              <m:t>M</m:t>
            </m:r>
          </m:sub>
        </m:sSub>
        <m:r>
          <m:rPr>
            <m:sty m:val="bi"/>
          </m:rPr>
          <w:rPr>
            <w:rStyle w:val="RSCB03MathematicsGreeketcChar"/>
            <w:rFonts w:ascii="Cambria Math" w:hAnsi="Cambria Math" w:cs="Times New Roman"/>
            <w:sz w:val="24"/>
            <w:szCs w:val="24"/>
            <w:rPrChange w:id="2172" w:author="SYLZ" w:date="2026-03-27T15:57:00Z">
              <w:rPr>
                <w:rStyle w:val="RSCB03MathematicsGreeketcChar"/>
                <w:rFonts w:ascii="Cambria Math" w:hAnsi="Cambria Math" w:cs="Times New Roman"/>
                <w:sz w:val="24"/>
                <w:szCs w:val="24"/>
                <w:highlight w:val="yellow"/>
              </w:rPr>
            </w:rPrChange>
          </w:rPr>
          <m:t>-</m:t>
        </m:r>
        <m:r>
          <m:rPr>
            <m:sty m:val="bi"/>
          </m:rPr>
          <w:rPr>
            <w:rStyle w:val="RSCB03MathematicsGreeketcChar"/>
            <w:rFonts w:ascii="Cambria Math" w:hAnsi="Cambria Math" w:cs="Times New Roman"/>
            <w:sz w:val="24"/>
            <w:szCs w:val="24"/>
            <w:lang w:val="de-DE"/>
            <w:rPrChange w:id="2173" w:author="SYLZ" w:date="2026-03-27T15:57:00Z">
              <w:rPr>
                <w:rStyle w:val="RSCB03MathematicsGreeketcChar"/>
                <w:rFonts w:ascii="Cambria Math" w:hAnsi="Cambria Math" w:cs="Times New Roman"/>
                <w:sz w:val="24"/>
                <w:szCs w:val="24"/>
                <w:highlight w:val="yellow"/>
                <w:lang w:val="de-DE"/>
              </w:rPr>
            </w:rPrChange>
          </w:rPr>
          <m:t>t</m:t>
        </m:r>
      </m:oMath>
      <w:r w:rsidR="00725516" w:rsidRPr="009B10D1" w:rsidDel="00725516">
        <w:rPr>
          <w:rFonts w:ascii="Times New Roman" w:hAnsi="Times New Roman" w:cs="Times New Roman"/>
          <w:b/>
          <w:bCs/>
          <w:i/>
          <w:iCs/>
          <w:color w:val="000000" w:themeColor="text1"/>
        </w:rPr>
        <w:t xml:space="preserve"> </w:t>
      </w:r>
      <w:r w:rsidRPr="009B10D1">
        <w:rPr>
          <w:rFonts w:ascii="Times New Roman" w:hAnsi="Times New Roman" w:cs="Times New Roman"/>
          <w:color w:val="000000" w:themeColor="text1"/>
        </w:rPr>
        <w:t xml:space="preserve">denotes the number of remaining </w:t>
      </w:r>
      <w:del w:id="2174" w:author="Yibin Jiang" w:date="2026-03-31T15:24:00Z">
        <w:r w:rsidRPr="009B10D1" w:rsidDel="00736914">
          <w:rPr>
            <w:rFonts w:ascii="Times New Roman" w:hAnsi="Times New Roman" w:cs="Times New Roman"/>
            <w:color w:val="000000" w:themeColor="text1"/>
          </w:rPr>
          <w:delText xml:space="preserve">titration </w:delText>
        </w:r>
      </w:del>
      <w:r w:rsidRPr="009B10D1">
        <w:rPr>
          <w:rFonts w:ascii="Times New Roman" w:hAnsi="Times New Roman" w:cs="Times New Roman"/>
          <w:color w:val="000000" w:themeColor="text1"/>
        </w:rPr>
        <w:t xml:space="preserve">steps after the current step </w:t>
      </w:r>
      <m:oMath>
        <m:r>
          <w:ins w:id="2175" w:author="Yibin Jiang" w:date="2026-03-21T12:35:00Z">
            <m:rPr>
              <m:sty m:val="bi"/>
            </m:rPr>
            <w:rPr>
              <w:rStyle w:val="RSCB03MathematicsGreeketcChar"/>
              <w:rFonts w:ascii="Cambria Math" w:hAnsi="Cambria Math" w:cs="Times New Roman"/>
              <w:sz w:val="24"/>
              <w:szCs w:val="24"/>
              <w:lang w:val="de-DE"/>
              <w:rPrChange w:id="2176" w:author="SYLZ" w:date="2026-03-27T15:57:00Z">
                <w:rPr>
                  <w:rStyle w:val="RSCB03MathematicsGreeketcChar"/>
                  <w:rFonts w:ascii="Cambria Math" w:hAnsi="Cambria Math" w:cs="Times New Roman"/>
                  <w:sz w:val="24"/>
                  <w:szCs w:val="24"/>
                  <w:highlight w:val="yellow"/>
                  <w:lang w:val="de-DE"/>
                </w:rPr>
              </w:rPrChange>
            </w:rPr>
            <m:t>t</m:t>
          </w:ins>
        </m:r>
      </m:oMath>
      <w:del w:id="2177" w:author="Yibin Jiang" w:date="2026-03-21T12:35:00Z">
        <w:r w:rsidRPr="009B10D1" w:rsidDel="00262648">
          <w:rPr>
            <w:rFonts w:ascii="Times New Roman" w:hAnsi="Times New Roman" w:cs="Times New Roman"/>
            <w:b/>
            <w:bCs/>
            <w:i/>
            <w:iCs/>
            <w:color w:val="000000" w:themeColor="text1"/>
          </w:rPr>
          <w:delText>t</w:delText>
        </w:r>
      </w:del>
      <w:r w:rsidRPr="009B10D1">
        <w:rPr>
          <w:rFonts w:ascii="Times New Roman" w:hAnsi="Times New Roman" w:cs="Times New Roman"/>
          <w:color w:val="000000" w:themeColor="text1"/>
        </w:rPr>
        <w:t xml:space="preserve">, and the ratio </w:t>
      </w:r>
      <m:oMath>
        <m:f>
          <m:fPr>
            <m:ctrlPr>
              <w:rPr>
                <w:rStyle w:val="RSCB03MathematicsGreeketcChar"/>
                <w:rFonts w:ascii="Cambria Math" w:hAnsi="Cambria Math" w:cs="Times New Roman"/>
                <w:b/>
                <w:bCs/>
                <w:sz w:val="24"/>
                <w:szCs w:val="24"/>
                <w:lang w:eastAsia="zh-CN"/>
              </w:rPr>
            </m:ctrlPr>
          </m:fPr>
          <m:num>
            <m:sSub>
              <m:sSubPr>
                <m:ctrlPr>
                  <w:rPr>
                    <w:rStyle w:val="RSCB03MathematicsGreeketcChar"/>
                    <w:rFonts w:ascii="Cambria Math" w:hAnsi="Cambria Math" w:cs="Times New Roman"/>
                    <w:b/>
                    <w:i/>
                    <w:sz w:val="24"/>
                    <w:szCs w:val="24"/>
                    <w:lang w:val="de-DE"/>
                  </w:rPr>
                </m:ctrlPr>
              </m:sSubPr>
              <m:e>
                <m:r>
                  <m:rPr>
                    <m:sty m:val="bi"/>
                  </m:rPr>
                  <w:rPr>
                    <w:rStyle w:val="RSCB03MathematicsGreeketcChar"/>
                    <w:rFonts w:ascii="Cambria Math" w:hAnsi="Cambria Math" w:cs="Times New Roman"/>
                    <w:sz w:val="24"/>
                    <w:szCs w:val="24"/>
                    <w:lang w:val="de-DE"/>
                  </w:rPr>
                  <m:t>t</m:t>
                </m:r>
              </m:e>
              <m:sub>
                <m:r>
                  <m:rPr>
                    <m:sty m:val="bi"/>
                  </m:rPr>
                  <w:rPr>
                    <w:rStyle w:val="RSCB03MathematicsGreeketcChar"/>
                    <w:rFonts w:ascii="Cambria Math" w:hAnsi="Cambria Math" w:cs="Times New Roman"/>
                    <w:sz w:val="24"/>
                    <w:szCs w:val="24"/>
                    <w:lang w:val="de-DE"/>
                  </w:rPr>
                  <m:t>M</m:t>
                </m:r>
              </m:sub>
            </m:sSub>
            <m:r>
              <m:rPr>
                <m:sty m:val="bi"/>
              </m:rPr>
              <w:rPr>
                <w:rStyle w:val="RSCB03MathematicsGreeketcChar"/>
                <w:rFonts w:ascii="Cambria Math" w:hAnsi="Cambria Math" w:cs="Times New Roman"/>
                <w:sz w:val="24"/>
                <w:szCs w:val="24"/>
                <w:rPrChange w:id="2178" w:author="SYLZ" w:date="2026-03-27T15:57:00Z">
                  <w:rPr>
                    <w:rStyle w:val="RSCB03MathematicsGreeketcChar"/>
                    <w:rFonts w:ascii="Cambria Math" w:hAnsi="Cambria Math" w:cs="Times New Roman"/>
                    <w:sz w:val="24"/>
                    <w:szCs w:val="24"/>
                    <w:highlight w:val="yellow"/>
                  </w:rPr>
                </w:rPrChange>
              </w:rPr>
              <m:t>-</m:t>
            </m:r>
            <m:r>
              <m:rPr>
                <m:sty m:val="bi"/>
              </m:rPr>
              <w:rPr>
                <w:rStyle w:val="RSCB03MathematicsGreeketcChar"/>
                <w:rFonts w:ascii="Cambria Math" w:hAnsi="Cambria Math" w:cs="Times New Roman"/>
                <w:sz w:val="24"/>
                <w:szCs w:val="24"/>
                <w:lang w:val="de-DE"/>
                <w:rPrChange w:id="2179" w:author="SYLZ" w:date="2026-03-27T15:57:00Z">
                  <w:rPr>
                    <w:rStyle w:val="RSCB03MathematicsGreeketcChar"/>
                    <w:rFonts w:ascii="Cambria Math" w:hAnsi="Cambria Math" w:cs="Times New Roman"/>
                    <w:sz w:val="24"/>
                    <w:szCs w:val="24"/>
                    <w:highlight w:val="yellow"/>
                    <w:lang w:val="de-DE"/>
                  </w:rPr>
                </w:rPrChange>
              </w:rPr>
              <m:t>t</m:t>
            </m:r>
          </m:num>
          <m:den>
            <m:sSub>
              <m:sSubPr>
                <m:ctrlPr>
                  <w:rPr>
                    <w:rStyle w:val="RSCB03MathematicsGreeketcChar"/>
                    <w:rFonts w:ascii="Cambria Math" w:hAnsi="Cambria Math" w:cs="Times New Roman"/>
                    <w:b/>
                    <w:i/>
                    <w:sz w:val="24"/>
                    <w:szCs w:val="24"/>
                    <w:lang w:val="de-DE"/>
                  </w:rPr>
                </m:ctrlPr>
              </m:sSubPr>
              <m:e>
                <m:r>
                  <m:rPr>
                    <m:sty m:val="bi"/>
                  </m:rPr>
                  <w:rPr>
                    <w:rStyle w:val="RSCB03MathematicsGreeketcChar"/>
                    <w:rFonts w:ascii="Cambria Math" w:hAnsi="Cambria Math" w:cs="Times New Roman"/>
                    <w:sz w:val="24"/>
                    <w:szCs w:val="24"/>
                    <w:lang w:val="de-DE"/>
                  </w:rPr>
                  <m:t>t</m:t>
                </m:r>
              </m:e>
              <m:sub>
                <m:r>
                  <m:rPr>
                    <m:sty m:val="bi"/>
                  </m:rPr>
                  <w:rPr>
                    <w:rStyle w:val="RSCB03MathematicsGreeketcChar"/>
                    <w:rFonts w:ascii="Cambria Math" w:hAnsi="Cambria Math" w:cs="Times New Roman"/>
                    <w:sz w:val="24"/>
                    <w:szCs w:val="24"/>
                    <w:lang w:val="de-DE"/>
                  </w:rPr>
                  <m:t>M</m:t>
                </m:r>
              </m:sub>
            </m:sSub>
          </m:den>
        </m:f>
      </m:oMath>
      <w:r w:rsidR="00725516" w:rsidRPr="009B10D1" w:rsidDel="00725516">
        <w:rPr>
          <w:rFonts w:ascii="Times New Roman" w:hAnsi="Times New Roman" w:cs="Times New Roman"/>
          <w:b/>
          <w:bCs/>
          <w:i/>
          <w:iCs/>
          <w:color w:val="000000" w:themeColor="text1"/>
        </w:rPr>
        <w:t xml:space="preserve"> </w:t>
      </w:r>
      <w:r w:rsidRPr="009B10D1">
        <w:rPr>
          <w:rFonts w:ascii="Times New Roman" w:hAnsi="Times New Roman" w:cs="Times New Roman"/>
          <w:color w:val="000000" w:themeColor="text1"/>
        </w:rPr>
        <w:t xml:space="preserve">provides a normalized weighting factor that assigns greater importance to reducing the pH error at earlier stages of the </w:t>
      </w:r>
      <w:ins w:id="2180" w:author="Yibin Jiang" w:date="2026-03-31T15:24:00Z">
        <w:r w:rsidR="00181ED0" w:rsidRPr="00181ED0">
          <w:rPr>
            <w:rFonts w:ascii="Times New Roman" w:hAnsi="Times New Roman" w:cs="Times New Roman"/>
            <w:color w:val="000000" w:themeColor="text1"/>
          </w:rPr>
          <w:t xml:space="preserve">adjustment </w:t>
        </w:r>
      </w:ins>
      <w:del w:id="2181" w:author="Yibin Jiang" w:date="2026-03-31T15:24:00Z">
        <w:r w:rsidRPr="009B10D1" w:rsidDel="00181ED0">
          <w:rPr>
            <w:rFonts w:ascii="Times New Roman" w:hAnsi="Times New Roman" w:cs="Times New Roman"/>
            <w:color w:val="000000" w:themeColor="text1"/>
          </w:rPr>
          <w:delText xml:space="preserve">titration </w:delText>
        </w:r>
      </w:del>
      <w:r w:rsidRPr="009B10D1">
        <w:rPr>
          <w:rFonts w:ascii="Times New Roman" w:hAnsi="Times New Roman" w:cs="Times New Roman"/>
          <w:color w:val="000000" w:themeColor="text1"/>
        </w:rPr>
        <w:t>process.</w:t>
      </w:r>
      <w:r w:rsidRPr="009B10D1">
        <w:rPr>
          <w:rFonts w:ascii="Times New Roman" w:hAnsi="Times New Roman" w:cs="Times New Roman"/>
        </w:rPr>
        <w:t xml:space="preserve"> </w:t>
      </w:r>
      <w:r w:rsidRPr="009B10D1">
        <w:rPr>
          <w:rFonts w:ascii="Times New Roman" w:hAnsi="Times New Roman" w:cs="Times New Roman"/>
          <w:color w:val="000000" w:themeColor="text1"/>
        </w:rPr>
        <w:t xml:space="preserve">The scaling factor </w:t>
      </w:r>
      <m:oMath>
        <m:r>
          <m:rPr>
            <m:sty m:val="bi"/>
          </m:rPr>
          <w:rPr>
            <w:rFonts w:ascii="Cambria Math" w:hAnsi="Cambria Math" w:cs="Times New Roman"/>
            <w:color w:val="000000" w:themeColor="text1"/>
          </w:rPr>
          <m:t>λ</m:t>
        </m:r>
      </m:oMath>
      <w:r w:rsidRPr="009B10D1">
        <w:rPr>
          <w:rFonts w:ascii="Times New Roman" w:hAnsi="Times New Roman" w:cs="Times New Roman"/>
          <w:color w:val="000000" w:themeColor="text1"/>
        </w:rPr>
        <w:t xml:space="preserve"> is set to </w:t>
      </w:r>
      <m:oMath>
        <m:r>
          <m:rPr>
            <m:sty m:val="p"/>
          </m:rPr>
          <w:rPr>
            <w:rFonts w:ascii="Cambria Math" w:hAnsi="Cambria Math" w:cs="Times New Roman"/>
            <w:color w:val="000000" w:themeColor="text1"/>
          </w:rPr>
          <w:lastRenderedPageBreak/>
          <m:t>-</m:t>
        </m:r>
        <m:r>
          <w:rPr>
            <w:rFonts w:ascii="Cambria Math" w:hAnsi="Cambria Math" w:cs="Times New Roman"/>
            <w:color w:val="000000" w:themeColor="text1"/>
          </w:rPr>
          <m:t>0.03</m:t>
        </m:r>
      </m:oMath>
      <w:r w:rsidRPr="009B10D1">
        <w:rPr>
          <w:rFonts w:ascii="Times New Roman" w:hAnsi="Times New Roman" w:cs="Times New Roman"/>
          <w:color w:val="000000" w:themeColor="text1"/>
        </w:rPr>
        <w:t>. This term provides dense feedback throughout the episode and rewards gradual movement toward the target pH rather than only final suc</w:t>
      </w:r>
      <w:r w:rsidRPr="00ED2D36">
        <w:rPr>
          <w:rFonts w:ascii="Times New Roman" w:hAnsi="Times New Roman" w:cs="Times New Roman"/>
          <w:color w:val="000000" w:themeColor="text1"/>
        </w:rPr>
        <w:t>cess.</w:t>
      </w:r>
    </w:p>
    <w:p w14:paraId="76AE585D" w14:textId="77777777" w:rsidR="00786B96" w:rsidRPr="00ED2D36" w:rsidRDefault="00786B96" w:rsidP="00397965">
      <w:pPr>
        <w:pStyle w:val="3"/>
        <w:spacing w:line="360" w:lineRule="auto"/>
        <w:jc w:val="both"/>
        <w:rPr>
          <w:rFonts w:ascii="Times New Roman" w:hAnsi="Times New Roman" w:cs="Times New Roman"/>
          <w:color w:val="000000" w:themeColor="text1"/>
          <w:sz w:val="24"/>
          <w:szCs w:val="24"/>
        </w:rPr>
      </w:pPr>
      <w:bookmarkStart w:id="2182" w:name="step-penalty"/>
      <w:bookmarkStart w:id="2183" w:name="_Toc228955528"/>
      <w:bookmarkEnd w:id="2158"/>
      <w:r w:rsidRPr="00ED2D36">
        <w:rPr>
          <w:rFonts w:ascii="Times New Roman" w:hAnsi="Times New Roman" w:cs="Times New Roman"/>
          <w:color w:val="000000" w:themeColor="text1"/>
          <w:sz w:val="24"/>
          <w:szCs w:val="24"/>
        </w:rPr>
        <w:t>2. Step penalty</w:t>
      </w:r>
      <w:bookmarkEnd w:id="2183"/>
    </w:p>
    <w:p w14:paraId="1980E871" w14:textId="20615653"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A fixed penalty</w:t>
      </w:r>
      <m:oMath>
        <m:r>
          <m:rPr>
            <m:sty m:val="bi"/>
          </m:rPr>
          <w:rPr>
            <w:rFonts w:ascii="Cambria Math" w:hAnsi="Cambria Math" w:cs="Times New Roman"/>
            <w:color w:val="000000" w:themeColor="text1"/>
          </w:rPr>
          <m:t>(</m:t>
        </m:r>
        <m:sSubSup>
          <m:sSubSupPr>
            <m:ctrlPr>
              <w:rPr>
                <w:rFonts w:ascii="Cambria Math" w:hAnsi="Cambria Math" w:cs="Times New Roman"/>
                <w:b/>
                <w:bCs/>
                <w:color w:val="000000" w:themeColor="text1"/>
              </w:rPr>
            </m:ctrlPr>
          </m:sSubSup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t</m:t>
            </m:r>
          </m:sub>
          <m:sup>
            <m:r>
              <m:rPr>
                <m:sty m:val="b"/>
              </m:rPr>
              <w:rPr>
                <w:rFonts w:ascii="Cambria Math" w:hAnsi="Cambria Math" w:cs="Times New Roman"/>
                <w:color w:val="000000" w:themeColor="text1"/>
              </w:rPr>
              <m:t>step</m:t>
            </m:r>
          </m:sup>
        </m:sSubSup>
        <m:r>
          <m:rPr>
            <m:sty m:val="bi"/>
          </m:rPr>
          <w:rPr>
            <w:rFonts w:ascii="Cambria Math" w:hAnsi="Cambria Math" w:cs="Times New Roman"/>
            <w:color w:val="000000" w:themeColor="text1"/>
          </w:rPr>
          <m:t>)</m:t>
        </m:r>
      </m:oMath>
      <w:r w:rsidRPr="00ED2D36">
        <w:rPr>
          <w:rFonts w:ascii="Times New Roman" w:hAnsi="Times New Roman" w:cs="Times New Roman"/>
          <w:color w:val="000000" w:themeColor="text1"/>
        </w:rPr>
        <w:t xml:space="preserve"> is applied at every step to discourage unnecessarily long </w:t>
      </w:r>
      <w:ins w:id="2184" w:author="Yibin Jiang" w:date="2026-03-31T15:24:00Z">
        <w:r w:rsidR="004F4913" w:rsidRPr="004F4913">
          <w:rPr>
            <w:rFonts w:ascii="Times New Roman" w:hAnsi="Times New Roman" w:cs="Times New Roman"/>
            <w:color w:val="000000" w:themeColor="text1"/>
          </w:rPr>
          <w:t xml:space="preserve">pH-adjustment </w:t>
        </w:r>
      </w:ins>
      <w:del w:id="2185" w:author="Yibin Jiang" w:date="2026-03-31T15:24:00Z">
        <w:r w:rsidRPr="00ED2D36" w:rsidDel="004F4913">
          <w:rPr>
            <w:rFonts w:ascii="Times New Roman" w:hAnsi="Times New Roman" w:cs="Times New Roman"/>
            <w:color w:val="000000" w:themeColor="text1"/>
          </w:rPr>
          <w:delText xml:space="preserve">titration </w:delText>
        </w:r>
      </w:del>
      <w:r w:rsidRPr="00ED2D36">
        <w:rPr>
          <w:rFonts w:ascii="Times New Roman" w:hAnsi="Times New Roman" w:cs="Times New Roman"/>
          <w:color w:val="000000" w:themeColor="text1"/>
        </w:rPr>
        <w:t>sequences. This term encourages the controller to complete the task efficiently and reduces dithering near the target</w:t>
      </w:r>
      <w:r w:rsidR="00531D76" w:rsidRPr="00ED2D36">
        <w:rPr>
          <w:rFonts w:ascii="Times New Roman" w:hAnsi="Times New Roman" w:cs="Times New Roman"/>
          <w:color w:val="000000" w:themeColor="text1"/>
        </w:rPr>
        <w:t>. A</w:t>
      </w:r>
      <w:r w:rsidR="0095599E" w:rsidRPr="00ED2D36">
        <w:rPr>
          <w:rFonts w:ascii="Times New Roman" w:hAnsi="Times New Roman" w:cs="Times New Roman"/>
          <w:color w:val="000000" w:themeColor="text1"/>
        </w:rPr>
        <w:t>fter</w:t>
      </w:r>
      <w:r w:rsidR="005B503C" w:rsidRPr="00ED2D36">
        <w:rPr>
          <w:rFonts w:ascii="Times New Roman" w:hAnsi="Times New Roman" w:cs="Times New Roman"/>
          <w:color w:val="000000" w:themeColor="text1"/>
        </w:rPr>
        <w:t xml:space="preserve"> optimizing hyperparameters via grid search, it was found that setting this parameter to 0 yields the best results</w:t>
      </w:r>
      <w:r w:rsidRPr="00ED2D36">
        <w:rPr>
          <w:rFonts w:ascii="Times New Roman" w:hAnsi="Times New Roman" w:cs="Times New Roman"/>
          <w:color w:val="000000" w:themeColor="text1"/>
        </w:rPr>
        <w:t>.</w:t>
      </w:r>
    </w:p>
    <w:p w14:paraId="0161E5E3" w14:textId="77777777" w:rsidR="00786B96" w:rsidRPr="00ED2D36" w:rsidRDefault="00786B96" w:rsidP="00397965">
      <w:pPr>
        <w:pStyle w:val="3"/>
        <w:spacing w:line="360" w:lineRule="auto"/>
        <w:jc w:val="both"/>
        <w:rPr>
          <w:rFonts w:ascii="Times New Roman" w:hAnsi="Times New Roman" w:cs="Times New Roman"/>
          <w:color w:val="000000" w:themeColor="text1"/>
          <w:sz w:val="24"/>
          <w:szCs w:val="24"/>
        </w:rPr>
      </w:pPr>
      <w:bookmarkStart w:id="2186" w:name="overshoot-penalty"/>
      <w:bookmarkStart w:id="2187" w:name="_Toc228955529"/>
      <w:bookmarkEnd w:id="2182"/>
      <w:r w:rsidRPr="00ED2D36">
        <w:rPr>
          <w:rFonts w:ascii="Times New Roman" w:hAnsi="Times New Roman" w:cs="Times New Roman"/>
          <w:color w:val="000000" w:themeColor="text1"/>
          <w:sz w:val="24"/>
          <w:szCs w:val="24"/>
        </w:rPr>
        <w:t>3. Overshoot penalty</w:t>
      </w:r>
      <w:bookmarkEnd w:id="2187"/>
    </w:p>
    <w:p w14:paraId="23BCD6BC" w14:textId="2B7A1767"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An overshoot penalty</w:t>
      </w:r>
      <m:oMath>
        <m:r>
          <m:rPr>
            <m:sty m:val="b"/>
          </m:rPr>
          <w:rPr>
            <w:rFonts w:ascii="Cambria Math" w:hAnsi="Cambria Math" w:cs="Times New Roman"/>
            <w:color w:val="000000" w:themeColor="text1"/>
          </w:rPr>
          <m:t>(</m:t>
        </m:r>
        <m:sSubSup>
          <m:sSubSupPr>
            <m:ctrlPr>
              <w:rPr>
                <w:rFonts w:ascii="Cambria Math" w:hAnsi="Cambria Math" w:cs="Times New Roman"/>
                <w:b/>
                <w:bCs/>
                <w:color w:val="000000" w:themeColor="text1"/>
              </w:rPr>
            </m:ctrlPr>
          </m:sSubSup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t</m:t>
            </m:r>
          </m:sub>
          <m:sup>
            <m:r>
              <m:rPr>
                <m:sty m:val="b"/>
              </m:rPr>
              <w:rPr>
                <w:rFonts w:ascii="Cambria Math" w:hAnsi="Cambria Math" w:cs="Times New Roman"/>
                <w:color w:val="000000" w:themeColor="text1"/>
              </w:rPr>
              <m:t>overshoot</m:t>
            </m:r>
          </m:sup>
        </m:sSubSup>
        <m:r>
          <m:rPr>
            <m:sty m:val="b"/>
          </m:rPr>
          <w:rPr>
            <w:rFonts w:ascii="Cambria Math" w:hAnsi="Cambria Math" w:cs="Times New Roman"/>
            <w:color w:val="000000" w:themeColor="text1"/>
          </w:rPr>
          <m:t>)</m:t>
        </m:r>
      </m:oMath>
      <w:r w:rsidRPr="00ED2D36">
        <w:rPr>
          <w:rFonts w:ascii="Times New Roman" w:hAnsi="Times New Roman" w:cs="Times New Roman"/>
          <w:color w:val="000000" w:themeColor="text1"/>
        </w:rPr>
        <w:t xml:space="preserve"> is applied whenever the pH deviation exceeds the tolerance threshold of 0.1 pH units. The corresponding functional form is given in Eq. S</w:t>
      </w:r>
      <w:r w:rsidR="00BE7BDB" w:rsidRPr="00ED2D36">
        <w:rPr>
          <w:rFonts w:ascii="Times New Roman" w:hAnsi="Times New Roman" w:cs="Times New Roman"/>
          <w:color w:val="000000" w:themeColor="text1"/>
        </w:rPr>
        <w:t>20</w:t>
      </w:r>
      <w:r w:rsidRPr="00ED2D36">
        <w:rPr>
          <w:rFonts w:ascii="Times New Roman" w:hAnsi="Times New Roman" w:cs="Times New Roman"/>
          <w:color w:val="000000" w:themeColor="text1"/>
        </w:rPr>
        <w:t>:</w:t>
      </w:r>
    </w:p>
    <w:p w14:paraId="59CEB726" w14:textId="4EE82897" w:rsidR="00841588" w:rsidRPr="00ED2D36" w:rsidRDefault="003D17D6" w:rsidP="00397965">
      <w:pPr>
        <w:tabs>
          <w:tab w:val="center" w:pos="4200"/>
          <w:tab w:val="right" w:pos="8295"/>
        </w:tabs>
        <w:spacing w:line="360" w:lineRule="auto"/>
        <w:jc w:val="center"/>
        <w:rPr>
          <w:rFonts w:eastAsiaTheme="minorEastAsia"/>
          <w:b/>
          <w:bCs/>
          <w:i/>
          <w:sz w:val="24"/>
          <w:lang w:val="en-GB"/>
        </w:rPr>
      </w:pPr>
      <m:oMath>
        <m:sSubSup>
          <m:sSubSupPr>
            <m:ctrlPr>
              <w:rPr>
                <w:rFonts w:ascii="Cambria Math" w:hAnsi="Cambria Math"/>
                <w:b/>
                <w:bCs/>
                <w:i/>
                <w:color w:val="000000" w:themeColor="text1"/>
                <w:sz w:val="24"/>
              </w:rPr>
            </m:ctrlPr>
          </m:sSubSupPr>
          <m:e>
            <m:r>
              <m:rPr>
                <m:sty m:val="bi"/>
              </m:rPr>
              <w:rPr>
                <w:rFonts w:ascii="Cambria Math" w:hAnsi="Cambria Math"/>
                <w:color w:val="000000" w:themeColor="text1"/>
                <w:sz w:val="24"/>
              </w:rPr>
              <m:t>r</m:t>
            </m:r>
          </m:e>
          <m:sub>
            <m:r>
              <m:rPr>
                <m:sty m:val="bi"/>
              </m:rPr>
              <w:rPr>
                <w:rFonts w:ascii="Cambria Math" w:hAnsi="Cambria Math"/>
                <w:color w:val="000000" w:themeColor="text1"/>
                <w:sz w:val="24"/>
              </w:rPr>
              <m:t>t</m:t>
            </m:r>
          </m:sub>
          <m:sup>
            <m:r>
              <m:rPr>
                <m:sty m:val="bi"/>
              </m:rPr>
              <w:rPr>
                <w:rFonts w:ascii="Cambria Math" w:hAnsi="Cambria Math"/>
                <w:color w:val="000000" w:themeColor="text1"/>
                <w:sz w:val="24"/>
              </w:rPr>
              <m:t>overshoot</m:t>
            </m:r>
          </m:sup>
        </m:sSubSup>
        <m:r>
          <m:rPr>
            <m:sty m:val="bi"/>
          </m:rPr>
          <w:rPr>
            <w:rStyle w:val="RSCB03MathematicsGreeketcChar"/>
            <w:rFonts w:ascii="Cambria Math" w:eastAsiaTheme="minorEastAsia" w:hAnsi="Cambria Math"/>
            <w:sz w:val="24"/>
            <w:szCs w:val="24"/>
          </w:rPr>
          <m:t>=</m:t>
        </m:r>
        <m:d>
          <m:dPr>
            <m:begChr m:val="{"/>
            <m:endChr m:val=""/>
            <m:ctrlPr>
              <w:rPr>
                <w:rFonts w:ascii="Cambria Math" w:eastAsiaTheme="minorEastAsia" w:hAnsi="Cambria Math"/>
                <w:b/>
                <w:bCs/>
                <w:i/>
                <w:sz w:val="24"/>
                <w:lang w:val="en-GB"/>
              </w:rPr>
            </m:ctrlPr>
          </m:dPr>
          <m:e>
            <m:eqArr>
              <m:eqArrPr>
                <m:ctrlPr>
                  <w:rPr>
                    <w:rFonts w:ascii="Cambria Math" w:eastAsiaTheme="minorEastAsia" w:hAnsi="Cambria Math"/>
                    <w:b/>
                    <w:bCs/>
                    <w:i/>
                    <w:sz w:val="24"/>
                    <w:lang w:val="en-GB"/>
                  </w:rPr>
                </m:ctrlPr>
              </m:eqArrPr>
              <m:e>
                <m:r>
                  <m:rPr>
                    <m:sty m:val="bi"/>
                  </m:rPr>
                  <w:rPr>
                    <w:rStyle w:val="RSCB03MathematicsGreeketcChar"/>
                    <w:rFonts w:ascii="Cambria Math" w:eastAsiaTheme="minorEastAsia" w:hAnsi="Cambria Math"/>
                    <w:sz w:val="24"/>
                    <w:szCs w:val="24"/>
                  </w:rPr>
                  <m:t>-</m:t>
                </m:r>
                <m:r>
                  <m:rPr>
                    <m:sty m:val="bi"/>
                  </m:rPr>
                  <w:rPr>
                    <w:rStyle w:val="RSCB03MathematicsGreeketcChar"/>
                    <w:rFonts w:ascii="Cambria Math" w:eastAsiaTheme="minorEastAsia" w:hAnsi="Cambria Math"/>
                    <w:sz w:val="24"/>
                    <w:szCs w:val="24"/>
                    <w:lang w:val="de-DE"/>
                  </w:rPr>
                  <m:t>w</m:t>
                </m:r>
                <m:r>
                  <w:ins w:id="2188" w:author="SYLZ" w:date="2026-03-27T14:28:00Z">
                    <m:rPr>
                      <m:sty m:val="bi"/>
                    </m:rPr>
                    <w:rPr>
                      <w:rStyle w:val="RSCB03MathematicsGreeketcChar"/>
                      <w:rFonts w:ascii="Cambria Math" w:eastAsiaTheme="minorEastAsia" w:hAnsi="Cambria Math"/>
                      <w:sz w:val="24"/>
                      <w:szCs w:val="24"/>
                      <w:rPrChange w:id="2189" w:author="Yibin Jiang" w:date="2026-03-31T15:00:00Z">
                        <w:rPr>
                          <w:rStyle w:val="RSCB03MathematicsGreeketcChar"/>
                          <w:rFonts w:ascii="Cambria Math" w:eastAsiaTheme="minorEastAsia" w:hAnsi="Cambria Math"/>
                          <w:sz w:val="24"/>
                          <w:szCs w:val="24"/>
                          <w:lang w:val="de-DE"/>
                        </w:rPr>
                      </w:rPrChange>
                    </w:rPr>
                    <m:t>*</m:t>
                  </w:ins>
                </m:r>
                <m:r>
                  <w:ins w:id="2190" w:author="SYLZ" w:date="2026-03-27T14:31:00Z">
                    <m:rPr>
                      <m:sty m:val="bi"/>
                    </m:rPr>
                    <w:rPr>
                      <w:rStyle w:val="RSCB03MathematicsGreeketcChar"/>
                      <w:rFonts w:ascii="Cambria Math" w:eastAsiaTheme="minorEastAsia" w:hAnsi="Cambria Math" w:hint="eastAsia"/>
                      <w:sz w:val="24"/>
                      <w:szCs w:val="24"/>
                      <w:lang w:eastAsia="zh-CN"/>
                    </w:rPr>
                    <m:t>σ</m:t>
                  </w:ins>
                </m:r>
                <m:r>
                  <w:del w:id="2191" w:author="SYLZ" w:date="2026-03-27T14:28:00Z">
                    <m:rPr>
                      <m:sty m:val="bi"/>
                    </m:rPr>
                    <w:rPr>
                      <w:rStyle w:val="RSCB03MathematicsGreeketcChar"/>
                      <w:rFonts w:ascii="Cambria Math" w:eastAsiaTheme="minorEastAsia" w:hAnsi="Cambria Math"/>
                      <w:sz w:val="24"/>
                      <w:szCs w:val="24"/>
                    </w:rPr>
                    <m:t>σ</m:t>
                  </w:del>
                </m:r>
                <m:d>
                  <m:dPr>
                    <m:ctrlPr>
                      <w:rPr>
                        <w:rStyle w:val="RSCB03MathematicsGreeketcChar"/>
                        <w:rFonts w:ascii="Cambria Math" w:eastAsiaTheme="minorEastAsia" w:hAnsi="Cambria Math"/>
                        <w:b/>
                        <w:bCs/>
                        <w:i/>
                        <w:sz w:val="24"/>
                        <w:szCs w:val="24"/>
                      </w:rPr>
                    </m:ctrlPr>
                  </m:dPr>
                  <m:e>
                    <m:d>
                      <m:dPr>
                        <m:begChr m:val="|"/>
                        <m:endChr m:val="|"/>
                        <m:ctrlPr>
                          <w:rPr>
                            <w:rStyle w:val="RSCB03MathematicsGreeketcChar"/>
                            <w:rFonts w:ascii="Cambria Math" w:eastAsiaTheme="minorEastAsia" w:hAnsi="Cambria Math"/>
                            <w:b/>
                            <w:bCs/>
                            <w:i/>
                            <w:sz w:val="24"/>
                            <w:szCs w:val="24"/>
                          </w:rPr>
                        </m:ctrlPr>
                      </m:dPr>
                      <m:e>
                        <m:sSub>
                          <m:sSubPr>
                            <m:ctrlPr>
                              <w:rPr>
                                <w:rStyle w:val="RSCB03MathematicsGreeketcChar"/>
                                <w:rFonts w:ascii="Cambria Math" w:eastAsiaTheme="minorEastAsia" w:hAnsi="Cambria Math"/>
                                <w:b/>
                                <w:bCs/>
                                <w:i/>
                                <w:sz w:val="24"/>
                                <w:szCs w:val="24"/>
                                <w:lang w:eastAsia="zh-CN"/>
                              </w:rPr>
                            </m:ctrlPr>
                          </m:sSubPr>
                          <m:e>
                            <m:r>
                              <m:rPr>
                                <m:sty m:val="bi"/>
                              </m:rPr>
                              <w:rPr>
                                <w:rStyle w:val="RSCB03MathematicsGreeketcChar"/>
                                <w:rFonts w:ascii="Cambria Math" w:eastAsiaTheme="minorEastAsia" w:hAnsi="Cambria Math"/>
                                <w:sz w:val="24"/>
                                <w:szCs w:val="24"/>
                                <w:lang w:val="de-DE"/>
                              </w:rPr>
                              <m:t>e</m:t>
                            </m:r>
                          </m:e>
                          <m:sub>
                            <m:r>
                              <m:rPr>
                                <m:sty m:val="bi"/>
                              </m:rPr>
                              <w:rPr>
                                <w:rStyle w:val="RSCB03MathematicsGreeketcChar"/>
                                <w:rFonts w:ascii="Cambria Math" w:eastAsiaTheme="minorEastAsia" w:hAnsi="Cambria Math"/>
                                <w:sz w:val="24"/>
                                <w:szCs w:val="24"/>
                                <w:lang w:val="de-DE"/>
                              </w:rPr>
                              <m:t>t</m:t>
                            </m:r>
                          </m:sub>
                        </m:sSub>
                      </m:e>
                    </m:d>
                    <m:r>
                      <m:rPr>
                        <m:sty m:val="bi"/>
                      </m:rPr>
                      <w:rPr>
                        <w:rStyle w:val="RSCB03MathematicsGreeketcChar"/>
                        <w:rFonts w:ascii="Cambria Math" w:eastAsiaTheme="minorEastAsia" w:hAnsi="Cambria Math"/>
                        <w:sz w:val="24"/>
                        <w:szCs w:val="24"/>
                      </w:rPr>
                      <m:t>-</m:t>
                    </m:r>
                    <m:r>
                      <m:rPr>
                        <m:sty m:val="bi"/>
                      </m:rPr>
                      <w:rPr>
                        <w:rStyle w:val="RSCB03MathematicsGreeketcChar"/>
                        <w:rFonts w:ascii="Cambria Math" w:eastAsiaTheme="minorEastAsia" w:hAnsi="Cambria Math"/>
                        <w:sz w:val="24"/>
                        <w:szCs w:val="24"/>
                      </w:rPr>
                      <m:t>δ</m:t>
                    </m:r>
                  </m:e>
                </m:d>
                <m:r>
                  <m:rPr>
                    <m:sty m:val="bi"/>
                  </m:rPr>
                  <w:rPr>
                    <w:rStyle w:val="RSCB03MathematicsGreeketcChar"/>
                    <w:rFonts w:ascii="Cambria Math" w:eastAsiaTheme="minorEastAsia" w:hAnsi="Cambria Math"/>
                    <w:sz w:val="24"/>
                    <w:szCs w:val="24"/>
                  </w:rPr>
                  <m:t>,</m:t>
                </m:r>
                <m:r>
                  <m:rPr>
                    <m:sty m:val="bi"/>
                  </m:rPr>
                  <w:rPr>
                    <w:rStyle w:val="RSCB03MathematicsGreeketcChar"/>
                    <w:rFonts w:ascii="Cambria Math" w:eastAsiaTheme="minorEastAsia" w:hAnsi="Cambria Math"/>
                    <w:sz w:val="24"/>
                    <w:szCs w:val="24"/>
                    <w:lang w:val="de-DE"/>
                  </w:rPr>
                  <m:t>if</m:t>
                </m:r>
                <m:r>
                  <m:rPr>
                    <m:sty m:val="bi"/>
                  </m:rPr>
                  <w:rPr>
                    <w:rStyle w:val="RSCB03MathematicsGreeketcChar"/>
                    <w:rFonts w:ascii="Cambria Math" w:eastAsiaTheme="minorEastAsia" w:hAnsi="Cambria Math"/>
                    <w:sz w:val="24"/>
                    <w:szCs w:val="24"/>
                  </w:rPr>
                  <m:t xml:space="preserve"> </m:t>
                </m:r>
                <m:d>
                  <m:dPr>
                    <m:ctrlPr>
                      <w:rPr>
                        <w:rStyle w:val="RSCB03MathematicsGreeketcChar"/>
                        <w:rFonts w:ascii="Cambria Math" w:eastAsiaTheme="minorEastAsia" w:hAnsi="Cambria Math"/>
                        <w:b/>
                        <w:bCs/>
                        <w:i/>
                        <w:sz w:val="24"/>
                        <w:szCs w:val="24"/>
                      </w:rPr>
                    </m:ctrlPr>
                  </m:dPr>
                  <m:e>
                    <m:sSub>
                      <m:sSubPr>
                        <m:ctrlPr>
                          <w:rPr>
                            <w:rStyle w:val="RSCB03MathematicsGreeketcChar"/>
                            <w:rFonts w:ascii="Cambria Math" w:eastAsiaTheme="minorEastAsia" w:hAnsi="Cambria Math"/>
                            <w:b/>
                            <w:bCs/>
                            <w:i/>
                            <w:sz w:val="24"/>
                            <w:szCs w:val="24"/>
                            <w:lang w:eastAsia="zh-CN"/>
                          </w:rPr>
                        </m:ctrlPr>
                      </m:sSubPr>
                      <m:e>
                        <m:r>
                          <m:rPr>
                            <m:sty m:val="bi"/>
                          </m:rPr>
                          <w:rPr>
                            <w:rStyle w:val="RSCB03MathematicsGreeketcChar"/>
                            <w:rFonts w:ascii="Cambria Math" w:eastAsiaTheme="minorEastAsia" w:hAnsi="Cambria Math"/>
                            <w:sz w:val="24"/>
                            <w:szCs w:val="24"/>
                            <w:lang w:val="de-DE"/>
                          </w:rPr>
                          <m:t>e</m:t>
                        </m:r>
                      </m:e>
                      <m:sub>
                        <m:r>
                          <m:rPr>
                            <m:sty m:val="bi"/>
                          </m:rPr>
                          <w:rPr>
                            <w:rStyle w:val="RSCB03MathematicsGreeketcChar"/>
                            <w:rFonts w:ascii="Cambria Math" w:eastAsiaTheme="minorEastAsia" w:hAnsi="Cambria Math"/>
                            <w:sz w:val="24"/>
                            <w:szCs w:val="24"/>
                            <w:lang w:val="de-DE"/>
                          </w:rPr>
                          <m:t>t</m:t>
                        </m:r>
                        <m:r>
                          <m:rPr>
                            <m:sty m:val="bi"/>
                          </m:rPr>
                          <w:rPr>
                            <w:rStyle w:val="RSCB03MathematicsGreeketcChar"/>
                            <w:rFonts w:ascii="Cambria Math" w:eastAsiaTheme="minorEastAsia" w:hAnsi="Cambria Math"/>
                            <w:sz w:val="24"/>
                            <w:szCs w:val="24"/>
                          </w:rPr>
                          <m:t>-</m:t>
                        </m:r>
                        <m:r>
                          <m:rPr>
                            <m:sty m:val="bi"/>
                          </m:rPr>
                          <w:rPr>
                            <w:rStyle w:val="RSCB03MathematicsGreeketcChar"/>
                            <w:rFonts w:ascii="Cambria Math" w:eastAsiaTheme="minorEastAsia" w:hAnsi="Cambria Math"/>
                            <w:sz w:val="24"/>
                            <w:szCs w:val="24"/>
                            <w:lang w:val="de-DE"/>
                          </w:rPr>
                          <m:t>1</m:t>
                        </m:r>
                      </m:sub>
                    </m:sSub>
                    <m:r>
                      <w:del w:id="2192" w:author="Yibin Jiang" w:date="2026-03-21T12:35:00Z">
                        <w:rPr>
                          <w:rStyle w:val="RSCB03MathematicsGreeketcChar"/>
                          <w:rFonts w:ascii="Cambria Math" w:eastAsiaTheme="minorEastAsia" w:hAnsi="Cambria Math"/>
                          <w:sz w:val="24"/>
                          <w:szCs w:val="24"/>
                        </w:rPr>
                        <m:t>•</m:t>
                      </w:del>
                    </m:r>
                    <m:r>
                      <w:ins w:id="2193" w:author="Yibin Jiang" w:date="2026-03-21T12:35:00Z">
                        <w:rPr>
                          <w:rStyle w:val="RSCB03MathematicsGreeketcChar"/>
                          <w:rFonts w:ascii="Cambria Math" w:eastAsiaTheme="minorEastAsia" w:hAnsi="Cambria Math"/>
                          <w:sz w:val="24"/>
                          <w:szCs w:val="24"/>
                        </w:rPr>
                        <m:t>*</m:t>
                      </w:ins>
                    </m:r>
                    <m:sSub>
                      <m:sSubPr>
                        <m:ctrlPr>
                          <w:rPr>
                            <w:rStyle w:val="RSCB03MathematicsGreeketcChar"/>
                            <w:rFonts w:ascii="Cambria Math" w:eastAsiaTheme="minorEastAsia" w:hAnsi="Cambria Math"/>
                            <w:b/>
                            <w:bCs/>
                            <w:i/>
                            <w:sz w:val="24"/>
                            <w:szCs w:val="24"/>
                            <w:lang w:eastAsia="zh-CN"/>
                          </w:rPr>
                        </m:ctrlPr>
                      </m:sSubPr>
                      <m:e>
                        <m:r>
                          <m:rPr>
                            <m:sty m:val="bi"/>
                          </m:rPr>
                          <w:rPr>
                            <w:rStyle w:val="RSCB03MathematicsGreeketcChar"/>
                            <w:rFonts w:ascii="Cambria Math" w:eastAsiaTheme="minorEastAsia" w:hAnsi="Cambria Math"/>
                            <w:sz w:val="24"/>
                            <w:szCs w:val="24"/>
                            <w:lang w:val="de-DE"/>
                          </w:rPr>
                          <m:t>e</m:t>
                        </m:r>
                      </m:e>
                      <m:sub>
                        <m:r>
                          <m:rPr>
                            <m:sty m:val="bi"/>
                          </m:rPr>
                          <w:rPr>
                            <w:rStyle w:val="RSCB03MathematicsGreeketcChar"/>
                            <w:rFonts w:ascii="Cambria Math" w:eastAsiaTheme="minorEastAsia" w:hAnsi="Cambria Math"/>
                            <w:sz w:val="24"/>
                            <w:szCs w:val="24"/>
                            <w:lang w:val="de-DE"/>
                          </w:rPr>
                          <m:t>t</m:t>
                        </m:r>
                      </m:sub>
                    </m:sSub>
                    <m:r>
                      <m:rPr>
                        <m:sty m:val="bi"/>
                      </m:rPr>
                      <w:rPr>
                        <w:rStyle w:val="RSCB03MathematicsGreeketcChar"/>
                        <w:rFonts w:ascii="Cambria Math" w:eastAsiaTheme="minorEastAsia" w:hAnsi="Cambria Math"/>
                        <w:sz w:val="24"/>
                        <w:szCs w:val="24"/>
                      </w:rPr>
                      <m:t>&lt;</m:t>
                    </m:r>
                    <m:r>
                      <m:rPr>
                        <m:sty m:val="bi"/>
                      </m:rPr>
                      <w:rPr>
                        <w:rStyle w:val="RSCB03MathematicsGreeketcChar"/>
                        <w:rFonts w:ascii="Cambria Math" w:eastAsiaTheme="minorEastAsia" w:hAnsi="Cambria Math"/>
                        <w:sz w:val="24"/>
                        <w:szCs w:val="24"/>
                        <w:lang w:val="de-DE"/>
                      </w:rPr>
                      <m:t>0</m:t>
                    </m:r>
                  </m:e>
                </m:d>
                <m:r>
                  <m:rPr>
                    <m:sty m:val="bi"/>
                  </m:rPr>
                  <w:rPr>
                    <w:rStyle w:val="RSCB03MathematicsGreeketcChar"/>
                    <w:rFonts w:ascii="Cambria Math" w:eastAsiaTheme="minorEastAsia" w:hAnsi="Cambria Math"/>
                    <w:sz w:val="24"/>
                    <w:szCs w:val="24"/>
                  </w:rPr>
                  <m:t xml:space="preserve"> </m:t>
                </m:r>
                <m:r>
                  <m:rPr>
                    <m:sty m:val="bi"/>
                  </m:rPr>
                  <w:rPr>
                    <w:rStyle w:val="RSCB03MathematicsGreeketcChar"/>
                    <w:rFonts w:ascii="Cambria Math" w:eastAsiaTheme="minorEastAsia" w:hAnsi="Cambria Math"/>
                    <w:sz w:val="24"/>
                    <w:szCs w:val="24"/>
                  </w:rPr>
                  <m:t>and</m:t>
                </m:r>
                <m:r>
                  <m:rPr>
                    <m:sty m:val="bi"/>
                  </m:rPr>
                  <w:rPr>
                    <w:rStyle w:val="RSCB03MathematicsGreeketcChar"/>
                    <w:rFonts w:ascii="Cambria Math" w:eastAsiaTheme="minorEastAsia" w:hAnsi="Cambria Math"/>
                    <w:sz w:val="24"/>
                    <w:szCs w:val="24"/>
                  </w:rPr>
                  <m:t xml:space="preserve"> </m:t>
                </m:r>
                <m:d>
                  <m:dPr>
                    <m:begChr m:val="|"/>
                    <m:endChr m:val="|"/>
                    <m:ctrlPr>
                      <w:rPr>
                        <w:rStyle w:val="RSCB03MathematicsGreeketcChar"/>
                        <w:rFonts w:ascii="Cambria Math" w:eastAsiaTheme="minorEastAsia" w:hAnsi="Cambria Math"/>
                        <w:b/>
                        <w:bCs/>
                        <w:i/>
                        <w:sz w:val="24"/>
                        <w:szCs w:val="24"/>
                      </w:rPr>
                    </m:ctrlPr>
                  </m:dPr>
                  <m:e>
                    <m:sSub>
                      <m:sSubPr>
                        <m:ctrlPr>
                          <w:rPr>
                            <w:rStyle w:val="RSCB03MathematicsGreeketcChar"/>
                            <w:rFonts w:ascii="Cambria Math" w:eastAsiaTheme="minorEastAsia" w:hAnsi="Cambria Math"/>
                            <w:b/>
                            <w:bCs/>
                            <w:i/>
                            <w:sz w:val="24"/>
                            <w:szCs w:val="24"/>
                            <w:lang w:eastAsia="zh-CN"/>
                          </w:rPr>
                        </m:ctrlPr>
                      </m:sSubPr>
                      <m:e>
                        <m:r>
                          <m:rPr>
                            <m:sty m:val="bi"/>
                          </m:rPr>
                          <w:rPr>
                            <w:rStyle w:val="RSCB03MathematicsGreeketcChar"/>
                            <w:rFonts w:ascii="Cambria Math" w:eastAsiaTheme="minorEastAsia" w:hAnsi="Cambria Math"/>
                            <w:sz w:val="24"/>
                            <w:szCs w:val="24"/>
                            <w:lang w:val="de-DE"/>
                          </w:rPr>
                          <m:t>e</m:t>
                        </m:r>
                      </m:e>
                      <m:sub>
                        <m:r>
                          <m:rPr>
                            <m:sty m:val="bi"/>
                          </m:rPr>
                          <w:rPr>
                            <w:rStyle w:val="RSCB03MathematicsGreeketcChar"/>
                            <w:rFonts w:ascii="Cambria Math" w:eastAsiaTheme="minorEastAsia" w:hAnsi="Cambria Math"/>
                            <w:sz w:val="24"/>
                            <w:szCs w:val="24"/>
                            <w:lang w:val="de-DE"/>
                          </w:rPr>
                          <m:t>t</m:t>
                        </m:r>
                      </m:sub>
                    </m:sSub>
                  </m:e>
                </m:d>
                <m:r>
                  <w:del w:id="2194" w:author="SYLZ" w:date="2026-03-27T14:24:00Z">
                    <m:rPr>
                      <m:sty m:val="bi"/>
                    </m:rPr>
                    <w:rPr>
                      <w:rStyle w:val="RSCB03MathematicsGreeketcChar"/>
                      <w:rFonts w:ascii="Cambria Math" w:eastAsiaTheme="minorEastAsia" w:hAnsi="Cambria Math"/>
                      <w:sz w:val="24"/>
                      <w:szCs w:val="24"/>
                    </w:rPr>
                    <m:t>&lt;</m:t>
                  </w:del>
                </m:r>
                <m:r>
                  <w:ins w:id="2195" w:author="SYLZ" w:date="2026-03-27T14:24:00Z">
                    <m:rPr>
                      <m:sty m:val="bi"/>
                    </m:rPr>
                    <w:rPr>
                      <w:rStyle w:val="RSCB03MathematicsGreeketcChar"/>
                      <w:rFonts w:ascii="Cambria Math" w:eastAsiaTheme="minorEastAsia" w:hAnsi="Cambria Math"/>
                      <w:sz w:val="24"/>
                      <w:szCs w:val="24"/>
                    </w:rPr>
                    <m:t>&gt;</m:t>
                  </w:ins>
                </m:r>
                <m:r>
                  <m:rPr>
                    <m:sty m:val="bi"/>
                  </m:rPr>
                  <w:rPr>
                    <w:rStyle w:val="RSCB03MathematicsGreeketcChar"/>
                    <w:rFonts w:ascii="Cambria Math" w:eastAsiaTheme="minorEastAsia" w:hAnsi="Cambria Math"/>
                    <w:sz w:val="24"/>
                    <w:szCs w:val="24"/>
                  </w:rPr>
                  <m:t>0</m:t>
                </m:r>
                <m:r>
                  <m:rPr>
                    <m:sty m:val="bi"/>
                  </m:rPr>
                  <w:rPr>
                    <w:rStyle w:val="RSCB03MathematicsGreeketcChar"/>
                    <w:rFonts w:ascii="Cambria Math" w:eastAsiaTheme="minorEastAsia" w:hAnsi="Cambria Math"/>
                    <w:sz w:val="24"/>
                    <w:szCs w:val="24"/>
                  </w:rPr>
                  <m:t>.</m:t>
                </m:r>
                <m:r>
                  <m:rPr>
                    <m:sty m:val="bi"/>
                  </m:rPr>
                  <w:rPr>
                    <w:rStyle w:val="RSCB03MathematicsGreeketcChar"/>
                    <w:rFonts w:ascii="Cambria Math" w:eastAsiaTheme="minorEastAsia" w:hAnsi="Cambria Math"/>
                    <w:sz w:val="24"/>
                    <w:szCs w:val="24"/>
                  </w:rPr>
                  <m:t>1</m:t>
                </m:r>
                <m:r>
                  <m:rPr>
                    <m:sty m:val="bi"/>
                  </m:rPr>
                  <w:rPr>
                    <w:rStyle w:val="RSCB03MathematicsGreeketcChar"/>
                    <w:rFonts w:ascii="Cambria Math" w:eastAsiaTheme="minorEastAsia" w:hAnsi="Cambria Math"/>
                    <w:sz w:val="24"/>
                    <w:szCs w:val="24"/>
                  </w:rPr>
                  <m:t xml:space="preserve"> </m:t>
                </m:r>
              </m:e>
              <m:e>
                <m:r>
                  <m:rPr>
                    <m:sty m:val="bi"/>
                  </m:rPr>
                  <w:rPr>
                    <w:rFonts w:ascii="Cambria Math" w:eastAsiaTheme="minorEastAsia" w:hAnsi="Cambria Math"/>
                    <w:sz w:val="24"/>
                    <w:lang w:val="en-GB"/>
                  </w:rPr>
                  <m:t>0</m:t>
                </m:r>
                <m:r>
                  <m:rPr>
                    <m:sty m:val="bi"/>
                  </m:rPr>
                  <w:rPr>
                    <w:rFonts w:ascii="Cambria Math" w:eastAsiaTheme="minorEastAsia" w:hAnsi="Cambria Math"/>
                    <w:sz w:val="24"/>
                    <w:lang w:val="en-GB"/>
                  </w:rPr>
                  <m:t xml:space="preserve">,   </m:t>
                </m:r>
                <m:r>
                  <m:rPr>
                    <m:sty m:val="bi"/>
                  </m:rPr>
                  <w:rPr>
                    <w:rFonts w:ascii="Cambria Math" w:eastAsiaTheme="minorEastAsia" w:hAnsi="Cambria Math"/>
                    <w:sz w:val="24"/>
                    <w:lang w:val="en-GB"/>
                  </w:rPr>
                  <m:t>otherwise</m:t>
                </m:r>
              </m:e>
            </m:eqArr>
          </m:e>
        </m:d>
        <m:r>
          <w:ins w:id="2196" w:author="Yibin Jiang" w:date="2026-03-27T13:33:00Z">
            <m:rPr>
              <m:sty m:val="p"/>
            </m:rPr>
            <w:rPr>
              <w:rFonts w:ascii="Cambria Math" w:hAnsi="Cambria Math"/>
              <w:sz w:val="24"/>
              <w:lang w:val="en-GB"/>
            </w:rPr>
            <m:t xml:space="preserve"> </m:t>
          </w:ins>
        </m:r>
        <m:r>
          <w:ins w:id="2197" w:author="Yibin Jiang" w:date="2026-03-27T13:33:00Z">
            <w:rPr>
              <w:rFonts w:ascii="Cambria Math" w:eastAsiaTheme="minorEastAsia" w:hAnsi="Cambria Math"/>
              <w:sz w:val="24"/>
              <w:lang w:val="en-GB"/>
            </w:rPr>
            <m:t xml:space="preserve">  </m:t>
          </w:ins>
        </m:r>
        <m:r>
          <w:del w:id="2198" w:author="Yibin Jiang" w:date="2026-03-27T13:33:00Z">
            <m:rPr>
              <m:sty m:val="p"/>
            </m:rPr>
            <w:rPr>
              <w:rFonts w:ascii="Cambria Math" w:hAnsi="Cambria Math"/>
              <w:sz w:val="24"/>
              <w:lang w:val="en-GB"/>
            </w:rPr>
            <m:t>(S2</m:t>
          </w:del>
        </m:r>
        <m:r>
          <w:del w:id="2199" w:author="Yibin Jiang" w:date="2026-03-27T13:33:00Z">
            <w:rPr>
              <w:rFonts w:ascii="Cambria Math" w:eastAsiaTheme="minorEastAsia" w:hAnsi="Cambria Math"/>
              <w:sz w:val="24"/>
              <w:lang w:val="en-GB"/>
            </w:rPr>
            <m:t>0</m:t>
          </w:del>
        </m:r>
        <m:r>
          <w:del w:id="2200" w:author="Yibin Jiang" w:date="2026-03-27T13:33:00Z">
            <m:rPr>
              <m:sty m:val="p"/>
            </m:rPr>
            <w:rPr>
              <w:rFonts w:ascii="Cambria Math" w:hAnsi="Cambria Math"/>
              <w:sz w:val="24"/>
              <w:lang w:val="en-GB"/>
            </w:rPr>
            <m:t>)</m:t>
          </w:del>
        </m:r>
      </m:oMath>
      <w:ins w:id="2201" w:author="Yibin Jiang" w:date="2026-03-27T13:33:00Z">
        <w:r w:rsidR="00ED2D36" w:rsidRPr="00ED2D36">
          <w:rPr>
            <w:sz w:val="24"/>
            <w:lang w:val="en-GB"/>
            <w:rPrChange w:id="2202" w:author="Yibin Jiang" w:date="2026-03-27T13:33:00Z">
              <w:rPr>
                <w:lang w:val="en-GB"/>
              </w:rPr>
            </w:rPrChange>
          </w:rPr>
          <w:t>(S</w:t>
        </w:r>
        <w:r w:rsidR="00ED2D36" w:rsidRPr="00ED2D36">
          <w:rPr>
            <w:rFonts w:eastAsiaTheme="minorEastAsia"/>
            <w:sz w:val="24"/>
            <w:lang w:val="en-GB"/>
            <w:rPrChange w:id="2203" w:author="Yibin Jiang" w:date="2026-03-27T13:33:00Z">
              <w:rPr>
                <w:rFonts w:eastAsiaTheme="minorEastAsia"/>
                <w:lang w:val="en-GB"/>
              </w:rPr>
            </w:rPrChange>
          </w:rPr>
          <w:t>20</w:t>
        </w:r>
        <w:r w:rsidR="00ED2D36" w:rsidRPr="00ED2D36">
          <w:rPr>
            <w:sz w:val="24"/>
            <w:lang w:val="en-GB"/>
            <w:rPrChange w:id="2204" w:author="Yibin Jiang" w:date="2026-03-27T13:33:00Z">
              <w:rPr>
                <w:lang w:val="en-GB"/>
              </w:rPr>
            </w:rPrChange>
          </w:rPr>
          <w:t>)</w:t>
        </w:r>
      </w:ins>
    </w:p>
    <w:p w14:paraId="3119E72B" w14:textId="01DC71CB" w:rsidR="00786B96" w:rsidRPr="00ED2D36" w:rsidRDefault="00786B96" w:rsidP="00397965">
      <w:pPr>
        <w:pStyle w:val="a3"/>
        <w:spacing w:line="360" w:lineRule="auto"/>
        <w:jc w:val="both"/>
        <w:rPr>
          <w:rFonts w:ascii="Times New Roman" w:hAnsi="Times New Roman" w:cs="Times New Roman"/>
          <w:color w:val="000000" w:themeColor="text1"/>
        </w:rPr>
      </w:pPr>
      <w:commentRangeStart w:id="2205"/>
      <w:r w:rsidRPr="00ED2D36">
        <w:rPr>
          <w:rFonts w:ascii="Times New Roman" w:hAnsi="Times New Roman" w:cs="Times New Roman"/>
          <w:color w:val="000000" w:themeColor="text1"/>
        </w:rPr>
        <w:t>Here,</w:t>
      </w:r>
      <w:ins w:id="2206" w:author="SYLZ" w:date="2026-03-27T14:25:00Z">
        <w:r w:rsidR="002B2466" w:rsidRPr="002B2466">
          <w:rPr>
            <w:rStyle w:val="RSCB03MathematicsGreeketcChar"/>
            <w:rFonts w:ascii="Cambria Math" w:hAnsi="Cambria Math"/>
            <w:b/>
            <w:i/>
            <w:sz w:val="24"/>
            <w:szCs w:val="24"/>
          </w:rPr>
          <w:t xml:space="preserve"> </w:t>
        </w:r>
      </w:ins>
      <m:oMath>
        <m:r>
          <w:ins w:id="2207" w:author="SYLZ" w:date="2026-03-27T14:31:00Z">
            <m:rPr>
              <m:sty m:val="bi"/>
            </m:rPr>
            <w:rPr>
              <w:rStyle w:val="RSCB03MathematicsGreeketcChar"/>
              <w:rFonts w:ascii="Cambria Math" w:hAnsi="Cambria Math" w:hint="eastAsia"/>
              <w:sz w:val="24"/>
              <w:szCs w:val="24"/>
              <w:lang w:eastAsia="zh-CN"/>
            </w:rPr>
            <m:t>σ</m:t>
          </w:ins>
        </m:r>
        <m:d>
          <m:dPr>
            <m:ctrlPr>
              <w:ins w:id="2208" w:author="SYLZ" w:date="2026-03-27T14:26:00Z">
                <w:rPr>
                  <w:rStyle w:val="RSCB03MathematicsGreeketcChar"/>
                  <w:rFonts w:ascii="Cambria Math" w:hAnsi="Cambria Math"/>
                  <w:b/>
                  <w:i/>
                  <w:sz w:val="24"/>
                  <w:szCs w:val="24"/>
                </w:rPr>
              </w:ins>
            </m:ctrlPr>
          </m:dPr>
          <m:e>
            <m:r>
              <w:ins w:id="2209" w:author="SYLZ" w:date="2026-03-27T14:26:00Z">
                <m:rPr>
                  <m:sty m:val="bi"/>
                </m:rPr>
                <w:rPr>
                  <w:rStyle w:val="RSCB03MathematicsGreeketcChar"/>
                  <w:rFonts w:ascii="Cambria Math" w:hAnsi="Cambria Math"/>
                  <w:sz w:val="24"/>
                  <w:szCs w:val="24"/>
                </w:rPr>
                <m:t>x</m:t>
              </w:ins>
            </m:r>
          </m:e>
        </m:d>
        <m:r>
          <w:ins w:id="2210" w:author="SYLZ" w:date="2026-03-27T14:26:00Z">
            <m:rPr>
              <m:sty m:val="bi"/>
            </m:rPr>
            <w:rPr>
              <w:rStyle w:val="RSCB03MathematicsGreeketcChar"/>
              <w:rFonts w:ascii="Cambria Math" w:hAnsi="Cambria Math"/>
              <w:sz w:val="24"/>
              <w:szCs w:val="24"/>
            </w:rPr>
            <m:t>=</m:t>
          </w:ins>
        </m:r>
        <m:sSup>
          <m:sSupPr>
            <m:ctrlPr>
              <w:ins w:id="2211" w:author="SYLZ" w:date="2026-03-27T14:26:00Z">
                <w:rPr>
                  <w:rStyle w:val="RSCB03MathematicsGreeketcChar"/>
                  <w:rFonts w:ascii="Cambria Math" w:hAnsi="Cambria Math"/>
                  <w:b/>
                  <w:i/>
                  <w:sz w:val="24"/>
                  <w:szCs w:val="24"/>
                </w:rPr>
              </w:ins>
            </m:ctrlPr>
          </m:sSupPr>
          <m:e>
            <m:sSup>
              <m:sSupPr>
                <m:ctrlPr>
                  <w:ins w:id="2212" w:author="SYLZ" w:date="2026-03-27T14:26:00Z">
                    <w:rPr>
                      <w:rStyle w:val="RSCB03MathematicsGreeketcChar"/>
                      <w:rFonts w:ascii="Cambria Math" w:hAnsi="Cambria Math"/>
                      <w:b/>
                      <w:i/>
                      <w:sz w:val="24"/>
                      <w:szCs w:val="24"/>
                    </w:rPr>
                  </w:ins>
                </m:ctrlPr>
              </m:sSupPr>
              <m:e>
                <m:r>
                  <w:ins w:id="2213" w:author="SYLZ" w:date="2026-03-27T14:26:00Z">
                    <m:rPr>
                      <m:sty m:val="bi"/>
                    </m:rPr>
                    <w:rPr>
                      <w:rStyle w:val="RSCB03MathematicsGreeketcChar"/>
                      <w:rFonts w:ascii="Cambria Math" w:hAnsi="Cambria Math"/>
                      <w:sz w:val="24"/>
                      <w:szCs w:val="24"/>
                    </w:rPr>
                    <m:t>(1+e</m:t>
                  </w:ins>
                </m:r>
              </m:e>
              <m:sup>
                <m:r>
                  <w:ins w:id="2214" w:author="SYLZ" w:date="2026-03-27T14:26:00Z">
                    <m:rPr>
                      <m:sty m:val="bi"/>
                    </m:rPr>
                    <w:rPr>
                      <w:rStyle w:val="RSCB03MathematicsGreeketcChar"/>
                      <w:rFonts w:ascii="Cambria Math" w:hAnsi="Cambria Math"/>
                      <w:sz w:val="24"/>
                      <w:szCs w:val="24"/>
                    </w:rPr>
                    <m:t>-x</m:t>
                  </w:ins>
                </m:r>
              </m:sup>
            </m:sSup>
            <m:r>
              <w:ins w:id="2215" w:author="SYLZ" w:date="2026-03-27T14:26:00Z">
                <m:rPr>
                  <m:sty m:val="bi"/>
                </m:rPr>
                <w:rPr>
                  <w:rStyle w:val="RSCB03MathematicsGreeketcChar"/>
                  <w:rFonts w:ascii="Cambria Math" w:hAnsi="Cambria Math"/>
                  <w:sz w:val="24"/>
                  <w:szCs w:val="24"/>
                </w:rPr>
                <m:t>)</m:t>
              </w:ins>
            </m:r>
          </m:e>
          <m:sup>
            <m:r>
              <w:ins w:id="2216" w:author="SYLZ" w:date="2026-03-27T14:26:00Z">
                <m:rPr>
                  <m:sty m:val="bi"/>
                </m:rPr>
                <w:rPr>
                  <w:rStyle w:val="RSCB03MathematicsGreeketcChar"/>
                  <w:rFonts w:ascii="Cambria Math" w:hAnsi="Cambria Math"/>
                  <w:sz w:val="24"/>
                  <w:szCs w:val="24"/>
                </w:rPr>
                <m:t>-1</m:t>
              </w:ins>
            </m:r>
          </m:sup>
        </m:sSup>
      </m:oMath>
      <w:r w:rsidRPr="00ED2D36">
        <w:rPr>
          <w:rFonts w:ascii="Times New Roman" w:hAnsi="Times New Roman" w:cs="Times New Roman"/>
          <w:color w:val="000000" w:themeColor="text1"/>
        </w:rPr>
        <w:t xml:space="preserve"> </w:t>
      </w:r>
      <w:ins w:id="2217" w:author="SYLZ" w:date="2026-03-27T14:26:00Z">
        <w:r w:rsidR="002B2466">
          <w:rPr>
            <w:rFonts w:ascii="Times New Roman" w:hAnsi="Times New Roman" w:cs="Times New Roman" w:hint="eastAsia"/>
            <w:color w:val="000000" w:themeColor="text1"/>
          </w:rPr>
          <w:t xml:space="preserve">is the sigmoid function </w:t>
        </w:r>
      </w:ins>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e</m:t>
            </m:r>
          </m:e>
          <m:sub>
            <m:r>
              <m:rPr>
                <m:sty m:val="bi"/>
              </m:rPr>
              <w:rPr>
                <w:rFonts w:ascii="Cambria Math" w:hAnsi="Cambria Math" w:cs="Times New Roman"/>
                <w:color w:val="000000" w:themeColor="text1"/>
              </w:rPr>
              <m:t>t</m:t>
            </m:r>
          </m:sub>
        </m:sSub>
      </m:oMath>
      <w:r w:rsidRPr="00ED2D36">
        <w:rPr>
          <w:rFonts w:ascii="Times New Roman" w:hAnsi="Times New Roman" w:cs="Times New Roman"/>
          <w:color w:val="000000" w:themeColor="text1"/>
        </w:rPr>
        <w:t xml:space="preserve"> is the pH deviation from the target,</w:t>
      </w:r>
      <w:commentRangeEnd w:id="2205"/>
      <w:r w:rsidR="00FE5215" w:rsidRPr="00ED2D36">
        <w:rPr>
          <w:rStyle w:val="a5"/>
          <w:rFonts w:ascii="Times New Roman" w:eastAsia="Times New Roman" w:hAnsi="Times New Roman" w:cs="Times New Roman"/>
          <w:kern w:val="2"/>
          <w14:ligatures w14:val="standardContextual"/>
        </w:rPr>
        <w:commentReference w:id="2205"/>
      </w:r>
      <w:r w:rsidRPr="00ED2D36">
        <w:rPr>
          <w:rFonts w:ascii="Times New Roman" w:hAnsi="Times New Roman" w:cs="Times New Roman"/>
          <w:color w:val="000000" w:themeColor="text1"/>
        </w:rPr>
        <w:t xml:space="preserve"> </w:t>
      </w:r>
      <m:oMath>
        <m:r>
          <m:rPr>
            <m:sty m:val="bi"/>
          </m:rPr>
          <w:rPr>
            <w:rFonts w:ascii="Cambria Math" w:hAnsi="Cambria Math" w:cs="Times New Roman"/>
            <w:color w:val="000000" w:themeColor="text1"/>
          </w:rPr>
          <m:t>w</m:t>
        </m:r>
      </m:oMath>
      <w:r w:rsidRPr="00ED2D36">
        <w:rPr>
          <w:rFonts w:ascii="Times New Roman" w:hAnsi="Times New Roman" w:cs="Times New Roman"/>
          <w:color w:val="000000" w:themeColor="text1"/>
        </w:rPr>
        <w:t xml:space="preserve"> is a fixed weighting coefficient set to 0.2, and </w:t>
      </w:r>
      <m:oMath>
        <m:r>
          <m:rPr>
            <m:sty m:val="bi"/>
          </m:rPr>
          <w:rPr>
            <w:rFonts w:ascii="Cambria Math" w:hAnsi="Cambria Math" w:cs="Times New Roman"/>
            <w:color w:val="000000" w:themeColor="text1"/>
          </w:rPr>
          <m:t>δ</m:t>
        </m:r>
        <m:r>
          <m:rPr>
            <m:sty m:val="p"/>
          </m:rPr>
          <w:rPr>
            <w:rFonts w:ascii="Cambria Math" w:hAnsi="Cambria Math" w:cs="Times New Roman"/>
            <w:color w:val="000000" w:themeColor="text1"/>
          </w:rPr>
          <m:t>=</m:t>
        </m:r>
        <m:r>
          <w:rPr>
            <w:rFonts w:ascii="Cambria Math" w:hAnsi="Cambria Math" w:cs="Times New Roman"/>
            <w:color w:val="000000" w:themeColor="text1"/>
          </w:rPr>
          <m:t>0.1</m:t>
        </m:r>
      </m:oMath>
      <w:r w:rsidRPr="00ED2D36">
        <w:rPr>
          <w:rFonts w:ascii="Times New Roman" w:hAnsi="Times New Roman" w:cs="Times New Roman"/>
          <w:color w:val="000000" w:themeColor="text1"/>
        </w:rPr>
        <w:t xml:space="preserve"> is the overshoot boundary. Since pH is dimensionless, both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e</m:t>
            </m:r>
          </m:e>
          <m:sub>
            <m:r>
              <m:rPr>
                <m:sty m:val="bi"/>
              </m:rPr>
              <w:rPr>
                <w:rFonts w:ascii="Cambria Math" w:hAnsi="Cambria Math" w:cs="Times New Roman"/>
                <w:color w:val="000000" w:themeColor="text1"/>
              </w:rPr>
              <m:t>t</m:t>
            </m:r>
          </m:sub>
        </m:sSub>
      </m:oMath>
      <w:r w:rsidRPr="00ED2D36">
        <w:rPr>
          <w:rFonts w:ascii="Times New Roman" w:hAnsi="Times New Roman" w:cs="Times New Roman"/>
          <w:color w:val="000000" w:themeColor="text1"/>
        </w:rPr>
        <w:t xml:space="preserve"> and </w:t>
      </w:r>
      <m:oMath>
        <m:r>
          <m:rPr>
            <m:sty m:val="bi"/>
          </m:rPr>
          <w:rPr>
            <w:rFonts w:ascii="Cambria Math" w:hAnsi="Cambria Math" w:cs="Times New Roman"/>
            <w:color w:val="000000" w:themeColor="text1"/>
          </w:rPr>
          <m:t>δ</m:t>
        </m:r>
      </m:oMath>
      <w:r w:rsidRPr="00ED2D36">
        <w:rPr>
          <w:rFonts w:ascii="Times New Roman" w:hAnsi="Times New Roman" w:cs="Times New Roman"/>
          <w:color w:val="000000" w:themeColor="text1"/>
        </w:rPr>
        <w:t xml:space="preserve"> are dimensionless. This term penalizes aggressive actions that drive the system too far beyond the target and therefore promotes smoother, safer adjustment behavior.</w:t>
      </w:r>
    </w:p>
    <w:p w14:paraId="49C62B2F" w14:textId="77777777" w:rsidR="00786B96" w:rsidRPr="00ED2D36" w:rsidRDefault="00786B96" w:rsidP="00397965">
      <w:pPr>
        <w:pStyle w:val="3"/>
        <w:spacing w:line="360" w:lineRule="auto"/>
        <w:jc w:val="both"/>
        <w:rPr>
          <w:rFonts w:ascii="Times New Roman" w:hAnsi="Times New Roman" w:cs="Times New Roman"/>
          <w:color w:val="000000" w:themeColor="text1"/>
          <w:sz w:val="24"/>
          <w:szCs w:val="24"/>
        </w:rPr>
      </w:pPr>
      <w:bookmarkStart w:id="2218" w:name="incorrect-reagent-penalty"/>
      <w:bookmarkStart w:id="2219" w:name="_Toc228955530"/>
      <w:bookmarkEnd w:id="2186"/>
      <w:r w:rsidRPr="00ED2D36">
        <w:rPr>
          <w:rFonts w:ascii="Times New Roman" w:hAnsi="Times New Roman" w:cs="Times New Roman"/>
          <w:color w:val="000000" w:themeColor="text1"/>
          <w:sz w:val="24"/>
          <w:szCs w:val="24"/>
        </w:rPr>
        <w:t>4. Incorrect reagent penalty</w:t>
      </w:r>
      <w:bookmarkEnd w:id="2219"/>
    </w:p>
    <w:p w14:paraId="52738200" w14:textId="2B0BED26" w:rsidR="00786B96" w:rsidRPr="007D60E2" w:rsidRDefault="00786B96" w:rsidP="00397965">
      <w:pPr>
        <w:pStyle w:val="FirstParagraph"/>
        <w:spacing w:line="360" w:lineRule="auto"/>
        <w:jc w:val="both"/>
        <w:rPr>
          <w:rFonts w:ascii="Times New Roman" w:hAnsi="Times New Roman" w:cs="Times New Roman"/>
          <w:color w:val="000000" w:themeColor="text1"/>
          <w:lang w:val="en-GB"/>
          <w:rPrChange w:id="2220" w:author="SYLZ" w:date="2026-03-27T14:29:00Z">
            <w:rPr>
              <w:rFonts w:ascii="Times New Roman" w:hAnsi="Times New Roman" w:cs="Times New Roman"/>
              <w:color w:val="000000" w:themeColor="text1"/>
            </w:rPr>
          </w:rPrChange>
        </w:rPr>
      </w:pPr>
      <w:r w:rsidRPr="00ED2D36">
        <w:rPr>
          <w:rFonts w:ascii="Times New Roman" w:hAnsi="Times New Roman" w:cs="Times New Roman"/>
          <w:color w:val="000000" w:themeColor="text1"/>
        </w:rPr>
        <w:t>A fixed penalty</w:t>
      </w:r>
      <m:oMath>
        <m:r>
          <m:rPr>
            <m:sty m:val="b"/>
          </m:rPr>
          <w:rPr>
            <w:rFonts w:ascii="Cambria Math" w:hAnsi="Cambria Math" w:cs="Times New Roman"/>
            <w:color w:val="000000" w:themeColor="text1"/>
          </w:rPr>
          <m:t>(</m:t>
        </m:r>
        <m:sSubSup>
          <m:sSubSupPr>
            <m:ctrlPr>
              <w:rPr>
                <w:rFonts w:ascii="Cambria Math" w:hAnsi="Cambria Math" w:cs="Times New Roman"/>
                <w:b/>
                <w:bCs/>
                <w:color w:val="000000" w:themeColor="text1"/>
              </w:rPr>
            </m:ctrlPr>
          </m:sSubSup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t</m:t>
            </m:r>
          </m:sub>
          <m:sup>
            <m:r>
              <m:rPr>
                <m:sty m:val="b"/>
              </m:rPr>
              <w:rPr>
                <w:rFonts w:ascii="Cambria Math" w:hAnsi="Cambria Math" w:cs="Times New Roman"/>
                <w:color w:val="000000" w:themeColor="text1"/>
              </w:rPr>
              <m:t>reagent</m:t>
            </m:r>
          </m:sup>
        </m:sSubSup>
        <m:r>
          <m:rPr>
            <m:sty m:val="b"/>
          </m:rPr>
          <w:rPr>
            <w:rFonts w:ascii="Cambria Math" w:hAnsi="Cambria Math" w:cs="Times New Roman"/>
            <w:color w:val="000000" w:themeColor="text1"/>
          </w:rPr>
          <m:t>)</m:t>
        </m:r>
      </m:oMath>
      <w:r w:rsidRPr="00ED2D36">
        <w:rPr>
          <w:rFonts w:ascii="Times New Roman" w:hAnsi="Times New Roman" w:cs="Times New Roman"/>
          <w:color w:val="000000" w:themeColor="text1"/>
        </w:rPr>
        <w:t xml:space="preserve"> is assigned when the selected reagent direction is chemically inconsistent with the control objective. Specifically, this occurs when acid is added while the controller should increase pH, or when base is added while it should decrease pH</w:t>
      </w:r>
      <w:r w:rsidR="001D4C3F" w:rsidRPr="00ED2D36">
        <w:rPr>
          <w:rFonts w:ascii="Times New Roman" w:hAnsi="Times New Roman" w:cs="Times New Roman"/>
          <w:color w:val="000000" w:themeColor="text1"/>
        </w:rPr>
        <w:t xml:space="preserve"> </w:t>
      </w:r>
      <w:r w:rsidR="00841588" w:rsidRPr="00ED2D36">
        <w:rPr>
          <w:rFonts w:ascii="Times New Roman" w:hAnsi="Times New Roman" w:cs="Times New Roman"/>
          <w:color w:val="000000" w:themeColor="text1"/>
        </w:rPr>
        <w:t xml:space="preserve">(defined as </w:t>
      </w:r>
      <m:oMath>
        <m:r>
          <w:rPr>
            <w:rFonts w:ascii="Cambria Math" w:hAnsi="Cambria Math" w:cs="Times New Roman"/>
            <w:color w:val="000000" w:themeColor="text1"/>
          </w:rPr>
          <m:t>"</m:t>
        </m:r>
        <m:r>
          <m:rPr>
            <m:sty m:val="bi"/>
          </m:rPr>
          <w:rPr>
            <w:rStyle w:val="RSCB03MathematicsGreeketcChar"/>
            <w:rFonts w:ascii="Cambria Math" w:hAnsi="Cambria Math" w:cs="Times New Roman"/>
            <w:sz w:val="24"/>
            <w:szCs w:val="24"/>
          </w:rPr>
          <m:t>wrong reagent used"</m:t>
        </m:r>
      </m:oMath>
      <w:r w:rsidR="00841588" w:rsidRPr="00ED2D36">
        <w:rPr>
          <w:rFonts w:ascii="Times New Roman" w:hAnsi="Times New Roman" w:cs="Times New Roman"/>
          <w:color w:val="000000" w:themeColor="text1"/>
        </w:rPr>
        <w:t>)</w:t>
      </w:r>
      <w:r w:rsidRPr="00ED2D36">
        <w:rPr>
          <w:rFonts w:ascii="Times New Roman" w:hAnsi="Times New Roman" w:cs="Times New Roman"/>
          <w:color w:val="000000" w:themeColor="text1"/>
        </w:rPr>
        <w:t xml:space="preserve">. </w:t>
      </w:r>
      <w:commentRangeStart w:id="2221"/>
      <w:r w:rsidRPr="00ED2D36">
        <w:rPr>
          <w:rFonts w:ascii="Times New Roman" w:hAnsi="Times New Roman" w:cs="Times New Roman"/>
          <w:color w:val="000000" w:themeColor="text1"/>
        </w:rPr>
        <w:t>This term encodes a basic chemical prior into the reward and helps prevent obviously wrong dosing decisions.</w:t>
      </w:r>
      <w:commentRangeEnd w:id="2221"/>
      <w:r w:rsidR="00D66E3D" w:rsidRPr="00ED2D36">
        <w:rPr>
          <w:rStyle w:val="a5"/>
          <w:rFonts w:ascii="Times New Roman" w:eastAsia="Times New Roman" w:hAnsi="Times New Roman" w:cs="Times New Roman"/>
          <w:kern w:val="2"/>
          <w14:ligatures w14:val="standardContextual"/>
        </w:rPr>
        <w:commentReference w:id="2221"/>
      </w:r>
      <w:ins w:id="2222" w:author="SYLZ" w:date="2026-03-27T14:29:00Z">
        <w:r w:rsidR="007D60E2">
          <w:rPr>
            <w:rFonts w:ascii="Times New Roman" w:hAnsi="Times New Roman" w:cs="Times New Roman" w:hint="eastAsia"/>
            <w:color w:val="000000" w:themeColor="text1"/>
          </w:rPr>
          <w:t xml:space="preserve"> </w:t>
        </w:r>
      </w:ins>
      <w:ins w:id="2223" w:author="SYLZ" w:date="2026-03-27T14:30:00Z">
        <w:r w:rsidR="007D60E2">
          <w:rPr>
            <w:rFonts w:ascii="Times New Roman" w:hAnsi="Times New Roman" w:cs="Times New Roman" w:hint="eastAsia"/>
            <w:color w:val="000000" w:themeColor="text1"/>
          </w:rPr>
          <w:t>Here</w:t>
        </w:r>
      </w:ins>
      <w:ins w:id="2224" w:author="SYLZ" w:date="2026-03-27T14:29:00Z">
        <w:r w:rsidR="007D60E2" w:rsidRPr="007D60E2">
          <w:rPr>
            <w:rStyle w:val="RSCB03MathematicsGreeketcChar"/>
            <w:rFonts w:ascii="Cambria Math" w:hAnsi="Cambria Math" w:cs="Times New Roman"/>
            <w:b/>
            <w:i/>
            <w:sz w:val="24"/>
            <w:szCs w:val="24"/>
            <w:lang w:eastAsia="zh-CN"/>
          </w:rPr>
          <w:t xml:space="preserve"> </w:t>
        </w:r>
      </w:ins>
      <m:oMath>
        <m:r>
          <w:ins w:id="2225" w:author="SYLZ" w:date="2026-03-27T14:29:00Z">
            <m:rPr>
              <m:sty m:val="bi"/>
            </m:rPr>
            <w:rPr>
              <w:rStyle w:val="RSCB03MathematicsGreeketcChar"/>
              <w:rFonts w:ascii="Cambria Math" w:hAnsi="Cambria Math" w:cs="Times New Roman"/>
              <w:sz w:val="24"/>
              <w:szCs w:val="24"/>
              <w:lang w:eastAsia="zh-CN"/>
            </w:rPr>
            <m:t>α</m:t>
          </w:ins>
        </m:r>
      </m:oMath>
      <w:ins w:id="2226" w:author="SYLZ" w:date="2026-03-27T14:29:00Z">
        <w:r w:rsidR="007D60E2">
          <w:rPr>
            <w:rStyle w:val="RSCB03MathematicsGreeketcChar"/>
            <w:rFonts w:ascii="Cambria Math" w:hAnsi="Cambria Math" w:cs="Times New Roman" w:hint="eastAsia"/>
            <w:b/>
            <w:i/>
            <w:sz w:val="24"/>
            <w:szCs w:val="24"/>
            <w:lang w:eastAsia="zh-CN"/>
          </w:rPr>
          <w:t xml:space="preserve"> </w:t>
        </w:r>
      </w:ins>
      <w:ins w:id="2227" w:author="SYLZ" w:date="2026-03-27T14:30:00Z">
        <w:r w:rsidR="007D60E2">
          <w:rPr>
            <w:rFonts w:ascii="Times New Roman" w:hAnsi="Times New Roman" w:hint="eastAsia"/>
            <w:color w:val="000000" w:themeColor="text1"/>
          </w:rPr>
          <w:t>is s</w:t>
        </w:r>
      </w:ins>
      <w:ins w:id="2228" w:author="SYLZ" w:date="2026-03-27T14:29:00Z">
        <w:r w:rsidR="007D60E2" w:rsidRPr="007D60E2">
          <w:rPr>
            <w:rFonts w:ascii="Times New Roman" w:hAnsi="Times New Roman"/>
            <w:color w:val="000000" w:themeColor="text1"/>
            <w:rPrChange w:id="2229" w:author="SYLZ" w:date="2026-03-27T14:29:00Z">
              <w:rPr>
                <w:rStyle w:val="RSCB03MathematicsGreeketcChar"/>
                <w:rFonts w:ascii="Cambria Math" w:hAnsi="Cambria Math" w:cs="Times New Roman"/>
                <w:b/>
                <w:i/>
                <w:sz w:val="24"/>
                <w:szCs w:val="24"/>
                <w:lang w:eastAsia="zh-CN"/>
              </w:rPr>
            </w:rPrChange>
          </w:rPr>
          <w:t>et</w:t>
        </w:r>
        <w:r w:rsidR="007D60E2">
          <w:rPr>
            <w:rFonts w:ascii="Times New Roman" w:hAnsi="Times New Roman" w:hint="eastAsia"/>
            <w:color w:val="000000" w:themeColor="text1"/>
          </w:rPr>
          <w:t xml:space="preserve"> to 1</w:t>
        </w:r>
      </w:ins>
      <w:ins w:id="2230" w:author="SYLZ" w:date="2026-03-27T14:30:00Z">
        <w:r w:rsidR="007D60E2">
          <w:rPr>
            <w:rFonts w:ascii="Times New Roman" w:hAnsi="Times New Roman" w:hint="eastAsia"/>
            <w:color w:val="000000" w:themeColor="text1"/>
          </w:rPr>
          <w:t xml:space="preserve">, and </w:t>
        </w:r>
      </w:ins>
      <m:oMath>
        <m:sSub>
          <m:sSubPr>
            <m:ctrlPr>
              <w:ins w:id="2231" w:author="SYLZ" w:date="2026-03-27T14:30:00Z">
                <w:rPr>
                  <w:rStyle w:val="RSCB03MathematicsGreeketcChar"/>
                  <w:rFonts w:ascii="Cambria Math" w:hAnsi="Cambria Math" w:cs="Times New Roman"/>
                  <w:b/>
                  <w:bCs/>
                  <w:i/>
                  <w:sz w:val="24"/>
                  <w:szCs w:val="24"/>
                  <w:lang w:eastAsia="zh-CN"/>
                </w:rPr>
              </w:ins>
            </m:ctrlPr>
          </m:sSubPr>
          <m:e>
            <m:r>
              <w:ins w:id="2232" w:author="SYLZ" w:date="2026-03-27T14:30:00Z">
                <m:rPr>
                  <m:sty m:val="bi"/>
                </m:rPr>
                <w:rPr>
                  <w:rStyle w:val="RSCB03MathematicsGreeketcChar"/>
                  <w:rFonts w:ascii="Cambria Math" w:hAnsi="Cambria Math" w:cs="Times New Roman"/>
                  <w:sz w:val="24"/>
                  <w:szCs w:val="24"/>
                  <w:lang w:eastAsia="zh-CN"/>
                </w:rPr>
                <m:t>e</m:t>
              </w:ins>
            </m:r>
          </m:e>
          <m:sub>
            <m:r>
              <w:ins w:id="2233" w:author="SYLZ" w:date="2026-03-27T14:30:00Z">
                <m:rPr>
                  <m:sty m:val="bi"/>
                </m:rPr>
                <w:rPr>
                  <w:rStyle w:val="RSCB03MathematicsGreeketcChar"/>
                  <w:rFonts w:ascii="Cambria Math" w:hAnsi="Cambria Math" w:cs="Times New Roman"/>
                  <w:sz w:val="24"/>
                  <w:szCs w:val="24"/>
                  <w:lang w:eastAsia="zh-CN"/>
                </w:rPr>
                <m:t>t</m:t>
              </w:ins>
            </m:r>
          </m:sub>
        </m:sSub>
      </m:oMath>
      <w:ins w:id="2234" w:author="SYLZ" w:date="2026-03-27T14:30:00Z">
        <w:r w:rsidR="007D60E2" w:rsidRPr="007D60E2">
          <w:rPr>
            <w:rFonts w:ascii="Times New Roman" w:hAnsi="Times New Roman" w:cs="Times New Roman"/>
            <w:color w:val="000000" w:themeColor="text1"/>
          </w:rPr>
          <w:t xml:space="preserve"> </w:t>
        </w:r>
        <w:r w:rsidR="007D60E2" w:rsidRPr="00ED2D36">
          <w:rPr>
            <w:rFonts w:ascii="Times New Roman" w:hAnsi="Times New Roman" w:cs="Times New Roman"/>
            <w:color w:val="000000" w:themeColor="text1"/>
          </w:rPr>
          <w:t>is the pH deviation from the target</w:t>
        </w:r>
        <w:r w:rsidR="00C12EB9">
          <w:rPr>
            <w:rFonts w:ascii="Times New Roman" w:hAnsi="Times New Roman" w:cs="Times New Roman" w:hint="eastAsia"/>
            <w:color w:val="000000" w:themeColor="text1"/>
          </w:rPr>
          <w:t>.</w:t>
        </w:r>
      </w:ins>
    </w:p>
    <w:p w14:paraId="4E310274" w14:textId="1CB44E22" w:rsidR="00841588" w:rsidRPr="00ED2D36" w:rsidRDefault="003D17D6">
      <w:pPr>
        <w:pStyle w:val="a3"/>
        <w:spacing w:line="360" w:lineRule="auto"/>
        <w:rPr>
          <w:rFonts w:ascii="Times New Roman" w:hAnsi="Times New Roman" w:cs="Times New Roman"/>
        </w:rPr>
        <w:pPrChange w:id="2235" w:author="SYLZ" w:date="2026-03-27T10:39:00Z">
          <w:pPr>
            <w:pStyle w:val="a3"/>
          </w:pPr>
        </w:pPrChange>
      </w:pPr>
      <m:oMathPara>
        <m:oMath>
          <m:sSubSup>
            <m:sSubSupPr>
              <m:ctrlPr>
                <w:rPr>
                  <w:rFonts w:ascii="Cambria Math" w:hAnsi="Cambria Math" w:cs="Times New Roman"/>
                  <w:b/>
                  <w:bCs/>
                  <w:color w:val="000000" w:themeColor="text1"/>
                </w:rPr>
              </m:ctrlPr>
            </m:sSubSup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t</m:t>
              </m:r>
            </m:sub>
            <m:sup>
              <m:r>
                <m:rPr>
                  <m:sty m:val="b"/>
                </m:rPr>
                <w:rPr>
                  <w:rFonts w:ascii="Cambria Math" w:hAnsi="Cambria Math" w:cs="Times New Roman"/>
                  <w:color w:val="000000" w:themeColor="text1"/>
                </w:rPr>
                <m:t>reagent</m:t>
              </m:r>
            </m:sup>
          </m:sSubSup>
          <m:d>
            <m:dPr>
              <m:begChr m:val="{"/>
              <m:endChr m:val=""/>
              <m:ctrlPr>
                <w:rPr>
                  <w:rFonts w:ascii="Cambria Math" w:hAnsi="Cambria Math" w:cs="Times New Roman"/>
                  <w:b/>
                  <w:bCs/>
                  <w:i/>
                  <w:kern w:val="2"/>
                  <w:lang w:val="en-GB"/>
                  <w14:ligatures w14:val="standardContextual"/>
                </w:rPr>
              </m:ctrlPr>
            </m:dPr>
            <m:e>
              <m:eqArr>
                <m:eqArrPr>
                  <m:ctrlPr>
                    <w:rPr>
                      <w:rFonts w:ascii="Cambria Math" w:hAnsi="Cambria Math" w:cs="Times New Roman"/>
                      <w:b/>
                      <w:bCs/>
                      <w:i/>
                      <w:kern w:val="2"/>
                      <w:lang w:val="en-GB"/>
                      <w14:ligatures w14:val="standardContextual"/>
                    </w:rPr>
                  </m:ctrlPr>
                </m:eqArrPr>
                <m:e>
                  <m:r>
                    <m:rPr>
                      <m:sty m:val="bi"/>
                    </m:rPr>
                    <w:rPr>
                      <w:rStyle w:val="RSCB03MathematicsGreeketcChar"/>
                      <w:rFonts w:ascii="Cambria Math" w:hAnsi="Cambria Math" w:cs="Times New Roman"/>
                      <w:sz w:val="24"/>
                      <w:szCs w:val="24"/>
                    </w:rPr>
                    <m:t>-</m:t>
                  </m:r>
                  <m:r>
                    <m:rPr>
                      <m:sty m:val="bi"/>
                    </m:rPr>
                    <w:rPr>
                      <w:rStyle w:val="RSCB03MathematicsGreeketcChar"/>
                      <w:rFonts w:ascii="Cambria Math" w:hAnsi="Cambria Math" w:cs="Times New Roman"/>
                      <w:sz w:val="24"/>
                      <w:szCs w:val="24"/>
                      <w:lang w:eastAsia="zh-CN"/>
                    </w:rPr>
                    <m:t>α</m:t>
                  </m:r>
                  <m:d>
                    <m:dPr>
                      <m:begChr m:val="|"/>
                      <m:endChr m:val="|"/>
                      <m:ctrlPr>
                        <w:rPr>
                          <w:rStyle w:val="RSCB03MathematicsGreeketcChar"/>
                          <w:rFonts w:ascii="Cambria Math" w:hAnsi="Cambria Math" w:cs="Times New Roman"/>
                          <w:b/>
                          <w:bCs/>
                          <w:i/>
                          <w:sz w:val="24"/>
                          <w:szCs w:val="24"/>
                          <w:lang w:eastAsia="zh-CN"/>
                        </w:rPr>
                      </m:ctrlPr>
                    </m:dPr>
                    <m:e>
                      <m:sSub>
                        <m:sSubPr>
                          <m:ctrlPr>
                            <w:rPr>
                              <w:rStyle w:val="RSCB03MathematicsGreeketcChar"/>
                              <w:rFonts w:ascii="Cambria Math" w:hAnsi="Cambria Math" w:cs="Times New Roman"/>
                              <w:b/>
                              <w:bCs/>
                              <w:i/>
                              <w:sz w:val="24"/>
                              <w:szCs w:val="24"/>
                              <w:lang w:eastAsia="zh-CN"/>
                            </w:rPr>
                          </m:ctrlPr>
                        </m:sSubPr>
                        <m:e>
                          <m:r>
                            <m:rPr>
                              <m:sty m:val="bi"/>
                            </m:rPr>
                            <w:rPr>
                              <w:rStyle w:val="RSCB03MathematicsGreeketcChar"/>
                              <w:rFonts w:ascii="Cambria Math" w:hAnsi="Cambria Math" w:cs="Times New Roman"/>
                              <w:sz w:val="24"/>
                              <w:szCs w:val="24"/>
                              <w:lang w:eastAsia="zh-CN"/>
                            </w:rPr>
                            <m:t>e</m:t>
                          </m:r>
                        </m:e>
                        <m:sub>
                          <m:r>
                            <m:rPr>
                              <m:sty m:val="bi"/>
                            </m:rPr>
                            <w:rPr>
                              <w:rStyle w:val="RSCB03MathematicsGreeketcChar"/>
                              <w:rFonts w:ascii="Cambria Math" w:hAnsi="Cambria Math" w:cs="Times New Roman"/>
                              <w:sz w:val="24"/>
                              <w:szCs w:val="24"/>
                              <w:lang w:eastAsia="zh-CN"/>
                            </w:rPr>
                            <m:t>t</m:t>
                          </m:r>
                        </m:sub>
                      </m:sSub>
                    </m:e>
                  </m:d>
                  <m:r>
                    <m:rPr>
                      <m:sty m:val="bi"/>
                    </m:rPr>
                    <w:rPr>
                      <w:rStyle w:val="RSCB03MathematicsGreeketcChar"/>
                      <w:rFonts w:ascii="Cambria Math" w:hAnsi="Cambria Math" w:cs="Times New Roman"/>
                      <w:sz w:val="24"/>
                      <w:szCs w:val="24"/>
                    </w:rPr>
                    <m:t xml:space="preserve">,    </m:t>
                  </m:r>
                  <m:r>
                    <m:rPr>
                      <m:sty m:val="bi"/>
                    </m:rPr>
                    <w:rPr>
                      <w:rStyle w:val="RSCB03MathematicsGreeketcChar"/>
                      <w:rFonts w:ascii="Cambria Math" w:hAnsi="Cambria Math" w:cs="Times New Roman"/>
                      <w:sz w:val="24"/>
                      <w:szCs w:val="24"/>
                    </w:rPr>
                    <m:t>wrong</m:t>
                  </m:r>
                  <m:r>
                    <m:rPr>
                      <m:sty m:val="bi"/>
                    </m:rPr>
                    <w:rPr>
                      <w:rStyle w:val="RSCB03MathematicsGreeketcChar"/>
                      <w:rFonts w:ascii="Cambria Math" w:hAnsi="Cambria Math" w:cs="Times New Roman"/>
                      <w:sz w:val="24"/>
                      <w:szCs w:val="24"/>
                    </w:rPr>
                    <m:t xml:space="preserve"> </m:t>
                  </m:r>
                  <m:r>
                    <m:rPr>
                      <m:sty m:val="bi"/>
                    </m:rPr>
                    <w:rPr>
                      <w:rStyle w:val="RSCB03MathematicsGreeketcChar"/>
                      <w:rFonts w:ascii="Cambria Math" w:hAnsi="Cambria Math" w:cs="Times New Roman"/>
                      <w:sz w:val="24"/>
                      <w:szCs w:val="24"/>
                    </w:rPr>
                    <m:t>reagent</m:t>
                  </m:r>
                  <m:r>
                    <m:rPr>
                      <m:sty m:val="bi"/>
                    </m:rPr>
                    <w:rPr>
                      <w:rStyle w:val="RSCB03MathematicsGreeketcChar"/>
                      <w:rFonts w:ascii="Cambria Math" w:hAnsi="Cambria Math" w:cs="Times New Roman"/>
                      <w:sz w:val="24"/>
                      <w:szCs w:val="24"/>
                    </w:rPr>
                    <m:t xml:space="preserve"> </m:t>
                  </m:r>
                  <m:r>
                    <m:rPr>
                      <m:sty m:val="bi"/>
                    </m:rPr>
                    <w:rPr>
                      <w:rStyle w:val="RSCB03MathematicsGreeketcChar"/>
                      <w:rFonts w:ascii="Cambria Math" w:hAnsi="Cambria Math" w:cs="Times New Roman"/>
                      <w:sz w:val="24"/>
                      <w:szCs w:val="24"/>
                    </w:rPr>
                    <m:t>used</m:t>
                  </m:r>
                </m:e>
                <m:e>
                  <m:r>
                    <m:rPr>
                      <m:sty m:val="bi"/>
                    </m:rPr>
                    <w:rPr>
                      <w:rFonts w:ascii="Cambria Math" w:hAnsi="Cambria Math" w:cs="Times New Roman"/>
                      <w:lang w:val="en-GB"/>
                    </w:rPr>
                    <m:t>0</m:t>
                  </m:r>
                  <m:r>
                    <m:rPr>
                      <m:sty m:val="bi"/>
                    </m:rPr>
                    <w:rPr>
                      <w:rFonts w:ascii="Cambria Math" w:hAnsi="Cambria Math" w:cs="Times New Roman"/>
                      <w:lang w:val="en-GB"/>
                    </w:rPr>
                    <m:t xml:space="preserve">,   </m:t>
                  </m:r>
                  <m:r>
                    <m:rPr>
                      <m:sty m:val="bi"/>
                    </m:rPr>
                    <w:rPr>
                      <w:rFonts w:ascii="Cambria Math" w:hAnsi="Cambria Math" w:cs="Times New Roman"/>
                      <w:lang w:val="en-GB"/>
                    </w:rPr>
                    <m:t>otherwise</m:t>
                  </m:r>
                </m:e>
              </m:eqArr>
            </m:e>
          </m:d>
          <m:r>
            <m:rPr>
              <m:sty m:val="p"/>
            </m:rPr>
            <w:rPr>
              <w:rFonts w:ascii="Cambria Math" w:hAnsi="Cambria Math" w:cs="Times New Roman"/>
              <w:lang w:val="en-GB"/>
            </w:rPr>
            <m:t>(S2</m:t>
          </m:r>
          <m:r>
            <w:rPr>
              <w:rFonts w:ascii="Cambria Math" w:hAnsi="Cambria Math" w:cs="Times New Roman"/>
              <w:lang w:val="en-GB"/>
            </w:rPr>
            <m:t>1</m:t>
          </m:r>
          <m:r>
            <m:rPr>
              <m:sty m:val="p"/>
            </m:rPr>
            <w:rPr>
              <w:rFonts w:ascii="Cambria Math" w:hAnsi="Cambria Math" w:cs="Times New Roman"/>
              <w:lang w:val="en-GB"/>
            </w:rPr>
            <m:t>)</m:t>
          </m:r>
        </m:oMath>
      </m:oMathPara>
    </w:p>
    <w:p w14:paraId="344F2CF1" w14:textId="77777777" w:rsidR="00786B96" w:rsidRPr="00ED2D36" w:rsidRDefault="00786B96" w:rsidP="00397965">
      <w:pPr>
        <w:pStyle w:val="3"/>
        <w:spacing w:line="360" w:lineRule="auto"/>
        <w:jc w:val="both"/>
        <w:rPr>
          <w:rFonts w:ascii="Times New Roman" w:hAnsi="Times New Roman" w:cs="Times New Roman"/>
          <w:color w:val="000000" w:themeColor="text1"/>
          <w:sz w:val="24"/>
          <w:szCs w:val="24"/>
        </w:rPr>
      </w:pPr>
      <w:bookmarkStart w:id="2236" w:name="X700c98cf62306573a7a2f81d2763c12696f48f3"/>
      <w:bookmarkStart w:id="2237" w:name="_Toc228955531"/>
      <w:bookmarkEnd w:id="2218"/>
      <w:r w:rsidRPr="00ED2D36">
        <w:rPr>
          <w:rFonts w:ascii="Times New Roman" w:hAnsi="Times New Roman" w:cs="Times New Roman"/>
          <w:color w:val="000000" w:themeColor="text1"/>
          <w:sz w:val="24"/>
          <w:szCs w:val="24"/>
        </w:rPr>
        <w:lastRenderedPageBreak/>
        <w:t>5. Overshoot-related volume penalty and bonus</w:t>
      </w:r>
      <w:bookmarkEnd w:id="2237"/>
    </w:p>
    <w:p w14:paraId="5C7BE574" w14:textId="0366E19D"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The reward also includes a volume-sensitive term associated with overshoot behavior</w:t>
      </w:r>
      <w:ins w:id="2238" w:author="Yibin Jiang" w:date="2026-03-21T12:38:00Z">
        <w:r w:rsidR="00FE5668" w:rsidRPr="00ED2D36">
          <w:rPr>
            <w:rFonts w:ascii="Times New Roman" w:hAnsi="Times New Roman" w:cs="Times New Roman"/>
            <w:color w:val="000000" w:themeColor="text1"/>
          </w:rPr>
          <w:t xml:space="preserve"> </w:t>
        </w:r>
      </w:ins>
      <m:oMath>
        <m:r>
          <m:rPr>
            <m:sty m:val="bi"/>
          </m:rPr>
          <w:rPr>
            <w:rFonts w:ascii="Cambria Math" w:hAnsi="Cambria Math" w:cs="Times New Roman"/>
            <w:color w:val="000000" w:themeColor="text1"/>
          </w:rPr>
          <m:t>(</m:t>
        </m:r>
        <m:sSubSup>
          <m:sSubSupPr>
            <m:ctrlPr>
              <w:rPr>
                <w:rFonts w:ascii="Cambria Math" w:hAnsi="Cambria Math" w:cs="Times New Roman"/>
                <w:b/>
                <w:bCs/>
                <w:color w:val="000000" w:themeColor="text1"/>
              </w:rPr>
            </m:ctrlPr>
          </m:sSubSup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t</m:t>
            </m:r>
          </m:sub>
          <m:sup>
            <m:r>
              <m:rPr>
                <m:sty m:val="b"/>
              </m:rPr>
              <w:rPr>
                <w:rFonts w:ascii="Cambria Math" w:hAnsi="Cambria Math" w:cs="Times New Roman"/>
                <w:color w:val="000000" w:themeColor="text1"/>
              </w:rPr>
              <m:t>volume</m:t>
            </m:r>
          </m:sup>
        </m:sSubSup>
        <m:r>
          <m:rPr>
            <m:sty m:val="bi"/>
          </m:rPr>
          <w:rPr>
            <w:rFonts w:ascii="Cambria Math" w:hAnsi="Cambria Math" w:cs="Times New Roman"/>
            <w:color w:val="000000" w:themeColor="text1"/>
          </w:rPr>
          <m:t>)</m:t>
        </m:r>
      </m:oMath>
      <w:r w:rsidRPr="00ED2D36">
        <w:rPr>
          <w:rFonts w:ascii="Times New Roman" w:hAnsi="Times New Roman" w:cs="Times New Roman"/>
          <w:color w:val="000000" w:themeColor="text1"/>
        </w:rPr>
        <w:t>. If the previous action caused overshoot, a penalty is applied based on the added volume. The detailed formulation is given in Eq. S</w:t>
      </w:r>
      <w:r w:rsidR="00C52649" w:rsidRPr="00ED2D36">
        <w:rPr>
          <w:rFonts w:ascii="Times New Roman" w:hAnsi="Times New Roman" w:cs="Times New Roman"/>
          <w:color w:val="000000" w:themeColor="text1"/>
        </w:rPr>
        <w:t>22</w:t>
      </w:r>
      <w:r w:rsidRPr="00ED2D36">
        <w:rPr>
          <w:rFonts w:ascii="Times New Roman" w:hAnsi="Times New Roman" w:cs="Times New Roman"/>
          <w:color w:val="000000" w:themeColor="text1"/>
        </w:rPr>
        <w:t>:</w:t>
      </w:r>
    </w:p>
    <w:p w14:paraId="624A8AB9" w14:textId="7CC3EDA2" w:rsidR="00786B96" w:rsidRPr="00ED2D36" w:rsidRDefault="003D17D6">
      <w:pPr>
        <w:pStyle w:val="a3"/>
        <w:spacing w:line="360" w:lineRule="auto"/>
        <w:jc w:val="center"/>
        <w:rPr>
          <w:rFonts w:ascii="Times New Roman" w:hAnsi="Times New Roman" w:cs="Times New Roman"/>
        </w:rPr>
        <w:pPrChange w:id="2239" w:author="SYLZ" w:date="2026-03-27T10:39:00Z">
          <w:pPr>
            <w:pStyle w:val="a3"/>
            <w:jc w:val="center"/>
          </w:pPr>
        </w:pPrChange>
      </w:pPr>
      <m:oMath>
        <m:sSubSup>
          <m:sSubSupPr>
            <m:ctrlPr>
              <w:rPr>
                <w:rFonts w:ascii="Cambria Math" w:hAnsi="Cambria Math" w:cs="Times New Roman"/>
                <w:b/>
                <w:bCs/>
                <w:color w:val="000000" w:themeColor="text1"/>
              </w:rPr>
            </m:ctrlPr>
          </m:sSubSup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t</m:t>
            </m:r>
          </m:sub>
          <m:sup>
            <m:r>
              <m:rPr>
                <m:sty m:val="b"/>
              </m:rPr>
              <w:rPr>
                <w:rFonts w:ascii="Cambria Math" w:hAnsi="Cambria Math" w:cs="Times New Roman"/>
                <w:color w:val="000000" w:themeColor="text1"/>
              </w:rPr>
              <m:t>volume</m:t>
            </m:r>
          </m:sup>
        </m:sSubSup>
        <m:r>
          <m:rPr>
            <m:sty m:val="bi"/>
          </m:rPr>
          <w:rPr>
            <w:rFonts w:ascii="Cambria Math" w:hAnsi="Cambria Math" w:cs="Times New Roman"/>
            <w:color w:val="000000" w:themeColor="text1"/>
          </w:rPr>
          <m:t>=</m:t>
        </m:r>
        <m:r>
          <m:rPr>
            <m:sty m:val="bi"/>
          </m:rPr>
          <w:rPr>
            <w:rStyle w:val="RSCB03MathematicsGreeketcChar"/>
            <w:rFonts w:ascii="Cambria Math" w:eastAsia="宋体" w:hAnsi="Cambria Math" w:cs="Times New Roman"/>
            <w:sz w:val="24"/>
            <w:szCs w:val="24"/>
          </w:rPr>
          <m:t>-</m:t>
        </m:r>
        <m:sSub>
          <m:sSubPr>
            <m:ctrlPr>
              <w:rPr>
                <w:rStyle w:val="RSCB03MathematicsGreeketcChar"/>
                <w:rFonts w:ascii="Cambria Math" w:hAnsi="Cambria Math" w:cs="Times New Roman"/>
                <w:b/>
                <w:bCs/>
                <w:sz w:val="24"/>
                <w:szCs w:val="24"/>
                <w:lang w:eastAsia="zh-CN"/>
              </w:rPr>
            </m:ctrlPr>
          </m:sSubPr>
          <m:e>
            <m:r>
              <m:rPr>
                <m:sty m:val="bi"/>
              </m:rPr>
              <w:rPr>
                <w:rStyle w:val="RSCB03MathematicsGreeketcChar"/>
                <w:rFonts w:ascii="Cambria Math" w:eastAsia="宋体" w:hAnsi="Cambria Math" w:cs="Times New Roman"/>
                <w:sz w:val="24"/>
                <w:szCs w:val="24"/>
              </w:rPr>
              <m:t>p</m:t>
            </m:r>
          </m:e>
          <m:sub>
            <m:r>
              <m:rPr>
                <m:sty m:val="bi"/>
              </m:rPr>
              <w:rPr>
                <w:rStyle w:val="RSCB03MathematicsGreeketcChar"/>
                <w:rFonts w:ascii="Cambria Math" w:eastAsia="宋体" w:hAnsi="Cambria Math" w:cs="Times New Roman"/>
                <w:sz w:val="24"/>
                <w:szCs w:val="24"/>
              </w:rPr>
              <m:t>vol</m:t>
            </m:r>
          </m:sub>
        </m:sSub>
        <m:r>
          <m:rPr>
            <m:sty m:val="bi"/>
          </m:rPr>
          <w:rPr>
            <w:rStyle w:val="RSCB03MathematicsGreeketcChar"/>
            <w:rFonts w:ascii="Cambria Math" w:eastAsia="宋体" w:hAnsi="Cambria Math" w:cs="Times New Roman"/>
            <w:sz w:val="24"/>
            <w:szCs w:val="24"/>
          </w:rPr>
          <m:t>×</m:t>
        </m:r>
        <m:sSub>
          <m:sSubPr>
            <m:ctrlPr>
              <w:rPr>
                <w:rStyle w:val="RSCB03MathematicsGreeketcChar"/>
                <w:rFonts w:ascii="Cambria Math" w:hAnsi="Cambria Math" w:cs="Times New Roman"/>
                <w:b/>
                <w:bCs/>
                <w:sz w:val="24"/>
                <w:szCs w:val="24"/>
                <w:lang w:eastAsia="zh-CN"/>
              </w:rPr>
            </m:ctrlPr>
          </m:sSubPr>
          <m:e>
            <m:r>
              <m:rPr>
                <m:sty m:val="bi"/>
              </m:rPr>
              <w:rPr>
                <w:rStyle w:val="RSCB03MathematicsGreeketcChar"/>
                <w:rFonts w:ascii="Cambria Math" w:eastAsia="宋体" w:hAnsi="Cambria Math" w:cs="Times New Roman"/>
                <w:sz w:val="24"/>
                <w:szCs w:val="24"/>
              </w:rPr>
              <m:t>v</m:t>
            </m:r>
          </m:e>
          <m:sub>
            <m:r>
              <m:rPr>
                <m:sty m:val="bi"/>
              </m:rPr>
              <w:rPr>
                <w:rStyle w:val="RSCB03MathematicsGreeketcChar"/>
                <w:rFonts w:ascii="Cambria Math" w:eastAsia="宋体" w:hAnsi="Cambria Math" w:cs="Times New Roman"/>
                <w:sz w:val="24"/>
                <w:szCs w:val="24"/>
              </w:rPr>
              <m:t>t</m:t>
            </m:r>
          </m:sub>
        </m:sSub>
        <m:r>
          <m:rPr>
            <m:sty m:val="bi"/>
          </m:rPr>
          <w:rPr>
            <w:rStyle w:val="RSCB03MathematicsGreeketcChar"/>
            <w:rFonts w:ascii="Cambria Math" w:hAnsi="Cambria Math" w:cs="Times New Roman"/>
            <w:sz w:val="24"/>
            <w:szCs w:val="24"/>
            <w:lang w:eastAsia="zh-CN"/>
          </w:rPr>
          <m:t>+</m:t>
        </m:r>
        <m:sSub>
          <m:sSubPr>
            <m:ctrlPr>
              <w:rPr>
                <w:rStyle w:val="RSCB03MathematicsGreeketcChar"/>
                <w:rFonts w:ascii="Cambria Math" w:hAnsi="Cambria Math" w:cs="Times New Roman"/>
                <w:b/>
                <w:bCs/>
                <w:sz w:val="24"/>
                <w:szCs w:val="24"/>
                <w:lang w:eastAsia="zh-CN"/>
              </w:rPr>
            </m:ctrlPr>
          </m:sSubPr>
          <m:e>
            <m:r>
              <m:rPr>
                <m:sty m:val="bi"/>
              </m:rPr>
              <w:rPr>
                <w:rStyle w:val="RSCB03MathematicsGreeketcChar"/>
                <w:rFonts w:ascii="Cambria Math" w:eastAsia="宋体" w:hAnsi="Cambria Math" w:cs="Times New Roman"/>
                <w:sz w:val="24"/>
                <w:szCs w:val="24"/>
              </w:rPr>
              <m:t>b</m:t>
            </m:r>
          </m:e>
          <m:sub>
            <m:r>
              <m:rPr>
                <m:sty m:val="bi"/>
              </m:rPr>
              <w:rPr>
                <w:rStyle w:val="RSCB03MathematicsGreeketcChar"/>
                <w:rFonts w:ascii="Cambria Math" w:eastAsia="宋体" w:hAnsi="Cambria Math" w:cs="Times New Roman"/>
                <w:sz w:val="24"/>
                <w:szCs w:val="24"/>
              </w:rPr>
              <m:t>vol</m:t>
            </m:r>
          </m:sub>
        </m:sSub>
        <m:r>
          <m:rPr>
            <m:sty m:val="bi"/>
          </m:rPr>
          <w:rPr>
            <w:rStyle w:val="RSCB03MathematicsGreeketcChar"/>
            <w:rFonts w:ascii="Cambria Math" w:hAnsi="Cambria Math" w:cs="Times New Roman"/>
            <w:sz w:val="24"/>
            <w:szCs w:val="24"/>
            <w:lang w:eastAsia="zh-CN"/>
          </w:rPr>
          <m:t>*</m:t>
        </m:r>
        <m:r>
          <m:rPr>
            <m:sty m:val="bi"/>
          </m:rPr>
          <w:rPr>
            <w:rStyle w:val="RSCB03MathematicsGreeketcChar"/>
            <w:rFonts w:ascii="Cambria Math" w:hAnsi="Cambria Math" w:cs="Times New Roman"/>
            <w:sz w:val="24"/>
            <w:szCs w:val="24"/>
            <w:lang w:eastAsia="zh-CN"/>
          </w:rPr>
          <m:t>max</m:t>
        </m:r>
        <m:d>
          <m:dPr>
            <m:ctrlPr>
              <w:rPr>
                <w:rStyle w:val="RSCB03MathematicsGreeketcChar"/>
                <w:rFonts w:ascii="Cambria Math" w:hAnsi="Cambria Math" w:cs="Times New Roman"/>
                <w:b/>
                <w:bCs/>
                <w:sz w:val="24"/>
                <w:szCs w:val="24"/>
                <w:lang w:eastAsia="zh-CN"/>
              </w:rPr>
            </m:ctrlPr>
          </m:dPr>
          <m:e>
            <m:sSub>
              <m:sSubPr>
                <m:ctrlPr>
                  <w:rPr>
                    <w:rStyle w:val="RSCB03MathematicsGreeketcChar"/>
                    <w:rFonts w:ascii="Cambria Math" w:hAnsi="Cambria Math" w:cs="Times New Roman"/>
                    <w:b/>
                    <w:bCs/>
                    <w:sz w:val="24"/>
                    <w:szCs w:val="24"/>
                    <w:lang w:eastAsia="zh-CN"/>
                  </w:rPr>
                </m:ctrlPr>
              </m:sSubPr>
              <m:e>
                <m:r>
                  <m:rPr>
                    <m:sty m:val="bi"/>
                  </m:rPr>
                  <w:rPr>
                    <w:rStyle w:val="RSCB03MathematicsGreeketcChar"/>
                    <w:rFonts w:ascii="Cambria Math" w:eastAsia="宋体" w:hAnsi="Cambria Math" w:cs="Times New Roman"/>
                    <w:sz w:val="24"/>
                    <w:szCs w:val="24"/>
                  </w:rPr>
                  <m:t>V</m:t>
                </m:r>
              </m:e>
              <m:sub>
                <m:r>
                  <m:rPr>
                    <m:sty m:val="bi"/>
                  </m:rPr>
                  <w:rPr>
                    <w:rStyle w:val="RSCB03MathematicsGreeketcChar"/>
                    <w:rFonts w:ascii="Cambria Math" w:eastAsia="宋体" w:hAnsi="Cambria Math" w:cs="Times New Roman"/>
                    <w:sz w:val="24"/>
                    <w:szCs w:val="24"/>
                  </w:rPr>
                  <m:t>over</m:t>
                </m:r>
              </m:sub>
            </m:sSub>
            <m:r>
              <m:rPr>
                <m:sty m:val="bi"/>
              </m:rPr>
              <w:rPr>
                <w:rStyle w:val="RSCB03MathematicsGreeketcChar"/>
                <w:rFonts w:ascii="Cambria Math" w:eastAsia="宋体" w:hAnsi="Cambria Math" w:cs="Times New Roman"/>
                <w:sz w:val="24"/>
                <w:szCs w:val="24"/>
              </w:rPr>
              <m:t>-</m:t>
            </m:r>
            <m:sSub>
              <m:sSubPr>
                <m:ctrlPr>
                  <w:rPr>
                    <w:rStyle w:val="RSCB03MathematicsGreeketcChar"/>
                    <w:rFonts w:ascii="Cambria Math" w:hAnsi="Cambria Math" w:cs="Times New Roman"/>
                    <w:b/>
                    <w:bCs/>
                    <w:sz w:val="24"/>
                    <w:szCs w:val="24"/>
                    <w:lang w:eastAsia="zh-CN"/>
                  </w:rPr>
                </m:ctrlPr>
              </m:sSubPr>
              <m:e>
                <m:r>
                  <m:rPr>
                    <m:sty m:val="bi"/>
                  </m:rPr>
                  <w:rPr>
                    <w:rStyle w:val="RSCB03MathematicsGreeketcChar"/>
                    <w:rFonts w:ascii="Cambria Math" w:eastAsia="宋体" w:hAnsi="Cambria Math" w:cs="Times New Roman"/>
                    <w:sz w:val="24"/>
                    <w:szCs w:val="24"/>
                  </w:rPr>
                  <m:t>v</m:t>
                </m:r>
              </m:e>
              <m:sub>
                <m:r>
                  <m:rPr>
                    <m:sty m:val="bi"/>
                  </m:rPr>
                  <w:rPr>
                    <w:rStyle w:val="RSCB03MathematicsGreeketcChar"/>
                    <w:rFonts w:ascii="Cambria Math" w:eastAsia="宋体" w:hAnsi="Cambria Math" w:cs="Times New Roman"/>
                    <w:sz w:val="24"/>
                    <w:szCs w:val="24"/>
                  </w:rPr>
                  <m:t>t</m:t>
                </m:r>
              </m:sub>
            </m:sSub>
            <m:r>
              <m:rPr>
                <m:sty m:val="bi"/>
              </m:rPr>
              <w:rPr>
                <w:rStyle w:val="RSCB03MathematicsGreeketcChar"/>
                <w:rFonts w:ascii="Cambria Math" w:hAnsi="Cambria Math" w:cs="Times New Roman"/>
                <w:sz w:val="24"/>
                <w:szCs w:val="24"/>
                <w:lang w:eastAsia="zh-CN"/>
              </w:rPr>
              <m:t>,</m:t>
            </m:r>
            <m:r>
              <m:rPr>
                <m:sty m:val="bi"/>
              </m:rPr>
              <w:rPr>
                <w:rStyle w:val="RSCB03MathematicsGreeketcChar"/>
                <w:rFonts w:ascii="Cambria Math" w:hAnsi="Cambria Math" w:cs="Times New Roman"/>
                <w:sz w:val="24"/>
                <w:szCs w:val="24"/>
                <w:lang w:eastAsia="zh-CN"/>
              </w:rPr>
              <m:t>0</m:t>
            </m:r>
          </m:e>
        </m:d>
      </m:oMath>
      <w:r w:rsidR="00786B96" w:rsidRPr="00ED2D36">
        <w:rPr>
          <w:rFonts w:ascii="Times New Roman" w:hAnsi="Times New Roman" w:cs="Times New Roman"/>
          <w:b/>
          <w:bCs/>
        </w:rPr>
        <w:t xml:space="preserve"> </w:t>
      </w:r>
      <w:r w:rsidR="00786B96" w:rsidRPr="00ED2D36">
        <w:rPr>
          <w:rFonts w:ascii="Times New Roman" w:hAnsi="Times New Roman" w:cs="Times New Roman"/>
        </w:rPr>
        <w:t xml:space="preserve"> (S</w:t>
      </w:r>
      <w:r w:rsidR="00BE7BDB" w:rsidRPr="00ED2D36">
        <w:rPr>
          <w:rFonts w:ascii="Times New Roman" w:hAnsi="Times New Roman" w:cs="Times New Roman"/>
        </w:rPr>
        <w:t>22</w:t>
      </w:r>
      <w:r w:rsidR="00786B96" w:rsidRPr="00ED2D36">
        <w:rPr>
          <w:rFonts w:ascii="Times New Roman" w:hAnsi="Times New Roman" w:cs="Times New Roman"/>
        </w:rPr>
        <w:t>)</w:t>
      </w:r>
    </w:p>
    <w:p w14:paraId="60B8D6D6" w14:textId="661039F2" w:rsidR="00786B96"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In this expression,</w:t>
      </w:r>
      <w:r w:rsidRPr="00ED2D36">
        <w:rPr>
          <w:rFonts w:ascii="Times New Roman" w:hAnsi="Times New Roman" w:cs="Times New Roman"/>
          <w:b/>
          <w:bCs/>
          <w:color w:val="000000" w:themeColor="text1"/>
        </w:rPr>
        <w:t xml:space="preserve">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v</m:t>
            </m:r>
          </m:e>
          <m:sub>
            <m:r>
              <m:rPr>
                <m:sty m:val="bi"/>
              </m:rPr>
              <w:rPr>
                <w:rFonts w:ascii="Cambria Math" w:hAnsi="Cambria Math" w:cs="Times New Roman"/>
                <w:color w:val="000000" w:themeColor="text1"/>
              </w:rPr>
              <m:t>t</m:t>
            </m:r>
          </m:sub>
        </m:sSub>
      </m:oMath>
      <w:r w:rsidRPr="00ED2D36">
        <w:rPr>
          <w:rFonts w:ascii="Times New Roman" w:hAnsi="Times New Roman" w:cs="Times New Roman"/>
          <w:color w:val="000000" w:themeColor="text1"/>
        </w:rPr>
        <w:t xml:space="preserve"> is the volume dispensed at step </w:t>
      </w:r>
      <m:oMath>
        <m:r>
          <m:rPr>
            <m:sty m:val="bi"/>
          </m:rPr>
          <w:rPr>
            <w:rFonts w:ascii="Cambria Math" w:hAnsi="Cambria Math" w:cs="Times New Roman"/>
            <w:color w:val="000000" w:themeColor="text1"/>
          </w:rPr>
          <m:t>t</m:t>
        </m:r>
      </m:oMath>
      <w:r w:rsidRPr="00ED2D36">
        <w:rPr>
          <w:rFonts w:ascii="Times New Roman" w:hAnsi="Times New Roman" w:cs="Times New Roman"/>
          <w:color w:val="000000" w:themeColor="text1"/>
        </w:rPr>
        <w:t xml:space="preserve">, expressed in mL;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p</m:t>
            </m:r>
          </m:e>
          <m:sub>
            <m:r>
              <m:rPr>
                <m:sty m:val="b"/>
              </m:rPr>
              <w:rPr>
                <w:rFonts w:ascii="Cambria Math" w:hAnsi="Cambria Math" w:cs="Times New Roman"/>
                <w:color w:val="000000" w:themeColor="text1"/>
              </w:rPr>
              <m:t>vol</m:t>
            </m:r>
          </m:sub>
        </m:sSub>
      </m:oMath>
      <w:r w:rsidRPr="00ED2D36">
        <w:rPr>
          <w:rFonts w:ascii="Times New Roman" w:hAnsi="Times New Roman" w:cs="Times New Roman"/>
          <w:color w:val="000000" w:themeColor="text1"/>
        </w:rPr>
        <w:t xml:space="preserve"> is a fixed penalty coefficient set to 0.1;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b</m:t>
            </m:r>
          </m:e>
          <m:sub>
            <m:r>
              <m:rPr>
                <m:sty m:val="b"/>
              </m:rPr>
              <w:rPr>
                <w:rFonts w:ascii="Cambria Math" w:hAnsi="Cambria Math" w:cs="Times New Roman"/>
                <w:color w:val="000000" w:themeColor="text1"/>
              </w:rPr>
              <m:t>vol</m:t>
            </m:r>
          </m:sub>
        </m:sSub>
      </m:oMath>
      <w:r w:rsidRPr="00ED2D36">
        <w:rPr>
          <w:rFonts w:ascii="Times New Roman" w:hAnsi="Times New Roman" w:cs="Times New Roman"/>
          <w:color w:val="000000" w:themeColor="text1"/>
        </w:rPr>
        <w:t xml:space="preserve"> is a fixed bonus coefficient also set to 0.1; and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V</m:t>
            </m:r>
          </m:e>
          <m:sub>
            <m:r>
              <m:rPr>
                <m:sty m:val="b"/>
              </m:rPr>
              <w:rPr>
                <w:rFonts w:ascii="Cambria Math" w:hAnsi="Cambria Math" w:cs="Times New Roman"/>
                <w:color w:val="000000" w:themeColor="text1"/>
              </w:rPr>
              <m:t>over</m:t>
            </m:r>
          </m:sub>
        </m:sSub>
      </m:oMath>
      <w:r w:rsidRPr="00ED2D36">
        <w:rPr>
          <w:rFonts w:ascii="Times New Roman" w:hAnsi="Times New Roman" w:cs="Times New Roman"/>
          <w:color w:val="000000" w:themeColor="text1"/>
        </w:rPr>
        <w:t xml:space="preserve"> is the volume of the action that caused the overshoot</w:t>
      </w:r>
      <w:r w:rsidR="00DF5B86" w:rsidRPr="00ED2D36">
        <w:rPr>
          <w:rFonts w:ascii="Times New Roman" w:hAnsi="Times New Roman" w:cs="Times New Roman"/>
          <w:color w:val="000000" w:themeColor="text1"/>
        </w:rPr>
        <w:t>,</w:t>
      </w:r>
      <w:r w:rsidR="00DF5B86" w:rsidRPr="00ED2D36">
        <w:rPr>
          <w:rStyle w:val="RSCB03MathematicsGreeketcChar"/>
          <w:rFonts w:cs="Times New Roman"/>
          <w:b/>
          <w:bCs/>
          <w:i/>
          <w:sz w:val="24"/>
          <w:szCs w:val="24"/>
          <w:lang w:eastAsia="zh-CN"/>
        </w:rPr>
        <w:t xml:space="preserve"> </w:t>
      </w:r>
      <m:oMath>
        <m:r>
          <m:rPr>
            <m:sty m:val="bi"/>
          </m:rPr>
          <w:rPr>
            <w:rStyle w:val="RSCB03MathematicsGreeketcChar"/>
            <w:rFonts w:ascii="Cambria Math" w:hAnsi="Cambria Math" w:cs="Times New Roman"/>
            <w:sz w:val="24"/>
            <w:szCs w:val="24"/>
            <w:lang w:eastAsia="zh-CN"/>
          </w:rPr>
          <m:t>max</m:t>
        </m:r>
      </m:oMath>
      <w:r w:rsidR="0039637C" w:rsidRPr="00ED2D36">
        <w:rPr>
          <w:rFonts w:ascii="Times New Roman" w:hAnsi="Times New Roman" w:cs="Times New Roman"/>
          <w:b/>
          <w:bCs/>
          <w:i/>
        </w:rPr>
        <w:t xml:space="preserve"> </w:t>
      </w:r>
      <w:r w:rsidR="0039637C" w:rsidRPr="00ED2D36">
        <w:rPr>
          <w:rFonts w:ascii="Times New Roman" w:hAnsi="Times New Roman" w:cs="Times New Roman"/>
          <w:color w:val="000000" w:themeColor="text1"/>
        </w:rPr>
        <w:t>refers to the maximum function</w:t>
      </w:r>
      <w:r w:rsidRPr="00ED2D36">
        <w:rPr>
          <w:rFonts w:ascii="Times New Roman" w:hAnsi="Times New Roman" w:cs="Times New Roman"/>
          <w:color w:val="000000" w:themeColor="text1"/>
        </w:rPr>
        <w:t>. If overshoot occurred in the previous step and the next action uses a smaller volume than the overshooting action, the controller receives a positive bonus. This design encourages adaptive correction: once the policy detects that it has been too aggressive, it is rewarded for becoming more conservative in the following step.</w:t>
      </w:r>
    </w:p>
    <w:p w14:paraId="2E16C4B5" w14:textId="77777777" w:rsidR="00786B96" w:rsidRPr="00ED2D36" w:rsidRDefault="00786B96" w:rsidP="00397965">
      <w:pPr>
        <w:pStyle w:val="3"/>
        <w:spacing w:line="360" w:lineRule="auto"/>
        <w:jc w:val="both"/>
        <w:rPr>
          <w:rFonts w:ascii="Times New Roman" w:hAnsi="Times New Roman" w:cs="Times New Roman"/>
          <w:color w:val="000000" w:themeColor="text1"/>
          <w:sz w:val="24"/>
          <w:szCs w:val="24"/>
        </w:rPr>
      </w:pPr>
      <w:bookmarkStart w:id="2240" w:name="terminal-reward"/>
      <w:bookmarkStart w:id="2241" w:name="_Toc228955532"/>
      <w:bookmarkEnd w:id="2236"/>
      <w:r w:rsidRPr="00ED2D36">
        <w:rPr>
          <w:rFonts w:ascii="Times New Roman" w:hAnsi="Times New Roman" w:cs="Times New Roman"/>
          <w:color w:val="000000" w:themeColor="text1"/>
          <w:sz w:val="24"/>
          <w:szCs w:val="24"/>
        </w:rPr>
        <w:t>6. Terminal reward</w:t>
      </w:r>
      <w:bookmarkEnd w:id="2241"/>
    </w:p>
    <w:p w14:paraId="3A851BFC" w14:textId="241C1220"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A terminal reward</w:t>
      </w:r>
      <m:oMath>
        <m:sSubSup>
          <m:sSubSupPr>
            <m:ctrlPr>
              <w:rPr>
                <w:rFonts w:ascii="Cambria Math" w:hAnsi="Cambria Math" w:cs="Times New Roman"/>
                <w:b/>
                <w:bCs/>
                <w:color w:val="000000" w:themeColor="text1"/>
              </w:rPr>
            </m:ctrlPr>
          </m:sSubSup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t</m:t>
            </m:r>
          </m:sub>
          <m:sup>
            <m:r>
              <m:rPr>
                <m:sty m:val="b"/>
              </m:rPr>
              <w:rPr>
                <w:rFonts w:ascii="Cambria Math" w:hAnsi="Cambria Math" w:cs="Times New Roman"/>
                <w:color w:val="000000" w:themeColor="text1"/>
              </w:rPr>
              <m:t>terminal</m:t>
            </m:r>
          </m:sup>
        </m:sSubSup>
        <m:r>
          <m:rPr>
            <m:sty m:val="bi"/>
          </m:rPr>
          <w:rPr>
            <w:rFonts w:ascii="Cambria Math" w:hAnsi="Cambria Math" w:cs="Times New Roman"/>
            <w:color w:val="000000" w:themeColor="text1"/>
          </w:rPr>
          <m:t>)</m:t>
        </m:r>
      </m:oMath>
      <w:r w:rsidRPr="00ED2D36">
        <w:rPr>
          <w:rFonts w:ascii="Times New Roman" w:hAnsi="Times New Roman" w:cs="Times New Roman"/>
          <w:color w:val="000000" w:themeColor="text1"/>
        </w:rPr>
        <w:t xml:space="preserve"> is assigned when the episode ends successfully. The functional form is given in Eq. S</w:t>
      </w:r>
      <w:r w:rsidR="00BE7BDB" w:rsidRPr="00ED2D36">
        <w:rPr>
          <w:rFonts w:ascii="Times New Roman" w:hAnsi="Times New Roman" w:cs="Times New Roman"/>
          <w:color w:val="000000" w:themeColor="text1"/>
        </w:rPr>
        <w:t>23</w:t>
      </w:r>
      <w:r w:rsidRPr="00ED2D36">
        <w:rPr>
          <w:rFonts w:ascii="Times New Roman" w:hAnsi="Times New Roman" w:cs="Times New Roman"/>
          <w:color w:val="000000" w:themeColor="text1"/>
        </w:rPr>
        <w:t>:</w:t>
      </w:r>
    </w:p>
    <w:p w14:paraId="1F8F7049" w14:textId="59081B05" w:rsidR="00786B96" w:rsidRPr="00ED2D36" w:rsidRDefault="003D17D6" w:rsidP="00397965">
      <w:pPr>
        <w:pStyle w:val="RSCB03MathematicsGreeketc"/>
        <w:spacing w:line="360" w:lineRule="auto"/>
        <w:jc w:val="center"/>
        <w:rPr>
          <w:rFonts w:eastAsia="宋体"/>
          <w:sz w:val="24"/>
          <w:szCs w:val="24"/>
        </w:rPr>
      </w:pPr>
      <m:oMath>
        <m:sSubSup>
          <m:sSubSupPr>
            <m:ctrlPr>
              <w:rPr>
                <w:rFonts w:ascii="Cambria Math" w:hAnsi="Cambria Math"/>
                <w:b/>
                <w:bCs/>
                <w:color w:val="000000" w:themeColor="text1"/>
                <w:sz w:val="24"/>
                <w:szCs w:val="24"/>
              </w:rPr>
            </m:ctrlPr>
          </m:sSubSupPr>
          <m:e>
            <m:r>
              <m:rPr>
                <m:sty m:val="bi"/>
              </m:rPr>
              <w:rPr>
                <w:rFonts w:ascii="Cambria Math" w:hAnsi="Cambria Math"/>
                <w:color w:val="000000" w:themeColor="text1"/>
                <w:sz w:val="24"/>
                <w:szCs w:val="24"/>
              </w:rPr>
              <m:t>r</m:t>
            </m:r>
          </m:e>
          <m:sub>
            <m:r>
              <m:rPr>
                <m:sty m:val="bi"/>
              </m:rPr>
              <w:rPr>
                <w:rFonts w:ascii="Cambria Math" w:hAnsi="Cambria Math"/>
                <w:color w:val="000000" w:themeColor="text1"/>
                <w:sz w:val="24"/>
                <w:szCs w:val="24"/>
              </w:rPr>
              <m:t>t</m:t>
            </m:r>
          </m:sub>
          <m:sup>
            <m:r>
              <m:rPr>
                <m:sty m:val="b"/>
              </m:rPr>
              <w:rPr>
                <w:rFonts w:ascii="Cambria Math" w:hAnsi="Cambria Math"/>
                <w:color w:val="000000" w:themeColor="text1"/>
                <w:sz w:val="24"/>
                <w:szCs w:val="24"/>
              </w:rPr>
              <m:t>terminal</m:t>
            </m:r>
          </m:sup>
        </m:sSubSup>
        <m:r>
          <m:rPr>
            <m:sty m:val="bi"/>
          </m:rPr>
          <w:rPr>
            <w:rFonts w:ascii="Cambria Math" w:hAnsi="Cambria Math"/>
            <w:color w:val="000000" w:themeColor="text1"/>
            <w:sz w:val="24"/>
            <w:szCs w:val="24"/>
          </w:rPr>
          <m:t>=</m:t>
        </m:r>
        <m:d>
          <m:dPr>
            <m:begChr m:val="{"/>
            <m:endChr m:val=""/>
            <m:ctrlPr>
              <w:rPr>
                <w:rFonts w:ascii="Cambria Math" w:eastAsiaTheme="minorEastAsia" w:hAnsi="Cambria Math"/>
                <w:b/>
                <w:bCs/>
                <w:i/>
                <w:kern w:val="2"/>
                <w:sz w:val="24"/>
                <w:szCs w:val="24"/>
                <w:lang w:eastAsia="zh-CN"/>
                <w14:ligatures w14:val="standardContextual"/>
              </w:rPr>
            </m:ctrlPr>
          </m:dPr>
          <m:e>
            <m:eqArr>
              <m:eqArrPr>
                <m:ctrlPr>
                  <w:rPr>
                    <w:rFonts w:ascii="Cambria Math" w:eastAsiaTheme="minorEastAsia" w:hAnsi="Cambria Math"/>
                    <w:b/>
                    <w:bCs/>
                    <w:i/>
                    <w:kern w:val="2"/>
                    <w:sz w:val="24"/>
                    <w:szCs w:val="24"/>
                    <w:lang w:eastAsia="zh-CN"/>
                    <w14:ligatures w14:val="standardContextual"/>
                  </w:rPr>
                </m:ctrlPr>
              </m:eqArrPr>
              <m:e>
                <m:r>
                  <m:rPr>
                    <m:sty m:val="bi"/>
                  </m:rPr>
                  <w:rPr>
                    <w:rFonts w:ascii="Cambria Math" w:eastAsiaTheme="minorEastAsia" w:hAnsi="Cambria Math"/>
                    <w:kern w:val="2"/>
                    <w:sz w:val="24"/>
                    <w:szCs w:val="24"/>
                    <w:lang w:eastAsia="zh-CN"/>
                    <w14:ligatures w14:val="standardContextual"/>
                  </w:rPr>
                  <m:t>2</m:t>
                </m:r>
                <m:r>
                  <m:rPr>
                    <m:sty m:val="bi"/>
                  </m:rPr>
                  <w:rPr>
                    <w:rFonts w:ascii="Cambria Math" w:eastAsiaTheme="minorEastAsia" w:hAnsi="Cambria Math"/>
                    <w:kern w:val="2"/>
                    <w:sz w:val="24"/>
                    <w:szCs w:val="24"/>
                    <w:lang w:eastAsia="zh-CN"/>
                    <w14:ligatures w14:val="standardContextual"/>
                  </w:rPr>
                  <m:t>B</m:t>
                </m:r>
                <m:r>
                  <m:rPr>
                    <m:sty m:val="bi"/>
                  </m:rPr>
                  <w:rPr>
                    <w:rFonts w:ascii="Cambria Math" w:eastAsiaTheme="minorEastAsia" w:hAnsi="Cambria Math"/>
                    <w:kern w:val="2"/>
                    <w:sz w:val="24"/>
                    <w:szCs w:val="24"/>
                    <w:lang w:eastAsia="zh-CN"/>
                    <w14:ligatures w14:val="standardContextual"/>
                  </w:rPr>
                  <m:t>,</m:t>
                </m:r>
                <m:r>
                  <m:rPr>
                    <m:sty m:val="bi"/>
                  </m:rPr>
                  <w:rPr>
                    <w:rFonts w:ascii="Cambria Math" w:hAnsi="Cambria Math"/>
                    <w:snapToGrid w:val="0"/>
                    <w:sz w:val="24"/>
                    <w:szCs w:val="24"/>
                  </w:rPr>
                  <m:t>if</m:t>
                </m:r>
                <m:r>
                  <m:rPr>
                    <m:sty m:val="bi"/>
                  </m:rPr>
                  <w:rPr>
                    <w:rFonts w:ascii="Cambria Math" w:hAnsi="Cambria Math"/>
                    <w:snapToGrid w:val="0"/>
                    <w:sz w:val="24"/>
                    <w:szCs w:val="24"/>
                  </w:rPr>
                  <m:t xml:space="preserve">  </m:t>
                </m:r>
                <m:r>
                  <m:rPr>
                    <m:sty m:val="bi"/>
                  </m:rPr>
                  <w:rPr>
                    <w:rFonts w:ascii="Cambria Math" w:hAnsi="Cambria Math"/>
                    <w:snapToGrid w:val="0"/>
                    <w:sz w:val="24"/>
                    <w:szCs w:val="24"/>
                  </w:rPr>
                  <m:t>t</m:t>
                </m:r>
                <m:r>
                  <m:rPr>
                    <m:sty m:val="bi"/>
                  </m:rPr>
                  <w:rPr>
                    <w:rFonts w:ascii="Cambria Math" w:hAnsi="Cambria Math"/>
                    <w:snapToGrid w:val="0"/>
                    <w:sz w:val="24"/>
                    <w:szCs w:val="24"/>
                  </w:rPr>
                  <m:t>&lt;</m:t>
                </m:r>
                <m:f>
                  <m:fPr>
                    <m:ctrlPr>
                      <w:rPr>
                        <w:rFonts w:ascii="Cambria Math" w:hAnsi="Cambria Math"/>
                        <w:b/>
                        <w:bCs/>
                        <w:snapToGrid w:val="0"/>
                        <w:sz w:val="24"/>
                        <w:szCs w:val="24"/>
                      </w:rPr>
                    </m:ctrlPr>
                  </m:fPr>
                  <m:num>
                    <m:sSub>
                      <m:sSubPr>
                        <m:ctrlPr>
                          <w:rPr>
                            <w:rFonts w:ascii="Cambria Math" w:eastAsiaTheme="minorEastAsia" w:hAnsi="Cambria Math"/>
                            <w:b/>
                            <w:i/>
                            <w:snapToGrid w:val="0"/>
                            <w:sz w:val="24"/>
                            <w:szCs w:val="24"/>
                            <w:lang w:eastAsia="zh-CN"/>
                          </w:rPr>
                        </m:ctrlPr>
                      </m:sSubPr>
                      <m:e>
                        <m:r>
                          <m:rPr>
                            <m:sty m:val="bi"/>
                          </m:rPr>
                          <w:rPr>
                            <w:rFonts w:ascii="Cambria Math" w:eastAsiaTheme="minorEastAsia" w:hAnsi="Cambria Math"/>
                            <w:snapToGrid w:val="0"/>
                            <w:sz w:val="24"/>
                            <w:szCs w:val="24"/>
                            <w:lang w:eastAsia="zh-CN"/>
                          </w:rPr>
                          <m:t>t</m:t>
                        </m:r>
                      </m:e>
                      <m:sub>
                        <m:r>
                          <m:rPr>
                            <m:sty m:val="bi"/>
                          </m:rPr>
                          <w:rPr>
                            <w:rFonts w:ascii="Cambria Math" w:eastAsiaTheme="minorEastAsia" w:hAnsi="Cambria Math"/>
                            <w:snapToGrid w:val="0"/>
                            <w:sz w:val="24"/>
                            <w:szCs w:val="24"/>
                            <w:lang w:eastAsia="zh-CN"/>
                          </w:rPr>
                          <m:t>M</m:t>
                        </m:r>
                      </m:sub>
                    </m:sSub>
                  </m:num>
                  <m:den>
                    <m:r>
                      <m:rPr>
                        <m:sty m:val="bi"/>
                      </m:rPr>
                      <w:rPr>
                        <w:rFonts w:ascii="Cambria Math" w:hAnsi="Cambria Math"/>
                        <w:snapToGrid w:val="0"/>
                        <w:sz w:val="24"/>
                        <w:szCs w:val="24"/>
                      </w:rPr>
                      <m:t>2</m:t>
                    </m:r>
                  </m:den>
                </m:f>
              </m:e>
              <m:e>
                <m:r>
                  <m:rPr>
                    <m:sty m:val="bi"/>
                  </m:rPr>
                  <w:rPr>
                    <w:rFonts w:ascii="Cambria Math" w:eastAsiaTheme="minorEastAsia" w:hAnsi="Cambria Math"/>
                    <w:kern w:val="2"/>
                    <w:sz w:val="24"/>
                    <w:szCs w:val="24"/>
                    <w:lang w:eastAsia="zh-CN"/>
                    <w14:ligatures w14:val="standardContextual"/>
                  </w:rPr>
                  <m:t>B</m:t>
                </m:r>
                <m:r>
                  <m:rPr>
                    <m:sty m:val="bi"/>
                  </m:rPr>
                  <w:rPr>
                    <w:rFonts w:ascii="Cambria Math" w:eastAsiaTheme="minorEastAsia" w:hAnsi="Cambria Math"/>
                    <w:kern w:val="2"/>
                    <w:sz w:val="24"/>
                    <w:szCs w:val="24"/>
                    <w:lang w:eastAsia="zh-CN"/>
                    <w14:ligatures w14:val="standardContextual"/>
                  </w:rPr>
                  <m:t>,</m:t>
                </m:r>
                <m:r>
                  <m:rPr>
                    <m:sty m:val="bi"/>
                  </m:rPr>
                  <w:rPr>
                    <w:rFonts w:ascii="Cambria Math" w:eastAsia="微软雅黑" w:hAnsi="Cambria Math"/>
                    <w:snapToGrid w:val="0"/>
                    <w:sz w:val="24"/>
                    <w:szCs w:val="24"/>
                  </w:rPr>
                  <m:t>if</m:t>
                </m:r>
                <m:r>
                  <m:rPr>
                    <m:sty m:val="bi"/>
                  </m:rPr>
                  <w:rPr>
                    <w:rFonts w:ascii="Cambria Math" w:eastAsia="微软雅黑" w:hAnsi="Cambria Math"/>
                    <w:snapToGrid w:val="0"/>
                    <w:sz w:val="24"/>
                    <w:szCs w:val="24"/>
                  </w:rPr>
                  <m:t xml:space="preserve">  </m:t>
                </m:r>
                <m:r>
                  <m:rPr>
                    <m:sty m:val="bi"/>
                  </m:rPr>
                  <w:rPr>
                    <w:rFonts w:ascii="Cambria Math" w:eastAsia="微软雅黑" w:hAnsi="Cambria Math"/>
                    <w:snapToGrid w:val="0"/>
                    <w:sz w:val="24"/>
                    <w:szCs w:val="24"/>
                  </w:rPr>
                  <m:t>t</m:t>
                </m:r>
                <m:r>
                  <m:rPr>
                    <m:sty m:val="bi"/>
                  </m:rPr>
                  <w:rPr>
                    <w:rFonts w:ascii="Cambria Math" w:eastAsia="微软雅黑" w:hAnsi="Cambria Math"/>
                    <w:snapToGrid w:val="0"/>
                    <w:sz w:val="24"/>
                    <w:szCs w:val="24"/>
                  </w:rPr>
                  <m:t>≥</m:t>
                </m:r>
                <m:f>
                  <m:fPr>
                    <m:ctrlPr>
                      <w:rPr>
                        <w:rFonts w:ascii="Cambria Math" w:hAnsi="Cambria Math"/>
                        <w:b/>
                        <w:bCs/>
                        <w:snapToGrid w:val="0"/>
                        <w:sz w:val="24"/>
                        <w:szCs w:val="24"/>
                      </w:rPr>
                    </m:ctrlPr>
                  </m:fPr>
                  <m:num>
                    <m:sSub>
                      <m:sSubPr>
                        <m:ctrlPr>
                          <w:rPr>
                            <w:rFonts w:ascii="Cambria Math" w:eastAsiaTheme="minorEastAsia" w:hAnsi="Cambria Math"/>
                            <w:b/>
                            <w:i/>
                            <w:snapToGrid w:val="0"/>
                            <w:sz w:val="24"/>
                            <w:szCs w:val="24"/>
                            <w:lang w:eastAsia="zh-CN"/>
                          </w:rPr>
                        </m:ctrlPr>
                      </m:sSubPr>
                      <m:e>
                        <m:r>
                          <m:rPr>
                            <m:sty m:val="bi"/>
                          </m:rPr>
                          <w:rPr>
                            <w:rFonts w:ascii="Cambria Math" w:eastAsiaTheme="minorEastAsia" w:hAnsi="Cambria Math"/>
                            <w:snapToGrid w:val="0"/>
                            <w:sz w:val="24"/>
                            <w:szCs w:val="24"/>
                            <w:lang w:eastAsia="zh-CN"/>
                          </w:rPr>
                          <m:t>t</m:t>
                        </m:r>
                      </m:e>
                      <m:sub>
                        <m:r>
                          <m:rPr>
                            <m:sty m:val="bi"/>
                          </m:rPr>
                          <w:rPr>
                            <w:rFonts w:ascii="Cambria Math" w:eastAsiaTheme="minorEastAsia" w:hAnsi="Cambria Math"/>
                            <w:snapToGrid w:val="0"/>
                            <w:sz w:val="24"/>
                            <w:szCs w:val="24"/>
                            <w:lang w:eastAsia="zh-CN"/>
                          </w:rPr>
                          <m:t>M</m:t>
                        </m:r>
                      </m:sub>
                    </m:sSub>
                  </m:num>
                  <m:den>
                    <m:r>
                      <m:rPr>
                        <m:sty m:val="bi"/>
                      </m:rPr>
                      <w:rPr>
                        <w:rFonts w:ascii="Cambria Math" w:hAnsi="Cambria Math"/>
                        <w:snapToGrid w:val="0"/>
                        <w:sz w:val="24"/>
                        <w:szCs w:val="24"/>
                      </w:rPr>
                      <m:t>2</m:t>
                    </m:r>
                  </m:den>
                </m:f>
              </m:e>
              <m:e>
                <m:r>
                  <m:rPr>
                    <m:sty m:val="bi"/>
                  </m:rPr>
                  <w:rPr>
                    <w:rFonts w:ascii="Cambria Math" w:eastAsiaTheme="minorEastAsia" w:hAnsi="Cambria Math"/>
                    <w:kern w:val="2"/>
                    <w:sz w:val="24"/>
                    <w:szCs w:val="24"/>
                    <w:lang w:eastAsia="zh-CN"/>
                    <w14:ligatures w14:val="standardContextual"/>
                  </w:rPr>
                  <m:t>0</m:t>
                </m:r>
                <m:r>
                  <m:rPr>
                    <m:sty m:val="bi"/>
                  </m:rPr>
                  <w:rPr>
                    <w:rFonts w:ascii="Cambria Math" w:eastAsiaTheme="minorEastAsia" w:hAnsi="Cambria Math"/>
                    <w:kern w:val="2"/>
                    <w:sz w:val="24"/>
                    <w:szCs w:val="24"/>
                    <w:lang w:eastAsia="zh-CN"/>
                    <w14:ligatures w14:val="standardContextual"/>
                  </w:rPr>
                  <m:t>,</m:t>
                </m:r>
                <m:r>
                  <m:rPr>
                    <m:sty m:val="bi"/>
                  </m:rPr>
                  <w:rPr>
                    <w:rFonts w:ascii="Cambria Math" w:eastAsiaTheme="minorEastAsia" w:hAnsi="Cambria Math"/>
                    <w:kern w:val="2"/>
                    <w:sz w:val="24"/>
                    <w:szCs w:val="24"/>
                    <w:lang w:eastAsia="zh-CN"/>
                    <w14:ligatures w14:val="standardContextual"/>
                  </w:rPr>
                  <m:t>otherwise</m:t>
                </m:r>
              </m:e>
            </m:eqArr>
          </m:e>
        </m:d>
      </m:oMath>
      <w:r w:rsidR="00724299" w:rsidRPr="00ED2D36">
        <w:rPr>
          <w:sz w:val="24"/>
          <w:szCs w:val="24"/>
          <w:lang w:eastAsia="zh-CN"/>
        </w:rPr>
        <w:t xml:space="preserve"> </w:t>
      </w:r>
      <w:r w:rsidR="00786B96" w:rsidRPr="00ED2D36">
        <w:rPr>
          <w:sz w:val="24"/>
          <w:szCs w:val="24"/>
          <w:lang w:eastAsia="zh-CN"/>
        </w:rPr>
        <w:t>(</w:t>
      </w:r>
      <w:r w:rsidR="00786B96" w:rsidRPr="00ED2D36">
        <w:rPr>
          <w:rFonts w:eastAsiaTheme="minorEastAsia"/>
          <w:sz w:val="24"/>
          <w:szCs w:val="24"/>
          <w:lang w:eastAsia="zh-CN"/>
        </w:rPr>
        <w:t>S</w:t>
      </w:r>
      <w:r w:rsidR="00BE7BDB" w:rsidRPr="00ED2D36">
        <w:rPr>
          <w:rFonts w:eastAsiaTheme="minorEastAsia"/>
          <w:sz w:val="24"/>
          <w:szCs w:val="24"/>
          <w:lang w:eastAsia="zh-CN"/>
        </w:rPr>
        <w:t>23</w:t>
      </w:r>
      <w:r w:rsidR="00786B96" w:rsidRPr="00ED2D36">
        <w:rPr>
          <w:sz w:val="24"/>
          <w:szCs w:val="24"/>
          <w:lang w:eastAsia="zh-CN"/>
        </w:rPr>
        <w:t>)</w:t>
      </w:r>
    </w:p>
    <w:p w14:paraId="5CD35CE9" w14:textId="270178D7"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A larger terminal reward is granted when the task is completed in fewer than half of the maximum allowed steps. In Eq. S</w:t>
      </w:r>
      <w:r w:rsidR="00E3796C" w:rsidRPr="00ED2D36">
        <w:rPr>
          <w:rFonts w:ascii="Times New Roman" w:hAnsi="Times New Roman" w:cs="Times New Roman"/>
          <w:color w:val="000000" w:themeColor="text1"/>
        </w:rPr>
        <w:t>23</w:t>
      </w:r>
      <w:r w:rsidRPr="00ED2D36">
        <w:rPr>
          <w:rFonts w:ascii="Times New Roman" w:hAnsi="Times New Roman" w:cs="Times New Roman"/>
          <w:color w:val="000000" w:themeColor="text1"/>
        </w:rPr>
        <w:t xml:space="preserve">, </w:t>
      </w:r>
      <m:oMath>
        <m:r>
          <m:rPr>
            <m:sty m:val="bi"/>
          </m:rPr>
          <w:rPr>
            <w:rFonts w:ascii="Cambria Math" w:hAnsi="Cambria Math" w:cs="Times New Roman"/>
            <w:color w:val="000000" w:themeColor="text1"/>
          </w:rPr>
          <m:t>B</m:t>
        </m:r>
      </m:oMath>
      <w:r w:rsidRPr="00ED2D36">
        <w:rPr>
          <w:rFonts w:ascii="Times New Roman" w:hAnsi="Times New Roman" w:cs="Times New Roman"/>
          <w:b/>
          <w:bCs/>
          <w:color w:val="000000" w:themeColor="text1"/>
        </w:rPr>
        <w:t xml:space="preserve"> </w:t>
      </w:r>
      <w:r w:rsidRPr="00ED2D36">
        <w:rPr>
          <w:rFonts w:ascii="Times New Roman" w:hAnsi="Times New Roman" w:cs="Times New Roman"/>
          <w:color w:val="000000" w:themeColor="text1"/>
        </w:rPr>
        <w:t xml:space="preserve">is a fixed </w:t>
      </w:r>
      <w:r w:rsidR="00C55BD1" w:rsidRPr="00ED2D36">
        <w:rPr>
          <w:rFonts w:ascii="Times New Roman" w:hAnsi="Times New Roman" w:cs="Times New Roman"/>
          <w:color w:val="000000" w:themeColor="text1"/>
        </w:rPr>
        <w:t xml:space="preserve">reward </w:t>
      </w:r>
      <w:r w:rsidRPr="00ED2D36">
        <w:rPr>
          <w:rFonts w:ascii="Times New Roman" w:hAnsi="Times New Roman" w:cs="Times New Roman"/>
          <w:color w:val="000000" w:themeColor="text1"/>
        </w:rPr>
        <w:t>constant set to 3.9. This term explicitly values both success and efficiency, thereby encouraging the policy not only to reach the target pH but to do so promptly.</w:t>
      </w:r>
    </w:p>
    <w:p w14:paraId="33A03FEB" w14:textId="77777777" w:rsidR="00786B96"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Taken together, the reward function combines local shaping terms and final task-level incentives. The dense reward and overshoot terms guide short-term behavior, the step penalty promotes efficiency, the incorrect-reagent penalty imposes chemically meaningful directional constraints, and the terminal reward emphasizes overall task completion.</w:t>
      </w:r>
    </w:p>
    <w:p w14:paraId="25C0FC14" w14:textId="77777777" w:rsidR="00786B96" w:rsidRPr="00ED2D36" w:rsidRDefault="00786B96" w:rsidP="00397965">
      <w:pPr>
        <w:pStyle w:val="2"/>
        <w:spacing w:line="360" w:lineRule="auto"/>
        <w:jc w:val="both"/>
        <w:rPr>
          <w:rFonts w:ascii="Times New Roman" w:hAnsi="Times New Roman" w:cs="Times New Roman"/>
          <w:color w:val="000000" w:themeColor="text1"/>
          <w:sz w:val="24"/>
          <w:szCs w:val="24"/>
        </w:rPr>
      </w:pPr>
      <w:bookmarkStart w:id="2242" w:name="training-procedure"/>
      <w:bookmarkStart w:id="2243" w:name="_Toc228955533"/>
      <w:bookmarkEnd w:id="2128"/>
      <w:bookmarkEnd w:id="2240"/>
      <w:r w:rsidRPr="00ED2D36">
        <w:rPr>
          <w:rFonts w:ascii="Times New Roman" w:hAnsi="Times New Roman" w:cs="Times New Roman"/>
          <w:color w:val="000000" w:themeColor="text1"/>
          <w:sz w:val="24"/>
          <w:szCs w:val="24"/>
        </w:rPr>
        <w:lastRenderedPageBreak/>
        <w:t>Training Procedure</w:t>
      </w:r>
      <w:bookmarkEnd w:id="2243"/>
    </w:p>
    <w:p w14:paraId="77935FB5" w14:textId="54BCDDD1"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For reinforcement learning, the policy network initialized by imitation learning was further optimized over </w:t>
      </w:r>
      <w:del w:id="2244" w:author="chao zhang" w:date="2026-03-30T20:34:00Z">
        <w:r w:rsidRPr="00ED2D36" w:rsidDel="00E2567B">
          <w:rPr>
            <w:rFonts w:ascii="Times New Roman" w:hAnsi="Times New Roman" w:cs="Times New Roman"/>
            <w:color w:val="000000" w:themeColor="text1"/>
          </w:rPr>
          <w:delText xml:space="preserve">1000 </w:delText>
        </w:r>
      </w:del>
      <w:ins w:id="2245" w:author="chao zhang" w:date="2026-03-30T20:34:00Z">
        <w:r w:rsidR="00E2567B">
          <w:rPr>
            <w:rFonts w:ascii="Times New Roman" w:hAnsi="Times New Roman" w:cs="Times New Roman" w:hint="eastAsia"/>
            <w:color w:val="000000" w:themeColor="text1"/>
          </w:rPr>
          <w:t>500</w:t>
        </w:r>
        <w:r w:rsidR="00E2567B" w:rsidRPr="00ED2D36">
          <w:rPr>
            <w:rFonts w:ascii="Times New Roman" w:hAnsi="Times New Roman" w:cs="Times New Roman"/>
            <w:color w:val="000000" w:themeColor="text1"/>
          </w:rPr>
          <w:t xml:space="preserve"> </w:t>
        </w:r>
      </w:ins>
      <w:r w:rsidRPr="00ED2D36">
        <w:rPr>
          <w:rFonts w:ascii="Times New Roman" w:hAnsi="Times New Roman" w:cs="Times New Roman"/>
          <w:color w:val="000000" w:themeColor="text1"/>
        </w:rPr>
        <w:t xml:space="preserve">training episodes. In each episode, a random </w:t>
      </w:r>
      <w:ins w:id="2246" w:author="Yibin Jiang" w:date="2026-03-31T15:24:00Z">
        <w:r w:rsidR="0047437A" w:rsidRPr="0047437A">
          <w:rPr>
            <w:rFonts w:ascii="Times New Roman" w:hAnsi="Times New Roman" w:cs="Times New Roman"/>
            <w:color w:val="000000" w:themeColor="text1"/>
          </w:rPr>
          <w:t xml:space="preserve">pH-adjustment </w:t>
        </w:r>
      </w:ins>
      <w:del w:id="2247" w:author="Yibin Jiang" w:date="2026-03-31T15:24:00Z">
        <w:r w:rsidRPr="00ED2D36" w:rsidDel="0047437A">
          <w:rPr>
            <w:rFonts w:ascii="Times New Roman" w:hAnsi="Times New Roman" w:cs="Times New Roman"/>
            <w:color w:val="000000" w:themeColor="text1"/>
          </w:rPr>
          <w:delText xml:space="preserve">titration </w:delText>
        </w:r>
      </w:del>
      <w:r w:rsidRPr="00ED2D36">
        <w:rPr>
          <w:rFonts w:ascii="Times New Roman" w:hAnsi="Times New Roman" w:cs="Times New Roman"/>
          <w:color w:val="000000" w:themeColor="text1"/>
        </w:rPr>
        <w:t xml:space="preserve">problem was generated from a family of monoprotic, diprotic, and triprotic acid systems. The acid concentration was fixed at 0.1 M, and target pH values were randomly sampled from 2 to 11. The maximum number of </w:t>
      </w:r>
      <w:del w:id="2248" w:author="Yibin Jiang" w:date="2026-03-31T15:24:00Z">
        <w:r w:rsidRPr="00ED2D36" w:rsidDel="001D02A0">
          <w:rPr>
            <w:rFonts w:ascii="Times New Roman" w:hAnsi="Times New Roman" w:cs="Times New Roman"/>
            <w:color w:val="000000" w:themeColor="text1"/>
          </w:rPr>
          <w:delText xml:space="preserve">titration </w:delText>
        </w:r>
      </w:del>
      <w:r w:rsidRPr="00ED2D36">
        <w:rPr>
          <w:rFonts w:ascii="Times New Roman" w:hAnsi="Times New Roman" w:cs="Times New Roman"/>
          <w:color w:val="000000" w:themeColor="text1"/>
        </w:rPr>
        <w:t>steps was 50.</w:t>
      </w:r>
    </w:p>
    <w:p w14:paraId="6BCB97CA" w14:textId="2959360F" w:rsidR="00786B96" w:rsidRPr="00ED2D36" w:rsidDel="000116D2" w:rsidRDefault="00786B96" w:rsidP="00397965">
      <w:pPr>
        <w:pStyle w:val="a3"/>
        <w:spacing w:line="360" w:lineRule="auto"/>
        <w:jc w:val="both"/>
        <w:rPr>
          <w:del w:id="2249" w:author="chao zhang" w:date="2026-05-02T10:54:00Z"/>
          <w:rFonts w:ascii="Times New Roman" w:hAnsi="Times New Roman" w:cs="Times New Roman"/>
          <w:color w:val="000000" w:themeColor="text1"/>
        </w:rPr>
      </w:pPr>
      <w:r w:rsidRPr="00ED2D36">
        <w:rPr>
          <w:rFonts w:ascii="Times New Roman" w:hAnsi="Times New Roman" w:cs="Times New Roman"/>
          <w:color w:val="000000" w:themeColor="text1"/>
        </w:rPr>
        <w:t xml:space="preserve">After training, the updated policy was evaluated on 3000 test experiments generated using the same random seed as the Bayesian-parameter-updating benchmark. </w:t>
      </w:r>
      <w:del w:id="2250" w:author="chao zhang" w:date="2026-05-02T10:54:00Z">
        <w:r w:rsidRPr="00ED2D36" w:rsidDel="000116D2">
          <w:rPr>
            <w:rFonts w:ascii="Times New Roman" w:hAnsi="Times New Roman" w:cs="Times New Roman"/>
            <w:color w:val="000000" w:themeColor="text1"/>
          </w:rPr>
          <w:delText xml:space="preserve">In a more challenging setting using only 0.1 M HCl and 0.1 M NaOH, the reinforcement-learning policy achieved a success rate of 87.3% with an average of </w:delText>
        </w:r>
      </w:del>
      <w:del w:id="2251" w:author="chao zhang" w:date="2026-05-01T21:58:00Z">
        <w:r w:rsidRPr="00ED2D36" w:rsidDel="00490E17">
          <w:rPr>
            <w:rFonts w:ascii="Times New Roman" w:hAnsi="Times New Roman" w:cs="Times New Roman"/>
            <w:color w:val="000000" w:themeColor="text1"/>
          </w:rPr>
          <w:delText xml:space="preserve">7.9 </w:delText>
        </w:r>
      </w:del>
      <w:del w:id="2252" w:author="chao zhang" w:date="2026-05-02T10:54:00Z">
        <w:r w:rsidRPr="00ED2D36" w:rsidDel="000116D2">
          <w:rPr>
            <w:rFonts w:ascii="Times New Roman" w:hAnsi="Times New Roman" w:cs="Times New Roman"/>
            <w:color w:val="000000" w:themeColor="text1"/>
          </w:rPr>
          <w:delText>steps among successful experiments, whereas the Bayesian baseline achieved a success rate of 77.6% and required an average of 10</w:delText>
        </w:r>
      </w:del>
      <w:del w:id="2253" w:author="chao zhang" w:date="2026-05-01T22:04:00Z">
        <w:r w:rsidRPr="00ED2D36" w:rsidDel="00E00915">
          <w:rPr>
            <w:rFonts w:ascii="Times New Roman" w:hAnsi="Times New Roman" w:cs="Times New Roman"/>
            <w:color w:val="000000" w:themeColor="text1"/>
          </w:rPr>
          <w:delText>.</w:delText>
        </w:r>
      </w:del>
      <w:del w:id="2254" w:author="chao zhang" w:date="2026-05-01T21:59:00Z">
        <w:r w:rsidRPr="00ED2D36" w:rsidDel="00490E17">
          <w:rPr>
            <w:rFonts w:ascii="Times New Roman" w:hAnsi="Times New Roman" w:cs="Times New Roman"/>
            <w:color w:val="000000" w:themeColor="text1"/>
          </w:rPr>
          <w:delText>2</w:delText>
        </w:r>
      </w:del>
      <w:del w:id="2255" w:author="chao zhang" w:date="2026-05-02T10:54:00Z">
        <w:r w:rsidRPr="00ED2D36" w:rsidDel="000116D2">
          <w:rPr>
            <w:rFonts w:ascii="Times New Roman" w:hAnsi="Times New Roman" w:cs="Times New Roman"/>
            <w:color w:val="000000" w:themeColor="text1"/>
          </w:rPr>
          <w:delText xml:space="preserve"> steps. Thus, the learned policy improved </w:delText>
        </w:r>
        <w:r w:rsidR="00DE3900" w:rsidRPr="00ED2D36" w:rsidDel="000116D2">
          <w:rPr>
            <w:rFonts w:ascii="Times New Roman" w:hAnsi="Times New Roman" w:cs="Times New Roman"/>
            <w:color w:val="000000" w:themeColor="text1"/>
          </w:rPr>
          <w:delText xml:space="preserve">the </w:delText>
        </w:r>
        <w:r w:rsidRPr="00ED2D36" w:rsidDel="000116D2">
          <w:rPr>
            <w:rFonts w:ascii="Times New Roman" w:hAnsi="Times New Roman" w:cs="Times New Roman"/>
            <w:color w:val="000000" w:themeColor="text1"/>
          </w:rPr>
          <w:delText>success rate by 9.6 percentage points and reduced the average number of steps by 22.7% relative to the Bayesian controller.</w:delText>
        </w:r>
      </w:del>
    </w:p>
    <w:p w14:paraId="7C8B1617" w14:textId="03AC4908" w:rsidR="00786B96" w:rsidRPr="00ED2D36" w:rsidRDefault="00786B96" w:rsidP="00397965">
      <w:pPr>
        <w:pStyle w:val="a3"/>
        <w:spacing w:line="360" w:lineRule="auto"/>
        <w:jc w:val="both"/>
        <w:rPr>
          <w:ins w:id="2256" w:author="Yibin Jiang" w:date="2026-03-21T12:39:00Z"/>
          <w:rFonts w:ascii="Times New Roman" w:hAnsi="Times New Roman" w:cs="Times New Roman"/>
          <w:color w:val="000000" w:themeColor="text1"/>
        </w:rPr>
      </w:pPr>
      <w:r w:rsidRPr="00ED2D36">
        <w:rPr>
          <w:rFonts w:ascii="Times New Roman" w:hAnsi="Times New Roman" w:cs="Times New Roman"/>
          <w:color w:val="000000" w:themeColor="text1"/>
        </w:rPr>
        <w:t xml:space="preserve">In </w:t>
      </w:r>
      <w:del w:id="2257" w:author="chao zhang" w:date="2026-05-02T10:54:00Z">
        <w:r w:rsidRPr="00ED2D36" w:rsidDel="000116D2">
          <w:rPr>
            <w:rFonts w:ascii="Times New Roman" w:hAnsi="Times New Roman" w:cs="Times New Roman" w:hint="eastAsia"/>
            <w:color w:val="000000" w:themeColor="text1"/>
          </w:rPr>
          <w:delText>the broader 3000-task simulation</w:delText>
        </w:r>
      </w:del>
      <w:ins w:id="2258" w:author="chao zhang" w:date="2026-05-02T10:54:00Z">
        <w:r w:rsidR="000116D2">
          <w:rPr>
            <w:rFonts w:ascii="Times New Roman" w:hAnsi="Times New Roman" w:cs="Times New Roman" w:hint="eastAsia"/>
            <w:color w:val="000000" w:themeColor="text1"/>
          </w:rPr>
          <w:t>this</w:t>
        </w:r>
      </w:ins>
      <w:r w:rsidRPr="00ED2D36">
        <w:rPr>
          <w:rFonts w:ascii="Times New Roman" w:hAnsi="Times New Roman" w:cs="Times New Roman"/>
          <w:color w:val="000000" w:themeColor="text1"/>
        </w:rPr>
        <w:t xml:space="preserve"> benchmark, the reinforcement-learning controller achieved a success rate of 94.3</w:t>
      </w:r>
      <w:del w:id="2259" w:author="chao zhang" w:date="2026-03-31T20:58:00Z">
        <w:r w:rsidRPr="00ED2D36" w:rsidDel="007920DF">
          <w:rPr>
            <w:rFonts w:ascii="Times New Roman" w:hAnsi="Times New Roman" w:cs="Times New Roman"/>
            <w:color w:val="000000" w:themeColor="text1"/>
          </w:rPr>
          <w:delText>27</w:delText>
        </w:r>
      </w:del>
      <w:r w:rsidRPr="00ED2D36">
        <w:rPr>
          <w:rFonts w:ascii="Times New Roman" w:hAnsi="Times New Roman" w:cs="Times New Roman"/>
          <w:color w:val="000000" w:themeColor="text1"/>
        </w:rPr>
        <w:t xml:space="preserve">%, an average step count of </w:t>
      </w:r>
      <m:oMath>
        <m:r>
          <m:rPr>
            <m:nor/>
          </m:rPr>
          <w:rPr>
            <w:rFonts w:ascii="Times New Roman" w:hAnsi="Times New Roman" w:cs="Times New Roman"/>
            <w:color w:val="000000" w:themeColor="text1"/>
            <w:rPrChange w:id="2260" w:author="chao zhang" w:date="2026-03-31T20:58:00Z">
              <w:rPr>
                <w:rFonts w:ascii="Cambria Math" w:hAnsi="Cambria Math" w:cs="Times New Roman"/>
                <w:color w:val="000000" w:themeColor="text1"/>
              </w:rPr>
            </w:rPrChange>
          </w:rPr>
          <m:t>10</m:t>
        </m:r>
        <m:r>
          <w:del w:id="2261" w:author="chao zhang" w:date="2026-05-01T21:58:00Z">
            <m:rPr>
              <m:nor/>
            </m:rPr>
            <w:rPr>
              <w:rFonts w:ascii="Times New Roman" w:hAnsi="Times New Roman" w:cs="Times New Roman"/>
              <w:color w:val="000000" w:themeColor="text1"/>
              <w:rPrChange w:id="2262" w:author="chao zhang" w:date="2026-03-31T20:58:00Z">
                <w:rPr>
                  <w:rFonts w:ascii="Cambria Math" w:hAnsi="Cambria Math" w:cs="Times New Roman"/>
                  <w:color w:val="000000" w:themeColor="text1"/>
                </w:rPr>
              </w:rPrChange>
            </w:rPr>
            <m:t>.2</m:t>
          </w:del>
        </m:r>
        <m:r>
          <w:del w:id="2263" w:author="chao zhang" w:date="2026-03-31T20:58:00Z">
            <m:rPr>
              <m:nor/>
            </m:rPr>
            <w:rPr>
              <w:rFonts w:ascii="Times New Roman" w:hAnsi="Times New Roman" w:cs="Times New Roman"/>
              <w:color w:val="000000" w:themeColor="text1"/>
              <w:rPrChange w:id="2264" w:author="chao zhang" w:date="2026-03-31T20:58:00Z">
                <w:rPr>
                  <w:rFonts w:ascii="Cambria Math" w:hAnsi="Cambria Math" w:cs="Times New Roman"/>
                  <w:color w:val="000000" w:themeColor="text1"/>
                </w:rPr>
              </w:rPrChange>
            </w:rPr>
            <m:t>1</m:t>
          </w:del>
        </m:r>
        <m:r>
          <m:rPr>
            <m:nor/>
          </m:rPr>
          <w:rPr>
            <w:rFonts w:ascii="Times New Roman" w:hAnsi="Times New Roman" w:cs="Times New Roman"/>
            <w:color w:val="000000" w:themeColor="text1"/>
            <w:rPrChange w:id="2265" w:author="chao zhang" w:date="2026-03-31T20:58:00Z">
              <w:rPr>
                <w:rFonts w:ascii="Cambria Math" w:hAnsi="Cambria Math" w:cs="Times New Roman"/>
                <w:color w:val="000000" w:themeColor="text1"/>
              </w:rPr>
            </w:rPrChange>
          </w:rPr>
          <m:t>±7</m:t>
        </m:r>
        <m:r>
          <w:del w:id="2266" w:author="chao zhang" w:date="2026-05-01T21:58:00Z">
            <m:rPr>
              <m:nor/>
            </m:rPr>
            <w:rPr>
              <w:rFonts w:ascii="Times New Roman" w:hAnsi="Times New Roman" w:cs="Times New Roman"/>
              <w:color w:val="000000" w:themeColor="text1"/>
              <w:rPrChange w:id="2267" w:author="chao zhang" w:date="2026-03-31T20:58:00Z">
                <w:rPr>
                  <w:rFonts w:ascii="Cambria Math" w:hAnsi="Cambria Math" w:cs="Times New Roman"/>
                  <w:color w:val="000000" w:themeColor="text1"/>
                </w:rPr>
              </w:rPrChange>
            </w:rPr>
            <m:t>.2</m:t>
          </w:del>
        </m:r>
        <m:r>
          <w:del w:id="2268" w:author="chao zhang" w:date="2026-03-31T20:58:00Z">
            <m:rPr>
              <m:nor/>
            </m:rPr>
            <w:rPr>
              <w:rFonts w:ascii="Times New Roman" w:hAnsi="Times New Roman" w:cs="Times New Roman"/>
              <w:color w:val="000000" w:themeColor="text1"/>
              <w:rPrChange w:id="2269" w:author="chao zhang" w:date="2026-03-31T20:58:00Z">
                <w:rPr>
                  <w:rFonts w:ascii="Cambria Math" w:hAnsi="Cambria Math" w:cs="Times New Roman"/>
                  <w:color w:val="000000" w:themeColor="text1"/>
                </w:rPr>
              </w:rPrChange>
            </w:rPr>
            <m:t>1</m:t>
          </w:del>
        </m:r>
      </m:oMath>
      <w:r w:rsidRPr="00ED2D36">
        <w:rPr>
          <w:rFonts w:ascii="Times New Roman" w:hAnsi="Times New Roman" w:cs="Times New Roman"/>
          <w:color w:val="000000" w:themeColor="text1"/>
        </w:rPr>
        <w:t xml:space="preserve">, and an overshoot rate of </w:t>
      </w:r>
      <w:del w:id="2270" w:author="chao zhang" w:date="2026-03-31T20:58:00Z">
        <w:r w:rsidRPr="00ED2D36" w:rsidDel="003845C5">
          <w:rPr>
            <w:rFonts w:ascii="Times New Roman" w:hAnsi="Times New Roman" w:cs="Times New Roman"/>
            <w:color w:val="000000" w:themeColor="text1"/>
          </w:rPr>
          <w:delText>28.67</w:delText>
        </w:r>
      </w:del>
      <w:ins w:id="2271" w:author="chao zhang" w:date="2026-03-31T20:58:00Z">
        <w:r w:rsidR="003845C5">
          <w:rPr>
            <w:rFonts w:ascii="Times New Roman" w:hAnsi="Times New Roman" w:cs="Times New Roman" w:hint="eastAsia"/>
            <w:color w:val="000000" w:themeColor="text1"/>
          </w:rPr>
          <w:t>31.4</w:t>
        </w:r>
      </w:ins>
      <w:r w:rsidRPr="00ED2D36">
        <w:rPr>
          <w:rFonts w:ascii="Times New Roman" w:hAnsi="Times New Roman" w:cs="Times New Roman"/>
          <w:color w:val="000000" w:themeColor="text1"/>
        </w:rPr>
        <w:t xml:space="preserve">%, performing comparably to imitation learning and better than the Bayesian controller in </w:t>
      </w:r>
      <w:ins w:id="2272" w:author="chao zhang" w:date="2026-05-05T19:11:00Z">
        <w:r w:rsidR="00B40C3F" w:rsidRPr="00B40C3F">
          <w:rPr>
            <w:rFonts w:ascii="Times New Roman" w:hAnsi="Times New Roman" w:cs="Times New Roman"/>
            <w:color w:val="000000" w:themeColor="text1"/>
          </w:rPr>
          <w:t>computational efficiency</w:t>
        </w:r>
      </w:ins>
      <w:ins w:id="2273" w:author="chao zhang" w:date="2026-05-05T19:12:00Z">
        <w:r w:rsidR="00B40C3F">
          <w:rPr>
            <w:rFonts w:ascii="Times New Roman" w:hAnsi="Times New Roman" w:cs="Times New Roman" w:hint="eastAsia"/>
            <w:color w:val="000000" w:themeColor="text1"/>
          </w:rPr>
          <w:t xml:space="preserve"> </w:t>
        </w:r>
        <w:r w:rsidR="00B40C3F" w:rsidRPr="00B40C3F">
          <w:rPr>
            <w:rFonts w:ascii="Times New Roman" w:hAnsi="Times New Roman" w:cs="Times New Roman"/>
            <w:color w:val="000000" w:themeColor="text1"/>
          </w:rPr>
          <w:t>during deployment</w:t>
        </w:r>
      </w:ins>
      <w:del w:id="2274" w:author="chao zhang" w:date="2026-05-05T19:11:00Z">
        <w:r w:rsidRPr="00ED2D36" w:rsidDel="00B40C3F">
          <w:rPr>
            <w:rFonts w:ascii="Times New Roman" w:hAnsi="Times New Roman" w:cs="Times New Roman"/>
            <w:color w:val="000000" w:themeColor="text1"/>
          </w:rPr>
          <w:delText>efficiency</w:delText>
        </w:r>
      </w:del>
      <w:r w:rsidRPr="00ED2D36">
        <w:rPr>
          <w:rFonts w:ascii="Times New Roman" w:hAnsi="Times New Roman" w:cs="Times New Roman"/>
          <w:color w:val="000000" w:themeColor="text1"/>
        </w:rPr>
        <w:t>. These results indicate that reinforcement learning preserves the strong baseline behavior learned from imitation while further improving control efficiency through direct optimization of task-level reward.</w:t>
      </w:r>
      <w:bookmarkEnd w:id="1318"/>
      <w:bookmarkEnd w:id="2242"/>
    </w:p>
    <w:p w14:paraId="0F224FA1" w14:textId="3E3BAA6F" w:rsidR="000F2E82" w:rsidRPr="00ED2D36" w:rsidRDefault="000F2E82" w:rsidP="00397965">
      <w:pPr>
        <w:pStyle w:val="a3"/>
        <w:spacing w:line="360" w:lineRule="auto"/>
        <w:jc w:val="both"/>
        <w:rPr>
          <w:rFonts w:ascii="Times New Roman" w:hAnsi="Times New Roman" w:cs="Times New Roman"/>
          <w:color w:val="000000" w:themeColor="text1"/>
        </w:rPr>
      </w:pPr>
      <w:commentRangeStart w:id="2275"/>
      <w:ins w:id="2276" w:author="Yibin Jiang" w:date="2026-03-21T12:39:00Z">
        <w:r w:rsidRPr="00ED2D36">
          <w:rPr>
            <w:rFonts w:ascii="Times New Roman" w:hAnsi="Times New Roman" w:cs="Times New Roman"/>
            <w:color w:val="000000" w:themeColor="text1"/>
          </w:rPr>
          <w:t>The raw code for the machine learning process is avai</w:t>
        </w:r>
        <w:r w:rsidR="0040133A" w:rsidRPr="00ED2D36">
          <w:rPr>
            <w:rFonts w:ascii="Times New Roman" w:hAnsi="Times New Roman" w:cs="Times New Roman"/>
            <w:color w:val="000000" w:themeColor="text1"/>
          </w:rPr>
          <w:t>l</w:t>
        </w:r>
        <w:r w:rsidRPr="00ED2D36">
          <w:rPr>
            <w:rFonts w:ascii="Times New Roman" w:hAnsi="Times New Roman" w:cs="Times New Roman"/>
            <w:color w:val="000000" w:themeColor="text1"/>
          </w:rPr>
          <w:t>able at Git</w:t>
        </w:r>
        <w:r w:rsidR="0040133A" w:rsidRPr="00ED2D36">
          <w:rPr>
            <w:rFonts w:ascii="Times New Roman" w:hAnsi="Times New Roman" w:cs="Times New Roman"/>
            <w:color w:val="000000" w:themeColor="text1"/>
          </w:rPr>
          <w:t>H</w:t>
        </w:r>
        <w:r w:rsidRPr="00ED2D36">
          <w:rPr>
            <w:rFonts w:ascii="Times New Roman" w:hAnsi="Times New Roman" w:cs="Times New Roman"/>
            <w:color w:val="000000" w:themeColor="text1"/>
          </w:rPr>
          <w:t xml:space="preserve">ub </w:t>
        </w:r>
      </w:ins>
      <w:ins w:id="2277" w:author="chao zhang" w:date="2026-03-28T09:45:00Z">
        <w:r w:rsidR="007D318A" w:rsidRPr="007D318A">
          <w:rPr>
            <w:rFonts w:ascii="Times New Roman" w:hAnsi="Times New Roman" w:cs="Times New Roman"/>
            <w:color w:val="000000" w:themeColor="text1"/>
          </w:rPr>
          <w:t>https://github.com/Wang-Group/pH-Titration</w:t>
        </w:r>
      </w:ins>
      <w:ins w:id="2278" w:author="SYLZ" w:date="2026-03-27T14:34:00Z">
        <w:del w:id="2279" w:author="chao zhang" w:date="2026-03-28T09:45:00Z">
          <w:r w:rsidR="00F36469" w:rsidRPr="00F36469" w:rsidDel="007D318A">
            <w:rPr>
              <w:rFonts w:ascii="Times New Roman" w:hAnsi="Times New Roman" w:cs="Times New Roman"/>
              <w:color w:val="000000" w:themeColor="text1"/>
            </w:rPr>
            <w:delText>https://github.com/SYLZ777/phB.git</w:delText>
          </w:r>
        </w:del>
      </w:ins>
      <w:ins w:id="2280" w:author="SYLZ" w:date="2026-03-27T10:23:00Z">
        <w:del w:id="2281" w:author="chao zhang" w:date="2026-03-28T09:45:00Z">
          <w:r w:rsidR="008E3771" w:rsidRPr="00ED2D36" w:rsidDel="007D318A">
            <w:rPr>
              <w:rFonts w:ascii="Times New Roman" w:hAnsi="Times New Roman" w:cs="Times New Roman"/>
              <w:color w:val="000000" w:themeColor="text1"/>
            </w:rPr>
            <w:delText xml:space="preserve"> </w:delText>
          </w:r>
        </w:del>
      </w:ins>
      <w:ins w:id="2282" w:author="Yibin Jiang" w:date="2026-03-21T12:39:00Z">
        <w:del w:id="2283" w:author="SYLZ" w:date="2026-03-27T10:23:00Z">
          <w:r w:rsidRPr="00ED2D36" w:rsidDel="008E3771">
            <w:rPr>
              <w:rFonts w:ascii="Times New Roman" w:hAnsi="Times New Roman" w:cs="Times New Roman"/>
              <w:color w:val="000000" w:themeColor="text1"/>
            </w:rPr>
            <w:delText>[XXX]</w:delText>
          </w:r>
        </w:del>
        <w:r w:rsidRPr="00ED2D36">
          <w:rPr>
            <w:rFonts w:ascii="Times New Roman" w:hAnsi="Times New Roman" w:cs="Times New Roman"/>
            <w:color w:val="000000" w:themeColor="text1"/>
          </w:rPr>
          <w:t>.</w:t>
        </w:r>
        <w:commentRangeEnd w:id="2275"/>
        <w:r w:rsidR="00CC2238" w:rsidRPr="00ED2D36">
          <w:rPr>
            <w:rStyle w:val="a5"/>
            <w:rFonts w:ascii="Times New Roman" w:eastAsia="Times New Roman" w:hAnsi="Times New Roman" w:cs="Times New Roman"/>
            <w:kern w:val="2"/>
            <w14:ligatures w14:val="standardContextual"/>
          </w:rPr>
          <w:commentReference w:id="2275"/>
        </w:r>
      </w:ins>
    </w:p>
    <w:p w14:paraId="65FA7420" w14:textId="1B27320C" w:rsidR="00786B96" w:rsidRPr="008B595B" w:rsidDel="00585BEC" w:rsidRDefault="00585BEC">
      <w:pPr>
        <w:spacing w:line="360" w:lineRule="auto"/>
        <w:jc w:val="both"/>
        <w:rPr>
          <w:del w:id="2284" w:author="SYLZ" w:date="2026-03-27T10:20:00Z"/>
          <w:rFonts w:eastAsiaTheme="minorEastAsia"/>
          <w:b/>
          <w:bCs/>
          <w:sz w:val="24"/>
          <w:rPrChange w:id="2285" w:author="Yibin Jiang" w:date="2026-03-27T13:35:00Z">
            <w:rPr>
              <w:del w:id="2286" w:author="SYLZ" w:date="2026-03-27T10:20:00Z"/>
              <w:rFonts w:eastAsiaTheme="minorEastAsia"/>
              <w:sz w:val="24"/>
            </w:rPr>
          </w:rPrChange>
        </w:rPr>
        <w:pPrChange w:id="2287" w:author="SYLZ" w:date="2026-03-27T10:39:00Z">
          <w:pPr>
            <w:spacing w:line="480" w:lineRule="auto"/>
            <w:jc w:val="both"/>
          </w:pPr>
        </w:pPrChange>
      </w:pPr>
      <w:ins w:id="2288" w:author="SYLZ" w:date="2026-03-27T10:20:00Z">
        <w:r w:rsidRPr="008B595B">
          <w:rPr>
            <w:rFonts w:eastAsiaTheme="minorEastAsia"/>
            <w:b/>
            <w:bCs/>
            <w:sz w:val="24"/>
            <w:rPrChange w:id="2289" w:author="Yibin Jiang" w:date="2026-03-27T13:35:00Z">
              <w:rPr>
                <w:rFonts w:eastAsiaTheme="minorEastAsia"/>
                <w:sz w:val="24"/>
              </w:rPr>
            </w:rPrChange>
          </w:rPr>
          <w:t>Reference</w:t>
        </w:r>
      </w:ins>
    </w:p>
    <w:p w14:paraId="5CCD898B" w14:textId="77777777" w:rsidR="00585BEC" w:rsidRPr="00ED2D36" w:rsidDel="00C14253" w:rsidRDefault="00585BEC">
      <w:pPr>
        <w:suppressAutoHyphens/>
        <w:adjustRightInd w:val="0"/>
        <w:spacing w:line="360" w:lineRule="auto"/>
        <w:jc w:val="both"/>
        <w:rPr>
          <w:ins w:id="2290" w:author="SYLZ" w:date="2026-03-27T10:21:00Z"/>
          <w:del w:id="2291" w:author="chao zhang" w:date="2026-04-01T15:10:00Z"/>
          <w:rFonts w:eastAsiaTheme="minorEastAsia"/>
          <w:sz w:val="24"/>
        </w:rPr>
        <w:pPrChange w:id="2292" w:author="SYLZ" w:date="2026-03-27T10:39:00Z">
          <w:pPr>
            <w:suppressAutoHyphens/>
            <w:adjustRightInd w:val="0"/>
            <w:spacing w:line="480" w:lineRule="auto"/>
            <w:jc w:val="both"/>
          </w:pPr>
        </w:pPrChange>
      </w:pPr>
    </w:p>
    <w:p w14:paraId="1D1FB530" w14:textId="6F6ABD71" w:rsidR="00585BEC" w:rsidRPr="00ED2D36" w:rsidDel="00FD3442" w:rsidRDefault="00585BEC">
      <w:pPr>
        <w:spacing w:line="360" w:lineRule="auto"/>
        <w:jc w:val="both"/>
        <w:rPr>
          <w:ins w:id="2293" w:author="SYLZ" w:date="2026-03-27T10:20:00Z"/>
          <w:del w:id="2294" w:author="chao zhang" w:date="2026-04-01T15:08:00Z"/>
          <w:rFonts w:eastAsiaTheme="minorEastAsia"/>
          <w:sz w:val="24"/>
        </w:rPr>
        <w:pPrChange w:id="2295" w:author="SYLZ" w:date="2026-03-27T10:39:00Z">
          <w:pPr>
            <w:spacing w:line="480" w:lineRule="auto"/>
            <w:jc w:val="both"/>
          </w:pPr>
        </w:pPrChange>
      </w:pPr>
      <w:ins w:id="2296" w:author="SYLZ" w:date="2026-03-27T10:21:00Z">
        <w:del w:id="2297" w:author="chao zhang" w:date="2026-04-01T15:08:00Z">
          <w:r w:rsidRPr="00ED2D36" w:rsidDel="00FD3442">
            <w:rPr>
              <w:rFonts w:eastAsiaTheme="minorEastAsia"/>
              <w:sz w:val="24"/>
            </w:rPr>
            <w:delText>[1] Williams, R.J. Simple statistical gradient-following algorithms for connectionist reinforcement learning. </w:delText>
          </w:r>
          <w:r w:rsidRPr="00ED2D36" w:rsidDel="00FD3442">
            <w:rPr>
              <w:rFonts w:eastAsiaTheme="minorEastAsia"/>
              <w:i/>
              <w:iCs/>
              <w:sz w:val="24"/>
            </w:rPr>
            <w:delText>Mach</w:delText>
          </w:r>
        </w:del>
      </w:ins>
      <w:ins w:id="2298" w:author="SYLZ" w:date="2026-03-27T10:39:00Z">
        <w:del w:id="2299" w:author="chao zhang" w:date="2026-04-01T15:08:00Z">
          <w:r w:rsidR="00397965" w:rsidRPr="00ED2D36" w:rsidDel="00FD3442">
            <w:rPr>
              <w:rFonts w:eastAsiaTheme="minorEastAsia"/>
              <w:i/>
              <w:iCs/>
              <w:sz w:val="24"/>
            </w:rPr>
            <w:delText xml:space="preserve"> </w:delText>
          </w:r>
        </w:del>
      </w:ins>
      <w:ins w:id="2300" w:author="SYLZ" w:date="2026-03-27T10:21:00Z">
        <w:del w:id="2301" w:author="chao zhang" w:date="2026-04-01T15:08:00Z">
          <w:r w:rsidRPr="00ED2D36" w:rsidDel="00FD3442">
            <w:rPr>
              <w:rFonts w:eastAsiaTheme="minorEastAsia"/>
              <w:i/>
              <w:iCs/>
              <w:sz w:val="24"/>
            </w:rPr>
            <w:delText>Learn</w:delText>
          </w:r>
        </w:del>
      </w:ins>
      <w:ins w:id="2302" w:author="SYLZ" w:date="2026-03-27T10:54:00Z">
        <w:del w:id="2303" w:author="chao zhang" w:date="2026-04-01T15:08:00Z">
          <w:r w:rsidR="00F51791" w:rsidRPr="00ED2D36" w:rsidDel="00FD3442">
            <w:rPr>
              <w:rFonts w:eastAsiaTheme="minorEastAsia"/>
              <w:sz w:val="24"/>
            </w:rPr>
            <w:delText xml:space="preserve"> </w:delText>
          </w:r>
        </w:del>
      </w:ins>
      <w:ins w:id="2304" w:author="SYLZ" w:date="2026-03-27T10:21:00Z">
        <w:del w:id="2305" w:author="chao zhang" w:date="2026-04-01T15:08:00Z">
          <w:r w:rsidRPr="00ED2D36" w:rsidDel="00FD3442">
            <w:rPr>
              <w:rFonts w:eastAsiaTheme="minorEastAsia"/>
              <w:b/>
              <w:bCs/>
              <w:sz w:val="24"/>
            </w:rPr>
            <w:delText>8</w:delText>
          </w:r>
          <w:r w:rsidRPr="00ED2D36" w:rsidDel="00FD3442">
            <w:rPr>
              <w:rFonts w:eastAsiaTheme="minorEastAsia"/>
              <w:sz w:val="24"/>
            </w:rPr>
            <w:delText>, 229–256 (1992). https://doi.org/10.1007/BF00992696</w:delText>
          </w:r>
        </w:del>
      </w:ins>
    </w:p>
    <w:p w14:paraId="6D1F8976" w14:textId="77777777" w:rsidR="00FD3442" w:rsidDel="00C14253" w:rsidRDefault="00FD3442">
      <w:pPr>
        <w:suppressAutoHyphens/>
        <w:adjustRightInd w:val="0"/>
        <w:spacing w:line="360" w:lineRule="auto"/>
        <w:jc w:val="both"/>
        <w:rPr>
          <w:del w:id="2306" w:author="chao zhang" w:date="2026-04-01T15:10:00Z"/>
          <w:rFonts w:eastAsiaTheme="minorEastAsia"/>
          <w:w w:val="108"/>
          <w:sz w:val="24"/>
          <w:lang w:val="en-GB"/>
        </w:rPr>
      </w:pPr>
    </w:p>
    <w:p w14:paraId="2F22535B" w14:textId="77777777" w:rsidR="00FD3442" w:rsidRDefault="00FD3442">
      <w:pPr>
        <w:suppressAutoHyphens/>
        <w:adjustRightInd w:val="0"/>
        <w:spacing w:line="360" w:lineRule="auto"/>
        <w:jc w:val="both"/>
        <w:rPr>
          <w:rFonts w:eastAsiaTheme="minorEastAsia"/>
          <w:w w:val="108"/>
          <w:sz w:val="24"/>
          <w:lang w:val="en-GB"/>
        </w:rPr>
      </w:pPr>
    </w:p>
    <w:p w14:paraId="0C117AEC" w14:textId="77777777" w:rsidR="00FD3442" w:rsidRPr="00FD3442" w:rsidRDefault="00FD3442" w:rsidP="00FD3442">
      <w:pPr>
        <w:pStyle w:val="EndNoteBibliography"/>
        <w:ind w:left="720" w:hanging="720"/>
      </w:pPr>
      <w:r>
        <w:rPr>
          <w:rFonts w:eastAsiaTheme="minorEastAsia"/>
          <w:w w:val="108"/>
          <w:sz w:val="24"/>
          <w:lang w:val="en-GB"/>
        </w:rPr>
        <w:fldChar w:fldCharType="begin"/>
      </w:r>
      <w:r>
        <w:rPr>
          <w:rFonts w:eastAsiaTheme="minorEastAsia"/>
          <w:w w:val="108"/>
          <w:sz w:val="24"/>
          <w:lang w:val="en-GB"/>
        </w:rPr>
        <w:instrText xml:space="preserve"> ADDIN EN.REFLIST </w:instrText>
      </w:r>
      <w:r>
        <w:rPr>
          <w:rFonts w:eastAsiaTheme="minorEastAsia"/>
          <w:w w:val="108"/>
          <w:sz w:val="24"/>
          <w:lang w:val="en-GB"/>
        </w:rPr>
        <w:fldChar w:fldCharType="separate"/>
      </w:r>
      <w:r w:rsidRPr="00FD3442">
        <w:t>1.</w:t>
      </w:r>
      <w:r w:rsidRPr="00FD3442">
        <w:tab/>
        <w:t>R. J. Williams, Machine Learning, 1992, 8, 229–256.</w:t>
      </w:r>
    </w:p>
    <w:p w14:paraId="43405068" w14:textId="2EA85D56" w:rsidR="000B220A" w:rsidRPr="00ED2D36" w:rsidRDefault="00FD3442">
      <w:pPr>
        <w:suppressAutoHyphens/>
        <w:adjustRightInd w:val="0"/>
        <w:spacing w:line="360" w:lineRule="auto"/>
        <w:jc w:val="both"/>
        <w:rPr>
          <w:rFonts w:eastAsiaTheme="minorEastAsia"/>
          <w:w w:val="108"/>
          <w:sz w:val="24"/>
          <w:lang w:val="en-GB"/>
        </w:rPr>
        <w:pPrChange w:id="2307" w:author="SYLZ" w:date="2026-03-27T10:39:00Z">
          <w:pPr>
            <w:suppressAutoHyphens/>
            <w:adjustRightInd w:val="0"/>
            <w:spacing w:line="480" w:lineRule="auto"/>
            <w:ind w:firstLineChars="200" w:firstLine="518"/>
            <w:jc w:val="both"/>
          </w:pPr>
        </w:pPrChange>
      </w:pPr>
      <w:r>
        <w:rPr>
          <w:rFonts w:eastAsiaTheme="minorEastAsia"/>
          <w:w w:val="108"/>
          <w:sz w:val="24"/>
          <w:lang w:val="en-GB"/>
        </w:rPr>
        <w:fldChar w:fldCharType="end"/>
      </w:r>
    </w:p>
    <w:sectPr w:rsidR="000B220A" w:rsidRPr="00ED2D36">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917" w:author="yibin" w:date="2026-02-13T09:49:00Z" w:initials="y">
    <w:p w14:paraId="0BF8D35C" w14:textId="77777777" w:rsidR="000B220A" w:rsidRPr="00D66E3D" w:rsidRDefault="00155E69">
      <w:pPr>
        <w:pStyle w:val="a6"/>
      </w:pPr>
      <w:r w:rsidRPr="00D66E3D">
        <w:annotationRef/>
      </w:r>
    </w:p>
  </w:comment>
  <w:comment w:id="918" w:author="yibin" w:date="2026-02-13T09:50:00Z" w:initials="y">
    <w:p w14:paraId="6EE43446" w14:textId="77777777" w:rsidR="000B220A" w:rsidRPr="00D66E3D" w:rsidRDefault="00155E69">
      <w:pPr>
        <w:pStyle w:val="a6"/>
        <w:rPr>
          <w:rFonts w:eastAsia="宋体"/>
        </w:rPr>
      </w:pPr>
      <w:r w:rsidRPr="00D66E3D">
        <w:rPr>
          <w:rFonts w:eastAsia="宋体" w:hint="eastAsia"/>
        </w:rPr>
        <w:t xml:space="preserve">The right panel is not correct: 10 flush water (3*mL) is not a correct expression. Correct </w:t>
      </w:r>
      <w:proofErr w:type="spellStart"/>
      <w:r w:rsidRPr="00D66E3D">
        <w:rPr>
          <w:rFonts w:eastAsia="宋体" w:hint="eastAsia"/>
        </w:rPr>
        <w:t>evey</w:t>
      </w:r>
      <w:proofErr w:type="spellEnd"/>
      <w:r w:rsidRPr="00D66E3D">
        <w:rPr>
          <w:rFonts w:eastAsia="宋体" w:hint="eastAsia"/>
        </w:rPr>
        <w:t xml:space="preserve"> </w:t>
      </w:r>
      <w:proofErr w:type="spellStart"/>
      <w:r w:rsidRPr="00D66E3D">
        <w:rPr>
          <w:rFonts w:eastAsia="宋体" w:hint="eastAsia"/>
        </w:rPr>
        <w:t>expressino</w:t>
      </w:r>
      <w:proofErr w:type="spellEnd"/>
      <w:r w:rsidRPr="00D66E3D">
        <w:rPr>
          <w:rFonts w:eastAsia="宋体" w:hint="eastAsia"/>
        </w:rPr>
        <w:t xml:space="preserve"> in the right panel. </w:t>
      </w:r>
    </w:p>
  </w:comment>
  <w:comment w:id="919" w:author="yibin" w:date="2026-02-13T09:49:00Z" w:initials="y">
    <w:p w14:paraId="509491FB" w14:textId="77777777" w:rsidR="000B220A" w:rsidRPr="00D66E3D" w:rsidRDefault="00155E69">
      <w:pPr>
        <w:pStyle w:val="a6"/>
      </w:pPr>
      <w:r w:rsidRPr="00D66E3D">
        <w:annotationRef/>
      </w:r>
    </w:p>
  </w:comment>
  <w:comment w:id="1053" w:author="yibin" w:date="2026-02-13T09:59:00Z" w:initials="y">
    <w:p w14:paraId="48668BD1" w14:textId="77777777" w:rsidR="000B220A" w:rsidRPr="00D66E3D" w:rsidRDefault="00155E69">
      <w:pPr>
        <w:pStyle w:val="a6"/>
        <w:rPr>
          <w:rFonts w:eastAsia="宋体"/>
        </w:rPr>
      </w:pPr>
      <w:r w:rsidRPr="00D66E3D">
        <w:rPr>
          <w:rFonts w:eastAsia="宋体" w:hint="eastAsia"/>
        </w:rPr>
        <w:t>Not clear at all: rephrase the expression.</w:t>
      </w:r>
    </w:p>
  </w:comment>
  <w:comment w:id="1125" w:author="chao zhang" w:date="2025-12-22T21:44:00Z" w:initials="">
    <w:p w14:paraId="3DACCFDD" w14:textId="77777777" w:rsidR="000B220A" w:rsidRPr="00D66E3D" w:rsidRDefault="00155E69">
      <w:pPr>
        <w:pStyle w:val="a6"/>
        <w:rPr>
          <w:rFonts w:eastAsiaTheme="minorEastAsia"/>
        </w:rPr>
      </w:pPr>
      <w:r w:rsidRPr="00D66E3D">
        <w:rPr>
          <w:rFonts w:asciiTheme="minorEastAsia" w:eastAsiaTheme="minorEastAsia" w:hAnsiTheme="minorEastAsia" w:hint="eastAsia"/>
        </w:rPr>
        <w:t>Recently added</w:t>
      </w:r>
    </w:p>
  </w:comment>
  <w:comment w:id="1129" w:author="Yibin Jiang [2]" w:date="2025-10-04T16:03:00Z" w:initials="YJ">
    <w:p w14:paraId="08B9076B" w14:textId="77777777" w:rsidR="000B220A" w:rsidRPr="00D66E3D" w:rsidRDefault="00155E69">
      <w:pPr>
        <w:pStyle w:val="a6"/>
        <w:rPr>
          <w:rFonts w:eastAsiaTheme="minorEastAsia"/>
        </w:rPr>
      </w:pPr>
      <w:r w:rsidRPr="00D66E3D">
        <w:rPr>
          <w:rFonts w:eastAsiaTheme="minorEastAsia" w:hint="eastAsia"/>
        </w:rPr>
        <w:t>M</w:t>
      </w:r>
      <w:r w:rsidRPr="00D66E3D">
        <w:rPr>
          <w:rFonts w:eastAsiaTheme="minorEastAsia"/>
        </w:rPr>
        <w:t xml:space="preserve">aybe the experiment order would be changed and should be consistent with that in the manuscript. </w:t>
      </w:r>
    </w:p>
  </w:comment>
  <w:comment w:id="1138" w:author="Yibin Jiang [2]" w:date="2025-10-04T16:04:00Z" w:initials="YJ">
    <w:p w14:paraId="64F907D5" w14:textId="77777777" w:rsidR="000B220A" w:rsidRPr="00D66E3D" w:rsidRDefault="00155E69">
      <w:pPr>
        <w:pStyle w:val="a6"/>
        <w:rPr>
          <w:rFonts w:eastAsiaTheme="minorEastAsia"/>
        </w:rPr>
      </w:pPr>
      <w:r w:rsidRPr="00D66E3D">
        <w:rPr>
          <w:rFonts w:eastAsiaTheme="minorEastAsia" w:hint="eastAsia"/>
        </w:rPr>
        <w:t>Y</w:t>
      </w:r>
      <w:r w:rsidRPr="00D66E3D">
        <w:rPr>
          <w:rFonts w:eastAsiaTheme="minorEastAsia"/>
        </w:rPr>
        <w:t>ou can simply say ultrapure water. This statement is not valid.</w:t>
      </w:r>
    </w:p>
  </w:comment>
  <w:comment w:id="1141" w:author="Yibin Jiang [2]" w:date="2025-10-04T16:05:00Z" w:initials="YJ">
    <w:p w14:paraId="70C63A04" w14:textId="77777777" w:rsidR="000B220A" w:rsidRPr="00D66E3D" w:rsidRDefault="00155E69">
      <w:pPr>
        <w:pStyle w:val="a6"/>
        <w:rPr>
          <w:rFonts w:eastAsiaTheme="minorEastAsia"/>
        </w:rPr>
      </w:pPr>
      <w:r w:rsidRPr="00D66E3D">
        <w:rPr>
          <w:rFonts w:eastAsiaTheme="minorEastAsia"/>
        </w:rPr>
        <w:t>How long is it? Varied from 5 s to 20 s?</w:t>
      </w:r>
    </w:p>
  </w:comment>
  <w:comment w:id="1681" w:author="Yibin Jiang" w:date="2026-03-19T18:59:00Z" w:initials="YJ">
    <w:p w14:paraId="0EF1CEAB" w14:textId="0921918D" w:rsidR="007E6C6F" w:rsidRPr="00D66E3D" w:rsidRDefault="007E6C6F">
      <w:pPr>
        <w:pStyle w:val="a6"/>
        <w:rPr>
          <w:rFonts w:eastAsiaTheme="minorEastAsia"/>
        </w:rPr>
      </w:pPr>
      <w:r w:rsidRPr="00D66E3D">
        <w:rPr>
          <w:rStyle w:val="a5"/>
        </w:rPr>
        <w:annotationRef/>
      </w:r>
      <w:proofErr w:type="spellStart"/>
      <w:r w:rsidRPr="00D66E3D">
        <w:rPr>
          <w:rFonts w:eastAsiaTheme="minorEastAsia" w:hint="eastAsia"/>
        </w:rPr>
        <w:t>Paritcle</w:t>
      </w:r>
      <w:proofErr w:type="spellEnd"/>
      <w:r w:rsidRPr="00D66E3D">
        <w:rPr>
          <w:rFonts w:eastAsiaTheme="minorEastAsia" w:hint="eastAsia"/>
        </w:rPr>
        <w:t xml:space="preserve"> is not a formal expression and </w:t>
      </w:r>
      <w:r w:rsidRPr="00D66E3D">
        <w:rPr>
          <w:rFonts w:eastAsiaTheme="minorEastAsia"/>
        </w:rPr>
        <w:t>can</w:t>
      </w:r>
      <w:r w:rsidRPr="00D66E3D">
        <w:rPr>
          <w:rFonts w:eastAsiaTheme="minorEastAsia" w:hint="eastAsia"/>
        </w:rPr>
        <w:t xml:space="preserve"> be confusing</w:t>
      </w:r>
    </w:p>
  </w:comment>
  <w:comment w:id="1682" w:author="SYLZ" w:date="2026-03-27T14:17:00Z" w:initials="S">
    <w:p w14:paraId="54054A48" w14:textId="28DAA5AA" w:rsidR="00390B1A" w:rsidRPr="00390B1A" w:rsidRDefault="00390B1A">
      <w:pPr>
        <w:pStyle w:val="a6"/>
        <w:rPr>
          <w:rFonts w:eastAsiaTheme="minorEastAsia"/>
        </w:rPr>
      </w:pPr>
      <w:r>
        <w:rPr>
          <w:rStyle w:val="a5"/>
        </w:rPr>
        <w:annotationRef/>
      </w:r>
      <w:r>
        <w:rPr>
          <w:rFonts w:eastAsiaTheme="minorEastAsia" w:hint="eastAsia"/>
        </w:rPr>
        <w:t>now</w:t>
      </w:r>
      <w:r w:rsidRPr="00390B1A">
        <w:rPr>
          <w:rFonts w:eastAsiaTheme="minorEastAsia"/>
        </w:rPr>
        <w:t xml:space="preserve"> use "parameter vector" in place of "particle".</w:t>
      </w:r>
    </w:p>
  </w:comment>
  <w:comment w:id="1683" w:author="SYLZ" w:date="2026-03-27T14:19:00Z" w:initials="S">
    <w:p w14:paraId="2F43C34A" w14:textId="55A7ADCC" w:rsidR="00390B1A" w:rsidRPr="00390B1A" w:rsidRDefault="00390B1A">
      <w:pPr>
        <w:pStyle w:val="a6"/>
      </w:pPr>
      <w:r>
        <w:rPr>
          <w:rStyle w:val="a5"/>
        </w:rPr>
        <w:annotationRef/>
      </w:r>
    </w:p>
  </w:comment>
  <w:comment w:id="1686" w:author="Yibin Jiang" w:date="2026-02-13T20:58:00Z" w:initials="YJ">
    <w:p w14:paraId="7EDB7E57" w14:textId="77777777" w:rsidR="00786B96" w:rsidRPr="00D66E3D" w:rsidRDefault="00786B96" w:rsidP="00786B96">
      <w:pPr>
        <w:pStyle w:val="a6"/>
        <w:rPr>
          <w:rFonts w:eastAsiaTheme="minorEastAsia"/>
        </w:rPr>
      </w:pPr>
      <w:r w:rsidRPr="00D66E3D">
        <w:rPr>
          <w:rStyle w:val="a5"/>
        </w:rPr>
        <w:annotationRef/>
      </w:r>
      <w:r w:rsidRPr="00D66E3D">
        <w:rPr>
          <w:rFonts w:eastAsiaTheme="minorEastAsia" w:hint="eastAsia"/>
        </w:rPr>
        <w:t xml:space="preserve">Double </w:t>
      </w:r>
      <w:r w:rsidRPr="00D66E3D">
        <w:rPr>
          <w:rFonts w:eastAsiaTheme="minorEastAsia"/>
        </w:rPr>
        <w:t>check</w:t>
      </w:r>
      <w:r w:rsidRPr="00D66E3D">
        <w:rPr>
          <w:rFonts w:eastAsiaTheme="minorEastAsia" w:hint="eastAsia"/>
        </w:rPr>
        <w:t xml:space="preserve"> the meaning of </w:t>
      </w:r>
      <w:proofErr w:type="spellStart"/>
      <w:r w:rsidRPr="00D66E3D">
        <w:rPr>
          <w:rFonts w:eastAsiaTheme="minorEastAsia" w:hint="eastAsia"/>
        </w:rPr>
        <w:t>k</w:t>
      </w:r>
      <w:r w:rsidRPr="00D66E3D">
        <w:rPr>
          <w:rFonts w:eastAsiaTheme="minorEastAsia" w:hint="eastAsia"/>
          <w:vertAlign w:val="subscript"/>
        </w:rPr>
        <w:t>imax</w:t>
      </w:r>
      <w:proofErr w:type="spellEnd"/>
      <w:r w:rsidRPr="00D66E3D">
        <w:rPr>
          <w:rFonts w:eastAsiaTheme="minorEastAsia" w:hint="eastAsia"/>
        </w:rPr>
        <w:t>.</w:t>
      </w:r>
    </w:p>
  </w:comment>
  <w:comment w:id="1844" w:author="Yibin Jiang" w:date="2026-03-21T12:19:00Z" w:initials="YJ">
    <w:p w14:paraId="5A807CA1" w14:textId="0359F009" w:rsidR="00CE5D61" w:rsidRPr="00D66E3D" w:rsidRDefault="00CE5D61">
      <w:pPr>
        <w:pStyle w:val="a6"/>
        <w:rPr>
          <w:rFonts w:eastAsiaTheme="minorEastAsia"/>
        </w:rPr>
      </w:pPr>
      <w:r w:rsidRPr="00D66E3D">
        <w:rPr>
          <w:rStyle w:val="a5"/>
        </w:rPr>
        <w:annotationRef/>
      </w:r>
      <w:r w:rsidRPr="00D66E3D">
        <w:rPr>
          <w:rFonts w:eastAsiaTheme="minorEastAsia" w:hint="eastAsia"/>
        </w:rPr>
        <w:t>Double check this</w:t>
      </w:r>
    </w:p>
  </w:comment>
  <w:comment w:id="1950" w:author="Yibin Jiang" w:date="2026-03-21T11:39:00Z" w:initials="YJ">
    <w:p w14:paraId="4F1C7169" w14:textId="17FF7BC4" w:rsidR="000963F9" w:rsidRPr="00D66E3D" w:rsidRDefault="000963F9">
      <w:pPr>
        <w:pStyle w:val="a6"/>
        <w:rPr>
          <w:rFonts w:eastAsiaTheme="minorEastAsia"/>
        </w:rPr>
      </w:pPr>
      <w:r w:rsidRPr="00D66E3D">
        <w:rPr>
          <w:rStyle w:val="a5"/>
        </w:rPr>
        <w:annotationRef/>
      </w:r>
      <w:r w:rsidRPr="00D66E3D">
        <w:rPr>
          <w:rFonts w:eastAsiaTheme="minorEastAsia" w:hint="eastAsia"/>
        </w:rPr>
        <w:t>Fill it</w:t>
      </w:r>
    </w:p>
  </w:comment>
  <w:comment w:id="1963" w:author="Yibin Jiang" w:date="2026-02-13T21:05:00Z" w:initials="YJ">
    <w:p w14:paraId="458AD7E6" w14:textId="77777777" w:rsidR="00786B96" w:rsidRPr="00D66E3D" w:rsidRDefault="00786B96" w:rsidP="00786B96">
      <w:pPr>
        <w:pStyle w:val="a6"/>
        <w:rPr>
          <w:rFonts w:eastAsiaTheme="minorEastAsia"/>
        </w:rPr>
      </w:pPr>
      <w:r w:rsidRPr="00D66E3D">
        <w:rPr>
          <w:rStyle w:val="a5"/>
        </w:rPr>
        <w:annotationRef/>
      </w:r>
      <w:r w:rsidRPr="00D66E3D">
        <w:rPr>
          <w:rFonts w:eastAsiaTheme="minorEastAsia" w:hint="eastAsia"/>
        </w:rPr>
        <w:t>Do not understand what this is doing.</w:t>
      </w:r>
    </w:p>
  </w:comment>
  <w:comment w:id="2112" w:author="Yibin Jiang" w:date="2026-03-21T11:44:00Z" w:initials="YJ">
    <w:p w14:paraId="1D946AB5" w14:textId="2690C58D" w:rsidR="00D46036" w:rsidRPr="00D66E3D" w:rsidRDefault="00D46036">
      <w:pPr>
        <w:pStyle w:val="a6"/>
        <w:rPr>
          <w:rFonts w:eastAsiaTheme="minorEastAsia"/>
        </w:rPr>
      </w:pPr>
      <w:r w:rsidRPr="00D66E3D">
        <w:rPr>
          <w:rStyle w:val="a5"/>
        </w:rPr>
        <w:annotationRef/>
      </w:r>
      <w:r w:rsidRPr="00D66E3D">
        <w:rPr>
          <w:rFonts w:eastAsiaTheme="minorEastAsia" w:hint="eastAsia"/>
        </w:rPr>
        <w:t>Cite the paper</w:t>
      </w:r>
    </w:p>
  </w:comment>
  <w:comment w:id="2205" w:author="Yibin Jiang" w:date="2026-03-21T12:36:00Z" w:initials="YJ">
    <w:p w14:paraId="5659A34C" w14:textId="5188053F" w:rsidR="00FE5215" w:rsidRPr="00D66E3D" w:rsidRDefault="00FE5215">
      <w:pPr>
        <w:pStyle w:val="a6"/>
        <w:rPr>
          <w:rFonts w:eastAsiaTheme="minorEastAsia"/>
        </w:rPr>
      </w:pPr>
      <w:r w:rsidRPr="00D66E3D">
        <w:rPr>
          <w:rStyle w:val="a5"/>
        </w:rPr>
        <w:annotationRef/>
      </w:r>
      <m:oMath>
        <m:d>
          <m:dPr>
            <m:begChr m:val="|"/>
            <m:endChr m:val="|"/>
            <m:ctrlPr>
              <w:rPr>
                <w:rStyle w:val="RSCB03MathematicsGreeketcChar"/>
                <w:rFonts w:ascii="Cambria Math" w:eastAsiaTheme="minorEastAsia" w:hAnsi="Cambria Math"/>
                <w:i/>
                <w:sz w:val="24"/>
                <w:szCs w:val="24"/>
              </w:rPr>
            </m:ctrlPr>
          </m:dPr>
          <m:e>
            <m:sSub>
              <m:sSubPr>
                <m:ctrlPr>
                  <w:rPr>
                    <w:rStyle w:val="RSCB03MathematicsGreeketcChar"/>
                    <w:rFonts w:ascii="Cambria Math" w:eastAsiaTheme="minorEastAsia" w:hAnsi="Cambria Math"/>
                    <w:i/>
                    <w:sz w:val="24"/>
                    <w:szCs w:val="24"/>
                    <w:lang w:eastAsia="zh-CN"/>
                  </w:rPr>
                </m:ctrlPr>
              </m:sSubPr>
              <m:e>
                <m:r>
                  <w:rPr>
                    <w:rStyle w:val="RSCB03MathematicsGreeketcChar"/>
                    <w:rFonts w:ascii="Cambria Math" w:eastAsiaTheme="minorEastAsia" w:hAnsi="Cambria Math"/>
                    <w:sz w:val="24"/>
                    <w:szCs w:val="24"/>
                    <w:lang w:val="de-DE"/>
                  </w:rPr>
                  <m:t>e</m:t>
                </m:r>
              </m:e>
              <m:sub>
                <m:r>
                  <w:rPr>
                    <w:rStyle w:val="RSCB03MathematicsGreeketcChar"/>
                    <w:rFonts w:ascii="Cambria Math" w:eastAsiaTheme="minorEastAsia" w:hAnsi="Cambria Math"/>
                    <w:sz w:val="24"/>
                    <w:szCs w:val="24"/>
                    <w:lang w:val="de-DE"/>
                  </w:rPr>
                  <m:t>t</m:t>
                </m:r>
              </m:sub>
            </m:sSub>
          </m:e>
        </m:d>
        <m:r>
          <w:rPr>
            <w:rStyle w:val="RSCB03MathematicsGreeketcChar"/>
            <w:rFonts w:ascii="Cambria Math" w:eastAsiaTheme="minorEastAsia" w:hAnsi="Cambria Math"/>
            <w:sz w:val="24"/>
            <w:szCs w:val="24"/>
          </w:rPr>
          <m:t>&gt;0.1</m:t>
        </m:r>
      </m:oMath>
      <w:r w:rsidRPr="00D66E3D">
        <w:rPr>
          <w:rStyle w:val="RSCB03MathematicsGreeketcChar"/>
          <w:rFonts w:eastAsiaTheme="minorEastAsia" w:hint="eastAsia"/>
          <w:sz w:val="24"/>
          <w:szCs w:val="24"/>
          <w:lang w:eastAsia="zh-CN"/>
        </w:rPr>
        <w:t xml:space="preserve"> or </w:t>
      </w:r>
      <m:oMath>
        <m:d>
          <m:dPr>
            <m:begChr m:val="|"/>
            <m:endChr m:val="|"/>
            <m:ctrlPr>
              <w:rPr>
                <w:rStyle w:val="RSCB03MathematicsGreeketcChar"/>
                <w:rFonts w:ascii="Cambria Math" w:eastAsiaTheme="minorEastAsia" w:hAnsi="Cambria Math"/>
                <w:i/>
                <w:sz w:val="24"/>
                <w:szCs w:val="24"/>
              </w:rPr>
            </m:ctrlPr>
          </m:dPr>
          <m:e>
            <m:sSub>
              <m:sSubPr>
                <m:ctrlPr>
                  <w:rPr>
                    <w:rStyle w:val="RSCB03MathematicsGreeketcChar"/>
                    <w:rFonts w:ascii="Cambria Math" w:eastAsiaTheme="minorEastAsia" w:hAnsi="Cambria Math"/>
                    <w:i/>
                    <w:sz w:val="24"/>
                    <w:szCs w:val="24"/>
                    <w:lang w:eastAsia="zh-CN"/>
                  </w:rPr>
                </m:ctrlPr>
              </m:sSubPr>
              <m:e>
                <m:r>
                  <w:rPr>
                    <w:rStyle w:val="RSCB03MathematicsGreeketcChar"/>
                    <w:rFonts w:ascii="Cambria Math" w:eastAsiaTheme="minorEastAsia" w:hAnsi="Cambria Math"/>
                    <w:sz w:val="24"/>
                    <w:szCs w:val="24"/>
                    <w:lang w:val="de-DE"/>
                  </w:rPr>
                  <m:t>e</m:t>
                </m:r>
              </m:e>
              <m:sub>
                <m:r>
                  <w:rPr>
                    <w:rStyle w:val="RSCB03MathematicsGreeketcChar"/>
                    <w:rFonts w:ascii="Cambria Math" w:eastAsiaTheme="minorEastAsia" w:hAnsi="Cambria Math"/>
                    <w:sz w:val="24"/>
                    <w:szCs w:val="24"/>
                    <w:lang w:val="de-DE"/>
                  </w:rPr>
                  <m:t>t</m:t>
                </m:r>
              </m:sub>
            </m:sSub>
          </m:e>
        </m:d>
        <m:r>
          <w:rPr>
            <w:rStyle w:val="RSCB03MathematicsGreeketcChar"/>
            <w:rFonts w:ascii="Cambria Math" w:eastAsiaTheme="minorEastAsia" w:hAnsi="Cambria Math"/>
            <w:sz w:val="24"/>
            <w:szCs w:val="24"/>
          </w:rPr>
          <m:t>&lt;0.1</m:t>
        </m:r>
      </m:oMath>
      <w:r w:rsidRPr="00D66E3D">
        <w:rPr>
          <w:rStyle w:val="RSCB03MathematicsGreeketcChar"/>
          <w:rFonts w:eastAsiaTheme="minorEastAsia" w:hint="eastAsia"/>
          <w:sz w:val="24"/>
          <w:szCs w:val="24"/>
          <w:lang w:eastAsia="zh-CN"/>
        </w:rPr>
        <w:t>? You should double check this.</w:t>
      </w:r>
      <w:r w:rsidR="0076511D" w:rsidRPr="00D66E3D">
        <w:rPr>
          <w:rStyle w:val="RSCB03MathematicsGreeketcChar"/>
          <w:rFonts w:eastAsiaTheme="minorEastAsia" w:hint="eastAsia"/>
          <w:sz w:val="24"/>
          <w:szCs w:val="24"/>
          <w:lang w:eastAsia="zh-CN"/>
        </w:rPr>
        <w:t xml:space="preserve"> Also, what is the </w:t>
      </w:r>
      <m:oMath>
        <m:r>
          <w:rPr>
            <w:rStyle w:val="RSCB03MathematicsGreeketcChar"/>
            <w:rFonts w:ascii="Cambria Math" w:eastAsiaTheme="minorEastAsia" w:hAnsi="Cambria Math"/>
            <w:sz w:val="24"/>
            <w:szCs w:val="24"/>
          </w:rPr>
          <m:t>σ</m:t>
        </m:r>
      </m:oMath>
      <w:r w:rsidR="0076511D" w:rsidRPr="00D66E3D">
        <w:rPr>
          <w:rStyle w:val="RSCB03MathematicsGreeketcChar"/>
          <w:rFonts w:eastAsiaTheme="minorEastAsia" w:hint="eastAsia"/>
          <w:sz w:val="24"/>
          <w:szCs w:val="24"/>
          <w:lang w:eastAsia="zh-CN"/>
        </w:rPr>
        <w:t xml:space="preserve"> term in this equation? </w:t>
      </w:r>
    </w:p>
  </w:comment>
  <w:comment w:id="2221" w:author="Yibin Jiang" w:date="2026-03-21T12:38:00Z" w:initials="YJ">
    <w:p w14:paraId="5E75A3BE" w14:textId="6D52ADE0" w:rsidR="00D66E3D" w:rsidRPr="00D66E3D" w:rsidRDefault="00D66E3D">
      <w:pPr>
        <w:pStyle w:val="a6"/>
        <w:rPr>
          <w:rFonts w:eastAsiaTheme="minorEastAsia"/>
        </w:rPr>
      </w:pPr>
      <w:r w:rsidRPr="00D66E3D">
        <w:rPr>
          <w:rStyle w:val="a5"/>
        </w:rPr>
        <w:annotationRef/>
      </w:r>
      <w:r w:rsidRPr="00D66E3D">
        <w:rPr>
          <w:rFonts w:eastAsiaTheme="minorEastAsia"/>
        </w:rPr>
        <w:t>C</w:t>
      </w:r>
      <w:r w:rsidRPr="00D66E3D">
        <w:rPr>
          <w:rFonts w:eastAsiaTheme="minorEastAsia" w:hint="eastAsia"/>
        </w:rPr>
        <w:t xml:space="preserve">larify the value of </w:t>
      </w:r>
      <m:oMath>
        <m:r>
          <w:rPr>
            <w:rStyle w:val="RSCB03MathematicsGreeketcChar"/>
            <w:rFonts w:ascii="Cambria Math" w:hAnsi="Cambria Math"/>
            <w:sz w:val="24"/>
            <w:szCs w:val="24"/>
            <w:lang w:eastAsia="zh-CN"/>
          </w:rPr>
          <m:t>α</m:t>
        </m:r>
      </m:oMath>
      <w:r w:rsidRPr="00D66E3D">
        <w:rPr>
          <w:rStyle w:val="RSCB03MathematicsGreeketcChar"/>
          <w:rFonts w:eastAsiaTheme="minorEastAsia" w:hint="eastAsia"/>
          <w:sz w:val="24"/>
          <w:szCs w:val="24"/>
          <w:lang w:eastAsia="zh-CN"/>
        </w:rPr>
        <w:t xml:space="preserve"> in the equation</w:t>
      </w:r>
    </w:p>
  </w:comment>
  <w:comment w:id="2275" w:author="Yibin Jiang" w:date="2026-03-21T12:39:00Z" w:initials="YJ">
    <w:p w14:paraId="6FC26129" w14:textId="28382AB2" w:rsidR="00CC2238" w:rsidRPr="00CC2238" w:rsidRDefault="00CC2238">
      <w:pPr>
        <w:pStyle w:val="a6"/>
        <w:rPr>
          <w:rFonts w:eastAsiaTheme="minorEastAsia"/>
        </w:rPr>
      </w:pPr>
      <w:r>
        <w:rPr>
          <w:rStyle w:val="a5"/>
        </w:rPr>
        <w:annotationRef/>
      </w:r>
      <w:r>
        <w:rPr>
          <w:rFonts w:eastAsiaTheme="minorEastAsia" w:hint="eastAsia"/>
        </w:rPr>
        <w:t xml:space="preserve">Add the </w:t>
      </w:r>
      <w:proofErr w:type="spellStart"/>
      <w:r>
        <w:rPr>
          <w:rFonts w:eastAsiaTheme="minorEastAsia" w:hint="eastAsia"/>
        </w:rPr>
        <w:t>github</w:t>
      </w:r>
      <w:proofErr w:type="spellEnd"/>
      <w:r>
        <w:rPr>
          <w:rFonts w:eastAsiaTheme="minorEastAsia" w:hint="eastAsia"/>
        </w:rPr>
        <w:t xml:space="preserve"> repo.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BF8D35C" w15:done="1"/>
  <w15:commentEx w15:paraId="6EE43446" w15:done="1"/>
  <w15:commentEx w15:paraId="509491FB" w15:done="1"/>
  <w15:commentEx w15:paraId="48668BD1" w15:done="1"/>
  <w15:commentEx w15:paraId="3DACCFDD" w15:done="1"/>
  <w15:commentEx w15:paraId="08B9076B" w15:done="1"/>
  <w15:commentEx w15:paraId="64F907D5" w15:done="1"/>
  <w15:commentEx w15:paraId="70C63A04" w15:done="1"/>
  <w15:commentEx w15:paraId="0EF1CEAB" w15:done="0"/>
  <w15:commentEx w15:paraId="54054A48" w15:paraIdParent="0EF1CEAB" w15:done="0"/>
  <w15:commentEx w15:paraId="2F43C34A" w15:paraIdParent="0EF1CEAB" w15:done="0"/>
  <w15:commentEx w15:paraId="7EDB7E57" w15:done="1"/>
  <w15:commentEx w15:paraId="5A807CA1" w15:done="1"/>
  <w15:commentEx w15:paraId="4F1C7169" w15:done="0"/>
  <w15:commentEx w15:paraId="458AD7E6" w15:done="1"/>
  <w15:commentEx w15:paraId="1D946AB5" w15:done="1"/>
  <w15:commentEx w15:paraId="5659A34C" w15:done="1"/>
  <w15:commentEx w15:paraId="5E75A3BE" w15:done="1"/>
  <w15:commentEx w15:paraId="6FC2612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5F03E6D2" w16cex:dateUtc="2026-03-19T10:59:00Z"/>
  <w16cex:commentExtensible w16cex:durableId="0CDFE1A4" w16cex:dateUtc="2026-03-27T06:17:00Z"/>
  <w16cex:commentExtensible w16cex:durableId="15CC11B7" w16cex:dateUtc="2026-03-27T06:19:00Z"/>
  <w16cex:commentExtensible w16cex:durableId="555BBCE5" w16cex:dateUtc="2026-02-13T12:58:00Z"/>
  <w16cex:commentExtensible w16cex:durableId="4B14A218" w16cex:dateUtc="2026-03-21T04:19:00Z"/>
  <w16cex:commentExtensible w16cex:durableId="0E47CF3E" w16cex:dateUtc="2026-03-21T03:39:00Z"/>
  <w16cex:commentExtensible w16cex:durableId="0AE69332" w16cex:dateUtc="2026-02-13T13:05:00Z"/>
  <w16cex:commentExtensible w16cex:durableId="5FA6127E" w16cex:dateUtc="2026-03-21T03:44:00Z"/>
  <w16cex:commentExtensible w16cex:durableId="50D59F70" w16cex:dateUtc="2026-03-21T04:36:00Z"/>
  <w16cex:commentExtensible w16cex:durableId="0747A243" w16cex:dateUtc="2026-03-21T04:38:00Z"/>
  <w16cex:commentExtensible w16cex:durableId="2AE83F02" w16cex:dateUtc="2026-03-21T04: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BF8D35C" w16cid:durableId="49710DDD"/>
  <w16cid:commentId w16cid:paraId="6EE43446" w16cid:durableId="1C129A36"/>
  <w16cid:commentId w16cid:paraId="509491FB" w16cid:durableId="4A4F3573"/>
  <w16cid:commentId w16cid:paraId="48668BD1" w16cid:durableId="48F94EE1"/>
  <w16cid:commentId w16cid:paraId="3DACCFDD" w16cid:durableId="4EE9F106"/>
  <w16cid:commentId w16cid:paraId="08B9076B" w16cid:durableId="4119354C"/>
  <w16cid:commentId w16cid:paraId="64F907D5" w16cid:durableId="4E6FD06D"/>
  <w16cid:commentId w16cid:paraId="70C63A04" w16cid:durableId="5AEA7EF3"/>
  <w16cid:commentId w16cid:paraId="0EF1CEAB" w16cid:durableId="5F03E6D2"/>
  <w16cid:commentId w16cid:paraId="54054A48" w16cid:durableId="0CDFE1A4"/>
  <w16cid:commentId w16cid:paraId="2F43C34A" w16cid:durableId="15CC11B7"/>
  <w16cid:commentId w16cid:paraId="7EDB7E57" w16cid:durableId="555BBCE5"/>
  <w16cid:commentId w16cid:paraId="5A807CA1" w16cid:durableId="4B14A218"/>
  <w16cid:commentId w16cid:paraId="4F1C7169" w16cid:durableId="0E47CF3E"/>
  <w16cid:commentId w16cid:paraId="458AD7E6" w16cid:durableId="0AE69332"/>
  <w16cid:commentId w16cid:paraId="1D946AB5" w16cid:durableId="5FA6127E"/>
  <w16cid:commentId w16cid:paraId="5659A34C" w16cid:durableId="50D59F70"/>
  <w16cid:commentId w16cid:paraId="5E75A3BE" w16cid:durableId="0747A243"/>
  <w16cid:commentId w16cid:paraId="6FC26129" w16cid:durableId="2AE83F0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E7F7AB" w14:textId="77777777" w:rsidR="001760AE" w:rsidRDefault="001760AE">
      <w:pPr>
        <w:spacing w:line="240" w:lineRule="auto"/>
      </w:pPr>
      <w:r>
        <w:separator/>
      </w:r>
    </w:p>
  </w:endnote>
  <w:endnote w:type="continuationSeparator" w:id="0">
    <w:p w14:paraId="43255B00" w14:textId="77777777" w:rsidR="001760AE" w:rsidRDefault="001760A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Bookman Old Style">
    <w:altName w:val="Segoe Print"/>
    <w:panose1 w:val="02050604050505020204"/>
    <w:charset w:val="00"/>
    <w:family w:val="roman"/>
    <w:pitch w:val="variable"/>
    <w:sig w:usb0="00000287" w:usb1="00000000" w:usb2="00000000" w:usb3="00000000" w:csb0="0000009F" w:csb1="00000000"/>
  </w:font>
  <w:font w:name="Times-Roman">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74E0EC" w14:textId="77777777" w:rsidR="001760AE" w:rsidRDefault="001760AE">
      <w:pPr>
        <w:spacing w:after="0"/>
      </w:pPr>
      <w:r>
        <w:separator/>
      </w:r>
    </w:p>
  </w:footnote>
  <w:footnote w:type="continuationSeparator" w:id="0">
    <w:p w14:paraId="713193E3" w14:textId="77777777" w:rsidR="001760AE" w:rsidRDefault="001760A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648CA7B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442EF55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5DF673E"/>
    <w:multiLevelType w:val="hybridMultilevel"/>
    <w:tmpl w:val="BA1E8AA4"/>
    <w:lvl w:ilvl="0" w:tplc="35BE3DC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5A87C60"/>
    <w:multiLevelType w:val="multilevel"/>
    <w:tmpl w:val="15A87C6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1A4D314D"/>
    <w:multiLevelType w:val="multilevel"/>
    <w:tmpl w:val="1A4D314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1BEF4BFD"/>
    <w:multiLevelType w:val="multilevel"/>
    <w:tmpl w:val="1BEF4BF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494E6A73"/>
    <w:multiLevelType w:val="multilevel"/>
    <w:tmpl w:val="494E6A73"/>
    <w:lvl w:ilvl="0">
      <w:start w:val="1"/>
      <w:numFmt w:val="decimal"/>
      <w:lvlText w:val="%1."/>
      <w:lvlJc w:val="left"/>
      <w:pPr>
        <w:tabs>
          <w:tab w:val="left" w:pos="360"/>
        </w:tabs>
        <w:ind w:left="36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5FC54FBC"/>
    <w:multiLevelType w:val="multilevel"/>
    <w:tmpl w:val="5FC54FB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611B097D"/>
    <w:multiLevelType w:val="hybridMultilevel"/>
    <w:tmpl w:val="91ECB4C8"/>
    <w:lvl w:ilvl="0" w:tplc="75886D4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620D52A3"/>
    <w:multiLevelType w:val="multilevel"/>
    <w:tmpl w:val="620D52A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66242CE3"/>
    <w:multiLevelType w:val="hybridMultilevel"/>
    <w:tmpl w:val="2834AA54"/>
    <w:lvl w:ilvl="0" w:tplc="CA246C4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7B134F03"/>
    <w:multiLevelType w:val="multilevel"/>
    <w:tmpl w:val="7B134F03"/>
    <w:lvl w:ilvl="0">
      <w:numFmt w:val="bullet"/>
      <w:lvlText w:val="-"/>
      <w:lvlJc w:val="left"/>
      <w:pPr>
        <w:ind w:left="360" w:hanging="360"/>
      </w:pPr>
      <w:rPr>
        <w:rFonts w:ascii="等线" w:eastAsia="等线" w:hAnsi="等线" w:cstheme="minorBidi" w:hint="eastAsia"/>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952247108">
    <w:abstractNumId w:val="11"/>
  </w:num>
  <w:num w:numId="2" w16cid:durableId="584150826">
    <w:abstractNumId w:val="9"/>
  </w:num>
  <w:num w:numId="3" w16cid:durableId="1380938428">
    <w:abstractNumId w:val="6"/>
  </w:num>
  <w:num w:numId="4" w16cid:durableId="1836653314">
    <w:abstractNumId w:val="7"/>
  </w:num>
  <w:num w:numId="5" w16cid:durableId="12074764">
    <w:abstractNumId w:val="3"/>
  </w:num>
  <w:num w:numId="6" w16cid:durableId="1170414535">
    <w:abstractNumId w:val="5"/>
  </w:num>
  <w:num w:numId="7" w16cid:durableId="124397681">
    <w:abstractNumId w:val="4"/>
  </w:num>
  <w:num w:numId="8" w16cid:durableId="1791702444">
    <w:abstractNumId w:val="0"/>
  </w:num>
  <w:num w:numId="9" w16cid:durableId="20225861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44026893">
    <w:abstractNumId w:val="10"/>
  </w:num>
  <w:num w:numId="11" w16cid:durableId="1290817922">
    <w:abstractNumId w:val="8"/>
  </w:num>
  <w:num w:numId="12" w16cid:durableId="173573562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YLZ">
    <w15:presenceInfo w15:providerId="None" w15:userId="SYLZ"/>
  </w15:person>
  <w15:person w15:author="Yibin Jiang">
    <w15:presenceInfo w15:providerId="Windows Live" w15:userId="fa6280be0fac52b1"/>
  </w15:person>
  <w15:person w15:author="chao zhang">
    <w15:presenceInfo w15:providerId="Windows Live" w15:userId="4e33cf8e204b604d"/>
  </w15:person>
  <w15:person w15:author="yibin">
    <w15:presenceInfo w15:providerId="None" w15:userId="yibin"/>
  </w15:person>
  <w15:person w15:author="Yibin Jiang [2]">
    <w15:presenceInfo w15:providerId="None" w15:userId="Yibin Jia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hideSpellingErrors/>
  <w:hideGrammaticalErrors/>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DUxMbM0NzU3NrCwMDZR0lEKTi0uzszPAymwqAUAHFFYqywAAAA="/>
    <w:docVar w:name="EN.InstantFormat" w:val="&lt;ENInstantFormat&gt;&lt;Enabled&gt;1&lt;/Enabled&gt;&lt;ScanUnformatted&gt;1&lt;/ScanUnformatted&gt;&lt;ScanChanges&gt;1&lt;/ScanChanges&gt;&lt;Suspended&gt;1&lt;/Suspended&gt;&lt;/ENInstantFormat&gt;"/>
    <w:docVar w:name="EN.Layout" w:val="&lt;ENLayout&gt;&lt;Style&gt;Chemical Science&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a0ws0wr2pf2fr0ewepy5zsdcrvt90fwzvsw2&quot;&gt;ph (2026-02-09T164547)&lt;record-ids&gt;&lt;item&gt;32&lt;/item&gt;&lt;/record-ids&gt;&lt;/item&gt;&lt;/Libraries&gt;"/>
    <w:docVar w:name="EN.UseJSCitationFormat" w:val="False"/>
  </w:docVars>
  <w:rsids>
    <w:rsidRoot w:val="002E47F4"/>
    <w:rsid w:val="00010971"/>
    <w:rsid w:val="000116D2"/>
    <w:rsid w:val="000148DB"/>
    <w:rsid w:val="00014C0B"/>
    <w:rsid w:val="0002017F"/>
    <w:rsid w:val="000246EB"/>
    <w:rsid w:val="000256E6"/>
    <w:rsid w:val="00027974"/>
    <w:rsid w:val="00031984"/>
    <w:rsid w:val="00032739"/>
    <w:rsid w:val="00035372"/>
    <w:rsid w:val="000422D2"/>
    <w:rsid w:val="00042713"/>
    <w:rsid w:val="0004555C"/>
    <w:rsid w:val="00045978"/>
    <w:rsid w:val="00045CA3"/>
    <w:rsid w:val="000474D4"/>
    <w:rsid w:val="00052E53"/>
    <w:rsid w:val="000531FC"/>
    <w:rsid w:val="00057932"/>
    <w:rsid w:val="00061EF4"/>
    <w:rsid w:val="000628B5"/>
    <w:rsid w:val="00063AF5"/>
    <w:rsid w:val="00063FC0"/>
    <w:rsid w:val="00066876"/>
    <w:rsid w:val="00073E0B"/>
    <w:rsid w:val="00076C3A"/>
    <w:rsid w:val="00081163"/>
    <w:rsid w:val="000833BB"/>
    <w:rsid w:val="00084397"/>
    <w:rsid w:val="0008476C"/>
    <w:rsid w:val="00087649"/>
    <w:rsid w:val="0008799D"/>
    <w:rsid w:val="00090237"/>
    <w:rsid w:val="00090625"/>
    <w:rsid w:val="00093F25"/>
    <w:rsid w:val="000963F9"/>
    <w:rsid w:val="000975AF"/>
    <w:rsid w:val="000A1B47"/>
    <w:rsid w:val="000A4294"/>
    <w:rsid w:val="000A58E7"/>
    <w:rsid w:val="000A5A6B"/>
    <w:rsid w:val="000A5F29"/>
    <w:rsid w:val="000A62B1"/>
    <w:rsid w:val="000A7D0F"/>
    <w:rsid w:val="000B0128"/>
    <w:rsid w:val="000B1056"/>
    <w:rsid w:val="000B16C2"/>
    <w:rsid w:val="000B220A"/>
    <w:rsid w:val="000B227C"/>
    <w:rsid w:val="000C0B27"/>
    <w:rsid w:val="000C72C5"/>
    <w:rsid w:val="000D14B4"/>
    <w:rsid w:val="000D2EB4"/>
    <w:rsid w:val="000D4DCE"/>
    <w:rsid w:val="000D54B8"/>
    <w:rsid w:val="000D5E6D"/>
    <w:rsid w:val="000E22DA"/>
    <w:rsid w:val="000E34A9"/>
    <w:rsid w:val="000E45B8"/>
    <w:rsid w:val="000E4DDE"/>
    <w:rsid w:val="000E51A0"/>
    <w:rsid w:val="000E6826"/>
    <w:rsid w:val="000E76D3"/>
    <w:rsid w:val="000E7F50"/>
    <w:rsid w:val="000F2644"/>
    <w:rsid w:val="000F2E82"/>
    <w:rsid w:val="000F353B"/>
    <w:rsid w:val="000F470A"/>
    <w:rsid w:val="000F65DA"/>
    <w:rsid w:val="000F73A2"/>
    <w:rsid w:val="00100A18"/>
    <w:rsid w:val="00101EA0"/>
    <w:rsid w:val="001023E2"/>
    <w:rsid w:val="00103F40"/>
    <w:rsid w:val="001066C0"/>
    <w:rsid w:val="00106A5C"/>
    <w:rsid w:val="00111541"/>
    <w:rsid w:val="00111546"/>
    <w:rsid w:val="0011163E"/>
    <w:rsid w:val="0011271D"/>
    <w:rsid w:val="00116256"/>
    <w:rsid w:val="00117949"/>
    <w:rsid w:val="00117E83"/>
    <w:rsid w:val="00121D2F"/>
    <w:rsid w:val="00124584"/>
    <w:rsid w:val="00124715"/>
    <w:rsid w:val="001304CC"/>
    <w:rsid w:val="00133108"/>
    <w:rsid w:val="0013344D"/>
    <w:rsid w:val="00137A1C"/>
    <w:rsid w:val="00146AEA"/>
    <w:rsid w:val="00152274"/>
    <w:rsid w:val="00152583"/>
    <w:rsid w:val="00152DF5"/>
    <w:rsid w:val="00154B64"/>
    <w:rsid w:val="00155E69"/>
    <w:rsid w:val="00156994"/>
    <w:rsid w:val="00161355"/>
    <w:rsid w:val="001617FB"/>
    <w:rsid w:val="001625C5"/>
    <w:rsid w:val="00170757"/>
    <w:rsid w:val="00171B84"/>
    <w:rsid w:val="00171B89"/>
    <w:rsid w:val="00174CFA"/>
    <w:rsid w:val="00175D5D"/>
    <w:rsid w:val="001760AE"/>
    <w:rsid w:val="00180358"/>
    <w:rsid w:val="00181038"/>
    <w:rsid w:val="00181ED0"/>
    <w:rsid w:val="00181FFA"/>
    <w:rsid w:val="00186064"/>
    <w:rsid w:val="001861F8"/>
    <w:rsid w:val="0019393F"/>
    <w:rsid w:val="001969D1"/>
    <w:rsid w:val="00197583"/>
    <w:rsid w:val="001A045A"/>
    <w:rsid w:val="001A0C65"/>
    <w:rsid w:val="001A6A6F"/>
    <w:rsid w:val="001A727E"/>
    <w:rsid w:val="001B3E49"/>
    <w:rsid w:val="001B4712"/>
    <w:rsid w:val="001B5FED"/>
    <w:rsid w:val="001B70B6"/>
    <w:rsid w:val="001C072F"/>
    <w:rsid w:val="001C4A7D"/>
    <w:rsid w:val="001D02A0"/>
    <w:rsid w:val="001D47FC"/>
    <w:rsid w:val="001D4C3F"/>
    <w:rsid w:val="001D4F39"/>
    <w:rsid w:val="001D7F0E"/>
    <w:rsid w:val="001E39A8"/>
    <w:rsid w:val="001E3B4E"/>
    <w:rsid w:val="001E4557"/>
    <w:rsid w:val="001E5AAA"/>
    <w:rsid w:val="001E7CA7"/>
    <w:rsid w:val="001F0D94"/>
    <w:rsid w:val="001F68CC"/>
    <w:rsid w:val="00204417"/>
    <w:rsid w:val="0020595B"/>
    <w:rsid w:val="0021022D"/>
    <w:rsid w:val="002111D5"/>
    <w:rsid w:val="002164FD"/>
    <w:rsid w:val="00221F5A"/>
    <w:rsid w:val="0022253D"/>
    <w:rsid w:val="0022353E"/>
    <w:rsid w:val="00223BB3"/>
    <w:rsid w:val="002246D5"/>
    <w:rsid w:val="002262D2"/>
    <w:rsid w:val="0022708B"/>
    <w:rsid w:val="00237BBC"/>
    <w:rsid w:val="002467E8"/>
    <w:rsid w:val="00246895"/>
    <w:rsid w:val="00250CFA"/>
    <w:rsid w:val="002517B5"/>
    <w:rsid w:val="00251E3C"/>
    <w:rsid w:val="00252DFB"/>
    <w:rsid w:val="002537D7"/>
    <w:rsid w:val="00253A65"/>
    <w:rsid w:val="00257770"/>
    <w:rsid w:val="00257E11"/>
    <w:rsid w:val="00262648"/>
    <w:rsid w:val="0026496E"/>
    <w:rsid w:val="00266081"/>
    <w:rsid w:val="00271209"/>
    <w:rsid w:val="0027407C"/>
    <w:rsid w:val="0027588B"/>
    <w:rsid w:val="00277EA9"/>
    <w:rsid w:val="0028079C"/>
    <w:rsid w:val="002810D0"/>
    <w:rsid w:val="00281DDC"/>
    <w:rsid w:val="0028359F"/>
    <w:rsid w:val="00285398"/>
    <w:rsid w:val="00285DF1"/>
    <w:rsid w:val="00287DED"/>
    <w:rsid w:val="002901F7"/>
    <w:rsid w:val="002942B2"/>
    <w:rsid w:val="002962F8"/>
    <w:rsid w:val="002A1B4B"/>
    <w:rsid w:val="002A5052"/>
    <w:rsid w:val="002B22BB"/>
    <w:rsid w:val="002B2466"/>
    <w:rsid w:val="002B5402"/>
    <w:rsid w:val="002B6947"/>
    <w:rsid w:val="002C3D47"/>
    <w:rsid w:val="002C4A66"/>
    <w:rsid w:val="002C6F44"/>
    <w:rsid w:val="002C7B4B"/>
    <w:rsid w:val="002D03C6"/>
    <w:rsid w:val="002D203E"/>
    <w:rsid w:val="002D5811"/>
    <w:rsid w:val="002E1F50"/>
    <w:rsid w:val="002E3025"/>
    <w:rsid w:val="002E47F4"/>
    <w:rsid w:val="002E77AB"/>
    <w:rsid w:val="002E77D5"/>
    <w:rsid w:val="002F0901"/>
    <w:rsid w:val="002F238F"/>
    <w:rsid w:val="002F44D2"/>
    <w:rsid w:val="003020FC"/>
    <w:rsid w:val="003023B1"/>
    <w:rsid w:val="00324BF3"/>
    <w:rsid w:val="00325218"/>
    <w:rsid w:val="00326698"/>
    <w:rsid w:val="00330517"/>
    <w:rsid w:val="003306BF"/>
    <w:rsid w:val="00333EB7"/>
    <w:rsid w:val="00335D2C"/>
    <w:rsid w:val="00336C07"/>
    <w:rsid w:val="00343CC3"/>
    <w:rsid w:val="003455E0"/>
    <w:rsid w:val="00345C90"/>
    <w:rsid w:val="00351665"/>
    <w:rsid w:val="00351EAD"/>
    <w:rsid w:val="003546A2"/>
    <w:rsid w:val="00356A98"/>
    <w:rsid w:val="003573C0"/>
    <w:rsid w:val="0035746A"/>
    <w:rsid w:val="003608E8"/>
    <w:rsid w:val="00360B96"/>
    <w:rsid w:val="00360D34"/>
    <w:rsid w:val="003611C2"/>
    <w:rsid w:val="0036411A"/>
    <w:rsid w:val="00373B53"/>
    <w:rsid w:val="003845C5"/>
    <w:rsid w:val="0038519E"/>
    <w:rsid w:val="0038527C"/>
    <w:rsid w:val="00386A7D"/>
    <w:rsid w:val="00390249"/>
    <w:rsid w:val="00390493"/>
    <w:rsid w:val="00390B1A"/>
    <w:rsid w:val="0039637C"/>
    <w:rsid w:val="00397965"/>
    <w:rsid w:val="003A2E70"/>
    <w:rsid w:val="003B01EA"/>
    <w:rsid w:val="003B211C"/>
    <w:rsid w:val="003B22D5"/>
    <w:rsid w:val="003B2904"/>
    <w:rsid w:val="003B497F"/>
    <w:rsid w:val="003B57E8"/>
    <w:rsid w:val="003B7BC4"/>
    <w:rsid w:val="003C3572"/>
    <w:rsid w:val="003C547A"/>
    <w:rsid w:val="003C547F"/>
    <w:rsid w:val="003C68C2"/>
    <w:rsid w:val="003C72D0"/>
    <w:rsid w:val="003D17D6"/>
    <w:rsid w:val="003D1B23"/>
    <w:rsid w:val="003D3826"/>
    <w:rsid w:val="003D6FE6"/>
    <w:rsid w:val="003E02D6"/>
    <w:rsid w:val="003E0465"/>
    <w:rsid w:val="003E1514"/>
    <w:rsid w:val="003E1ED0"/>
    <w:rsid w:val="003E28B7"/>
    <w:rsid w:val="003E3B6D"/>
    <w:rsid w:val="003E4AE5"/>
    <w:rsid w:val="003F264A"/>
    <w:rsid w:val="003F3119"/>
    <w:rsid w:val="003F3B65"/>
    <w:rsid w:val="003F70B0"/>
    <w:rsid w:val="0040133A"/>
    <w:rsid w:val="00401D85"/>
    <w:rsid w:val="004055BC"/>
    <w:rsid w:val="0041001B"/>
    <w:rsid w:val="00411F96"/>
    <w:rsid w:val="004139AD"/>
    <w:rsid w:val="00415339"/>
    <w:rsid w:val="0041778C"/>
    <w:rsid w:val="00425245"/>
    <w:rsid w:val="00425294"/>
    <w:rsid w:val="0042646E"/>
    <w:rsid w:val="004342D8"/>
    <w:rsid w:val="004412F8"/>
    <w:rsid w:val="00441317"/>
    <w:rsid w:val="0044257E"/>
    <w:rsid w:val="00444726"/>
    <w:rsid w:val="004468E0"/>
    <w:rsid w:val="004478AA"/>
    <w:rsid w:val="0045210D"/>
    <w:rsid w:val="00454D2F"/>
    <w:rsid w:val="0045509D"/>
    <w:rsid w:val="00456698"/>
    <w:rsid w:val="00457996"/>
    <w:rsid w:val="00457CCC"/>
    <w:rsid w:val="00460D48"/>
    <w:rsid w:val="00464659"/>
    <w:rsid w:val="00465399"/>
    <w:rsid w:val="004714B5"/>
    <w:rsid w:val="0047200A"/>
    <w:rsid w:val="004725F1"/>
    <w:rsid w:val="00473D24"/>
    <w:rsid w:val="0047437A"/>
    <w:rsid w:val="004766A5"/>
    <w:rsid w:val="0047784B"/>
    <w:rsid w:val="004809E5"/>
    <w:rsid w:val="00482A41"/>
    <w:rsid w:val="00482B9F"/>
    <w:rsid w:val="00486260"/>
    <w:rsid w:val="0048755E"/>
    <w:rsid w:val="00490E17"/>
    <w:rsid w:val="00491A4F"/>
    <w:rsid w:val="00491CD0"/>
    <w:rsid w:val="004951BA"/>
    <w:rsid w:val="004A0C5D"/>
    <w:rsid w:val="004A1F89"/>
    <w:rsid w:val="004A2AF1"/>
    <w:rsid w:val="004A4B8A"/>
    <w:rsid w:val="004A7AD9"/>
    <w:rsid w:val="004A7E00"/>
    <w:rsid w:val="004B0675"/>
    <w:rsid w:val="004B4F21"/>
    <w:rsid w:val="004B7949"/>
    <w:rsid w:val="004C4EBB"/>
    <w:rsid w:val="004C650E"/>
    <w:rsid w:val="004D59D7"/>
    <w:rsid w:val="004E1106"/>
    <w:rsid w:val="004E202C"/>
    <w:rsid w:val="004E2A68"/>
    <w:rsid w:val="004E30EB"/>
    <w:rsid w:val="004E41C7"/>
    <w:rsid w:val="004F1AB4"/>
    <w:rsid w:val="004F306F"/>
    <w:rsid w:val="004F3791"/>
    <w:rsid w:val="004F382F"/>
    <w:rsid w:val="004F4913"/>
    <w:rsid w:val="004F4AE7"/>
    <w:rsid w:val="004F4BAB"/>
    <w:rsid w:val="005025C4"/>
    <w:rsid w:val="00505D9B"/>
    <w:rsid w:val="0050631F"/>
    <w:rsid w:val="00507EF1"/>
    <w:rsid w:val="0051013F"/>
    <w:rsid w:val="005101AD"/>
    <w:rsid w:val="00511B26"/>
    <w:rsid w:val="00512234"/>
    <w:rsid w:val="00515797"/>
    <w:rsid w:val="0052228D"/>
    <w:rsid w:val="005228FB"/>
    <w:rsid w:val="00522C71"/>
    <w:rsid w:val="00522FF6"/>
    <w:rsid w:val="0052598B"/>
    <w:rsid w:val="00526FC1"/>
    <w:rsid w:val="00527588"/>
    <w:rsid w:val="0053035B"/>
    <w:rsid w:val="00531A13"/>
    <w:rsid w:val="00531D76"/>
    <w:rsid w:val="00532A76"/>
    <w:rsid w:val="005342F2"/>
    <w:rsid w:val="0053473B"/>
    <w:rsid w:val="00534C0B"/>
    <w:rsid w:val="00534D27"/>
    <w:rsid w:val="0053776D"/>
    <w:rsid w:val="005415EA"/>
    <w:rsid w:val="005417A8"/>
    <w:rsid w:val="0055115B"/>
    <w:rsid w:val="005538F4"/>
    <w:rsid w:val="00554015"/>
    <w:rsid w:val="00555FAD"/>
    <w:rsid w:val="00563FE0"/>
    <w:rsid w:val="0056628C"/>
    <w:rsid w:val="0056642D"/>
    <w:rsid w:val="00567B56"/>
    <w:rsid w:val="00567FF3"/>
    <w:rsid w:val="00570E9B"/>
    <w:rsid w:val="00571BB7"/>
    <w:rsid w:val="005768A1"/>
    <w:rsid w:val="00577115"/>
    <w:rsid w:val="0057795A"/>
    <w:rsid w:val="00580F58"/>
    <w:rsid w:val="00580FB8"/>
    <w:rsid w:val="00582232"/>
    <w:rsid w:val="0058260C"/>
    <w:rsid w:val="00582CF4"/>
    <w:rsid w:val="00583D26"/>
    <w:rsid w:val="005841D8"/>
    <w:rsid w:val="00585BEC"/>
    <w:rsid w:val="00592A56"/>
    <w:rsid w:val="00593CDC"/>
    <w:rsid w:val="0059445A"/>
    <w:rsid w:val="005A40B9"/>
    <w:rsid w:val="005A50AF"/>
    <w:rsid w:val="005A63E9"/>
    <w:rsid w:val="005B0071"/>
    <w:rsid w:val="005B3E34"/>
    <w:rsid w:val="005B503C"/>
    <w:rsid w:val="005C043B"/>
    <w:rsid w:val="005C2E5A"/>
    <w:rsid w:val="005C2F76"/>
    <w:rsid w:val="005C32C2"/>
    <w:rsid w:val="005C5E85"/>
    <w:rsid w:val="005D0475"/>
    <w:rsid w:val="005D42C2"/>
    <w:rsid w:val="005D447A"/>
    <w:rsid w:val="005D4D4E"/>
    <w:rsid w:val="005D580F"/>
    <w:rsid w:val="005E1E22"/>
    <w:rsid w:val="005E4D08"/>
    <w:rsid w:val="005E601C"/>
    <w:rsid w:val="005E667C"/>
    <w:rsid w:val="005E7649"/>
    <w:rsid w:val="005E7A82"/>
    <w:rsid w:val="005F0988"/>
    <w:rsid w:val="005F0A21"/>
    <w:rsid w:val="005F1DA9"/>
    <w:rsid w:val="0060128C"/>
    <w:rsid w:val="0060658B"/>
    <w:rsid w:val="006077D9"/>
    <w:rsid w:val="0062075F"/>
    <w:rsid w:val="00621970"/>
    <w:rsid w:val="00630AF3"/>
    <w:rsid w:val="0063313B"/>
    <w:rsid w:val="00636358"/>
    <w:rsid w:val="00637C45"/>
    <w:rsid w:val="006403E1"/>
    <w:rsid w:val="00643A39"/>
    <w:rsid w:val="0064446D"/>
    <w:rsid w:val="006453F1"/>
    <w:rsid w:val="00645439"/>
    <w:rsid w:val="00647964"/>
    <w:rsid w:val="00647CBA"/>
    <w:rsid w:val="00650244"/>
    <w:rsid w:val="0065432E"/>
    <w:rsid w:val="00655AC6"/>
    <w:rsid w:val="00655F9C"/>
    <w:rsid w:val="00657EDA"/>
    <w:rsid w:val="0066167A"/>
    <w:rsid w:val="00663C75"/>
    <w:rsid w:val="0066572A"/>
    <w:rsid w:val="00667266"/>
    <w:rsid w:val="006703B3"/>
    <w:rsid w:val="006711D4"/>
    <w:rsid w:val="006743EA"/>
    <w:rsid w:val="00676285"/>
    <w:rsid w:val="00680C18"/>
    <w:rsid w:val="0068277C"/>
    <w:rsid w:val="006843CE"/>
    <w:rsid w:val="00684A30"/>
    <w:rsid w:val="00685A16"/>
    <w:rsid w:val="00686F5D"/>
    <w:rsid w:val="006925A8"/>
    <w:rsid w:val="0069296F"/>
    <w:rsid w:val="00694A70"/>
    <w:rsid w:val="006960D8"/>
    <w:rsid w:val="00697A56"/>
    <w:rsid w:val="006A0634"/>
    <w:rsid w:val="006A4C76"/>
    <w:rsid w:val="006A7143"/>
    <w:rsid w:val="006B1B89"/>
    <w:rsid w:val="006B3CB1"/>
    <w:rsid w:val="006B4910"/>
    <w:rsid w:val="006C0C0A"/>
    <w:rsid w:val="006C0D55"/>
    <w:rsid w:val="006C13B5"/>
    <w:rsid w:val="006C2FB8"/>
    <w:rsid w:val="006C48AC"/>
    <w:rsid w:val="006C5CF5"/>
    <w:rsid w:val="006D2123"/>
    <w:rsid w:val="006D521A"/>
    <w:rsid w:val="006E081A"/>
    <w:rsid w:val="006E5DCA"/>
    <w:rsid w:val="006E642A"/>
    <w:rsid w:val="006E6C3E"/>
    <w:rsid w:val="00703B1A"/>
    <w:rsid w:val="0070508A"/>
    <w:rsid w:val="00707363"/>
    <w:rsid w:val="0070774C"/>
    <w:rsid w:val="00710A96"/>
    <w:rsid w:val="007116E1"/>
    <w:rsid w:val="00713148"/>
    <w:rsid w:val="007153EF"/>
    <w:rsid w:val="007158C3"/>
    <w:rsid w:val="0072391B"/>
    <w:rsid w:val="00723EDB"/>
    <w:rsid w:val="00724281"/>
    <w:rsid w:val="00724299"/>
    <w:rsid w:val="00724F4A"/>
    <w:rsid w:val="00725516"/>
    <w:rsid w:val="00726CB3"/>
    <w:rsid w:val="00727306"/>
    <w:rsid w:val="00733848"/>
    <w:rsid w:val="00733C17"/>
    <w:rsid w:val="00736914"/>
    <w:rsid w:val="00742029"/>
    <w:rsid w:val="00743160"/>
    <w:rsid w:val="00744189"/>
    <w:rsid w:val="0074482A"/>
    <w:rsid w:val="00745282"/>
    <w:rsid w:val="00745A17"/>
    <w:rsid w:val="00750228"/>
    <w:rsid w:val="00756274"/>
    <w:rsid w:val="00757A02"/>
    <w:rsid w:val="00762A41"/>
    <w:rsid w:val="00763BB0"/>
    <w:rsid w:val="0076511D"/>
    <w:rsid w:val="007664C0"/>
    <w:rsid w:val="00767ADA"/>
    <w:rsid w:val="00770440"/>
    <w:rsid w:val="007815AA"/>
    <w:rsid w:val="00786904"/>
    <w:rsid w:val="00786B96"/>
    <w:rsid w:val="00791DFB"/>
    <w:rsid w:val="007920DF"/>
    <w:rsid w:val="00794268"/>
    <w:rsid w:val="00794947"/>
    <w:rsid w:val="00796733"/>
    <w:rsid w:val="007A0EDC"/>
    <w:rsid w:val="007A3BE6"/>
    <w:rsid w:val="007A572A"/>
    <w:rsid w:val="007A586C"/>
    <w:rsid w:val="007B2A99"/>
    <w:rsid w:val="007C1AF4"/>
    <w:rsid w:val="007C4B3C"/>
    <w:rsid w:val="007C62BC"/>
    <w:rsid w:val="007C7313"/>
    <w:rsid w:val="007D318A"/>
    <w:rsid w:val="007D60E2"/>
    <w:rsid w:val="007E0792"/>
    <w:rsid w:val="007E3C1A"/>
    <w:rsid w:val="007E6C6F"/>
    <w:rsid w:val="007E7D76"/>
    <w:rsid w:val="007F0A56"/>
    <w:rsid w:val="007F1D2C"/>
    <w:rsid w:val="007F2C98"/>
    <w:rsid w:val="0080148C"/>
    <w:rsid w:val="00801B75"/>
    <w:rsid w:val="00802F0C"/>
    <w:rsid w:val="00803323"/>
    <w:rsid w:val="0080348D"/>
    <w:rsid w:val="0080408E"/>
    <w:rsid w:val="00804CDF"/>
    <w:rsid w:val="00805475"/>
    <w:rsid w:val="00811276"/>
    <w:rsid w:val="0081315D"/>
    <w:rsid w:val="00820A6B"/>
    <w:rsid w:val="00821455"/>
    <w:rsid w:val="00827371"/>
    <w:rsid w:val="0083002E"/>
    <w:rsid w:val="00830561"/>
    <w:rsid w:val="00832DF3"/>
    <w:rsid w:val="00835EB8"/>
    <w:rsid w:val="008409F0"/>
    <w:rsid w:val="00840EF9"/>
    <w:rsid w:val="00841588"/>
    <w:rsid w:val="00842FC2"/>
    <w:rsid w:val="00850172"/>
    <w:rsid w:val="00850438"/>
    <w:rsid w:val="00851CA3"/>
    <w:rsid w:val="008537E1"/>
    <w:rsid w:val="00853BAC"/>
    <w:rsid w:val="0085572B"/>
    <w:rsid w:val="00856887"/>
    <w:rsid w:val="0086119F"/>
    <w:rsid w:val="00864EC0"/>
    <w:rsid w:val="008662EB"/>
    <w:rsid w:val="0086695D"/>
    <w:rsid w:val="00867553"/>
    <w:rsid w:val="00875871"/>
    <w:rsid w:val="00890A07"/>
    <w:rsid w:val="00890E45"/>
    <w:rsid w:val="00892CC9"/>
    <w:rsid w:val="00894256"/>
    <w:rsid w:val="008A0007"/>
    <w:rsid w:val="008A3234"/>
    <w:rsid w:val="008B595B"/>
    <w:rsid w:val="008B6471"/>
    <w:rsid w:val="008B6546"/>
    <w:rsid w:val="008C16EE"/>
    <w:rsid w:val="008C2164"/>
    <w:rsid w:val="008C25F8"/>
    <w:rsid w:val="008C35B8"/>
    <w:rsid w:val="008C73D9"/>
    <w:rsid w:val="008D3166"/>
    <w:rsid w:val="008D7B2B"/>
    <w:rsid w:val="008E2B7C"/>
    <w:rsid w:val="008E2B83"/>
    <w:rsid w:val="008E3771"/>
    <w:rsid w:val="008E53DC"/>
    <w:rsid w:val="008F4B23"/>
    <w:rsid w:val="008F7EF5"/>
    <w:rsid w:val="009019FC"/>
    <w:rsid w:val="009043B3"/>
    <w:rsid w:val="00904712"/>
    <w:rsid w:val="00905422"/>
    <w:rsid w:val="00905DA0"/>
    <w:rsid w:val="009072EB"/>
    <w:rsid w:val="0091062D"/>
    <w:rsid w:val="00910B7E"/>
    <w:rsid w:val="00924499"/>
    <w:rsid w:val="009253A2"/>
    <w:rsid w:val="0092616D"/>
    <w:rsid w:val="00927D97"/>
    <w:rsid w:val="00931F53"/>
    <w:rsid w:val="00932AB9"/>
    <w:rsid w:val="0093322F"/>
    <w:rsid w:val="009335E8"/>
    <w:rsid w:val="00934C5C"/>
    <w:rsid w:val="009352A0"/>
    <w:rsid w:val="00935EAB"/>
    <w:rsid w:val="00940DA7"/>
    <w:rsid w:val="00942605"/>
    <w:rsid w:val="00945D6E"/>
    <w:rsid w:val="009475F5"/>
    <w:rsid w:val="00947916"/>
    <w:rsid w:val="009503CA"/>
    <w:rsid w:val="0095599E"/>
    <w:rsid w:val="00962508"/>
    <w:rsid w:val="00962916"/>
    <w:rsid w:val="00962DCC"/>
    <w:rsid w:val="00964137"/>
    <w:rsid w:val="00976018"/>
    <w:rsid w:val="00976829"/>
    <w:rsid w:val="00977716"/>
    <w:rsid w:val="00977E97"/>
    <w:rsid w:val="0098036A"/>
    <w:rsid w:val="00980DEF"/>
    <w:rsid w:val="00980E90"/>
    <w:rsid w:val="0098328D"/>
    <w:rsid w:val="00983C91"/>
    <w:rsid w:val="0098501D"/>
    <w:rsid w:val="00986504"/>
    <w:rsid w:val="00991338"/>
    <w:rsid w:val="009938D2"/>
    <w:rsid w:val="009B10D1"/>
    <w:rsid w:val="009B2B94"/>
    <w:rsid w:val="009B474C"/>
    <w:rsid w:val="009B69FD"/>
    <w:rsid w:val="009C12D4"/>
    <w:rsid w:val="009C2246"/>
    <w:rsid w:val="009C2453"/>
    <w:rsid w:val="009C3B0D"/>
    <w:rsid w:val="009D14C5"/>
    <w:rsid w:val="009D23C0"/>
    <w:rsid w:val="009D4ABD"/>
    <w:rsid w:val="009D5F28"/>
    <w:rsid w:val="009D77C2"/>
    <w:rsid w:val="009D7E88"/>
    <w:rsid w:val="009E06A3"/>
    <w:rsid w:val="009E2EFC"/>
    <w:rsid w:val="009E4B31"/>
    <w:rsid w:val="009E4C32"/>
    <w:rsid w:val="009E6DAC"/>
    <w:rsid w:val="009F2D98"/>
    <w:rsid w:val="009F389B"/>
    <w:rsid w:val="00A01C0B"/>
    <w:rsid w:val="00A01C17"/>
    <w:rsid w:val="00A020A1"/>
    <w:rsid w:val="00A03E80"/>
    <w:rsid w:val="00A04918"/>
    <w:rsid w:val="00A12979"/>
    <w:rsid w:val="00A140DB"/>
    <w:rsid w:val="00A14C90"/>
    <w:rsid w:val="00A173D3"/>
    <w:rsid w:val="00A2003B"/>
    <w:rsid w:val="00A22A1A"/>
    <w:rsid w:val="00A256AD"/>
    <w:rsid w:val="00A3539F"/>
    <w:rsid w:val="00A35644"/>
    <w:rsid w:val="00A369C9"/>
    <w:rsid w:val="00A36BD2"/>
    <w:rsid w:val="00A44722"/>
    <w:rsid w:val="00A458B0"/>
    <w:rsid w:val="00A539C4"/>
    <w:rsid w:val="00A542C5"/>
    <w:rsid w:val="00A560F0"/>
    <w:rsid w:val="00A61D09"/>
    <w:rsid w:val="00A62FFC"/>
    <w:rsid w:val="00A71D53"/>
    <w:rsid w:val="00A73602"/>
    <w:rsid w:val="00A8046E"/>
    <w:rsid w:val="00A80558"/>
    <w:rsid w:val="00A865FD"/>
    <w:rsid w:val="00A9074E"/>
    <w:rsid w:val="00A95A7E"/>
    <w:rsid w:val="00A96BBE"/>
    <w:rsid w:val="00AB2C8B"/>
    <w:rsid w:val="00AB371E"/>
    <w:rsid w:val="00AC1904"/>
    <w:rsid w:val="00AC2AE4"/>
    <w:rsid w:val="00AC4785"/>
    <w:rsid w:val="00AD4552"/>
    <w:rsid w:val="00AD4C4D"/>
    <w:rsid w:val="00AF1E25"/>
    <w:rsid w:val="00AF3817"/>
    <w:rsid w:val="00AF4898"/>
    <w:rsid w:val="00AF51B5"/>
    <w:rsid w:val="00AF5B1E"/>
    <w:rsid w:val="00AF75D3"/>
    <w:rsid w:val="00B0072F"/>
    <w:rsid w:val="00B01884"/>
    <w:rsid w:val="00B047E1"/>
    <w:rsid w:val="00B05A04"/>
    <w:rsid w:val="00B115DF"/>
    <w:rsid w:val="00B12D49"/>
    <w:rsid w:val="00B154B3"/>
    <w:rsid w:val="00B156CC"/>
    <w:rsid w:val="00B16781"/>
    <w:rsid w:val="00B212FF"/>
    <w:rsid w:val="00B2187C"/>
    <w:rsid w:val="00B24311"/>
    <w:rsid w:val="00B246BA"/>
    <w:rsid w:val="00B25F32"/>
    <w:rsid w:val="00B2606E"/>
    <w:rsid w:val="00B26863"/>
    <w:rsid w:val="00B278CB"/>
    <w:rsid w:val="00B3028C"/>
    <w:rsid w:val="00B31D26"/>
    <w:rsid w:val="00B32C94"/>
    <w:rsid w:val="00B33AC3"/>
    <w:rsid w:val="00B346B9"/>
    <w:rsid w:val="00B3514A"/>
    <w:rsid w:val="00B357F0"/>
    <w:rsid w:val="00B36275"/>
    <w:rsid w:val="00B369C0"/>
    <w:rsid w:val="00B4035F"/>
    <w:rsid w:val="00B40C3F"/>
    <w:rsid w:val="00B436C0"/>
    <w:rsid w:val="00B443E6"/>
    <w:rsid w:val="00B44F50"/>
    <w:rsid w:val="00B4592D"/>
    <w:rsid w:val="00B4607C"/>
    <w:rsid w:val="00B50030"/>
    <w:rsid w:val="00B51735"/>
    <w:rsid w:val="00B527F3"/>
    <w:rsid w:val="00B626BE"/>
    <w:rsid w:val="00B63D58"/>
    <w:rsid w:val="00B64630"/>
    <w:rsid w:val="00B661D7"/>
    <w:rsid w:val="00B740DB"/>
    <w:rsid w:val="00B74514"/>
    <w:rsid w:val="00B74E1C"/>
    <w:rsid w:val="00B75B04"/>
    <w:rsid w:val="00B75F0D"/>
    <w:rsid w:val="00B7656A"/>
    <w:rsid w:val="00B775F1"/>
    <w:rsid w:val="00B92BFB"/>
    <w:rsid w:val="00B93D6E"/>
    <w:rsid w:val="00B95AE2"/>
    <w:rsid w:val="00BA0788"/>
    <w:rsid w:val="00BA114C"/>
    <w:rsid w:val="00BB15E2"/>
    <w:rsid w:val="00BB1706"/>
    <w:rsid w:val="00BB3797"/>
    <w:rsid w:val="00BB426E"/>
    <w:rsid w:val="00BB448E"/>
    <w:rsid w:val="00BB4E60"/>
    <w:rsid w:val="00BB6128"/>
    <w:rsid w:val="00BB687F"/>
    <w:rsid w:val="00BC07F4"/>
    <w:rsid w:val="00BC1696"/>
    <w:rsid w:val="00BC221E"/>
    <w:rsid w:val="00BC247C"/>
    <w:rsid w:val="00BC2767"/>
    <w:rsid w:val="00BC6879"/>
    <w:rsid w:val="00BD051E"/>
    <w:rsid w:val="00BD0565"/>
    <w:rsid w:val="00BD2E19"/>
    <w:rsid w:val="00BD31E2"/>
    <w:rsid w:val="00BD667F"/>
    <w:rsid w:val="00BE02AA"/>
    <w:rsid w:val="00BE2B1F"/>
    <w:rsid w:val="00BE321E"/>
    <w:rsid w:val="00BE3266"/>
    <w:rsid w:val="00BE7BDB"/>
    <w:rsid w:val="00BF09A0"/>
    <w:rsid w:val="00BF0CC1"/>
    <w:rsid w:val="00BF1B6B"/>
    <w:rsid w:val="00BF1F84"/>
    <w:rsid w:val="00BF3E46"/>
    <w:rsid w:val="00C014CB"/>
    <w:rsid w:val="00C044B8"/>
    <w:rsid w:val="00C062B6"/>
    <w:rsid w:val="00C102CD"/>
    <w:rsid w:val="00C11C5C"/>
    <w:rsid w:val="00C12EB9"/>
    <w:rsid w:val="00C14253"/>
    <w:rsid w:val="00C162F4"/>
    <w:rsid w:val="00C207D0"/>
    <w:rsid w:val="00C2236A"/>
    <w:rsid w:val="00C22739"/>
    <w:rsid w:val="00C244BE"/>
    <w:rsid w:val="00C24916"/>
    <w:rsid w:val="00C249B9"/>
    <w:rsid w:val="00C25BB2"/>
    <w:rsid w:val="00C3108C"/>
    <w:rsid w:val="00C31587"/>
    <w:rsid w:val="00C31A4E"/>
    <w:rsid w:val="00C32728"/>
    <w:rsid w:val="00C3675C"/>
    <w:rsid w:val="00C425CA"/>
    <w:rsid w:val="00C42F8E"/>
    <w:rsid w:val="00C430EF"/>
    <w:rsid w:val="00C434AE"/>
    <w:rsid w:val="00C437D9"/>
    <w:rsid w:val="00C47711"/>
    <w:rsid w:val="00C5036A"/>
    <w:rsid w:val="00C52649"/>
    <w:rsid w:val="00C52A52"/>
    <w:rsid w:val="00C55BD1"/>
    <w:rsid w:val="00C709A6"/>
    <w:rsid w:val="00C73870"/>
    <w:rsid w:val="00C81870"/>
    <w:rsid w:val="00C8271E"/>
    <w:rsid w:val="00C92D75"/>
    <w:rsid w:val="00C92FA0"/>
    <w:rsid w:val="00C961D4"/>
    <w:rsid w:val="00CA41E7"/>
    <w:rsid w:val="00CA4F0E"/>
    <w:rsid w:val="00CB085B"/>
    <w:rsid w:val="00CB10C8"/>
    <w:rsid w:val="00CB3734"/>
    <w:rsid w:val="00CB3B63"/>
    <w:rsid w:val="00CB5F83"/>
    <w:rsid w:val="00CC0D5B"/>
    <w:rsid w:val="00CC2238"/>
    <w:rsid w:val="00CC30E5"/>
    <w:rsid w:val="00CC400D"/>
    <w:rsid w:val="00CD016C"/>
    <w:rsid w:val="00CD0DBA"/>
    <w:rsid w:val="00CD2D16"/>
    <w:rsid w:val="00CD562F"/>
    <w:rsid w:val="00CD5822"/>
    <w:rsid w:val="00CD5B07"/>
    <w:rsid w:val="00CD5C87"/>
    <w:rsid w:val="00CD5FB5"/>
    <w:rsid w:val="00CD7E9E"/>
    <w:rsid w:val="00CE1094"/>
    <w:rsid w:val="00CE11DA"/>
    <w:rsid w:val="00CE263C"/>
    <w:rsid w:val="00CE5D61"/>
    <w:rsid w:val="00CE5EE9"/>
    <w:rsid w:val="00CE6415"/>
    <w:rsid w:val="00CF3C63"/>
    <w:rsid w:val="00D0081F"/>
    <w:rsid w:val="00D01236"/>
    <w:rsid w:val="00D11D99"/>
    <w:rsid w:val="00D16EDA"/>
    <w:rsid w:val="00D17B9B"/>
    <w:rsid w:val="00D2055D"/>
    <w:rsid w:val="00D20743"/>
    <w:rsid w:val="00D20EB1"/>
    <w:rsid w:val="00D2264C"/>
    <w:rsid w:val="00D301F8"/>
    <w:rsid w:val="00D312B1"/>
    <w:rsid w:val="00D31421"/>
    <w:rsid w:val="00D331F1"/>
    <w:rsid w:val="00D33DCB"/>
    <w:rsid w:val="00D33E94"/>
    <w:rsid w:val="00D35E37"/>
    <w:rsid w:val="00D40AA2"/>
    <w:rsid w:val="00D41813"/>
    <w:rsid w:val="00D42BA0"/>
    <w:rsid w:val="00D43831"/>
    <w:rsid w:val="00D43D7F"/>
    <w:rsid w:val="00D44D37"/>
    <w:rsid w:val="00D4550C"/>
    <w:rsid w:val="00D45F0E"/>
    <w:rsid w:val="00D46036"/>
    <w:rsid w:val="00D5025E"/>
    <w:rsid w:val="00D508C6"/>
    <w:rsid w:val="00D554DF"/>
    <w:rsid w:val="00D55900"/>
    <w:rsid w:val="00D62972"/>
    <w:rsid w:val="00D66E3D"/>
    <w:rsid w:val="00D66FCC"/>
    <w:rsid w:val="00D70C11"/>
    <w:rsid w:val="00D72E1D"/>
    <w:rsid w:val="00D747A1"/>
    <w:rsid w:val="00D75D5D"/>
    <w:rsid w:val="00D7612B"/>
    <w:rsid w:val="00D80FB4"/>
    <w:rsid w:val="00D8161B"/>
    <w:rsid w:val="00D82959"/>
    <w:rsid w:val="00D831AB"/>
    <w:rsid w:val="00D83CF4"/>
    <w:rsid w:val="00D87B60"/>
    <w:rsid w:val="00D906D0"/>
    <w:rsid w:val="00D9320A"/>
    <w:rsid w:val="00D94074"/>
    <w:rsid w:val="00D95454"/>
    <w:rsid w:val="00D96557"/>
    <w:rsid w:val="00DA1877"/>
    <w:rsid w:val="00DA3D9E"/>
    <w:rsid w:val="00DA495B"/>
    <w:rsid w:val="00DA58CB"/>
    <w:rsid w:val="00DB3C8D"/>
    <w:rsid w:val="00DB4061"/>
    <w:rsid w:val="00DB530C"/>
    <w:rsid w:val="00DC2AA2"/>
    <w:rsid w:val="00DD1939"/>
    <w:rsid w:val="00DD224D"/>
    <w:rsid w:val="00DE02F0"/>
    <w:rsid w:val="00DE0685"/>
    <w:rsid w:val="00DE1D80"/>
    <w:rsid w:val="00DE20AC"/>
    <w:rsid w:val="00DE2A48"/>
    <w:rsid w:val="00DE3900"/>
    <w:rsid w:val="00DE5E60"/>
    <w:rsid w:val="00DE6D77"/>
    <w:rsid w:val="00DE74F4"/>
    <w:rsid w:val="00DF004E"/>
    <w:rsid w:val="00DF06B2"/>
    <w:rsid w:val="00DF1C2E"/>
    <w:rsid w:val="00DF5B86"/>
    <w:rsid w:val="00DF66F6"/>
    <w:rsid w:val="00DF6C7C"/>
    <w:rsid w:val="00E00915"/>
    <w:rsid w:val="00E033E2"/>
    <w:rsid w:val="00E06AE8"/>
    <w:rsid w:val="00E16823"/>
    <w:rsid w:val="00E168D6"/>
    <w:rsid w:val="00E20228"/>
    <w:rsid w:val="00E20697"/>
    <w:rsid w:val="00E20F99"/>
    <w:rsid w:val="00E23D13"/>
    <w:rsid w:val="00E242DD"/>
    <w:rsid w:val="00E2567B"/>
    <w:rsid w:val="00E347EC"/>
    <w:rsid w:val="00E34BF8"/>
    <w:rsid w:val="00E374A5"/>
    <w:rsid w:val="00E3796C"/>
    <w:rsid w:val="00E41A24"/>
    <w:rsid w:val="00E45B0E"/>
    <w:rsid w:val="00E463FB"/>
    <w:rsid w:val="00E46900"/>
    <w:rsid w:val="00E46E38"/>
    <w:rsid w:val="00E47E52"/>
    <w:rsid w:val="00E50459"/>
    <w:rsid w:val="00E50856"/>
    <w:rsid w:val="00E55834"/>
    <w:rsid w:val="00E566BD"/>
    <w:rsid w:val="00E609CC"/>
    <w:rsid w:val="00E62BC7"/>
    <w:rsid w:val="00E64A7C"/>
    <w:rsid w:val="00E66361"/>
    <w:rsid w:val="00E67A59"/>
    <w:rsid w:val="00E72C8B"/>
    <w:rsid w:val="00E7349A"/>
    <w:rsid w:val="00E75299"/>
    <w:rsid w:val="00E756AE"/>
    <w:rsid w:val="00E77E0D"/>
    <w:rsid w:val="00E8065C"/>
    <w:rsid w:val="00E812D4"/>
    <w:rsid w:val="00E8590D"/>
    <w:rsid w:val="00E85E49"/>
    <w:rsid w:val="00E94D39"/>
    <w:rsid w:val="00E9575A"/>
    <w:rsid w:val="00E95DF1"/>
    <w:rsid w:val="00EA2594"/>
    <w:rsid w:val="00EB2C81"/>
    <w:rsid w:val="00EC06D5"/>
    <w:rsid w:val="00EC3299"/>
    <w:rsid w:val="00EC3C4C"/>
    <w:rsid w:val="00EC5EFC"/>
    <w:rsid w:val="00EC6D20"/>
    <w:rsid w:val="00ED13CD"/>
    <w:rsid w:val="00ED2D36"/>
    <w:rsid w:val="00ED4C4F"/>
    <w:rsid w:val="00ED5E1A"/>
    <w:rsid w:val="00EE2281"/>
    <w:rsid w:val="00EE534B"/>
    <w:rsid w:val="00EE682A"/>
    <w:rsid w:val="00EF251C"/>
    <w:rsid w:val="00F00058"/>
    <w:rsid w:val="00F0503F"/>
    <w:rsid w:val="00F0647C"/>
    <w:rsid w:val="00F07D69"/>
    <w:rsid w:val="00F1064F"/>
    <w:rsid w:val="00F10C02"/>
    <w:rsid w:val="00F15029"/>
    <w:rsid w:val="00F15284"/>
    <w:rsid w:val="00F1716C"/>
    <w:rsid w:val="00F23921"/>
    <w:rsid w:val="00F275A9"/>
    <w:rsid w:val="00F27CF1"/>
    <w:rsid w:val="00F30B99"/>
    <w:rsid w:val="00F324B1"/>
    <w:rsid w:val="00F331CB"/>
    <w:rsid w:val="00F33412"/>
    <w:rsid w:val="00F34F7B"/>
    <w:rsid w:val="00F359FE"/>
    <w:rsid w:val="00F36055"/>
    <w:rsid w:val="00F36469"/>
    <w:rsid w:val="00F412FB"/>
    <w:rsid w:val="00F4586D"/>
    <w:rsid w:val="00F472DE"/>
    <w:rsid w:val="00F472FE"/>
    <w:rsid w:val="00F514E3"/>
    <w:rsid w:val="00F51791"/>
    <w:rsid w:val="00F52747"/>
    <w:rsid w:val="00F53E29"/>
    <w:rsid w:val="00F54A79"/>
    <w:rsid w:val="00F54AB0"/>
    <w:rsid w:val="00F60587"/>
    <w:rsid w:val="00F614E5"/>
    <w:rsid w:val="00F61A10"/>
    <w:rsid w:val="00F63C67"/>
    <w:rsid w:val="00F648C2"/>
    <w:rsid w:val="00F66EAD"/>
    <w:rsid w:val="00F714BF"/>
    <w:rsid w:val="00F71526"/>
    <w:rsid w:val="00F71E23"/>
    <w:rsid w:val="00F72D52"/>
    <w:rsid w:val="00F74849"/>
    <w:rsid w:val="00F75972"/>
    <w:rsid w:val="00F801A1"/>
    <w:rsid w:val="00F81A3A"/>
    <w:rsid w:val="00F81F62"/>
    <w:rsid w:val="00F829D4"/>
    <w:rsid w:val="00F848AF"/>
    <w:rsid w:val="00F84CC2"/>
    <w:rsid w:val="00F864C3"/>
    <w:rsid w:val="00F90F52"/>
    <w:rsid w:val="00F913F9"/>
    <w:rsid w:val="00F96826"/>
    <w:rsid w:val="00F9771B"/>
    <w:rsid w:val="00F97E85"/>
    <w:rsid w:val="00FA2FC2"/>
    <w:rsid w:val="00FA387F"/>
    <w:rsid w:val="00FB1D24"/>
    <w:rsid w:val="00FB58B5"/>
    <w:rsid w:val="00FC0344"/>
    <w:rsid w:val="00FC1879"/>
    <w:rsid w:val="00FC3A47"/>
    <w:rsid w:val="00FD0572"/>
    <w:rsid w:val="00FD3442"/>
    <w:rsid w:val="00FD6D25"/>
    <w:rsid w:val="00FE1B2D"/>
    <w:rsid w:val="00FE1B30"/>
    <w:rsid w:val="00FE3044"/>
    <w:rsid w:val="00FE4C14"/>
    <w:rsid w:val="00FE5215"/>
    <w:rsid w:val="00FE55F5"/>
    <w:rsid w:val="00FE5668"/>
    <w:rsid w:val="00FE58FB"/>
    <w:rsid w:val="00FE68E0"/>
    <w:rsid w:val="00FF45E3"/>
    <w:rsid w:val="028B70EE"/>
    <w:rsid w:val="03102D3C"/>
    <w:rsid w:val="04FD0F93"/>
    <w:rsid w:val="0657780D"/>
    <w:rsid w:val="06AF3BB6"/>
    <w:rsid w:val="0A426A46"/>
    <w:rsid w:val="12A22DAA"/>
    <w:rsid w:val="183421C5"/>
    <w:rsid w:val="1A3F729E"/>
    <w:rsid w:val="1DA4206C"/>
    <w:rsid w:val="1E666E53"/>
    <w:rsid w:val="1E6D1E98"/>
    <w:rsid w:val="1F8F03D5"/>
    <w:rsid w:val="24A55EAE"/>
    <w:rsid w:val="24B97BE0"/>
    <w:rsid w:val="256C2AED"/>
    <w:rsid w:val="2C4E09B8"/>
    <w:rsid w:val="2E0D43A7"/>
    <w:rsid w:val="366E71CE"/>
    <w:rsid w:val="39F75EA6"/>
    <w:rsid w:val="3AD03C89"/>
    <w:rsid w:val="3EA640EC"/>
    <w:rsid w:val="3EB554EF"/>
    <w:rsid w:val="412A332C"/>
    <w:rsid w:val="468034B7"/>
    <w:rsid w:val="476D2792"/>
    <w:rsid w:val="48484577"/>
    <w:rsid w:val="49006836"/>
    <w:rsid w:val="49C128CD"/>
    <w:rsid w:val="4A040912"/>
    <w:rsid w:val="4B223AA8"/>
    <w:rsid w:val="4B342571"/>
    <w:rsid w:val="4B443536"/>
    <w:rsid w:val="4CDB7C54"/>
    <w:rsid w:val="4D560AA4"/>
    <w:rsid w:val="50F836C3"/>
    <w:rsid w:val="514D1FE0"/>
    <w:rsid w:val="5153584A"/>
    <w:rsid w:val="53412131"/>
    <w:rsid w:val="560C01BB"/>
    <w:rsid w:val="5AD62471"/>
    <w:rsid w:val="5B6D158C"/>
    <w:rsid w:val="5E7D6910"/>
    <w:rsid w:val="5E8F6FDE"/>
    <w:rsid w:val="613F5508"/>
    <w:rsid w:val="62853336"/>
    <w:rsid w:val="62E66850"/>
    <w:rsid w:val="660C0E45"/>
    <w:rsid w:val="667D7330"/>
    <w:rsid w:val="67B249F7"/>
    <w:rsid w:val="67B46287"/>
    <w:rsid w:val="69D770B2"/>
    <w:rsid w:val="69E20CC7"/>
    <w:rsid w:val="6B260059"/>
    <w:rsid w:val="6DE83B08"/>
    <w:rsid w:val="720D29DE"/>
    <w:rsid w:val="729A0541"/>
    <w:rsid w:val="77413963"/>
    <w:rsid w:val="7DB80F80"/>
    <w:rsid w:val="7EB77E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3E7343"/>
  <w15:docId w15:val="{F53706F1-0CCC-4C8C-8267-12019082D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unhideWhenUsed="1"/>
    <w:lsdException w:name="header" w:uiPriority="0" w:unhideWhenUsed="1"/>
    <w:lsdException w:name="footer"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iPriority="0"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3473B"/>
    <w:pPr>
      <w:widowControl w:val="0"/>
      <w:spacing w:after="160" w:line="278" w:lineRule="auto"/>
    </w:pPr>
    <w:rPr>
      <w:rFonts w:ascii="Times New Roman" w:eastAsia="Times New Roman" w:hAnsi="Times New Roman" w:cs="Times New Roman"/>
      <w:kern w:val="2"/>
      <w:sz w:val="22"/>
      <w:szCs w:val="24"/>
      <w14:ligatures w14:val="standardContextual"/>
    </w:rPr>
  </w:style>
  <w:style w:type="paragraph" w:styleId="1">
    <w:name w:val="heading 1"/>
    <w:basedOn w:val="a"/>
    <w:next w:val="a"/>
    <w:link w:val="10"/>
    <w:uiPriority w:val="9"/>
    <w:qFormat/>
    <w:pPr>
      <w:keepNext/>
      <w:keepLines/>
      <w:spacing w:beforeLines="80" w:before="80" w:after="80" w:line="240" w:lineRule="auto"/>
      <w:outlineLvl w:val="0"/>
    </w:pPr>
    <w:rPr>
      <w:b/>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unhideWhenUsed/>
    <w:qFormat/>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qFormat/>
    <w:pPr>
      <w:widowControl/>
      <w:spacing w:before="180" w:after="180" w:line="240" w:lineRule="auto"/>
    </w:pPr>
    <w:rPr>
      <w:rFonts w:asciiTheme="minorHAnsi" w:eastAsiaTheme="minorEastAsia" w:hAnsiTheme="minorHAnsi" w:cstheme="minorBidi"/>
      <w:kern w:val="0"/>
      <w:sz w:val="24"/>
      <w14:ligatures w14:val="none"/>
    </w:rPr>
  </w:style>
  <w:style w:type="character" w:styleId="a5">
    <w:name w:val="annotation reference"/>
    <w:basedOn w:val="a0"/>
    <w:uiPriority w:val="99"/>
    <w:unhideWhenUsed/>
    <w:rPr>
      <w:sz w:val="21"/>
      <w:szCs w:val="21"/>
    </w:rPr>
  </w:style>
  <w:style w:type="paragraph" w:styleId="a6">
    <w:name w:val="annotation text"/>
    <w:basedOn w:val="a"/>
    <w:link w:val="a7"/>
    <w:uiPriority w:val="99"/>
    <w:unhideWhenUsed/>
  </w:style>
  <w:style w:type="paragraph" w:styleId="a8">
    <w:name w:val="annotation subject"/>
    <w:basedOn w:val="a6"/>
    <w:next w:val="a6"/>
    <w:link w:val="a9"/>
    <w:uiPriority w:val="99"/>
    <w:semiHidden/>
    <w:unhideWhenUsed/>
    <w:rPr>
      <w:b/>
      <w:bCs/>
    </w:rPr>
  </w:style>
  <w:style w:type="character" w:styleId="aa">
    <w:name w:val="FollowedHyperlink"/>
    <w:basedOn w:val="a0"/>
    <w:uiPriority w:val="99"/>
    <w:semiHidden/>
    <w:unhideWhenUsed/>
    <w:qFormat/>
    <w:rPr>
      <w:color w:val="96607D" w:themeColor="followedHyperlink"/>
      <w:u w:val="single"/>
    </w:rPr>
  </w:style>
  <w:style w:type="paragraph" w:styleId="ab">
    <w:name w:val="footer"/>
    <w:basedOn w:val="a"/>
    <w:link w:val="ac"/>
    <w:unhideWhenUsed/>
    <w:pPr>
      <w:tabs>
        <w:tab w:val="center" w:pos="4153"/>
        <w:tab w:val="right" w:pos="8306"/>
      </w:tabs>
      <w:snapToGrid w:val="0"/>
      <w:spacing w:line="240" w:lineRule="auto"/>
    </w:pPr>
    <w:rPr>
      <w:sz w:val="18"/>
      <w:szCs w:val="18"/>
    </w:rPr>
  </w:style>
  <w:style w:type="paragraph" w:styleId="ad">
    <w:name w:val="header"/>
    <w:basedOn w:val="a"/>
    <w:link w:val="ae"/>
    <w:unhideWhenUsed/>
    <w:pPr>
      <w:tabs>
        <w:tab w:val="center" w:pos="4153"/>
        <w:tab w:val="right" w:pos="8306"/>
      </w:tabs>
      <w:snapToGrid w:val="0"/>
      <w:spacing w:line="240" w:lineRule="auto"/>
      <w:jc w:val="center"/>
    </w:pPr>
    <w:rPr>
      <w:sz w:val="18"/>
      <w:szCs w:val="18"/>
    </w:rPr>
  </w:style>
  <w:style w:type="character" w:styleId="af">
    <w:name w:val="Hyperlink"/>
    <w:basedOn w:val="a0"/>
    <w:uiPriority w:val="99"/>
    <w:unhideWhenUsed/>
    <w:qFormat/>
    <w:rPr>
      <w:color w:val="467886" w:themeColor="hyperlink"/>
      <w:u w:val="single"/>
    </w:rPr>
  </w:style>
  <w:style w:type="paragraph" w:styleId="af0">
    <w:name w:val="Normal (Web)"/>
    <w:basedOn w:val="a"/>
    <w:uiPriority w:val="99"/>
    <w:unhideWhenUsed/>
    <w:pPr>
      <w:widowControl/>
      <w:spacing w:before="100" w:beforeAutospacing="1" w:after="100" w:afterAutospacing="1" w:line="240" w:lineRule="auto"/>
    </w:pPr>
    <w:rPr>
      <w:rFonts w:ascii="宋体" w:eastAsia="宋体" w:hAnsi="宋体" w:cs="宋体"/>
      <w:kern w:val="0"/>
      <w:sz w:val="24"/>
      <w14:ligatures w14:val="none"/>
    </w:rPr>
  </w:style>
  <w:style w:type="paragraph" w:styleId="af1">
    <w:name w:val="Subtitle"/>
    <w:basedOn w:val="a"/>
    <w:next w:val="a"/>
    <w:link w:val="af2"/>
    <w:qFormat/>
    <w:pPr>
      <w:jc w:val="center"/>
    </w:pPr>
    <w:rPr>
      <w:rFonts w:asciiTheme="majorHAnsi" w:eastAsiaTheme="majorEastAsia" w:hAnsiTheme="majorHAnsi" w:cstheme="majorBidi"/>
      <w:color w:val="595959" w:themeColor="text1" w:themeTint="A6"/>
      <w:spacing w:val="15"/>
      <w:sz w:val="28"/>
      <w:szCs w:val="28"/>
    </w:rPr>
  </w:style>
  <w:style w:type="table" w:styleId="af3">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Title"/>
    <w:basedOn w:val="a"/>
    <w:next w:val="a"/>
    <w:link w:val="af5"/>
    <w:qFormat/>
    <w:pPr>
      <w:spacing w:after="80" w:line="240" w:lineRule="auto"/>
      <w:contextualSpacing/>
      <w:jc w:val="center"/>
    </w:pPr>
    <w:rPr>
      <w:rFonts w:asciiTheme="majorHAnsi" w:eastAsiaTheme="majorEastAsia" w:hAnsiTheme="majorHAnsi" w:cstheme="majorBidi"/>
      <w:spacing w:val="-10"/>
      <w:kern w:val="28"/>
      <w:sz w:val="56"/>
      <w:szCs w:val="56"/>
    </w:rPr>
  </w:style>
  <w:style w:type="paragraph" w:styleId="TOC1">
    <w:name w:val="toc 1"/>
    <w:basedOn w:val="a"/>
    <w:next w:val="a"/>
    <w:autoRedefine/>
    <w:uiPriority w:val="39"/>
    <w:unhideWhenUsed/>
    <w:rsid w:val="003E3B6D"/>
    <w:pPr>
      <w:tabs>
        <w:tab w:val="right" w:leader="dot" w:pos="8296"/>
      </w:tabs>
      <w:pPrChange w:id="0" w:author="SYLZ" w:date="2026-03-27T15:27:00Z">
        <w:pPr>
          <w:widowControl w:val="0"/>
          <w:tabs>
            <w:tab w:val="right" w:leader="dot" w:pos="8296"/>
          </w:tabs>
          <w:spacing w:after="160" w:line="278" w:lineRule="auto"/>
        </w:pPr>
      </w:pPrChange>
    </w:pPr>
    <w:rPr>
      <w:bCs/>
      <w:noProof/>
      <w:sz w:val="20"/>
      <w:szCs w:val="20"/>
      <w:rPrChange w:id="0" w:author="SYLZ" w:date="2026-03-27T15:27:00Z">
        <w:rPr>
          <w:kern w:val="2"/>
          <w:lang w:val="en-US" w:eastAsia="zh-CN" w:bidi="ar-SA"/>
          <w14:ligatures w14:val="standardContextual"/>
        </w:rPr>
      </w:rPrChange>
    </w:rPr>
  </w:style>
  <w:style w:type="paragraph" w:styleId="TOC2">
    <w:name w:val="toc 2"/>
    <w:basedOn w:val="a"/>
    <w:next w:val="a"/>
    <w:autoRedefine/>
    <w:uiPriority w:val="39"/>
    <w:unhideWhenUsed/>
    <w:rsid w:val="008409F0"/>
    <w:pPr>
      <w:tabs>
        <w:tab w:val="right" w:leader="dot" w:pos="8296"/>
      </w:tabs>
      <w:ind w:leftChars="200" w:left="440"/>
      <w:pPrChange w:id="1" w:author="SYLZ" w:date="2026-03-27T15:35:00Z">
        <w:pPr>
          <w:widowControl w:val="0"/>
          <w:spacing w:after="160" w:line="278" w:lineRule="auto"/>
          <w:ind w:leftChars="200" w:left="420"/>
        </w:pPr>
      </w:pPrChange>
    </w:pPr>
    <w:rPr>
      <w:noProof/>
      <w:sz w:val="20"/>
      <w:szCs w:val="20"/>
      <w:rPrChange w:id="1" w:author="SYLZ" w:date="2026-03-27T15:35:00Z">
        <w:rPr>
          <w:kern w:val="2"/>
          <w:lang w:val="en-US" w:eastAsia="zh-CN" w:bidi="ar-SA"/>
          <w14:ligatures w14:val="standardContextual"/>
        </w:rPr>
      </w:rPrChange>
    </w:rPr>
  </w:style>
  <w:style w:type="character" w:customStyle="1" w:styleId="10">
    <w:name w:val="标题 1 字符"/>
    <w:basedOn w:val="a0"/>
    <w:link w:val="1"/>
    <w:uiPriority w:val="9"/>
    <w:qFormat/>
    <w:rPr>
      <w:rFonts w:ascii="Times New Roman" w:eastAsia="Times New Roman" w:hAnsi="Times New Roman" w:cs="Times New Roman"/>
      <w:b/>
      <w:kern w:val="2"/>
      <w:sz w:val="22"/>
      <w:szCs w:val="24"/>
      <w14:ligatures w14:val="standardContextual"/>
    </w:rPr>
  </w:style>
  <w:style w:type="character" w:customStyle="1" w:styleId="20">
    <w:name w:val="标题 2 字符"/>
    <w:basedOn w:val="a0"/>
    <w:link w:val="2"/>
    <w:uiPriority w:val="9"/>
    <w:semiHidden/>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f5">
    <w:name w:val="标题 字符"/>
    <w:basedOn w:val="a0"/>
    <w:link w:val="af4"/>
    <w:uiPriority w:val="10"/>
    <w:qFormat/>
    <w:rPr>
      <w:rFonts w:asciiTheme="majorHAnsi" w:eastAsiaTheme="majorEastAsia" w:hAnsiTheme="majorHAnsi" w:cstheme="majorBidi"/>
      <w:spacing w:val="-10"/>
      <w:kern w:val="28"/>
      <w:sz w:val="56"/>
      <w:szCs w:val="56"/>
    </w:rPr>
  </w:style>
  <w:style w:type="character" w:customStyle="1" w:styleId="af2">
    <w:name w:val="副标题 字符"/>
    <w:basedOn w:val="a0"/>
    <w:link w:val="af1"/>
    <w:uiPriority w:val="11"/>
    <w:qFormat/>
    <w:rPr>
      <w:rFonts w:asciiTheme="majorHAnsi" w:eastAsiaTheme="majorEastAsia" w:hAnsiTheme="majorHAnsi" w:cstheme="majorBidi"/>
      <w:color w:val="595959" w:themeColor="text1" w:themeTint="A6"/>
      <w:spacing w:val="15"/>
      <w:sz w:val="28"/>
      <w:szCs w:val="28"/>
    </w:rPr>
  </w:style>
  <w:style w:type="paragraph" w:styleId="af6">
    <w:name w:val="Quote"/>
    <w:basedOn w:val="a"/>
    <w:next w:val="a"/>
    <w:link w:val="af7"/>
    <w:uiPriority w:val="29"/>
    <w:qFormat/>
    <w:pPr>
      <w:spacing w:before="160"/>
      <w:jc w:val="center"/>
    </w:pPr>
    <w:rPr>
      <w:i/>
      <w:iCs/>
      <w:color w:val="404040" w:themeColor="text1" w:themeTint="BF"/>
    </w:rPr>
  </w:style>
  <w:style w:type="character" w:customStyle="1" w:styleId="af7">
    <w:name w:val="引用 字符"/>
    <w:basedOn w:val="a0"/>
    <w:link w:val="af6"/>
    <w:uiPriority w:val="29"/>
    <w:qFormat/>
    <w:rPr>
      <w:i/>
      <w:iCs/>
      <w:color w:val="404040" w:themeColor="text1" w:themeTint="BF"/>
    </w:rPr>
  </w:style>
  <w:style w:type="paragraph" w:styleId="af8">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9">
    <w:name w:val="Intense Quote"/>
    <w:basedOn w:val="a"/>
    <w:next w:val="a"/>
    <w:link w:val="afa"/>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a">
    <w:name w:val="明显引用 字符"/>
    <w:basedOn w:val="a0"/>
    <w:link w:val="af9"/>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paragraph" w:customStyle="1" w:styleId="RSCB03MathematicsGreeketc">
    <w:name w:val="RSC B03 Mathematics/Greek etc"/>
    <w:basedOn w:val="a"/>
    <w:link w:val="RSCB03MathematicsGreeketcChar"/>
    <w:qFormat/>
    <w:pPr>
      <w:widowControl/>
      <w:tabs>
        <w:tab w:val="center" w:pos="2268"/>
        <w:tab w:val="right" w:pos="4536"/>
      </w:tabs>
      <w:spacing w:before="160" w:line="240" w:lineRule="auto"/>
    </w:pPr>
    <w:rPr>
      <w:kern w:val="0"/>
      <w:sz w:val="18"/>
      <w:szCs w:val="22"/>
      <w:lang w:val="en-GB" w:eastAsia="en-US"/>
      <w14:ligatures w14:val="none"/>
    </w:rPr>
  </w:style>
  <w:style w:type="character" w:customStyle="1" w:styleId="RSCB03MathematicsGreeketcChar">
    <w:name w:val="RSC B03 Mathematics/Greek etc Char"/>
    <w:basedOn w:val="a0"/>
    <w:link w:val="RSCB03MathematicsGreeketc"/>
    <w:qFormat/>
    <w:rPr>
      <w:rFonts w:ascii="Times New Roman" w:hAnsi="Times New Roman"/>
      <w:kern w:val="0"/>
      <w:sz w:val="18"/>
      <w:szCs w:val="22"/>
      <w:lang w:val="en-GB" w:eastAsia="en-US"/>
      <w14:ligatures w14:val="none"/>
    </w:rPr>
  </w:style>
  <w:style w:type="paragraph" w:customStyle="1" w:styleId="JCEbodytext">
    <w:name w:val="JCE body text"/>
    <w:qFormat/>
    <w:pPr>
      <w:spacing w:line="480" w:lineRule="auto"/>
      <w:ind w:firstLine="360"/>
    </w:pPr>
    <w:rPr>
      <w:rFonts w:ascii="Bookman Old Style" w:eastAsia="Times New Roman" w:hAnsi="Bookman Old Style" w:cs="Times New Roman"/>
      <w:lang w:eastAsia="en-US"/>
    </w:rPr>
  </w:style>
  <w:style w:type="paragraph" w:customStyle="1" w:styleId="JCETabletext">
    <w:name w:val="JCE Table text"/>
    <w:basedOn w:val="a"/>
    <w:next w:val="a"/>
    <w:qFormat/>
    <w:pPr>
      <w:keepLines/>
      <w:spacing w:before="40" w:after="40" w:line="240" w:lineRule="auto"/>
    </w:pPr>
    <w:rPr>
      <w:rFonts w:ascii="Bookman Old Style" w:hAnsi="Bookman Old Style"/>
      <w:kern w:val="0"/>
      <w:sz w:val="18"/>
      <w:lang w:eastAsia="en-US"/>
      <w14:ligatures w14:val="none"/>
    </w:rPr>
  </w:style>
  <w:style w:type="paragraph" w:customStyle="1" w:styleId="JCETabletitle">
    <w:name w:val="JCE Table title"/>
    <w:basedOn w:val="a"/>
    <w:qFormat/>
    <w:pPr>
      <w:keepLines/>
      <w:widowControl/>
      <w:spacing w:after="40" w:line="240" w:lineRule="auto"/>
    </w:pPr>
    <w:rPr>
      <w:rFonts w:ascii="Bookman Old Style" w:hAnsi="Bookman Old Style"/>
      <w:b/>
      <w:kern w:val="0"/>
      <w:sz w:val="20"/>
      <w:lang w:eastAsia="en-US"/>
      <w14:ligatures w14:val="none"/>
    </w:rPr>
  </w:style>
  <w:style w:type="paragraph" w:customStyle="1" w:styleId="RSCI01FigureSchemeChartwithbottombar">
    <w:name w:val="RSC I01 Figure/Scheme/Chart with bottom bar"/>
    <w:basedOn w:val="a"/>
    <w:link w:val="RSCI01FigureSchemeChartwithbottombarChar"/>
    <w:qFormat/>
    <w:pPr>
      <w:widowControl/>
      <w:pBdr>
        <w:bottom w:val="single" w:sz="12" w:space="5" w:color="999999"/>
      </w:pBdr>
      <w:spacing w:before="40" w:after="120" w:line="120" w:lineRule="exact"/>
      <w:jc w:val="both"/>
    </w:pPr>
    <w:rPr>
      <w:rFonts w:cstheme="minorHAnsi"/>
      <w:w w:val="108"/>
      <w:kern w:val="0"/>
      <w:sz w:val="14"/>
      <w:szCs w:val="14"/>
      <w:lang w:val="en-GB" w:eastAsia="en-US"/>
      <w14:ligatures w14:val="none"/>
    </w:rPr>
  </w:style>
  <w:style w:type="character" w:customStyle="1" w:styleId="RSCI01FigureSchemeChartwithbottombarChar">
    <w:name w:val="RSC I01 Figure/Scheme/Chart with bottom bar Char"/>
    <w:basedOn w:val="a0"/>
    <w:link w:val="RSCI01FigureSchemeChartwithbottombar"/>
    <w:qFormat/>
    <w:rPr>
      <w:rFonts w:cstheme="minorHAnsi"/>
      <w:w w:val="108"/>
      <w:kern w:val="0"/>
      <w:sz w:val="14"/>
      <w:szCs w:val="14"/>
      <w:lang w:val="en-GB" w:eastAsia="en-US"/>
      <w14:ligatures w14:val="none"/>
    </w:rPr>
  </w:style>
  <w:style w:type="character" w:customStyle="1" w:styleId="13">
    <w:name w:val="未处理的提及1"/>
    <w:basedOn w:val="a0"/>
    <w:uiPriority w:val="99"/>
    <w:semiHidden/>
    <w:unhideWhenUsed/>
    <w:qFormat/>
    <w:rPr>
      <w:color w:val="605E5C"/>
      <w:shd w:val="clear" w:color="auto" w:fill="E1DFDD"/>
    </w:rPr>
  </w:style>
  <w:style w:type="character" w:customStyle="1" w:styleId="21">
    <w:name w:val="未处理的提及2"/>
    <w:basedOn w:val="a0"/>
    <w:uiPriority w:val="99"/>
    <w:semiHidden/>
    <w:unhideWhenUsed/>
    <w:rPr>
      <w:color w:val="605E5C"/>
      <w:shd w:val="clear" w:color="auto" w:fill="E1DFDD"/>
    </w:rPr>
  </w:style>
  <w:style w:type="paragraph" w:customStyle="1" w:styleId="TOC10">
    <w:name w:val="TOC 标题1"/>
    <w:basedOn w:val="1"/>
    <w:next w:val="a"/>
    <w:uiPriority w:val="39"/>
    <w:unhideWhenUsed/>
    <w:qFormat/>
    <w:pPr>
      <w:widowControl/>
      <w:spacing w:before="240" w:after="0" w:line="259" w:lineRule="auto"/>
      <w:outlineLvl w:val="9"/>
    </w:pPr>
    <w:rPr>
      <w:kern w:val="0"/>
      <w:sz w:val="32"/>
      <w:szCs w:val="32"/>
      <w:lang w:eastAsia="en-US"/>
      <w14:ligatures w14:val="none"/>
    </w:rPr>
  </w:style>
  <w:style w:type="character" w:customStyle="1" w:styleId="a7">
    <w:name w:val="批注文字 字符"/>
    <w:basedOn w:val="a0"/>
    <w:link w:val="a6"/>
    <w:uiPriority w:val="99"/>
    <w:qFormat/>
    <w:rPr>
      <w:rFonts w:ascii="Times New Roman" w:eastAsia="Times New Roman" w:hAnsi="Times New Roman" w:cs="Times New Roman"/>
      <w:kern w:val="2"/>
      <w:sz w:val="22"/>
      <w:szCs w:val="24"/>
      <w14:ligatures w14:val="standardContextual"/>
    </w:rPr>
  </w:style>
  <w:style w:type="character" w:customStyle="1" w:styleId="a9">
    <w:name w:val="批注主题 字符"/>
    <w:basedOn w:val="a7"/>
    <w:link w:val="a8"/>
    <w:uiPriority w:val="99"/>
    <w:semiHidden/>
    <w:rPr>
      <w:rFonts w:ascii="Times New Roman" w:eastAsia="Times New Roman" w:hAnsi="Times New Roman" w:cs="Times New Roman"/>
      <w:b/>
      <w:bCs/>
      <w:kern w:val="2"/>
      <w:sz w:val="22"/>
      <w:szCs w:val="24"/>
      <w14:ligatures w14:val="standardContextual"/>
    </w:rPr>
  </w:style>
  <w:style w:type="paragraph" w:customStyle="1" w:styleId="14">
    <w:name w:val="修订1"/>
    <w:hidden/>
    <w:uiPriority w:val="99"/>
    <w:unhideWhenUsed/>
    <w:rPr>
      <w:rFonts w:ascii="Times New Roman" w:eastAsia="Times New Roman" w:hAnsi="Times New Roman" w:cs="Times New Roman"/>
      <w:kern w:val="2"/>
      <w:sz w:val="22"/>
      <w:szCs w:val="24"/>
      <w14:ligatures w14:val="standardContextual"/>
    </w:rPr>
  </w:style>
  <w:style w:type="character" w:customStyle="1" w:styleId="ae">
    <w:name w:val="页眉 字符"/>
    <w:basedOn w:val="a0"/>
    <w:link w:val="ad"/>
    <w:rPr>
      <w:rFonts w:ascii="Times New Roman" w:eastAsia="Times New Roman" w:hAnsi="Times New Roman" w:cs="Times New Roman"/>
      <w:kern w:val="2"/>
      <w:sz w:val="18"/>
      <w:szCs w:val="18"/>
      <w14:ligatures w14:val="standardContextual"/>
    </w:rPr>
  </w:style>
  <w:style w:type="character" w:customStyle="1" w:styleId="ac">
    <w:name w:val="页脚 字符"/>
    <w:basedOn w:val="a0"/>
    <w:link w:val="ab"/>
    <w:rPr>
      <w:rFonts w:ascii="Times New Roman" w:eastAsia="Times New Roman" w:hAnsi="Times New Roman" w:cs="Times New Roman"/>
      <w:kern w:val="2"/>
      <w:sz w:val="18"/>
      <w:szCs w:val="18"/>
      <w14:ligatures w14:val="standardContextual"/>
    </w:rPr>
  </w:style>
  <w:style w:type="character" w:customStyle="1" w:styleId="fontstyle01">
    <w:name w:val="fontstyle01"/>
    <w:basedOn w:val="a0"/>
    <w:rPr>
      <w:rFonts w:ascii="Times-Roman" w:hAnsi="Times-Roman" w:hint="default"/>
      <w:color w:val="000000"/>
      <w:sz w:val="24"/>
      <w:szCs w:val="24"/>
    </w:rPr>
  </w:style>
  <w:style w:type="character" w:customStyle="1" w:styleId="31">
    <w:name w:val="未处理的提及3"/>
    <w:basedOn w:val="a0"/>
    <w:uiPriority w:val="99"/>
    <w:semiHidden/>
    <w:unhideWhenUsed/>
    <w:rPr>
      <w:color w:val="605E5C"/>
      <w:shd w:val="clear" w:color="auto" w:fill="E1DFDD"/>
    </w:rPr>
  </w:style>
  <w:style w:type="character" w:styleId="afb">
    <w:name w:val="Placeholder Text"/>
    <w:basedOn w:val="a0"/>
    <w:unhideWhenUsed/>
    <w:rPr>
      <w:color w:val="666666"/>
    </w:rPr>
  </w:style>
  <w:style w:type="character" w:customStyle="1" w:styleId="a4">
    <w:name w:val="正文文本 字符"/>
    <w:basedOn w:val="a0"/>
    <w:link w:val="a3"/>
    <w:rPr>
      <w:sz w:val="24"/>
      <w:szCs w:val="24"/>
    </w:rPr>
  </w:style>
  <w:style w:type="paragraph" w:customStyle="1" w:styleId="FirstParagraph">
    <w:name w:val="First Paragraph"/>
    <w:basedOn w:val="a3"/>
    <w:next w:val="a3"/>
    <w:qFormat/>
  </w:style>
  <w:style w:type="paragraph" w:styleId="afc">
    <w:name w:val="Revision"/>
    <w:hidden/>
    <w:uiPriority w:val="99"/>
    <w:unhideWhenUsed/>
    <w:rsid w:val="002A1B4B"/>
    <w:rPr>
      <w:rFonts w:ascii="Times New Roman" w:eastAsia="Times New Roman" w:hAnsi="Times New Roman" w:cs="Times New Roman"/>
      <w:kern w:val="2"/>
      <w:sz w:val="22"/>
      <w:szCs w:val="24"/>
      <w14:ligatures w14:val="standardContextual"/>
    </w:rPr>
  </w:style>
  <w:style w:type="paragraph" w:customStyle="1" w:styleId="Compact">
    <w:name w:val="Compact"/>
    <w:basedOn w:val="a3"/>
    <w:qFormat/>
    <w:rsid w:val="00786B96"/>
    <w:pPr>
      <w:spacing w:before="36" w:after="36"/>
    </w:pPr>
    <w:rPr>
      <w:lang w:eastAsia="en-US"/>
    </w:rPr>
  </w:style>
  <w:style w:type="paragraph" w:customStyle="1" w:styleId="Author">
    <w:name w:val="Author"/>
    <w:next w:val="a3"/>
    <w:qFormat/>
    <w:rsid w:val="00786B96"/>
    <w:pPr>
      <w:keepNext/>
      <w:keepLines/>
      <w:spacing w:after="200"/>
      <w:jc w:val="center"/>
    </w:pPr>
    <w:rPr>
      <w:sz w:val="24"/>
      <w:szCs w:val="24"/>
      <w:lang w:eastAsia="en-US"/>
    </w:rPr>
  </w:style>
  <w:style w:type="paragraph" w:styleId="afd">
    <w:name w:val="Date"/>
    <w:next w:val="a3"/>
    <w:link w:val="afe"/>
    <w:qFormat/>
    <w:rsid w:val="00786B96"/>
    <w:pPr>
      <w:keepNext/>
      <w:keepLines/>
      <w:spacing w:after="200"/>
      <w:jc w:val="center"/>
    </w:pPr>
    <w:rPr>
      <w:sz w:val="24"/>
      <w:szCs w:val="24"/>
      <w:lang w:eastAsia="en-US"/>
    </w:rPr>
  </w:style>
  <w:style w:type="character" w:customStyle="1" w:styleId="afe">
    <w:name w:val="日期 字符"/>
    <w:basedOn w:val="a0"/>
    <w:link w:val="afd"/>
    <w:rsid w:val="00786B96"/>
    <w:rPr>
      <w:sz w:val="24"/>
      <w:szCs w:val="24"/>
      <w:lang w:eastAsia="en-US"/>
    </w:rPr>
  </w:style>
  <w:style w:type="paragraph" w:customStyle="1" w:styleId="AbstractTitle">
    <w:name w:val="Abstract Title"/>
    <w:basedOn w:val="a"/>
    <w:next w:val="Abstract"/>
    <w:qFormat/>
    <w:rsid w:val="00786B96"/>
    <w:pPr>
      <w:keepNext/>
      <w:keepLines/>
      <w:widowControl/>
      <w:spacing w:before="300" w:after="0" w:line="240" w:lineRule="auto"/>
      <w:jc w:val="center"/>
    </w:pPr>
    <w:rPr>
      <w:rFonts w:asciiTheme="minorHAnsi" w:eastAsiaTheme="minorEastAsia" w:hAnsiTheme="minorHAnsi" w:cstheme="minorBidi"/>
      <w:b/>
      <w:color w:val="345A8A"/>
      <w:kern w:val="0"/>
      <w:sz w:val="20"/>
      <w:szCs w:val="20"/>
      <w:lang w:eastAsia="en-US"/>
      <w14:ligatures w14:val="none"/>
    </w:rPr>
  </w:style>
  <w:style w:type="paragraph" w:customStyle="1" w:styleId="Abstract">
    <w:name w:val="Abstract"/>
    <w:basedOn w:val="a"/>
    <w:next w:val="a3"/>
    <w:qFormat/>
    <w:rsid w:val="00786B96"/>
    <w:pPr>
      <w:keepNext/>
      <w:keepLines/>
      <w:widowControl/>
      <w:spacing w:before="100" w:after="300" w:line="240" w:lineRule="auto"/>
    </w:pPr>
    <w:rPr>
      <w:rFonts w:asciiTheme="minorHAnsi" w:eastAsiaTheme="minorEastAsia" w:hAnsiTheme="minorHAnsi" w:cstheme="minorBidi"/>
      <w:kern w:val="0"/>
      <w:sz w:val="20"/>
      <w:szCs w:val="20"/>
      <w:lang w:eastAsia="en-US"/>
      <w14:ligatures w14:val="none"/>
    </w:rPr>
  </w:style>
  <w:style w:type="paragraph" w:styleId="aff">
    <w:name w:val="Bibliography"/>
    <w:basedOn w:val="a"/>
    <w:qFormat/>
    <w:rsid w:val="00786B96"/>
    <w:pPr>
      <w:widowControl/>
      <w:spacing w:after="200" w:line="240" w:lineRule="auto"/>
    </w:pPr>
    <w:rPr>
      <w:rFonts w:asciiTheme="minorHAnsi" w:eastAsiaTheme="minorEastAsia" w:hAnsiTheme="minorHAnsi" w:cstheme="minorBidi"/>
      <w:kern w:val="0"/>
      <w:sz w:val="24"/>
      <w:lang w:eastAsia="en-US"/>
      <w14:ligatures w14:val="none"/>
    </w:rPr>
  </w:style>
  <w:style w:type="paragraph" w:styleId="aff0">
    <w:name w:val="Block Text"/>
    <w:basedOn w:val="a3"/>
    <w:next w:val="a3"/>
    <w:uiPriority w:val="9"/>
    <w:unhideWhenUsed/>
    <w:qFormat/>
    <w:rsid w:val="00786B96"/>
    <w:pPr>
      <w:spacing w:before="100" w:after="100"/>
      <w:ind w:left="480" w:right="480"/>
    </w:pPr>
    <w:rPr>
      <w:lang w:eastAsia="en-US"/>
    </w:rPr>
  </w:style>
  <w:style w:type="paragraph" w:styleId="aff1">
    <w:name w:val="footnote text"/>
    <w:basedOn w:val="a"/>
    <w:link w:val="aff2"/>
    <w:uiPriority w:val="9"/>
    <w:unhideWhenUsed/>
    <w:qFormat/>
    <w:rsid w:val="00786B96"/>
    <w:pPr>
      <w:widowControl/>
      <w:spacing w:after="200" w:line="240" w:lineRule="auto"/>
    </w:pPr>
    <w:rPr>
      <w:rFonts w:asciiTheme="minorHAnsi" w:eastAsiaTheme="minorEastAsia" w:hAnsiTheme="minorHAnsi" w:cstheme="minorBidi"/>
      <w:kern w:val="0"/>
      <w:sz w:val="24"/>
      <w:lang w:eastAsia="en-US"/>
      <w14:ligatures w14:val="none"/>
    </w:rPr>
  </w:style>
  <w:style w:type="character" w:customStyle="1" w:styleId="aff2">
    <w:name w:val="脚注文本 字符"/>
    <w:basedOn w:val="a0"/>
    <w:link w:val="aff1"/>
    <w:uiPriority w:val="9"/>
    <w:rsid w:val="00786B96"/>
    <w:rPr>
      <w:sz w:val="24"/>
      <w:szCs w:val="24"/>
      <w:lang w:eastAsia="en-US"/>
    </w:rPr>
  </w:style>
  <w:style w:type="paragraph" w:customStyle="1" w:styleId="FootnoteBlockText">
    <w:name w:val="Footnote Block Text"/>
    <w:uiPriority w:val="9"/>
    <w:unhideWhenUsed/>
    <w:qFormat/>
    <w:rsid w:val="00786B96"/>
    <w:pPr>
      <w:spacing w:before="100" w:after="100"/>
      <w:ind w:left="480" w:right="480"/>
    </w:pPr>
    <w:rPr>
      <w:sz w:val="24"/>
      <w:szCs w:val="24"/>
      <w:lang w:eastAsia="en-US"/>
    </w:rPr>
  </w:style>
  <w:style w:type="table" w:customStyle="1" w:styleId="Table">
    <w:name w:val="Table"/>
    <w:semiHidden/>
    <w:unhideWhenUsed/>
    <w:qFormat/>
    <w:rsid w:val="00786B96"/>
    <w:pPr>
      <w:spacing w:after="200"/>
    </w:pPr>
    <w:rPr>
      <w:sz w:val="24"/>
      <w:szCs w:val="24"/>
      <w:lang w:val="en-GB"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786B96"/>
    <w:pPr>
      <w:keepNext/>
      <w:keepLines/>
      <w:widowControl/>
      <w:spacing w:after="0" w:line="240" w:lineRule="auto"/>
    </w:pPr>
    <w:rPr>
      <w:rFonts w:asciiTheme="minorHAnsi" w:eastAsiaTheme="minorEastAsia" w:hAnsiTheme="minorHAnsi" w:cstheme="minorBidi"/>
      <w:b/>
      <w:kern w:val="0"/>
      <w:sz w:val="24"/>
      <w:lang w:eastAsia="en-US"/>
      <w14:ligatures w14:val="none"/>
    </w:rPr>
  </w:style>
  <w:style w:type="paragraph" w:customStyle="1" w:styleId="Definition">
    <w:name w:val="Definition"/>
    <w:basedOn w:val="a"/>
    <w:rsid w:val="00786B96"/>
    <w:pPr>
      <w:widowControl/>
      <w:spacing w:after="200" w:line="240" w:lineRule="auto"/>
    </w:pPr>
    <w:rPr>
      <w:rFonts w:asciiTheme="minorHAnsi" w:eastAsiaTheme="minorEastAsia" w:hAnsiTheme="minorHAnsi" w:cstheme="minorBidi"/>
      <w:kern w:val="0"/>
      <w:sz w:val="24"/>
      <w:lang w:eastAsia="en-US"/>
      <w14:ligatures w14:val="none"/>
    </w:rPr>
  </w:style>
  <w:style w:type="paragraph" w:styleId="aff3">
    <w:name w:val="caption"/>
    <w:basedOn w:val="a"/>
    <w:link w:val="aff4"/>
    <w:rsid w:val="00786B96"/>
    <w:pPr>
      <w:widowControl/>
      <w:spacing w:after="120" w:line="240" w:lineRule="auto"/>
    </w:pPr>
    <w:rPr>
      <w:rFonts w:asciiTheme="minorHAnsi" w:eastAsiaTheme="minorEastAsia" w:hAnsiTheme="minorHAnsi" w:cstheme="minorBidi"/>
      <w:i/>
      <w:kern w:val="0"/>
      <w:sz w:val="24"/>
      <w:lang w:eastAsia="en-US"/>
      <w14:ligatures w14:val="none"/>
    </w:rPr>
  </w:style>
  <w:style w:type="paragraph" w:customStyle="1" w:styleId="TableCaption">
    <w:name w:val="Table Caption"/>
    <w:basedOn w:val="aff3"/>
    <w:rsid w:val="00786B96"/>
    <w:pPr>
      <w:keepNext/>
    </w:pPr>
  </w:style>
  <w:style w:type="paragraph" w:customStyle="1" w:styleId="ImageCaption">
    <w:name w:val="Image Caption"/>
    <w:basedOn w:val="aff3"/>
    <w:rsid w:val="00786B96"/>
  </w:style>
  <w:style w:type="paragraph" w:customStyle="1" w:styleId="Figure">
    <w:name w:val="Figure"/>
    <w:basedOn w:val="a"/>
    <w:rsid w:val="00786B96"/>
    <w:pPr>
      <w:widowControl/>
      <w:spacing w:after="200" w:line="240" w:lineRule="auto"/>
    </w:pPr>
    <w:rPr>
      <w:rFonts w:asciiTheme="minorHAnsi" w:eastAsiaTheme="minorEastAsia" w:hAnsiTheme="minorHAnsi" w:cstheme="minorBidi"/>
      <w:kern w:val="0"/>
      <w:sz w:val="24"/>
      <w:lang w:eastAsia="en-US"/>
      <w14:ligatures w14:val="none"/>
    </w:rPr>
  </w:style>
  <w:style w:type="paragraph" w:customStyle="1" w:styleId="CaptionedFigure">
    <w:name w:val="Captioned Figure"/>
    <w:basedOn w:val="Figure"/>
    <w:rsid w:val="00786B96"/>
    <w:pPr>
      <w:keepNext/>
    </w:pPr>
  </w:style>
  <w:style w:type="character" w:customStyle="1" w:styleId="aff4">
    <w:name w:val="题注 字符"/>
    <w:basedOn w:val="a0"/>
    <w:link w:val="aff3"/>
    <w:rsid w:val="00786B96"/>
    <w:rPr>
      <w:i/>
      <w:sz w:val="24"/>
      <w:szCs w:val="24"/>
      <w:lang w:eastAsia="en-US"/>
    </w:rPr>
  </w:style>
  <w:style w:type="character" w:customStyle="1" w:styleId="VerbatimChar">
    <w:name w:val="Verbatim Char"/>
    <w:basedOn w:val="aff4"/>
    <w:link w:val="SourceCode"/>
    <w:rsid w:val="00786B96"/>
    <w:rPr>
      <w:rFonts w:ascii="Consolas" w:hAnsi="Consolas"/>
      <w:i/>
      <w:sz w:val="22"/>
      <w:szCs w:val="24"/>
      <w:lang w:eastAsia="en-US"/>
    </w:rPr>
  </w:style>
  <w:style w:type="character" w:customStyle="1" w:styleId="SectionNumber">
    <w:name w:val="Section Number"/>
    <w:basedOn w:val="aff4"/>
    <w:rsid w:val="00786B96"/>
    <w:rPr>
      <w:i/>
      <w:sz w:val="24"/>
      <w:szCs w:val="24"/>
      <w:lang w:eastAsia="en-US"/>
    </w:rPr>
  </w:style>
  <w:style w:type="character" w:styleId="aff5">
    <w:name w:val="footnote reference"/>
    <w:basedOn w:val="aff4"/>
    <w:rsid w:val="00786B96"/>
    <w:rPr>
      <w:i/>
      <w:sz w:val="24"/>
      <w:szCs w:val="24"/>
      <w:vertAlign w:val="superscript"/>
      <w:lang w:eastAsia="en-US"/>
    </w:rPr>
  </w:style>
  <w:style w:type="paragraph" w:styleId="TOC">
    <w:name w:val="TOC Heading"/>
    <w:basedOn w:val="1"/>
    <w:next w:val="a3"/>
    <w:uiPriority w:val="39"/>
    <w:unhideWhenUsed/>
    <w:qFormat/>
    <w:rsid w:val="00786B96"/>
    <w:pPr>
      <w:widowControl/>
      <w:spacing w:beforeLines="0" w:before="240" w:after="0" w:line="259" w:lineRule="auto"/>
      <w:outlineLvl w:val="9"/>
    </w:pPr>
    <w:rPr>
      <w:rFonts w:asciiTheme="majorHAnsi" w:eastAsiaTheme="majorEastAsia" w:hAnsiTheme="majorHAnsi" w:cstheme="majorBidi"/>
      <w:b w:val="0"/>
      <w:color w:val="0F4761" w:themeColor="accent1" w:themeShade="BF"/>
      <w:kern w:val="0"/>
      <w:sz w:val="32"/>
      <w:szCs w:val="32"/>
      <w:lang w:eastAsia="en-US"/>
      <w14:ligatures w14:val="none"/>
    </w:rPr>
  </w:style>
  <w:style w:type="paragraph" w:customStyle="1" w:styleId="SourceCode">
    <w:name w:val="Source Code"/>
    <w:basedOn w:val="a"/>
    <w:link w:val="VerbatimChar"/>
    <w:rsid w:val="00786B96"/>
    <w:pPr>
      <w:widowControl/>
      <w:wordWrap w:val="0"/>
      <w:spacing w:after="200" w:line="240" w:lineRule="auto"/>
    </w:pPr>
    <w:rPr>
      <w:rFonts w:ascii="Consolas" w:eastAsiaTheme="minorEastAsia" w:hAnsi="Consolas" w:cstheme="minorBidi"/>
      <w:i/>
      <w:kern w:val="0"/>
      <w:lang w:eastAsia="en-US"/>
      <w14:ligatures w14:val="none"/>
    </w:rPr>
  </w:style>
  <w:style w:type="character" w:customStyle="1" w:styleId="KeywordTok">
    <w:name w:val="KeywordTok"/>
    <w:basedOn w:val="VerbatimChar"/>
    <w:rsid w:val="00786B96"/>
    <w:rPr>
      <w:rFonts w:ascii="Consolas" w:hAnsi="Consolas"/>
      <w:b/>
      <w:i/>
      <w:color w:val="007020"/>
      <w:sz w:val="22"/>
      <w:szCs w:val="24"/>
      <w:lang w:eastAsia="en-US"/>
    </w:rPr>
  </w:style>
  <w:style w:type="character" w:customStyle="1" w:styleId="DataTypeTok">
    <w:name w:val="DataTypeTok"/>
    <w:basedOn w:val="VerbatimChar"/>
    <w:rsid w:val="00786B96"/>
    <w:rPr>
      <w:rFonts w:ascii="Consolas" w:hAnsi="Consolas"/>
      <w:i/>
      <w:color w:val="902000"/>
      <w:sz w:val="22"/>
      <w:szCs w:val="24"/>
      <w:lang w:eastAsia="en-US"/>
    </w:rPr>
  </w:style>
  <w:style w:type="character" w:customStyle="1" w:styleId="DecValTok">
    <w:name w:val="DecValTok"/>
    <w:basedOn w:val="VerbatimChar"/>
    <w:rsid w:val="00786B96"/>
    <w:rPr>
      <w:rFonts w:ascii="Consolas" w:hAnsi="Consolas"/>
      <w:i/>
      <w:color w:val="40A070"/>
      <w:sz w:val="22"/>
      <w:szCs w:val="24"/>
      <w:lang w:eastAsia="en-US"/>
    </w:rPr>
  </w:style>
  <w:style w:type="character" w:customStyle="1" w:styleId="BaseNTok">
    <w:name w:val="BaseNTok"/>
    <w:basedOn w:val="VerbatimChar"/>
    <w:rsid w:val="00786B96"/>
    <w:rPr>
      <w:rFonts w:ascii="Consolas" w:hAnsi="Consolas"/>
      <w:i/>
      <w:color w:val="40A070"/>
      <w:sz w:val="22"/>
      <w:szCs w:val="24"/>
      <w:lang w:eastAsia="en-US"/>
    </w:rPr>
  </w:style>
  <w:style w:type="character" w:customStyle="1" w:styleId="FloatTok">
    <w:name w:val="FloatTok"/>
    <w:basedOn w:val="VerbatimChar"/>
    <w:rsid w:val="00786B96"/>
    <w:rPr>
      <w:rFonts w:ascii="Consolas" w:hAnsi="Consolas"/>
      <w:i/>
      <w:color w:val="40A070"/>
      <w:sz w:val="22"/>
      <w:szCs w:val="24"/>
      <w:lang w:eastAsia="en-US"/>
    </w:rPr>
  </w:style>
  <w:style w:type="character" w:customStyle="1" w:styleId="ConstantTok">
    <w:name w:val="ConstantTok"/>
    <w:basedOn w:val="VerbatimChar"/>
    <w:rsid w:val="00786B96"/>
    <w:rPr>
      <w:rFonts w:ascii="Consolas" w:hAnsi="Consolas"/>
      <w:i/>
      <w:color w:val="880000"/>
      <w:sz w:val="22"/>
      <w:szCs w:val="24"/>
      <w:lang w:eastAsia="en-US"/>
    </w:rPr>
  </w:style>
  <w:style w:type="character" w:customStyle="1" w:styleId="CharTok">
    <w:name w:val="CharTok"/>
    <w:basedOn w:val="VerbatimChar"/>
    <w:rsid w:val="00786B96"/>
    <w:rPr>
      <w:rFonts w:ascii="Consolas" w:hAnsi="Consolas"/>
      <w:i/>
      <w:color w:val="4070A0"/>
      <w:sz w:val="22"/>
      <w:szCs w:val="24"/>
      <w:lang w:eastAsia="en-US"/>
    </w:rPr>
  </w:style>
  <w:style w:type="character" w:customStyle="1" w:styleId="SpecialCharTok">
    <w:name w:val="SpecialCharTok"/>
    <w:basedOn w:val="VerbatimChar"/>
    <w:rsid w:val="00786B96"/>
    <w:rPr>
      <w:rFonts w:ascii="Consolas" w:hAnsi="Consolas"/>
      <w:i/>
      <w:color w:val="4070A0"/>
      <w:sz w:val="22"/>
      <w:szCs w:val="24"/>
      <w:lang w:eastAsia="en-US"/>
    </w:rPr>
  </w:style>
  <w:style w:type="character" w:customStyle="1" w:styleId="StringTok">
    <w:name w:val="StringTok"/>
    <w:basedOn w:val="VerbatimChar"/>
    <w:rsid w:val="00786B96"/>
    <w:rPr>
      <w:rFonts w:ascii="Consolas" w:hAnsi="Consolas"/>
      <w:i/>
      <w:color w:val="4070A0"/>
      <w:sz w:val="22"/>
      <w:szCs w:val="24"/>
      <w:lang w:eastAsia="en-US"/>
    </w:rPr>
  </w:style>
  <w:style w:type="character" w:customStyle="1" w:styleId="VerbatimStringTok">
    <w:name w:val="VerbatimStringTok"/>
    <w:basedOn w:val="VerbatimChar"/>
    <w:rsid w:val="00786B96"/>
    <w:rPr>
      <w:rFonts w:ascii="Consolas" w:hAnsi="Consolas"/>
      <w:i/>
      <w:color w:val="4070A0"/>
      <w:sz w:val="22"/>
      <w:szCs w:val="24"/>
      <w:lang w:eastAsia="en-US"/>
    </w:rPr>
  </w:style>
  <w:style w:type="character" w:customStyle="1" w:styleId="SpecialStringTok">
    <w:name w:val="SpecialStringTok"/>
    <w:basedOn w:val="VerbatimChar"/>
    <w:rsid w:val="00786B96"/>
    <w:rPr>
      <w:rFonts w:ascii="Consolas" w:hAnsi="Consolas"/>
      <w:i/>
      <w:color w:val="BB6688"/>
      <w:sz w:val="22"/>
      <w:szCs w:val="24"/>
      <w:lang w:eastAsia="en-US"/>
    </w:rPr>
  </w:style>
  <w:style w:type="character" w:customStyle="1" w:styleId="ImportTok">
    <w:name w:val="ImportTok"/>
    <w:basedOn w:val="VerbatimChar"/>
    <w:rsid w:val="00786B96"/>
    <w:rPr>
      <w:rFonts w:ascii="Consolas" w:hAnsi="Consolas"/>
      <w:b/>
      <w:i/>
      <w:color w:val="008000"/>
      <w:sz w:val="22"/>
      <w:szCs w:val="24"/>
      <w:lang w:eastAsia="en-US"/>
    </w:rPr>
  </w:style>
  <w:style w:type="character" w:customStyle="1" w:styleId="CommentTok">
    <w:name w:val="CommentTok"/>
    <w:basedOn w:val="VerbatimChar"/>
    <w:rsid w:val="00786B96"/>
    <w:rPr>
      <w:rFonts w:ascii="Consolas" w:hAnsi="Consolas"/>
      <w:i w:val="0"/>
      <w:color w:val="60A0B0"/>
      <w:sz w:val="22"/>
      <w:szCs w:val="24"/>
      <w:lang w:eastAsia="en-US"/>
    </w:rPr>
  </w:style>
  <w:style w:type="character" w:customStyle="1" w:styleId="DocumentationTok">
    <w:name w:val="DocumentationTok"/>
    <w:basedOn w:val="VerbatimChar"/>
    <w:rsid w:val="00786B96"/>
    <w:rPr>
      <w:rFonts w:ascii="Consolas" w:hAnsi="Consolas"/>
      <w:i w:val="0"/>
      <w:color w:val="BA2121"/>
      <w:sz w:val="22"/>
      <w:szCs w:val="24"/>
      <w:lang w:eastAsia="en-US"/>
    </w:rPr>
  </w:style>
  <w:style w:type="character" w:customStyle="1" w:styleId="AnnotationTok">
    <w:name w:val="AnnotationTok"/>
    <w:basedOn w:val="VerbatimChar"/>
    <w:rsid w:val="00786B96"/>
    <w:rPr>
      <w:rFonts w:ascii="Consolas" w:hAnsi="Consolas"/>
      <w:b/>
      <w:i w:val="0"/>
      <w:color w:val="60A0B0"/>
      <w:sz w:val="22"/>
      <w:szCs w:val="24"/>
      <w:lang w:eastAsia="en-US"/>
    </w:rPr>
  </w:style>
  <w:style w:type="character" w:customStyle="1" w:styleId="CommentVarTok">
    <w:name w:val="CommentVarTok"/>
    <w:basedOn w:val="VerbatimChar"/>
    <w:rsid w:val="00786B96"/>
    <w:rPr>
      <w:rFonts w:ascii="Consolas" w:hAnsi="Consolas"/>
      <w:b/>
      <w:i w:val="0"/>
      <w:color w:val="60A0B0"/>
      <w:sz w:val="22"/>
      <w:szCs w:val="24"/>
      <w:lang w:eastAsia="en-US"/>
    </w:rPr>
  </w:style>
  <w:style w:type="character" w:customStyle="1" w:styleId="OtherTok">
    <w:name w:val="OtherTok"/>
    <w:basedOn w:val="VerbatimChar"/>
    <w:rsid w:val="00786B96"/>
    <w:rPr>
      <w:rFonts w:ascii="Consolas" w:hAnsi="Consolas"/>
      <w:i/>
      <w:color w:val="007020"/>
      <w:sz w:val="22"/>
      <w:szCs w:val="24"/>
      <w:lang w:eastAsia="en-US"/>
    </w:rPr>
  </w:style>
  <w:style w:type="character" w:customStyle="1" w:styleId="FunctionTok">
    <w:name w:val="FunctionTok"/>
    <w:basedOn w:val="VerbatimChar"/>
    <w:rsid w:val="00786B96"/>
    <w:rPr>
      <w:rFonts w:ascii="Consolas" w:hAnsi="Consolas"/>
      <w:i/>
      <w:color w:val="06287E"/>
      <w:sz w:val="22"/>
      <w:szCs w:val="24"/>
      <w:lang w:eastAsia="en-US"/>
    </w:rPr>
  </w:style>
  <w:style w:type="character" w:customStyle="1" w:styleId="VariableTok">
    <w:name w:val="VariableTok"/>
    <w:basedOn w:val="VerbatimChar"/>
    <w:rsid w:val="00786B96"/>
    <w:rPr>
      <w:rFonts w:ascii="Consolas" w:hAnsi="Consolas"/>
      <w:i/>
      <w:color w:val="19177C"/>
      <w:sz w:val="22"/>
      <w:szCs w:val="24"/>
      <w:lang w:eastAsia="en-US"/>
    </w:rPr>
  </w:style>
  <w:style w:type="character" w:customStyle="1" w:styleId="ControlFlowTok">
    <w:name w:val="ControlFlowTok"/>
    <w:basedOn w:val="VerbatimChar"/>
    <w:rsid w:val="00786B96"/>
    <w:rPr>
      <w:rFonts w:ascii="Consolas" w:hAnsi="Consolas"/>
      <w:b/>
      <w:i/>
      <w:color w:val="007020"/>
      <w:sz w:val="22"/>
      <w:szCs w:val="24"/>
      <w:lang w:eastAsia="en-US"/>
    </w:rPr>
  </w:style>
  <w:style w:type="character" w:customStyle="1" w:styleId="OperatorTok">
    <w:name w:val="OperatorTok"/>
    <w:basedOn w:val="VerbatimChar"/>
    <w:rsid w:val="00786B96"/>
    <w:rPr>
      <w:rFonts w:ascii="Consolas" w:hAnsi="Consolas"/>
      <w:i/>
      <w:color w:val="666666"/>
      <w:sz w:val="22"/>
      <w:szCs w:val="24"/>
      <w:lang w:eastAsia="en-US"/>
    </w:rPr>
  </w:style>
  <w:style w:type="character" w:customStyle="1" w:styleId="BuiltInTok">
    <w:name w:val="BuiltInTok"/>
    <w:basedOn w:val="VerbatimChar"/>
    <w:rsid w:val="00786B96"/>
    <w:rPr>
      <w:rFonts w:ascii="Consolas" w:hAnsi="Consolas"/>
      <w:i/>
      <w:color w:val="008000"/>
      <w:sz w:val="22"/>
      <w:szCs w:val="24"/>
      <w:lang w:eastAsia="en-US"/>
    </w:rPr>
  </w:style>
  <w:style w:type="character" w:customStyle="1" w:styleId="ExtensionTok">
    <w:name w:val="ExtensionTok"/>
    <w:basedOn w:val="VerbatimChar"/>
    <w:rsid w:val="00786B96"/>
    <w:rPr>
      <w:rFonts w:ascii="Consolas" w:hAnsi="Consolas"/>
      <w:i/>
      <w:sz w:val="22"/>
      <w:szCs w:val="24"/>
      <w:lang w:eastAsia="en-US"/>
    </w:rPr>
  </w:style>
  <w:style w:type="character" w:customStyle="1" w:styleId="PreprocessorTok">
    <w:name w:val="PreprocessorTok"/>
    <w:basedOn w:val="VerbatimChar"/>
    <w:rsid w:val="00786B96"/>
    <w:rPr>
      <w:rFonts w:ascii="Consolas" w:hAnsi="Consolas"/>
      <w:i/>
      <w:color w:val="BC7A00"/>
      <w:sz w:val="22"/>
      <w:szCs w:val="24"/>
      <w:lang w:eastAsia="en-US"/>
    </w:rPr>
  </w:style>
  <w:style w:type="character" w:customStyle="1" w:styleId="AttributeTok">
    <w:name w:val="AttributeTok"/>
    <w:basedOn w:val="VerbatimChar"/>
    <w:rsid w:val="00786B96"/>
    <w:rPr>
      <w:rFonts w:ascii="Consolas" w:hAnsi="Consolas"/>
      <w:i/>
      <w:color w:val="7D9029"/>
      <w:sz w:val="22"/>
      <w:szCs w:val="24"/>
      <w:lang w:eastAsia="en-US"/>
    </w:rPr>
  </w:style>
  <w:style w:type="character" w:customStyle="1" w:styleId="RegionMarkerTok">
    <w:name w:val="RegionMarkerTok"/>
    <w:basedOn w:val="VerbatimChar"/>
    <w:rsid w:val="00786B96"/>
    <w:rPr>
      <w:rFonts w:ascii="Consolas" w:hAnsi="Consolas"/>
      <w:i/>
      <w:sz w:val="22"/>
      <w:szCs w:val="24"/>
      <w:lang w:eastAsia="en-US"/>
    </w:rPr>
  </w:style>
  <w:style w:type="character" w:customStyle="1" w:styleId="InformationTok">
    <w:name w:val="InformationTok"/>
    <w:basedOn w:val="VerbatimChar"/>
    <w:rsid w:val="00786B96"/>
    <w:rPr>
      <w:rFonts w:ascii="Consolas" w:hAnsi="Consolas"/>
      <w:b/>
      <w:i w:val="0"/>
      <w:color w:val="60A0B0"/>
      <w:sz w:val="22"/>
      <w:szCs w:val="24"/>
      <w:lang w:eastAsia="en-US"/>
    </w:rPr>
  </w:style>
  <w:style w:type="character" w:customStyle="1" w:styleId="WarningTok">
    <w:name w:val="WarningTok"/>
    <w:basedOn w:val="VerbatimChar"/>
    <w:rsid w:val="00786B96"/>
    <w:rPr>
      <w:rFonts w:ascii="Consolas" w:hAnsi="Consolas"/>
      <w:b/>
      <w:i w:val="0"/>
      <w:color w:val="60A0B0"/>
      <w:sz w:val="22"/>
      <w:szCs w:val="24"/>
      <w:lang w:eastAsia="en-US"/>
    </w:rPr>
  </w:style>
  <w:style w:type="character" w:customStyle="1" w:styleId="AlertTok">
    <w:name w:val="AlertTok"/>
    <w:basedOn w:val="VerbatimChar"/>
    <w:rsid w:val="00786B96"/>
    <w:rPr>
      <w:rFonts w:ascii="Consolas" w:hAnsi="Consolas"/>
      <w:b/>
      <w:i/>
      <w:color w:val="FF0000"/>
      <w:sz w:val="22"/>
      <w:szCs w:val="24"/>
      <w:lang w:eastAsia="en-US"/>
    </w:rPr>
  </w:style>
  <w:style w:type="character" w:customStyle="1" w:styleId="ErrorTok">
    <w:name w:val="ErrorTok"/>
    <w:basedOn w:val="VerbatimChar"/>
    <w:rsid w:val="00786B96"/>
    <w:rPr>
      <w:rFonts w:ascii="Consolas" w:hAnsi="Consolas"/>
      <w:b/>
      <w:i/>
      <w:color w:val="FF0000"/>
      <w:sz w:val="22"/>
      <w:szCs w:val="24"/>
      <w:lang w:eastAsia="en-US"/>
    </w:rPr>
  </w:style>
  <w:style w:type="character" w:customStyle="1" w:styleId="NormalTok">
    <w:name w:val="NormalTok"/>
    <w:basedOn w:val="VerbatimChar"/>
    <w:rsid w:val="00786B96"/>
    <w:rPr>
      <w:rFonts w:ascii="Consolas" w:hAnsi="Consolas"/>
      <w:i/>
      <w:sz w:val="22"/>
      <w:szCs w:val="24"/>
      <w:lang w:eastAsia="en-US"/>
    </w:rPr>
  </w:style>
  <w:style w:type="paragraph" w:styleId="TOC3">
    <w:name w:val="toc 3"/>
    <w:basedOn w:val="a"/>
    <w:next w:val="a"/>
    <w:autoRedefine/>
    <w:uiPriority w:val="39"/>
    <w:unhideWhenUsed/>
    <w:rsid w:val="009D14C5"/>
    <w:pPr>
      <w:ind w:leftChars="400" w:left="840"/>
    </w:pPr>
  </w:style>
  <w:style w:type="character" w:styleId="aff6">
    <w:name w:val="Strong"/>
    <w:basedOn w:val="a0"/>
    <w:uiPriority w:val="22"/>
    <w:qFormat/>
    <w:rsid w:val="00AC4785"/>
    <w:rPr>
      <w:b/>
      <w:bCs/>
    </w:rPr>
  </w:style>
  <w:style w:type="character" w:styleId="aff7">
    <w:name w:val="Unresolved Mention"/>
    <w:basedOn w:val="a0"/>
    <w:uiPriority w:val="99"/>
    <w:semiHidden/>
    <w:unhideWhenUsed/>
    <w:rsid w:val="00F829D4"/>
    <w:rPr>
      <w:color w:val="605E5C"/>
      <w:shd w:val="clear" w:color="auto" w:fill="E1DFDD"/>
    </w:rPr>
  </w:style>
  <w:style w:type="paragraph" w:customStyle="1" w:styleId="EndNoteBibliographyTitle">
    <w:name w:val="EndNote Bibliography Title"/>
    <w:basedOn w:val="a"/>
    <w:link w:val="EndNoteBibliographyTitle0"/>
    <w:rsid w:val="00FD3442"/>
    <w:pPr>
      <w:spacing w:after="0"/>
      <w:jc w:val="center"/>
    </w:pPr>
    <w:rPr>
      <w:noProof/>
    </w:rPr>
  </w:style>
  <w:style w:type="character" w:customStyle="1" w:styleId="EndNoteBibliographyTitle0">
    <w:name w:val="EndNote Bibliography Title 字符"/>
    <w:basedOn w:val="a4"/>
    <w:link w:val="EndNoteBibliographyTitle"/>
    <w:rsid w:val="00FD3442"/>
    <w:rPr>
      <w:rFonts w:ascii="Times New Roman" w:eastAsia="Times New Roman" w:hAnsi="Times New Roman" w:cs="Times New Roman"/>
      <w:noProof/>
      <w:kern w:val="2"/>
      <w:sz w:val="22"/>
      <w:szCs w:val="24"/>
      <w14:ligatures w14:val="standardContextual"/>
    </w:rPr>
  </w:style>
  <w:style w:type="paragraph" w:customStyle="1" w:styleId="EndNoteBibliography">
    <w:name w:val="EndNote Bibliography"/>
    <w:basedOn w:val="a"/>
    <w:link w:val="EndNoteBibliography0"/>
    <w:rsid w:val="00FD3442"/>
    <w:pPr>
      <w:spacing w:line="240" w:lineRule="auto"/>
      <w:jc w:val="both"/>
    </w:pPr>
    <w:rPr>
      <w:noProof/>
    </w:rPr>
  </w:style>
  <w:style w:type="character" w:customStyle="1" w:styleId="EndNoteBibliography0">
    <w:name w:val="EndNote Bibliography 字符"/>
    <w:basedOn w:val="a4"/>
    <w:link w:val="EndNoteBibliography"/>
    <w:rsid w:val="00FD3442"/>
    <w:rPr>
      <w:rFonts w:ascii="Times New Roman" w:eastAsia="Times New Roman" w:hAnsi="Times New Roman" w:cs="Times New Roman"/>
      <w:noProof/>
      <w:kern w:val="2"/>
      <w:sz w:val="22"/>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836743">
      <w:bodyDiv w:val="1"/>
      <w:marLeft w:val="0"/>
      <w:marRight w:val="0"/>
      <w:marTop w:val="0"/>
      <w:marBottom w:val="0"/>
      <w:divBdr>
        <w:top w:val="none" w:sz="0" w:space="0" w:color="auto"/>
        <w:left w:val="none" w:sz="0" w:space="0" w:color="auto"/>
        <w:bottom w:val="none" w:sz="0" w:space="0" w:color="auto"/>
        <w:right w:val="none" w:sz="0" w:space="0" w:color="auto"/>
      </w:divBdr>
    </w:div>
    <w:div w:id="37752886">
      <w:bodyDiv w:val="1"/>
      <w:marLeft w:val="0"/>
      <w:marRight w:val="0"/>
      <w:marTop w:val="0"/>
      <w:marBottom w:val="0"/>
      <w:divBdr>
        <w:top w:val="none" w:sz="0" w:space="0" w:color="auto"/>
        <w:left w:val="none" w:sz="0" w:space="0" w:color="auto"/>
        <w:bottom w:val="none" w:sz="0" w:space="0" w:color="auto"/>
        <w:right w:val="none" w:sz="0" w:space="0" w:color="auto"/>
      </w:divBdr>
    </w:div>
    <w:div w:id="79522002">
      <w:bodyDiv w:val="1"/>
      <w:marLeft w:val="0"/>
      <w:marRight w:val="0"/>
      <w:marTop w:val="0"/>
      <w:marBottom w:val="0"/>
      <w:divBdr>
        <w:top w:val="none" w:sz="0" w:space="0" w:color="auto"/>
        <w:left w:val="none" w:sz="0" w:space="0" w:color="auto"/>
        <w:bottom w:val="none" w:sz="0" w:space="0" w:color="auto"/>
        <w:right w:val="none" w:sz="0" w:space="0" w:color="auto"/>
      </w:divBdr>
    </w:div>
    <w:div w:id="87190978">
      <w:bodyDiv w:val="1"/>
      <w:marLeft w:val="0"/>
      <w:marRight w:val="0"/>
      <w:marTop w:val="0"/>
      <w:marBottom w:val="0"/>
      <w:divBdr>
        <w:top w:val="none" w:sz="0" w:space="0" w:color="auto"/>
        <w:left w:val="none" w:sz="0" w:space="0" w:color="auto"/>
        <w:bottom w:val="none" w:sz="0" w:space="0" w:color="auto"/>
        <w:right w:val="none" w:sz="0" w:space="0" w:color="auto"/>
      </w:divBdr>
    </w:div>
    <w:div w:id="128980547">
      <w:bodyDiv w:val="1"/>
      <w:marLeft w:val="0"/>
      <w:marRight w:val="0"/>
      <w:marTop w:val="0"/>
      <w:marBottom w:val="0"/>
      <w:divBdr>
        <w:top w:val="none" w:sz="0" w:space="0" w:color="auto"/>
        <w:left w:val="none" w:sz="0" w:space="0" w:color="auto"/>
        <w:bottom w:val="none" w:sz="0" w:space="0" w:color="auto"/>
        <w:right w:val="none" w:sz="0" w:space="0" w:color="auto"/>
      </w:divBdr>
    </w:div>
    <w:div w:id="194394504">
      <w:bodyDiv w:val="1"/>
      <w:marLeft w:val="0"/>
      <w:marRight w:val="0"/>
      <w:marTop w:val="0"/>
      <w:marBottom w:val="0"/>
      <w:divBdr>
        <w:top w:val="none" w:sz="0" w:space="0" w:color="auto"/>
        <w:left w:val="none" w:sz="0" w:space="0" w:color="auto"/>
        <w:bottom w:val="none" w:sz="0" w:space="0" w:color="auto"/>
        <w:right w:val="none" w:sz="0" w:space="0" w:color="auto"/>
      </w:divBdr>
    </w:div>
    <w:div w:id="212691196">
      <w:bodyDiv w:val="1"/>
      <w:marLeft w:val="0"/>
      <w:marRight w:val="0"/>
      <w:marTop w:val="0"/>
      <w:marBottom w:val="0"/>
      <w:divBdr>
        <w:top w:val="none" w:sz="0" w:space="0" w:color="auto"/>
        <w:left w:val="none" w:sz="0" w:space="0" w:color="auto"/>
        <w:bottom w:val="none" w:sz="0" w:space="0" w:color="auto"/>
        <w:right w:val="none" w:sz="0" w:space="0" w:color="auto"/>
      </w:divBdr>
    </w:div>
    <w:div w:id="232204691">
      <w:bodyDiv w:val="1"/>
      <w:marLeft w:val="0"/>
      <w:marRight w:val="0"/>
      <w:marTop w:val="0"/>
      <w:marBottom w:val="0"/>
      <w:divBdr>
        <w:top w:val="none" w:sz="0" w:space="0" w:color="auto"/>
        <w:left w:val="none" w:sz="0" w:space="0" w:color="auto"/>
        <w:bottom w:val="none" w:sz="0" w:space="0" w:color="auto"/>
        <w:right w:val="none" w:sz="0" w:space="0" w:color="auto"/>
      </w:divBdr>
    </w:div>
    <w:div w:id="234165098">
      <w:bodyDiv w:val="1"/>
      <w:marLeft w:val="0"/>
      <w:marRight w:val="0"/>
      <w:marTop w:val="0"/>
      <w:marBottom w:val="0"/>
      <w:divBdr>
        <w:top w:val="none" w:sz="0" w:space="0" w:color="auto"/>
        <w:left w:val="none" w:sz="0" w:space="0" w:color="auto"/>
        <w:bottom w:val="none" w:sz="0" w:space="0" w:color="auto"/>
        <w:right w:val="none" w:sz="0" w:space="0" w:color="auto"/>
      </w:divBdr>
    </w:div>
    <w:div w:id="255987881">
      <w:bodyDiv w:val="1"/>
      <w:marLeft w:val="0"/>
      <w:marRight w:val="0"/>
      <w:marTop w:val="0"/>
      <w:marBottom w:val="0"/>
      <w:divBdr>
        <w:top w:val="none" w:sz="0" w:space="0" w:color="auto"/>
        <w:left w:val="none" w:sz="0" w:space="0" w:color="auto"/>
        <w:bottom w:val="none" w:sz="0" w:space="0" w:color="auto"/>
        <w:right w:val="none" w:sz="0" w:space="0" w:color="auto"/>
      </w:divBdr>
    </w:div>
    <w:div w:id="460198339">
      <w:bodyDiv w:val="1"/>
      <w:marLeft w:val="0"/>
      <w:marRight w:val="0"/>
      <w:marTop w:val="0"/>
      <w:marBottom w:val="0"/>
      <w:divBdr>
        <w:top w:val="none" w:sz="0" w:space="0" w:color="auto"/>
        <w:left w:val="none" w:sz="0" w:space="0" w:color="auto"/>
        <w:bottom w:val="none" w:sz="0" w:space="0" w:color="auto"/>
        <w:right w:val="none" w:sz="0" w:space="0" w:color="auto"/>
      </w:divBdr>
    </w:div>
    <w:div w:id="484778433">
      <w:bodyDiv w:val="1"/>
      <w:marLeft w:val="0"/>
      <w:marRight w:val="0"/>
      <w:marTop w:val="0"/>
      <w:marBottom w:val="0"/>
      <w:divBdr>
        <w:top w:val="none" w:sz="0" w:space="0" w:color="auto"/>
        <w:left w:val="none" w:sz="0" w:space="0" w:color="auto"/>
        <w:bottom w:val="none" w:sz="0" w:space="0" w:color="auto"/>
        <w:right w:val="none" w:sz="0" w:space="0" w:color="auto"/>
      </w:divBdr>
    </w:div>
    <w:div w:id="508108679">
      <w:bodyDiv w:val="1"/>
      <w:marLeft w:val="0"/>
      <w:marRight w:val="0"/>
      <w:marTop w:val="0"/>
      <w:marBottom w:val="0"/>
      <w:divBdr>
        <w:top w:val="none" w:sz="0" w:space="0" w:color="auto"/>
        <w:left w:val="none" w:sz="0" w:space="0" w:color="auto"/>
        <w:bottom w:val="none" w:sz="0" w:space="0" w:color="auto"/>
        <w:right w:val="none" w:sz="0" w:space="0" w:color="auto"/>
      </w:divBdr>
    </w:div>
    <w:div w:id="573970978">
      <w:bodyDiv w:val="1"/>
      <w:marLeft w:val="0"/>
      <w:marRight w:val="0"/>
      <w:marTop w:val="0"/>
      <w:marBottom w:val="0"/>
      <w:divBdr>
        <w:top w:val="none" w:sz="0" w:space="0" w:color="auto"/>
        <w:left w:val="none" w:sz="0" w:space="0" w:color="auto"/>
        <w:bottom w:val="none" w:sz="0" w:space="0" w:color="auto"/>
        <w:right w:val="none" w:sz="0" w:space="0" w:color="auto"/>
      </w:divBdr>
    </w:div>
    <w:div w:id="744494621">
      <w:bodyDiv w:val="1"/>
      <w:marLeft w:val="0"/>
      <w:marRight w:val="0"/>
      <w:marTop w:val="0"/>
      <w:marBottom w:val="0"/>
      <w:divBdr>
        <w:top w:val="none" w:sz="0" w:space="0" w:color="auto"/>
        <w:left w:val="none" w:sz="0" w:space="0" w:color="auto"/>
        <w:bottom w:val="none" w:sz="0" w:space="0" w:color="auto"/>
        <w:right w:val="none" w:sz="0" w:space="0" w:color="auto"/>
      </w:divBdr>
    </w:div>
    <w:div w:id="822508248">
      <w:bodyDiv w:val="1"/>
      <w:marLeft w:val="0"/>
      <w:marRight w:val="0"/>
      <w:marTop w:val="0"/>
      <w:marBottom w:val="0"/>
      <w:divBdr>
        <w:top w:val="none" w:sz="0" w:space="0" w:color="auto"/>
        <w:left w:val="none" w:sz="0" w:space="0" w:color="auto"/>
        <w:bottom w:val="none" w:sz="0" w:space="0" w:color="auto"/>
        <w:right w:val="none" w:sz="0" w:space="0" w:color="auto"/>
      </w:divBdr>
    </w:div>
    <w:div w:id="882408538">
      <w:bodyDiv w:val="1"/>
      <w:marLeft w:val="0"/>
      <w:marRight w:val="0"/>
      <w:marTop w:val="0"/>
      <w:marBottom w:val="0"/>
      <w:divBdr>
        <w:top w:val="none" w:sz="0" w:space="0" w:color="auto"/>
        <w:left w:val="none" w:sz="0" w:space="0" w:color="auto"/>
        <w:bottom w:val="none" w:sz="0" w:space="0" w:color="auto"/>
        <w:right w:val="none" w:sz="0" w:space="0" w:color="auto"/>
      </w:divBdr>
    </w:div>
    <w:div w:id="1094012150">
      <w:bodyDiv w:val="1"/>
      <w:marLeft w:val="0"/>
      <w:marRight w:val="0"/>
      <w:marTop w:val="0"/>
      <w:marBottom w:val="0"/>
      <w:divBdr>
        <w:top w:val="none" w:sz="0" w:space="0" w:color="auto"/>
        <w:left w:val="none" w:sz="0" w:space="0" w:color="auto"/>
        <w:bottom w:val="none" w:sz="0" w:space="0" w:color="auto"/>
        <w:right w:val="none" w:sz="0" w:space="0" w:color="auto"/>
      </w:divBdr>
    </w:div>
    <w:div w:id="1245146481">
      <w:bodyDiv w:val="1"/>
      <w:marLeft w:val="0"/>
      <w:marRight w:val="0"/>
      <w:marTop w:val="0"/>
      <w:marBottom w:val="0"/>
      <w:divBdr>
        <w:top w:val="none" w:sz="0" w:space="0" w:color="auto"/>
        <w:left w:val="none" w:sz="0" w:space="0" w:color="auto"/>
        <w:bottom w:val="none" w:sz="0" w:space="0" w:color="auto"/>
        <w:right w:val="none" w:sz="0" w:space="0" w:color="auto"/>
      </w:divBdr>
    </w:div>
    <w:div w:id="1265187845">
      <w:bodyDiv w:val="1"/>
      <w:marLeft w:val="0"/>
      <w:marRight w:val="0"/>
      <w:marTop w:val="0"/>
      <w:marBottom w:val="0"/>
      <w:divBdr>
        <w:top w:val="none" w:sz="0" w:space="0" w:color="auto"/>
        <w:left w:val="none" w:sz="0" w:space="0" w:color="auto"/>
        <w:bottom w:val="none" w:sz="0" w:space="0" w:color="auto"/>
        <w:right w:val="none" w:sz="0" w:space="0" w:color="auto"/>
      </w:divBdr>
    </w:div>
    <w:div w:id="1372539695">
      <w:bodyDiv w:val="1"/>
      <w:marLeft w:val="0"/>
      <w:marRight w:val="0"/>
      <w:marTop w:val="0"/>
      <w:marBottom w:val="0"/>
      <w:divBdr>
        <w:top w:val="none" w:sz="0" w:space="0" w:color="auto"/>
        <w:left w:val="none" w:sz="0" w:space="0" w:color="auto"/>
        <w:bottom w:val="none" w:sz="0" w:space="0" w:color="auto"/>
        <w:right w:val="none" w:sz="0" w:space="0" w:color="auto"/>
      </w:divBdr>
    </w:div>
    <w:div w:id="1415204243">
      <w:bodyDiv w:val="1"/>
      <w:marLeft w:val="0"/>
      <w:marRight w:val="0"/>
      <w:marTop w:val="0"/>
      <w:marBottom w:val="0"/>
      <w:divBdr>
        <w:top w:val="none" w:sz="0" w:space="0" w:color="auto"/>
        <w:left w:val="none" w:sz="0" w:space="0" w:color="auto"/>
        <w:bottom w:val="none" w:sz="0" w:space="0" w:color="auto"/>
        <w:right w:val="none" w:sz="0" w:space="0" w:color="auto"/>
      </w:divBdr>
    </w:div>
    <w:div w:id="1434399362">
      <w:bodyDiv w:val="1"/>
      <w:marLeft w:val="0"/>
      <w:marRight w:val="0"/>
      <w:marTop w:val="0"/>
      <w:marBottom w:val="0"/>
      <w:divBdr>
        <w:top w:val="none" w:sz="0" w:space="0" w:color="auto"/>
        <w:left w:val="none" w:sz="0" w:space="0" w:color="auto"/>
        <w:bottom w:val="none" w:sz="0" w:space="0" w:color="auto"/>
        <w:right w:val="none" w:sz="0" w:space="0" w:color="auto"/>
      </w:divBdr>
    </w:div>
    <w:div w:id="1576891977">
      <w:bodyDiv w:val="1"/>
      <w:marLeft w:val="0"/>
      <w:marRight w:val="0"/>
      <w:marTop w:val="0"/>
      <w:marBottom w:val="0"/>
      <w:divBdr>
        <w:top w:val="none" w:sz="0" w:space="0" w:color="auto"/>
        <w:left w:val="none" w:sz="0" w:space="0" w:color="auto"/>
        <w:bottom w:val="none" w:sz="0" w:space="0" w:color="auto"/>
        <w:right w:val="none" w:sz="0" w:space="0" w:color="auto"/>
      </w:divBdr>
    </w:div>
    <w:div w:id="1625228939">
      <w:bodyDiv w:val="1"/>
      <w:marLeft w:val="0"/>
      <w:marRight w:val="0"/>
      <w:marTop w:val="0"/>
      <w:marBottom w:val="0"/>
      <w:divBdr>
        <w:top w:val="none" w:sz="0" w:space="0" w:color="auto"/>
        <w:left w:val="none" w:sz="0" w:space="0" w:color="auto"/>
        <w:bottom w:val="none" w:sz="0" w:space="0" w:color="auto"/>
        <w:right w:val="none" w:sz="0" w:space="0" w:color="auto"/>
      </w:divBdr>
    </w:div>
    <w:div w:id="1632400503">
      <w:bodyDiv w:val="1"/>
      <w:marLeft w:val="0"/>
      <w:marRight w:val="0"/>
      <w:marTop w:val="0"/>
      <w:marBottom w:val="0"/>
      <w:divBdr>
        <w:top w:val="none" w:sz="0" w:space="0" w:color="auto"/>
        <w:left w:val="none" w:sz="0" w:space="0" w:color="auto"/>
        <w:bottom w:val="none" w:sz="0" w:space="0" w:color="auto"/>
        <w:right w:val="none" w:sz="0" w:space="0" w:color="auto"/>
      </w:divBdr>
    </w:div>
    <w:div w:id="1735155521">
      <w:bodyDiv w:val="1"/>
      <w:marLeft w:val="0"/>
      <w:marRight w:val="0"/>
      <w:marTop w:val="0"/>
      <w:marBottom w:val="0"/>
      <w:divBdr>
        <w:top w:val="none" w:sz="0" w:space="0" w:color="auto"/>
        <w:left w:val="none" w:sz="0" w:space="0" w:color="auto"/>
        <w:bottom w:val="none" w:sz="0" w:space="0" w:color="auto"/>
        <w:right w:val="none" w:sz="0" w:space="0" w:color="auto"/>
      </w:divBdr>
    </w:div>
    <w:div w:id="1864131000">
      <w:bodyDiv w:val="1"/>
      <w:marLeft w:val="0"/>
      <w:marRight w:val="0"/>
      <w:marTop w:val="0"/>
      <w:marBottom w:val="0"/>
      <w:divBdr>
        <w:top w:val="none" w:sz="0" w:space="0" w:color="auto"/>
        <w:left w:val="none" w:sz="0" w:space="0" w:color="auto"/>
        <w:bottom w:val="none" w:sz="0" w:space="0" w:color="auto"/>
        <w:right w:val="none" w:sz="0" w:space="0" w:color="auto"/>
      </w:divBdr>
    </w:div>
    <w:div w:id="1881237677">
      <w:bodyDiv w:val="1"/>
      <w:marLeft w:val="0"/>
      <w:marRight w:val="0"/>
      <w:marTop w:val="0"/>
      <w:marBottom w:val="0"/>
      <w:divBdr>
        <w:top w:val="none" w:sz="0" w:space="0" w:color="auto"/>
        <w:left w:val="none" w:sz="0" w:space="0" w:color="auto"/>
        <w:bottom w:val="none" w:sz="0" w:space="0" w:color="auto"/>
        <w:right w:val="none" w:sz="0" w:space="0" w:color="auto"/>
      </w:divBdr>
    </w:div>
    <w:div w:id="1902984380">
      <w:bodyDiv w:val="1"/>
      <w:marLeft w:val="0"/>
      <w:marRight w:val="0"/>
      <w:marTop w:val="0"/>
      <w:marBottom w:val="0"/>
      <w:divBdr>
        <w:top w:val="none" w:sz="0" w:space="0" w:color="auto"/>
        <w:left w:val="none" w:sz="0" w:space="0" w:color="auto"/>
        <w:bottom w:val="none" w:sz="0" w:space="0" w:color="auto"/>
        <w:right w:val="none" w:sz="0" w:space="0" w:color="auto"/>
      </w:divBdr>
    </w:div>
    <w:div w:id="1929268614">
      <w:bodyDiv w:val="1"/>
      <w:marLeft w:val="0"/>
      <w:marRight w:val="0"/>
      <w:marTop w:val="0"/>
      <w:marBottom w:val="0"/>
      <w:divBdr>
        <w:top w:val="none" w:sz="0" w:space="0" w:color="auto"/>
        <w:left w:val="none" w:sz="0" w:space="0" w:color="auto"/>
        <w:bottom w:val="none" w:sz="0" w:space="0" w:color="auto"/>
        <w:right w:val="none" w:sz="0" w:space="0" w:color="auto"/>
      </w:divBdr>
    </w:div>
    <w:div w:id="2038777445">
      <w:bodyDiv w:val="1"/>
      <w:marLeft w:val="0"/>
      <w:marRight w:val="0"/>
      <w:marTop w:val="0"/>
      <w:marBottom w:val="0"/>
      <w:divBdr>
        <w:top w:val="none" w:sz="0" w:space="0" w:color="auto"/>
        <w:left w:val="none" w:sz="0" w:space="0" w:color="auto"/>
        <w:bottom w:val="none" w:sz="0" w:space="0" w:color="auto"/>
        <w:right w:val="none" w:sz="0" w:space="0" w:color="auto"/>
      </w:divBdr>
    </w:div>
    <w:div w:id="20506886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5B4E55-7137-4657-A38E-959A30714C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29</Pages>
  <Words>8885</Words>
  <Characters>50650</Characters>
  <Application>Microsoft Office Word</Application>
  <DocSecurity>0</DocSecurity>
  <Lines>422</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873707740@qq.com</dc:creator>
  <cp:lastModifiedBy>chao zhang</cp:lastModifiedBy>
  <cp:revision>2</cp:revision>
  <dcterms:created xsi:type="dcterms:W3CDTF">2026-05-06T02:27:00Z</dcterms:created>
  <dcterms:modified xsi:type="dcterms:W3CDTF">2026-05-06T02:27:00Z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eyJoZGlkIjoiN2QwZDgyMDFhZGQ0YzFmYzkwZWU5OTI2Mjc5MDZmOWQiLCJ1c2VySWQiOiIzMTA5MjgyNjEifQ==</vt:lpwstr>
  </property>
  <property fmtid="{D5CDD505-2E9C-101B-9397-08002B2CF9AE}" pid="3" name="KSOProductBuildVer">
    <vt:lpwstr>1033-12.2.0.23196</vt:lpwstr>
  </property>
  <property fmtid="{D5CDD505-2E9C-101B-9397-08002B2CF9AE}" pid="4" name="ICV">
    <vt:lpwstr>3BA29F2F5CAC4F24B5EE0D5A3D7D00D5_12</vt:lpwstr>
  </property>
</Properties>
</file>