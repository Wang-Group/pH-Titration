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2147A" w14:textId="77777777" w:rsidR="00AC1476" w:rsidRPr="00452C4E" w:rsidRDefault="008656BD">
      <w:pPr>
        <w:pStyle w:val="RSCM01ReceivedAccepted"/>
        <w:rPr>
          <w:rFonts w:ascii="Times New Roman" w:hAnsi="Times New Roman" w:cs="Times New Roman"/>
          <w:rPrChange w:id="0" w:author="Yibin Jiang (PGR)" w:date="2025-07-10T10:37:00Z">
            <w:rPr/>
          </w:rPrChange>
        </w:rPr>
      </w:pPr>
      <w:r w:rsidRPr="00452C4E">
        <w:rPr>
          <w:rFonts w:ascii="Times New Roman" w:hAnsi="Times New Roman" w:cs="Times New Roman"/>
          <w:noProof/>
          <w:rPrChange w:id="1" w:author="Yibin Jiang (PGR)" w:date="2025-07-10T10:37:00Z">
            <w:rPr>
              <w:noProof/>
            </w:rPr>
          </w:rPrChange>
        </w:rPr>
        <mc:AlternateContent>
          <mc:Choice Requires="wps">
            <w:drawing>
              <wp:anchor distT="180340" distB="0" distL="114300" distR="114300" simplePos="0" relativeHeight="251659264" behindDoc="1" locked="1" layoutInCell="0" allowOverlap="0" wp14:anchorId="237E8819" wp14:editId="4837F8AE">
                <wp:simplePos x="0" y="0"/>
                <wp:positionH relativeFrom="column">
                  <wp:posOffset>0</wp:posOffset>
                </wp:positionH>
                <wp:positionV relativeFrom="margin">
                  <wp:align>bottom</wp:align>
                </wp:positionV>
                <wp:extent cx="3159125" cy="1628140"/>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ln>
                      </wps:spPr>
                      <wps:txbx>
                        <w:txbxContent>
                          <w:p w14:paraId="5210D583" w14:textId="77777777" w:rsidR="00AC1476" w:rsidRDefault="008656BD">
                            <w:pPr>
                              <w:pStyle w:val="RSCF01FootnoteAuthorAddress"/>
                            </w:pPr>
                            <w:r>
                              <w:t>Address here.</w:t>
                            </w:r>
                          </w:p>
                          <w:p w14:paraId="6ADBDC80" w14:textId="77777777" w:rsidR="00AC1476" w:rsidRDefault="008656BD">
                            <w:pPr>
                              <w:pStyle w:val="RSCF01FootnoteAuthorAddress"/>
                            </w:pPr>
                            <w:r>
                              <w:t>Address here.</w:t>
                            </w:r>
                          </w:p>
                          <w:p w14:paraId="0FA71982" w14:textId="77777777" w:rsidR="00AC1476" w:rsidRDefault="008656BD">
                            <w:pPr>
                              <w:pStyle w:val="RSCF01FootnoteAuthorAddress"/>
                            </w:pPr>
                            <w:r>
                              <w:t>Address here.</w:t>
                            </w:r>
                          </w:p>
                          <w:p w14:paraId="188A3F36" w14:textId="77777777" w:rsidR="00AC1476" w:rsidRDefault="008656BD">
                            <w:pPr>
                              <w:pStyle w:val="RSCF02FootnotestoTitleAuthors"/>
                            </w:pPr>
                            <w:r>
                              <w:t xml:space="preserve">† Footnotes relating to the title and/or authors should appear here. </w:t>
                            </w:r>
                          </w:p>
                          <w:p w14:paraId="0AA7A9D3" w14:textId="77777777" w:rsidR="00AC1476" w:rsidRDefault="008656BD">
                            <w:pPr>
                              <w:pStyle w:val="RSCF02FootnotestoTitleAuthors"/>
                            </w:pPr>
                            <w:r>
                              <w:t xml:space="preserve">Supplementary Information available: [details of any supplementary information available should be included here]. See </w:t>
                            </w:r>
                            <w:r>
                              <w:t>DOI: 10.1039/x0xx00000x</w:t>
                            </w:r>
                          </w:p>
                        </w:txbxContent>
                      </wps:txbx>
                      <wps:bodyPr rot="0" vert="horz" wrap="square" lIns="0" tIns="36000" rIns="0" bIns="36000" anchor="b" anchorCtr="0">
                        <a:spAutoFit/>
                      </wps:bodyPr>
                    </wps:wsp>
                  </a:graphicData>
                </a:graphic>
                <wp14:sizeRelH relativeFrom="page">
                  <wp14:pctWidth>0</wp14:pctWidth>
                </wp14:sizeRelH>
                <wp14:sizeRelV relativeFrom="margin">
                  <wp14:pctHeight>20000</wp14:pctHeight>
                </wp14:sizeRelV>
              </wp:anchor>
            </w:drawing>
          </mc:Choice>
          <mc:Fallback>
            <w:pict>
              <v:shapetype w14:anchorId="237E8819" id="_x0000_t202" coordsize="21600,21600" o:spt="202" path="m,l,21600r21600,l21600,xe">
                <v:stroke joinstyle="miter"/>
                <v:path gradientshapeok="t" o:connecttype="rect"/>
              </v:shapetype>
              <v:shape id="Text Box 2" o:spid="_x0000_s1026" type="#_x0000_t202" style="position:absolute;margin-left:0;margin-top:0;width:248.75pt;height:128.2pt;z-index:-251657216;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" o:allowincell="f" o:allowoverlap="f" stroked="f">
                <o:lock v:ext="edit" aspectratio="t"/>
                <v:textbox style="mso-fit-shape-to-text:t" inset="0,1mm,0,1mm">
                  <w:txbxContent>
                    <w:p w14:paraId="5210D583" w14:textId="77777777" w:rsidR="00AC1476" w:rsidRDefault="008656BD">
                      <w:pPr>
                        <w:pStyle w:val="RSCF01FootnoteAuthorAddress"/>
                      </w:pPr>
                      <w:r>
                        <w:t>Address here.</w:t>
                      </w:r>
                    </w:p>
                    <w:p w14:paraId="6ADBDC80" w14:textId="77777777" w:rsidR="00AC1476" w:rsidRDefault="008656BD">
                      <w:pPr>
                        <w:pStyle w:val="RSCF01FootnoteAuthorAddress"/>
                      </w:pPr>
                      <w:r>
                        <w:t>Address here.</w:t>
                      </w:r>
                    </w:p>
                    <w:p w14:paraId="0FA71982" w14:textId="77777777" w:rsidR="00AC1476" w:rsidRDefault="008656BD">
                      <w:pPr>
                        <w:pStyle w:val="RSCF01FootnoteAuthorAddress"/>
                      </w:pPr>
                      <w:r>
                        <w:t>Address here.</w:t>
                      </w:r>
                    </w:p>
                    <w:p w14:paraId="188A3F36" w14:textId="77777777" w:rsidR="00AC1476" w:rsidRDefault="008656BD">
                      <w:pPr>
                        <w:pStyle w:val="RSCF02FootnotestoTitleAuthors"/>
                      </w:pPr>
                      <w:r>
                        <w:t xml:space="preserve">† Footnotes relating to the title and/or authors should appear here. </w:t>
                      </w:r>
                    </w:p>
                    <w:p w14:paraId="0AA7A9D3" w14:textId="77777777" w:rsidR="00AC1476" w:rsidRDefault="008656BD">
                      <w:pPr>
                        <w:pStyle w:val="RSCF02FootnotestoTitleAuthors"/>
                      </w:pPr>
                      <w:r>
                        <w:t xml:space="preserve">Supplementary Information available: [details of any supplementary information available should be included here]. See </w:t>
                      </w:r>
                      <w:r>
                        <w:t>DOI: 10.1039/x0xx00000x</w:t>
                      </w:r>
                    </w:p>
                  </w:txbxContent>
                </v:textbox>
                <w10:wrap type="topAndBottom" anchory="margin"/>
                <w10:anchorlock/>
              </v:shape>
            </w:pict>
          </mc:Fallback>
        </mc:AlternateContent>
      </w:r>
      <w:r w:rsidRPr="00452C4E">
        <w:rPr>
          <w:rFonts w:ascii="Times New Roman" w:hAnsi="Times New Roman" w:cs="Times New Roman"/>
          <w:rPrChange w:id="2" w:author="Yibin Jiang (PGR)" w:date="2025-07-10T10:37:00Z">
            <w:rPr/>
          </w:rPrChange>
        </w:rPr>
        <w:t>Received 00th January 20xx,</w:t>
      </w:r>
    </w:p>
    <w:p w14:paraId="30484EB5" w14:textId="77777777" w:rsidR="00AC1476" w:rsidRPr="00452C4E" w:rsidRDefault="008656BD">
      <w:pPr>
        <w:pStyle w:val="RSCM01ReceivedAccepted"/>
        <w:rPr>
          <w:rFonts w:ascii="Times New Roman" w:hAnsi="Times New Roman" w:cs="Times New Roman"/>
          <w:rPrChange w:id="3" w:author="Yibin Jiang (PGR)" w:date="2025-07-10T10:37:00Z">
            <w:rPr/>
          </w:rPrChange>
        </w:rPr>
      </w:pPr>
      <w:r w:rsidRPr="00452C4E">
        <w:rPr>
          <w:rFonts w:ascii="Times New Roman" w:hAnsi="Times New Roman" w:cs="Times New Roman"/>
          <w:rPrChange w:id="4" w:author="Yibin Jiang (PGR)" w:date="2025-07-10T10:37:00Z">
            <w:rPr/>
          </w:rPrChange>
        </w:rPr>
        <w:t>Accepted 00th January 20xx</w:t>
      </w:r>
    </w:p>
    <w:p w14:paraId="61004D0B" w14:textId="77777777" w:rsidR="00AC1476" w:rsidRPr="00452C4E" w:rsidRDefault="008656BD">
      <w:pPr>
        <w:pStyle w:val="RSCM02DOI"/>
        <w:rPr>
          <w:rFonts w:ascii="Times New Roman" w:hAnsi="Times New Roman" w:cs="Times New Roman"/>
          <w:rPrChange w:id="5" w:author="Yibin Jiang (PGR)" w:date="2025-07-10T10:37:00Z">
            <w:rPr/>
          </w:rPrChange>
        </w:rPr>
      </w:pPr>
      <w:r w:rsidRPr="00452C4E">
        <w:rPr>
          <w:rFonts w:ascii="Times New Roman" w:hAnsi="Times New Roman" w:cs="Times New Roman"/>
          <w:rPrChange w:id="6" w:author="Yibin Jiang (PGR)" w:date="2025-07-10T10:37:00Z">
            <w:rPr/>
          </w:rPrChange>
        </w:rPr>
        <w:t>DOI: 10.1039/x0xx00000x</w:t>
      </w:r>
    </w:p>
    <w:p w14:paraId="63989049" w14:textId="77777777" w:rsidR="00AC1476" w:rsidRPr="00452C4E" w:rsidRDefault="008656BD">
      <w:pPr>
        <w:pStyle w:val="RSCM03Website"/>
        <w:rPr>
          <w:rFonts w:ascii="Times New Roman" w:hAnsi="Times New Roman" w:cs="Times New Roman"/>
          <w:rPrChange w:id="7" w:author="Yibin Jiang (PGR)" w:date="2025-07-10T10:37:00Z">
            <w:rPr/>
          </w:rPrChange>
        </w:rPr>
      </w:pPr>
      <w:r w:rsidRPr="00452C4E">
        <w:rPr>
          <w:rFonts w:ascii="Times New Roman" w:hAnsi="Times New Roman" w:cs="Times New Roman"/>
          <w:rPrChange w:id="8" w:author="Yibin Jiang (PGR)" w:date="2025-07-10T10:37:00Z">
            <w:rPr/>
          </w:rPrChange>
        </w:rPr>
        <w:br/>
      </w:r>
    </w:p>
    <w:p w14:paraId="6EE432EF" w14:textId="77777777" w:rsidR="00AC1476" w:rsidRPr="00452C4E" w:rsidRDefault="008656BD">
      <w:pPr>
        <w:pStyle w:val="RSCH01PaperTitle"/>
        <w:rPr>
          <w:rFonts w:ascii="Times New Roman" w:hAnsi="Times New Roman"/>
          <w:bCs/>
          <w:rPrChange w:id="9" w:author="Yibin Jiang (PGR)" w:date="2025-07-10T10:37:00Z">
            <w:rPr>
              <w:bCs/>
            </w:rPr>
          </w:rPrChange>
        </w:rPr>
      </w:pPr>
      <w:r w:rsidRPr="00452C4E">
        <w:rPr>
          <w:rFonts w:ascii="Times New Roman" w:hAnsi="Times New Roman"/>
          <w:rPrChange w:id="10" w:author="Yibin Jiang (PGR)" w:date="2025-07-10T10:37:00Z">
            <w:rPr/>
          </w:rPrChange>
        </w:rPr>
        <w:br w:type="column"/>
      </w:r>
      <w:r w:rsidRPr="00452C4E">
        <w:rPr>
          <w:rFonts w:ascii="Times New Roman" w:hAnsi="Times New Roman"/>
          <w:rPrChange w:id="11" w:author="Yibin Jiang (PGR)" w:date="2025-07-10T10:37:00Z">
            <w:rPr/>
          </w:rPrChange>
        </w:rPr>
        <w:t xml:space="preserve">Hybrid Bayesian Inference and Reinforcement Learning for Autonomous pH Adjustment in </w:t>
      </w:r>
      <w:r w:rsidRPr="00452C4E">
        <w:rPr>
          <w:rFonts w:ascii="Times New Roman" w:hAnsi="Times New Roman"/>
          <w:rPrChange w:id="12" w:author="Yibin Jiang (PGR)" w:date="2025-07-10T10:37:00Z">
            <w:rPr>
              <w:rFonts w:hint="eastAsia"/>
            </w:rPr>
          </w:rPrChange>
        </w:rPr>
        <w:t>Diverse</w:t>
      </w:r>
      <w:r w:rsidRPr="00452C4E">
        <w:rPr>
          <w:rFonts w:ascii="Times New Roman" w:hAnsi="Times New Roman"/>
          <w:rPrChange w:id="13" w:author="Yibin Jiang (PGR)" w:date="2025-07-10T10:37:00Z">
            <w:rPr/>
          </w:rPrChange>
        </w:rPr>
        <w:t xml:space="preserve"> Chemical Systems</w:t>
      </w:r>
    </w:p>
    <w:p w14:paraId="4382E2AD" w14:textId="77777777" w:rsidR="00AC1476" w:rsidRPr="00452C4E" w:rsidRDefault="008656BD">
      <w:pPr>
        <w:pStyle w:val="RSCH01PaperTitle"/>
        <w:rPr>
          <w:rFonts w:ascii="Times New Roman" w:hAnsi="Times New Roman"/>
          <w:rPrChange w:id="14" w:author="Yibin Jiang (PGR)" w:date="2025-07-10T10:37:00Z">
            <w:rPr/>
          </w:rPrChange>
        </w:rPr>
      </w:pPr>
      <w:r w:rsidRPr="00452C4E">
        <w:rPr>
          <w:rFonts w:ascii="Times New Roman" w:hAnsi="Times New Roman"/>
          <w:rPrChange w:id="15" w:author="Yibin Jiang (PGR)" w:date="2025-07-10T10:37:00Z">
            <w:rPr/>
          </w:rPrChange>
        </w:rPr>
        <w:t xml:space="preserve"> </w:t>
      </w:r>
    </w:p>
    <w:p w14:paraId="0F3ED766" w14:textId="77777777" w:rsidR="00AC1476" w:rsidRPr="00452C4E" w:rsidRDefault="008656BD">
      <w:pPr>
        <w:pStyle w:val="RSCH02PaperAuthorsandByline"/>
        <w:rPr>
          <w:rFonts w:ascii="Times New Roman" w:hAnsi="Times New Roman"/>
          <w:rPrChange w:id="16" w:author="Yibin Jiang (PGR)" w:date="2025-07-10T10:37:00Z">
            <w:rPr/>
          </w:rPrChange>
        </w:rPr>
        <w:sectPr w:rsidR="00AC1476" w:rsidRPr="00452C4E">
          <w:headerReference w:type="even" r:id="rId9"/>
          <w:headerReference w:type="default" r:id="rId10"/>
          <w:footerReference w:type="even" r:id="rId11"/>
          <w:footerReference w:type="default" r:id="rId12"/>
          <w:headerReference w:type="first" r:id="rId13"/>
          <w:footerReference w:type="first" r:id="rId14"/>
          <w:pgSz w:w="11907" w:h="16840"/>
          <w:pgMar w:top="1009" w:right="851" w:bottom="1758" w:left="851" w:header="851" w:footer="1049" w:gutter="0"/>
          <w:cols w:num="2" w:space="720" w:equalWidth="0">
            <w:col w:w="1985" w:space="227"/>
            <w:col w:w="7993"/>
          </w:cols>
          <w:titlePg/>
          <w:docGrid w:linePitch="360"/>
        </w:sectPr>
      </w:pPr>
      <w:r w:rsidRPr="00452C4E">
        <w:rPr>
          <w:rFonts w:ascii="Times New Roman" w:hAnsi="Times New Roman"/>
          <w:lang w:eastAsia="en-GB"/>
          <w:rPrChange w:id="17" w:author="Yibin Jiang (PGR)" w:date="2025-07-10T10:37:00Z">
            <w:rPr>
              <w:lang w:eastAsia="en-GB"/>
            </w:rPr>
          </w:rPrChange>
        </w:rPr>
        <w:t>Author Full Name,*</w:t>
      </w:r>
      <w:r w:rsidRPr="00452C4E">
        <w:rPr>
          <w:rFonts w:ascii="Times New Roman" w:hAnsi="Times New Roman"/>
          <w:vertAlign w:val="superscript"/>
          <w:lang w:eastAsia="en-GB"/>
          <w:rPrChange w:id="18" w:author="Yibin Jiang (PGR)" w:date="2025-07-10T10:37:00Z">
            <w:rPr>
              <w:vertAlign w:val="superscript"/>
              <w:lang w:eastAsia="en-GB"/>
            </w:rPr>
          </w:rPrChange>
        </w:rPr>
        <w:t>a</w:t>
      </w:r>
      <w:r w:rsidRPr="00452C4E">
        <w:rPr>
          <w:rFonts w:ascii="Times New Roman" w:hAnsi="Times New Roman"/>
          <w:lang w:eastAsia="en-GB"/>
          <w:rPrChange w:id="19" w:author="Yibin Jiang (PGR)" w:date="2025-07-10T10:37:00Z">
            <w:rPr>
              <w:lang w:eastAsia="en-GB"/>
            </w:rPr>
          </w:rPrChange>
        </w:rPr>
        <w:t xml:space="preserve"> Author Full Name</w:t>
      </w:r>
      <w:r w:rsidRPr="00452C4E">
        <w:rPr>
          <w:rFonts w:ascii="Times New Roman" w:hAnsi="Times New Roman"/>
          <w:vertAlign w:val="superscript"/>
          <w:lang w:eastAsia="en-GB"/>
          <w:rPrChange w:id="20" w:author="Yibin Jiang (PGR)" w:date="2025-07-10T10:37:00Z">
            <w:rPr>
              <w:vertAlign w:val="superscript"/>
              <w:lang w:eastAsia="en-GB"/>
            </w:rPr>
          </w:rPrChange>
        </w:rPr>
        <w:t xml:space="preserve"> b</w:t>
      </w:r>
      <w:r w:rsidRPr="00452C4E">
        <w:rPr>
          <w:rFonts w:ascii="Times New Roman" w:hAnsi="Times New Roman"/>
          <w:lang w:eastAsia="en-GB"/>
          <w:rPrChange w:id="21" w:author="Yibin Jiang (PGR)" w:date="2025-07-10T10:37:00Z">
            <w:rPr>
              <w:lang w:eastAsia="en-GB"/>
            </w:rPr>
          </w:rPrChange>
        </w:rPr>
        <w:t xml:space="preserve"> and Author Full Name</w:t>
      </w:r>
      <w:r w:rsidRPr="00452C4E">
        <w:rPr>
          <w:rFonts w:ascii="Times New Roman" w:hAnsi="Times New Roman"/>
          <w:vertAlign w:val="superscript"/>
          <w:lang w:eastAsia="en-GB"/>
          <w:rPrChange w:id="22" w:author="Yibin Jiang (PGR)" w:date="2025-07-10T10:37:00Z">
            <w:rPr>
              <w:vertAlign w:val="superscript"/>
              <w:lang w:eastAsia="en-GB"/>
            </w:rPr>
          </w:rPrChange>
        </w:rPr>
        <w:t xml:space="preserve"> c</w:t>
      </w:r>
      <w:r w:rsidRPr="00452C4E">
        <w:rPr>
          <w:rFonts w:ascii="Times New Roman" w:hAnsi="Times New Roman"/>
          <w:rPrChange w:id="23" w:author="Yibin Jiang (PGR)" w:date="2025-07-10T10:37:00Z">
            <w:rPr/>
          </w:rPrChange>
        </w:rPr>
        <w:t xml:space="preserve"> </w:t>
      </w:r>
    </w:p>
    <w:p w14:paraId="78DA21A5" w14:textId="77777777" w:rsidR="00AC1476" w:rsidRPr="00452C4E" w:rsidRDefault="008656BD" w:rsidP="0076080F">
      <w:pPr>
        <w:pStyle w:val="RSCB04SectionHeading"/>
        <w:rPr>
          <w:rStyle w:val="06CHeading"/>
          <w:b/>
          <w:smallCaps w:val="0"/>
          <w:w w:val="100"/>
          <w:sz w:val="24"/>
          <w:szCs w:val="22"/>
          <w:rPrChange w:id="24" w:author="Yibin Jiang (PGR)" w:date="2025-07-10T10:37:00Z">
            <w:rPr>
              <w:rStyle w:val="06CHeading"/>
              <w:rFonts w:asciiTheme="minorHAnsi" w:hAnsiTheme="minorHAnsi" w:cstheme="minorBidi"/>
              <w:b/>
              <w:smallCaps w:val="0"/>
              <w:w w:val="100"/>
              <w:sz w:val="24"/>
              <w:szCs w:val="22"/>
            </w:rPr>
          </w:rPrChange>
        </w:rPr>
      </w:pPr>
      <w:r w:rsidRPr="00452C4E">
        <w:rPr>
          <w:rFonts w:ascii="Times New Roman" w:hAnsi="Times New Roman" w:cs="Times New Roman"/>
          <w:rPrChange w:id="25" w:author="Yibin Jiang (PGR)" w:date="2025-07-10T10:37:00Z">
            <w:rPr/>
          </w:rPrChange>
        </w:rPr>
        <w:t>A</w:t>
      </w:r>
      <w:r w:rsidRPr="00452C4E">
        <w:rPr>
          <w:rFonts w:ascii="Times New Roman" w:hAnsi="Times New Roman" w:cs="Times New Roman"/>
          <w:rPrChange w:id="26" w:author="Yibin Jiang (PGR)" w:date="2025-07-10T10:37:00Z">
            <w:rPr>
              <w:rFonts w:hint="eastAsia"/>
            </w:rPr>
          </w:rPrChange>
        </w:rPr>
        <w:t>bstract</w:t>
      </w:r>
    </w:p>
    <w:p w14:paraId="63499C9E" w14:textId="77777777" w:rsidR="00AC1476" w:rsidRPr="00452C4E" w:rsidRDefault="008656BD">
      <w:pPr>
        <w:pStyle w:val="JCEbodytext"/>
        <w:jc w:val="both"/>
        <w:rPr>
          <w:rStyle w:val="06CHeading"/>
          <w:rFonts w:eastAsiaTheme="minorEastAsia"/>
          <w:smallCaps w:val="0"/>
          <w:w w:val="100"/>
          <w:szCs w:val="22"/>
          <w:lang w:val="en-GB" w:eastAsia="en-GB"/>
          <w:rPrChange w:id="27" w:author="Yibin Jiang (PGR)" w:date="2025-07-10T10:37:00Z">
            <w:rPr>
              <w:rStyle w:val="06CHeading"/>
              <w:rFonts w:asciiTheme="minorHAnsi" w:eastAsiaTheme="minorEastAsia" w:hAnsiTheme="minorHAnsi" w:cstheme="minorBidi"/>
              <w:smallCaps w:val="0"/>
              <w:w w:val="100"/>
              <w:szCs w:val="22"/>
              <w:lang w:val="en-GB" w:eastAsia="en-GB"/>
            </w:rPr>
          </w:rPrChange>
        </w:rPr>
      </w:pPr>
      <w:r w:rsidRPr="00452C4E">
        <w:rPr>
          <w:rStyle w:val="06CHeading"/>
          <w:rFonts w:eastAsiaTheme="minorEastAsia"/>
          <w:smallCaps w:val="0"/>
          <w:w w:val="100"/>
          <w:szCs w:val="22"/>
          <w:lang w:val="en-GB" w:eastAsia="en-GB"/>
          <w:rPrChange w:id="28" w:author="Yibin Jiang (PGR)" w:date="2025-07-10T10:37:00Z">
            <w:rPr>
              <w:rStyle w:val="06CHeading"/>
              <w:rFonts w:asciiTheme="minorHAnsi" w:eastAsiaTheme="minorEastAsia" w:hAnsiTheme="minorHAnsi" w:cstheme="minorBidi"/>
              <w:smallCaps w:val="0"/>
              <w:w w:val="100"/>
              <w:szCs w:val="22"/>
              <w:lang w:val="en-GB" w:eastAsia="en-GB"/>
            </w:rPr>
          </w:rPrChange>
        </w:rPr>
        <w:t>Automating pH adjustment remains a challenging task due to the nonlinear and system-specific nature of acid–base equilibria in multicomponent solutions. Here, we develop a hybrid frame</w:t>
      </w:r>
      <w:r w:rsidRPr="00452C4E">
        <w:rPr>
          <w:rStyle w:val="06CHeading"/>
          <w:rFonts w:eastAsiaTheme="minorEastAsia"/>
          <w:smallCaps w:val="0"/>
          <w:w w:val="100"/>
          <w:szCs w:val="22"/>
          <w:lang w:val="en-GB" w:eastAsia="en-GB"/>
          <w:rPrChange w:id="29" w:author="Yibin Jiang (PGR)" w:date="2025-07-10T10:37:00Z">
            <w:rPr>
              <w:rStyle w:val="06CHeading"/>
              <w:rFonts w:asciiTheme="minorHAnsi" w:eastAsiaTheme="minorEastAsia" w:hAnsiTheme="minorHAnsi" w:cstheme="minorBidi"/>
              <w:smallCaps w:val="0"/>
              <w:w w:val="100"/>
              <w:szCs w:val="22"/>
              <w:lang w:val="en-GB" w:eastAsia="en-GB"/>
            </w:rPr>
          </w:rPrChange>
        </w:rPr>
        <w:t xml:space="preserve">work that combines Bayesian inference, imitation learning, and reinforcement learning for autonomous pH adjustment in unknown chemical systems. We first apply Bayesian inference to iteratively estimate the underlying buffer properties of the solution from </w:t>
      </w:r>
      <w:r w:rsidRPr="00452C4E">
        <w:rPr>
          <w:rStyle w:val="06CHeading"/>
          <w:rFonts w:eastAsiaTheme="minorEastAsia"/>
          <w:smallCaps w:val="0"/>
          <w:w w:val="100"/>
          <w:szCs w:val="22"/>
          <w:lang w:val="en-GB" w:eastAsia="en-GB"/>
          <w:rPrChange w:id="30" w:author="Yibin Jiang (PGR)" w:date="2025-07-10T10:37:00Z">
            <w:rPr>
              <w:rStyle w:val="06CHeading"/>
              <w:rFonts w:asciiTheme="minorHAnsi" w:eastAsiaTheme="minorEastAsia" w:hAnsiTheme="minorHAnsi" w:cstheme="minorBidi"/>
              <w:smallCaps w:val="0"/>
              <w:w w:val="100"/>
              <w:szCs w:val="22"/>
              <w:lang w:val="en-GB" w:eastAsia="en-GB"/>
            </w:rPr>
          </w:rPrChange>
        </w:rPr>
        <w:t xml:space="preserve">experimental feedback. Then, we train a neural network via imitation learning to mimic the titration behavior of the Bayesian controller. Finally, reinforcement learning is used to further optimize this policy through online exploration. We benchmark this </w:t>
      </w:r>
      <w:r w:rsidRPr="00452C4E">
        <w:rPr>
          <w:rStyle w:val="06CHeading"/>
          <w:rFonts w:eastAsiaTheme="minorEastAsia"/>
          <w:smallCaps w:val="0"/>
          <w:w w:val="100"/>
          <w:szCs w:val="22"/>
          <w:lang w:val="en-GB" w:eastAsia="en-GB"/>
          <w:rPrChange w:id="31" w:author="Yibin Jiang (PGR)" w:date="2025-07-10T10:37:00Z">
            <w:rPr>
              <w:rStyle w:val="06CHeading"/>
              <w:rFonts w:asciiTheme="minorHAnsi" w:eastAsiaTheme="minorEastAsia" w:hAnsiTheme="minorHAnsi" w:cstheme="minorBidi"/>
              <w:smallCaps w:val="0"/>
              <w:w w:val="100"/>
              <w:szCs w:val="22"/>
              <w:lang w:val="en-GB" w:eastAsia="en-GB"/>
            </w:rPr>
          </w:rPrChange>
        </w:rPr>
        <w:t>approach in 3,000 virtual titration scenarios involving mono-, di-, and triprotic acids, achieving over 94% success in reaching target pH values with an average of 12.7 steps. Real-world experiments on a robotic platform validate the model’s performance ac</w:t>
      </w:r>
      <w:r w:rsidRPr="00452C4E">
        <w:rPr>
          <w:rStyle w:val="06CHeading"/>
          <w:rFonts w:eastAsiaTheme="minorEastAsia"/>
          <w:smallCaps w:val="0"/>
          <w:w w:val="100"/>
          <w:szCs w:val="22"/>
          <w:lang w:val="en-GB" w:eastAsia="en-GB"/>
          <w:rPrChange w:id="32" w:author="Yibin Jiang (PGR)" w:date="2025-07-10T10:37:00Z">
            <w:rPr>
              <w:rStyle w:val="06CHeading"/>
              <w:rFonts w:asciiTheme="minorHAnsi" w:eastAsiaTheme="minorEastAsia" w:hAnsiTheme="minorHAnsi" w:cstheme="minorBidi"/>
              <w:smallCaps w:val="0"/>
              <w:w w:val="100"/>
              <w:szCs w:val="22"/>
              <w:lang w:val="en-GB" w:eastAsia="en-GB"/>
            </w:rPr>
          </w:rPrChange>
        </w:rPr>
        <w:t>ross diverse practical conditions, achieving pH control within ±0.1 units. Our approach integrates chemical knowledge with adaptive learning, offering a versatile solution for closed-loop automation in chemical research and industry.</w:t>
      </w:r>
    </w:p>
    <w:p w14:paraId="1A0A45F9" w14:textId="77777777" w:rsidR="00AC1476" w:rsidRPr="00452C4E" w:rsidRDefault="008656BD" w:rsidP="0076080F">
      <w:pPr>
        <w:pStyle w:val="RSCB04SectionHeading"/>
        <w:rPr>
          <w:rFonts w:ascii="Times New Roman" w:hAnsi="Times New Roman" w:cs="Times New Roman"/>
          <w:rPrChange w:id="33" w:author="Yibin Jiang (PGR)" w:date="2025-07-10T10:37:00Z">
            <w:rPr/>
          </w:rPrChange>
        </w:rPr>
      </w:pPr>
      <w:r w:rsidRPr="00452C4E">
        <w:rPr>
          <w:rFonts w:ascii="Times New Roman" w:hAnsi="Times New Roman" w:cs="Times New Roman"/>
          <w:rPrChange w:id="34" w:author="Yibin Jiang (PGR)" w:date="2025-07-10T10:37:00Z">
            <w:rPr/>
          </w:rPrChange>
        </w:rPr>
        <w:t>Introduction</w:t>
      </w:r>
    </w:p>
    <w:p w14:paraId="172B1C81" w14:textId="77777777" w:rsidR="00AC1476" w:rsidRPr="00452C4E" w:rsidRDefault="008656BD">
      <w:pPr>
        <w:pStyle w:val="JCEbodytext"/>
        <w:jc w:val="both"/>
        <w:rPr>
          <w:rFonts w:ascii="Times New Roman" w:eastAsiaTheme="minorEastAsia" w:hAnsi="Times New Roman"/>
          <w:w w:val="108"/>
          <w:sz w:val="18"/>
          <w:szCs w:val="18"/>
          <w:lang w:val="en-GB"/>
          <w:rPrChange w:id="35"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36" w:author="Yibin Jiang (PGR)" w:date="2025-07-10T10:37:00Z">
            <w:rPr>
              <w:rFonts w:asciiTheme="minorHAnsi" w:eastAsiaTheme="minorEastAsia" w:hAnsiTheme="minorHAnsi"/>
              <w:w w:val="108"/>
              <w:sz w:val="18"/>
              <w:szCs w:val="18"/>
              <w:lang w:val="en-GB"/>
            </w:rPr>
          </w:rPrChange>
        </w:rPr>
        <w:t>Precise c</w:t>
      </w:r>
      <w:r w:rsidRPr="00452C4E">
        <w:rPr>
          <w:rFonts w:ascii="Times New Roman" w:eastAsiaTheme="minorEastAsia" w:hAnsi="Times New Roman"/>
          <w:w w:val="108"/>
          <w:sz w:val="18"/>
          <w:szCs w:val="18"/>
          <w:lang w:val="en-GB"/>
          <w:rPrChange w:id="37" w:author="Yibin Jiang (PGR)" w:date="2025-07-10T10:37:00Z">
            <w:rPr>
              <w:rFonts w:asciiTheme="minorHAnsi" w:eastAsiaTheme="minorEastAsia" w:hAnsiTheme="minorHAnsi"/>
              <w:w w:val="108"/>
              <w:sz w:val="18"/>
              <w:szCs w:val="18"/>
              <w:lang w:val="en-GB"/>
            </w:rPr>
          </w:rPrChange>
        </w:rPr>
        <w:t>ontrol of pH is essential in a wide range of chemical, biological, and industrial processes. From pharmaceutical formulations and wastewater treatment to synthetic chemistry and biochemical assays, achieving a target pH is a routine but labor-intensive tas</w:t>
      </w:r>
      <w:r w:rsidRPr="00452C4E">
        <w:rPr>
          <w:rFonts w:ascii="Times New Roman" w:eastAsiaTheme="minorEastAsia" w:hAnsi="Times New Roman"/>
          <w:w w:val="108"/>
          <w:sz w:val="18"/>
          <w:szCs w:val="18"/>
          <w:lang w:val="en-GB"/>
          <w:rPrChange w:id="38" w:author="Yibin Jiang (PGR)" w:date="2025-07-10T10:37:00Z">
            <w:rPr>
              <w:rFonts w:asciiTheme="minorHAnsi" w:eastAsiaTheme="minorEastAsia" w:hAnsiTheme="minorHAnsi"/>
              <w:w w:val="108"/>
              <w:sz w:val="18"/>
              <w:szCs w:val="18"/>
              <w:lang w:val="en-GB"/>
            </w:rPr>
          </w:rPrChange>
        </w:rPr>
        <w:t>k. Despite the simplicity of adding acid or base, the underlying chemical response of the system is highly nonlinear, especially in multicomponent or partially known mixtures. Human operators often rely on heuristics, such as gradually titrating while obse</w:t>
      </w:r>
      <w:r w:rsidRPr="00452C4E">
        <w:rPr>
          <w:rFonts w:ascii="Times New Roman" w:eastAsiaTheme="minorEastAsia" w:hAnsi="Times New Roman"/>
          <w:w w:val="108"/>
          <w:sz w:val="18"/>
          <w:szCs w:val="18"/>
          <w:lang w:val="en-GB"/>
          <w:rPrChange w:id="39" w:author="Yibin Jiang (PGR)" w:date="2025-07-10T10:37:00Z">
            <w:rPr>
              <w:rFonts w:asciiTheme="minorHAnsi" w:eastAsiaTheme="minorEastAsia" w:hAnsiTheme="minorHAnsi"/>
              <w:w w:val="108"/>
              <w:sz w:val="18"/>
              <w:szCs w:val="18"/>
              <w:lang w:val="en-GB"/>
            </w:rPr>
          </w:rPrChange>
        </w:rPr>
        <w:t>rving pH response, and adapt their strategy step-by-step based on how much the pH changes. If the pH barely shifts, more titrant is added; if it overshoots, the adjustment is slowed or reversed. This intuitive reasoning—refining one’s internal model throug</w:t>
      </w:r>
      <w:r w:rsidRPr="00452C4E">
        <w:rPr>
          <w:rFonts w:ascii="Times New Roman" w:eastAsiaTheme="minorEastAsia" w:hAnsi="Times New Roman"/>
          <w:w w:val="108"/>
          <w:sz w:val="18"/>
          <w:szCs w:val="18"/>
          <w:lang w:val="en-GB"/>
          <w:rPrChange w:id="40" w:author="Yibin Jiang (PGR)" w:date="2025-07-10T10:37:00Z">
            <w:rPr>
              <w:rFonts w:asciiTheme="minorHAnsi" w:eastAsiaTheme="minorEastAsia" w:hAnsiTheme="minorHAnsi"/>
              <w:w w:val="108"/>
              <w:sz w:val="18"/>
              <w:szCs w:val="18"/>
              <w:lang w:val="en-GB"/>
            </w:rPr>
          </w:rPrChange>
        </w:rPr>
        <w:t>h repeated feedback—closely parallels Bayesian inference and motivates our approach to automating pH control.</w:t>
      </w:r>
    </w:p>
    <w:p w14:paraId="6BF1396F" w14:textId="0E7C0535" w:rsidR="00AC1476" w:rsidRPr="00452C4E" w:rsidRDefault="008656BD">
      <w:pPr>
        <w:pStyle w:val="JCEbodytext"/>
        <w:jc w:val="both"/>
        <w:rPr>
          <w:rFonts w:ascii="Times New Roman" w:eastAsiaTheme="minorEastAsia" w:hAnsi="Times New Roman"/>
          <w:w w:val="108"/>
          <w:sz w:val="18"/>
          <w:szCs w:val="18"/>
          <w:lang w:val="en-GB"/>
          <w:rPrChange w:id="41"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42" w:author="Yibin Jiang (PGR)" w:date="2025-07-10T10:37:00Z">
            <w:rPr>
              <w:rFonts w:asciiTheme="minorHAnsi" w:eastAsiaTheme="minorEastAsia" w:hAnsiTheme="minorHAnsi"/>
              <w:w w:val="108"/>
              <w:sz w:val="18"/>
              <w:szCs w:val="18"/>
              <w:lang w:val="en-GB"/>
            </w:rPr>
          </w:rPrChange>
        </w:rPr>
        <w:t>Recent advances in automated platforms and machine learning have begun to transform laboratory workflows, enabling closed-loop optimization of che</w:t>
      </w:r>
      <w:r w:rsidRPr="00452C4E">
        <w:rPr>
          <w:rFonts w:ascii="Times New Roman" w:eastAsiaTheme="minorEastAsia" w:hAnsi="Times New Roman"/>
          <w:w w:val="108"/>
          <w:sz w:val="18"/>
          <w:szCs w:val="18"/>
          <w:lang w:val="en-GB"/>
          <w:rPrChange w:id="43" w:author="Yibin Jiang (PGR)" w:date="2025-07-10T10:37:00Z">
            <w:rPr>
              <w:rFonts w:asciiTheme="minorHAnsi" w:eastAsiaTheme="minorEastAsia" w:hAnsiTheme="minorHAnsi"/>
              <w:w w:val="108"/>
              <w:sz w:val="18"/>
              <w:szCs w:val="18"/>
              <w:lang w:val="en-GB"/>
            </w:rPr>
          </w:rPrChange>
        </w:rPr>
        <w:t xml:space="preserve">mical processes. However, pH adjustment poses specific challenges for automation. Traditional feedback control strategies such as </w:t>
      </w:r>
      <w:ins w:id="44" w:author="Yibin Jiang (PGR)" w:date="2025-07-10T09:38:00Z">
        <w:r w:rsidR="002141A9" w:rsidRPr="00452C4E">
          <w:rPr>
            <w:rFonts w:ascii="Times New Roman" w:eastAsiaTheme="minorEastAsia" w:hAnsi="Times New Roman"/>
            <w:w w:val="108"/>
            <w:sz w:val="18"/>
            <w:szCs w:val="18"/>
            <w:lang w:val="en-GB"/>
            <w:rPrChange w:id="45" w:author="Yibin Jiang (PGR)" w:date="2025-07-10T10:37:00Z">
              <w:rPr>
                <w:rFonts w:asciiTheme="minorHAnsi" w:eastAsiaTheme="minorEastAsia" w:hAnsiTheme="minorHAnsi"/>
                <w:w w:val="108"/>
                <w:sz w:val="18"/>
                <w:szCs w:val="18"/>
                <w:lang w:val="en-GB"/>
              </w:rPr>
            </w:rPrChange>
          </w:rPr>
          <w:t>proportional–integral–derivative</w:t>
        </w:r>
        <w:r w:rsidR="002141A9" w:rsidRPr="00452C4E">
          <w:rPr>
            <w:rFonts w:ascii="Times New Roman" w:eastAsiaTheme="minorEastAsia" w:hAnsi="Times New Roman"/>
            <w:w w:val="108"/>
            <w:sz w:val="18"/>
            <w:szCs w:val="18"/>
            <w:lang w:val="en-GB"/>
            <w:rPrChange w:id="46" w:author="Yibin Jiang (PGR)" w:date="2025-07-10T10:37:00Z">
              <w:rPr>
                <w:rFonts w:asciiTheme="minorHAnsi" w:eastAsiaTheme="minorEastAsia" w:hAnsiTheme="minorHAnsi"/>
                <w:w w:val="108"/>
                <w:sz w:val="18"/>
                <w:szCs w:val="18"/>
                <w:lang w:val="en-GB"/>
              </w:rPr>
            </w:rPrChange>
          </w:rPr>
          <w:t xml:space="preserve"> </w:t>
        </w:r>
        <w:r w:rsidR="002141A9" w:rsidRPr="00452C4E">
          <w:rPr>
            <w:rFonts w:ascii="Times New Roman" w:eastAsiaTheme="minorEastAsia" w:hAnsi="Times New Roman"/>
            <w:w w:val="108"/>
            <w:sz w:val="18"/>
            <w:szCs w:val="18"/>
            <w:lang w:val="en-GB" w:eastAsia="zh-CN"/>
            <w:rPrChange w:id="47" w:author="Yibin Jiang (PGR)" w:date="2025-07-10T10:37:00Z">
              <w:rPr>
                <w:rFonts w:asciiTheme="minorHAnsi" w:eastAsiaTheme="minorEastAsia" w:hAnsiTheme="minorHAnsi" w:hint="eastAsia"/>
                <w:w w:val="108"/>
                <w:sz w:val="18"/>
                <w:szCs w:val="18"/>
                <w:lang w:val="en-GB" w:eastAsia="zh-CN"/>
              </w:rPr>
            </w:rPrChange>
          </w:rPr>
          <w:t>(</w:t>
        </w:r>
      </w:ins>
      <w:r w:rsidRPr="00452C4E">
        <w:rPr>
          <w:rFonts w:ascii="Times New Roman" w:eastAsiaTheme="minorEastAsia" w:hAnsi="Times New Roman"/>
          <w:w w:val="108"/>
          <w:sz w:val="18"/>
          <w:szCs w:val="18"/>
          <w:lang w:val="en-GB"/>
          <w:rPrChange w:id="48" w:author="Yibin Jiang (PGR)" w:date="2025-07-10T10:37:00Z">
            <w:rPr>
              <w:rFonts w:asciiTheme="minorHAnsi" w:eastAsiaTheme="minorEastAsia" w:hAnsiTheme="minorHAnsi"/>
              <w:w w:val="108"/>
              <w:sz w:val="18"/>
              <w:szCs w:val="18"/>
              <w:lang w:val="en-GB"/>
            </w:rPr>
          </w:rPrChange>
        </w:rPr>
        <w:t>PID</w:t>
      </w:r>
      <w:ins w:id="49" w:author="Yibin Jiang (PGR)" w:date="2025-07-10T09:38:00Z">
        <w:r w:rsidR="002141A9" w:rsidRPr="00452C4E">
          <w:rPr>
            <w:rFonts w:ascii="Times New Roman" w:eastAsiaTheme="minorEastAsia" w:hAnsi="Times New Roman"/>
            <w:w w:val="108"/>
            <w:sz w:val="18"/>
            <w:szCs w:val="18"/>
            <w:lang w:val="en-GB"/>
            <w:rPrChange w:id="50" w:author="Yibin Jiang (PGR)" w:date="2025-07-10T10:37:00Z">
              <w:rPr>
                <w:rFonts w:asciiTheme="minorHAnsi" w:eastAsiaTheme="minorEastAsia" w:hAnsiTheme="minorHAnsi"/>
                <w:w w:val="108"/>
                <w:sz w:val="18"/>
                <w:szCs w:val="18"/>
                <w:lang w:val="en-GB"/>
              </w:rPr>
            </w:rPrChange>
          </w:rPr>
          <w:t>)</w:t>
        </w:r>
      </w:ins>
      <w:r w:rsidRPr="00452C4E">
        <w:rPr>
          <w:rFonts w:ascii="Times New Roman" w:eastAsiaTheme="minorEastAsia" w:hAnsi="Times New Roman"/>
          <w:w w:val="108"/>
          <w:sz w:val="18"/>
          <w:szCs w:val="18"/>
          <w:lang w:val="en-GB"/>
          <w:rPrChange w:id="51" w:author="Yibin Jiang (PGR)" w:date="2025-07-10T10:37:00Z">
            <w:rPr>
              <w:rFonts w:asciiTheme="minorHAnsi" w:eastAsiaTheme="minorEastAsia" w:hAnsiTheme="minorHAnsi"/>
              <w:w w:val="108"/>
              <w:sz w:val="18"/>
              <w:szCs w:val="18"/>
              <w:lang w:val="en-GB"/>
            </w:rPr>
          </w:rPrChange>
        </w:rPr>
        <w:t xml:space="preserve"> or model predictive control often underperform when system composition is unknown or nonstationary. More recently, </w:t>
      </w:r>
      <w:commentRangeStart w:id="52"/>
      <w:r w:rsidRPr="00452C4E">
        <w:rPr>
          <w:rFonts w:ascii="Times New Roman" w:eastAsiaTheme="minorEastAsia" w:hAnsi="Times New Roman"/>
          <w:w w:val="108"/>
          <w:sz w:val="18"/>
          <w:szCs w:val="18"/>
          <w:lang w:val="en-GB"/>
          <w:rPrChange w:id="53" w:author="Yibin Jiang (PGR)" w:date="2025-07-10T10:37:00Z">
            <w:rPr>
              <w:rFonts w:asciiTheme="minorHAnsi" w:eastAsiaTheme="minorEastAsia" w:hAnsiTheme="minorHAnsi"/>
              <w:w w:val="108"/>
              <w:sz w:val="18"/>
              <w:szCs w:val="18"/>
              <w:lang w:val="en-GB"/>
            </w:rPr>
          </w:rPrChange>
        </w:rPr>
        <w:t>model-f</w:t>
      </w:r>
      <w:r w:rsidRPr="00452C4E">
        <w:rPr>
          <w:rFonts w:ascii="Times New Roman" w:eastAsiaTheme="minorEastAsia" w:hAnsi="Times New Roman"/>
          <w:w w:val="108"/>
          <w:sz w:val="18"/>
          <w:szCs w:val="18"/>
          <w:lang w:val="en-GB"/>
          <w:rPrChange w:id="54" w:author="Yibin Jiang (PGR)" w:date="2025-07-10T10:37:00Z">
            <w:rPr>
              <w:rFonts w:asciiTheme="minorHAnsi" w:eastAsiaTheme="minorEastAsia" w:hAnsiTheme="minorHAnsi"/>
              <w:w w:val="108"/>
              <w:sz w:val="18"/>
              <w:szCs w:val="18"/>
              <w:lang w:val="en-GB"/>
            </w:rPr>
          </w:rPrChange>
        </w:rPr>
        <w:t xml:space="preserve">ree methods like reinforcement learning (RL) </w:t>
      </w:r>
      <w:commentRangeEnd w:id="52"/>
      <w:r w:rsidR="00E34E75">
        <w:rPr>
          <w:rStyle w:val="CommentReference"/>
          <w:rFonts w:asciiTheme="minorHAnsi" w:eastAsiaTheme="minorEastAsia" w:hAnsiTheme="minorHAnsi" w:cstheme="minorBidi"/>
          <w:lang w:val="en-GB"/>
        </w:rPr>
        <w:commentReference w:id="52"/>
      </w:r>
      <w:r w:rsidRPr="00452C4E">
        <w:rPr>
          <w:rFonts w:ascii="Times New Roman" w:eastAsiaTheme="minorEastAsia" w:hAnsi="Times New Roman"/>
          <w:w w:val="108"/>
          <w:sz w:val="18"/>
          <w:szCs w:val="18"/>
          <w:lang w:val="en-GB"/>
          <w:rPrChange w:id="55" w:author="Yibin Jiang (PGR)" w:date="2025-07-10T10:37:00Z">
            <w:rPr>
              <w:rFonts w:asciiTheme="minorHAnsi" w:eastAsiaTheme="minorEastAsia" w:hAnsiTheme="minorHAnsi"/>
              <w:w w:val="108"/>
              <w:sz w:val="18"/>
              <w:szCs w:val="18"/>
              <w:lang w:val="en-GB"/>
            </w:rPr>
          </w:rPrChange>
        </w:rPr>
        <w:t xml:space="preserve">have been explored in </w:t>
      </w:r>
      <w:r w:rsidRPr="00452C4E">
        <w:rPr>
          <w:rFonts w:ascii="Times New Roman" w:eastAsiaTheme="minorEastAsia" w:hAnsi="Times New Roman"/>
          <w:w w:val="108"/>
          <w:sz w:val="18"/>
          <w:szCs w:val="18"/>
          <w:lang w:val="en-GB"/>
          <w:rPrChange w:id="56" w:author="Yibin Jiang (PGR)" w:date="2025-07-10T10:37:00Z">
            <w:rPr>
              <w:rFonts w:asciiTheme="minorHAnsi" w:eastAsiaTheme="minorEastAsia" w:hAnsiTheme="minorHAnsi"/>
              <w:w w:val="108"/>
              <w:sz w:val="18"/>
              <w:szCs w:val="18"/>
              <w:lang w:val="en-GB"/>
            </w:rPr>
          </w:rPrChange>
        </w:rPr>
        <w:lastRenderedPageBreak/>
        <w:t>controlled pH systems, but these approaches typically require large training datasets and may generalize poorly to novel conditions.</w:t>
      </w:r>
    </w:p>
    <w:p w14:paraId="2035367C" w14:textId="77777777" w:rsidR="00AC1476" w:rsidRPr="00452C4E" w:rsidRDefault="008656BD">
      <w:pPr>
        <w:pStyle w:val="JCEbodytext"/>
        <w:jc w:val="both"/>
        <w:rPr>
          <w:rFonts w:ascii="Times New Roman" w:eastAsiaTheme="minorEastAsia" w:hAnsi="Times New Roman"/>
          <w:w w:val="108"/>
          <w:sz w:val="18"/>
          <w:szCs w:val="18"/>
          <w:lang w:val="en-GB"/>
          <w:rPrChange w:id="57"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58" w:author="Yibin Jiang (PGR)" w:date="2025-07-10T10:37:00Z">
            <w:rPr>
              <w:rFonts w:asciiTheme="minorHAnsi" w:eastAsiaTheme="minorEastAsia" w:hAnsiTheme="minorHAnsi"/>
              <w:w w:val="108"/>
              <w:sz w:val="18"/>
              <w:szCs w:val="18"/>
              <w:lang w:val="en-GB"/>
            </w:rPr>
          </w:rPrChange>
        </w:rPr>
        <w:t>Here, we present a hybrid learning framework that levera</w:t>
      </w:r>
      <w:r w:rsidRPr="00452C4E">
        <w:rPr>
          <w:rFonts w:ascii="Times New Roman" w:eastAsiaTheme="minorEastAsia" w:hAnsi="Times New Roman"/>
          <w:w w:val="108"/>
          <w:sz w:val="18"/>
          <w:szCs w:val="18"/>
          <w:lang w:val="en-GB"/>
          <w:rPrChange w:id="59" w:author="Yibin Jiang (PGR)" w:date="2025-07-10T10:37:00Z">
            <w:rPr>
              <w:rFonts w:asciiTheme="minorHAnsi" w:eastAsiaTheme="minorEastAsia" w:hAnsiTheme="minorHAnsi"/>
              <w:w w:val="108"/>
              <w:sz w:val="18"/>
              <w:szCs w:val="18"/>
              <w:lang w:val="en-GB"/>
            </w:rPr>
          </w:rPrChange>
        </w:rPr>
        <w:t>ges the strengths of both model-based and model-free paradigms. We begin by using Bayesian inference to learn an interpretable model of the chemical system in real time, capturing buffer characteristics from experimental feedback. We then distill this logi</w:t>
      </w:r>
      <w:r w:rsidRPr="00452C4E">
        <w:rPr>
          <w:rFonts w:ascii="Times New Roman" w:eastAsiaTheme="minorEastAsia" w:hAnsi="Times New Roman"/>
          <w:w w:val="108"/>
          <w:sz w:val="18"/>
          <w:szCs w:val="18"/>
          <w:lang w:val="en-GB"/>
          <w:rPrChange w:id="60" w:author="Yibin Jiang (PGR)" w:date="2025-07-10T10:37:00Z">
            <w:rPr>
              <w:rFonts w:asciiTheme="minorHAnsi" w:eastAsiaTheme="minorEastAsia" w:hAnsiTheme="minorHAnsi"/>
              <w:w w:val="108"/>
              <w:sz w:val="18"/>
              <w:szCs w:val="18"/>
              <w:lang w:val="en-GB"/>
            </w:rPr>
          </w:rPrChange>
        </w:rPr>
        <w:t>c into a neural network via imitation learning, creating a fast and generalizable policy. Finally, we fine-tune the policy using reinforcement learning, enabling efficient adaptation to new or uncertain environments.</w:t>
      </w:r>
    </w:p>
    <w:p w14:paraId="347800E6" w14:textId="77777777" w:rsidR="00AC1476" w:rsidRPr="00452C4E" w:rsidRDefault="008656BD">
      <w:pPr>
        <w:pStyle w:val="RSCB04SectionHeading"/>
        <w:spacing w:before="0" w:after="0" w:line="480" w:lineRule="auto"/>
        <w:ind w:firstLineChars="200" w:firstLine="388"/>
        <w:jc w:val="both"/>
        <w:rPr>
          <w:rFonts w:ascii="Times New Roman" w:hAnsi="Times New Roman" w:cs="Times New Roman"/>
          <w:b w:val="0"/>
          <w:w w:val="108"/>
          <w:sz w:val="18"/>
          <w:szCs w:val="18"/>
          <w:rPrChange w:id="61" w:author="Yibin Jiang (PGR)" w:date="2025-07-10T10:37:00Z">
            <w:rPr>
              <w:rFonts w:cs="Times New Roman"/>
              <w:b w:val="0"/>
              <w:w w:val="108"/>
              <w:sz w:val="18"/>
              <w:szCs w:val="18"/>
            </w:rPr>
          </w:rPrChange>
        </w:rPr>
      </w:pPr>
      <w:r w:rsidRPr="00452C4E">
        <w:rPr>
          <w:rFonts w:ascii="Times New Roman" w:hAnsi="Times New Roman" w:cs="Times New Roman"/>
          <w:b w:val="0"/>
          <w:w w:val="108"/>
          <w:sz w:val="18"/>
          <w:szCs w:val="18"/>
          <w:rPrChange w:id="62" w:author="Yibin Jiang (PGR)" w:date="2025-07-10T10:37:00Z">
            <w:rPr>
              <w:rFonts w:cs="Times New Roman"/>
              <w:b w:val="0"/>
              <w:w w:val="108"/>
              <w:sz w:val="18"/>
              <w:szCs w:val="18"/>
            </w:rPr>
          </w:rPrChange>
        </w:rPr>
        <w:t xml:space="preserve">By integrating chemical reasoning with </w:t>
      </w:r>
      <w:r w:rsidRPr="00452C4E">
        <w:rPr>
          <w:rFonts w:ascii="Times New Roman" w:hAnsi="Times New Roman" w:cs="Times New Roman"/>
          <w:b w:val="0"/>
          <w:w w:val="108"/>
          <w:sz w:val="18"/>
          <w:szCs w:val="18"/>
          <w:rPrChange w:id="63" w:author="Yibin Jiang (PGR)" w:date="2025-07-10T10:37:00Z">
            <w:rPr>
              <w:rFonts w:cs="Times New Roman"/>
              <w:b w:val="0"/>
              <w:w w:val="108"/>
              <w:sz w:val="18"/>
              <w:szCs w:val="18"/>
            </w:rPr>
          </w:rPrChange>
        </w:rPr>
        <w:t>learning-based optimization, our system not only replicates expert behavior but improves upon it in terms of speed and precision. We demonstrate the effectiveness of our approach across thousands of simulated titration tasks and validate it on a robotic pl</w:t>
      </w:r>
      <w:r w:rsidRPr="00452C4E">
        <w:rPr>
          <w:rFonts w:ascii="Times New Roman" w:hAnsi="Times New Roman" w:cs="Times New Roman"/>
          <w:b w:val="0"/>
          <w:w w:val="108"/>
          <w:sz w:val="18"/>
          <w:szCs w:val="18"/>
          <w:rPrChange w:id="64" w:author="Yibin Jiang (PGR)" w:date="2025-07-10T10:37:00Z">
            <w:rPr>
              <w:rFonts w:cs="Times New Roman"/>
              <w:b w:val="0"/>
              <w:w w:val="108"/>
              <w:sz w:val="18"/>
              <w:szCs w:val="18"/>
            </w:rPr>
          </w:rPrChange>
        </w:rPr>
        <w:t>atform performing real-world pH adjustments. This work establishes a new direction for chemical automation by combining domain knowledge, human-like control logic, and autonomous decision-making.</w:t>
      </w:r>
    </w:p>
    <w:p w14:paraId="49F51399" w14:textId="77777777" w:rsidR="00AC1476" w:rsidRPr="00452C4E" w:rsidRDefault="008656BD" w:rsidP="0076080F">
      <w:pPr>
        <w:pStyle w:val="RSCB04SectionHeading"/>
        <w:rPr>
          <w:rFonts w:ascii="Times New Roman" w:hAnsi="Times New Roman" w:cs="Times New Roman"/>
          <w:rPrChange w:id="65" w:author="Yibin Jiang (PGR)" w:date="2025-07-10T10:37:00Z">
            <w:rPr/>
          </w:rPrChange>
        </w:rPr>
      </w:pPr>
      <w:r w:rsidRPr="00452C4E">
        <w:rPr>
          <w:rFonts w:ascii="Times New Roman" w:hAnsi="Times New Roman" w:cs="Times New Roman"/>
          <w:noProof/>
          <w:w w:val="108"/>
          <w:sz w:val="18"/>
          <w:szCs w:val="18"/>
          <w:rPrChange w:id="66" w:author="Yibin Jiang (PGR)" w:date="2025-07-10T10:37:00Z">
            <w:rPr>
              <w:noProof/>
              <w:w w:val="108"/>
              <w:sz w:val="18"/>
              <w:szCs w:val="18"/>
            </w:rPr>
          </w:rPrChange>
        </w:rPr>
        <w:drawing>
          <wp:anchor distT="0" distB="0" distL="114300" distR="114300" simplePos="0" relativeHeight="251660288" behindDoc="1" locked="0" layoutInCell="1" allowOverlap="1" wp14:anchorId="264BFDA2" wp14:editId="4C4E0233">
            <wp:simplePos x="0" y="0"/>
            <wp:positionH relativeFrom="column">
              <wp:posOffset>19050</wp:posOffset>
            </wp:positionH>
            <wp:positionV relativeFrom="paragraph">
              <wp:posOffset>487045</wp:posOffset>
            </wp:positionV>
            <wp:extent cx="3168015" cy="1791335"/>
            <wp:effectExtent l="0" t="0" r="0" b="0"/>
            <wp:wrapSquare wrapText="bothSides"/>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168015" cy="1791335"/>
                    </a:xfrm>
                    <a:prstGeom prst="rect">
                      <a:avLst/>
                    </a:prstGeom>
                  </pic:spPr>
                </pic:pic>
              </a:graphicData>
            </a:graphic>
          </wp:anchor>
        </w:drawing>
      </w:r>
      <w:r w:rsidRPr="00452C4E">
        <w:rPr>
          <w:rFonts w:ascii="Times New Roman" w:hAnsi="Times New Roman" w:cs="Times New Roman"/>
          <w:rPrChange w:id="67" w:author="Yibin Jiang (PGR)" w:date="2025-07-10T10:37:00Z">
            <w:rPr/>
          </w:rPrChange>
        </w:rPr>
        <w:t>Framework Overview</w:t>
      </w:r>
    </w:p>
    <w:p w14:paraId="59FDB3AA" w14:textId="11B834B7" w:rsidR="00AC1476" w:rsidRPr="00452C4E" w:rsidRDefault="00AC1476">
      <w:pPr>
        <w:pStyle w:val="JCEbodytext"/>
        <w:jc w:val="both"/>
        <w:rPr>
          <w:rFonts w:ascii="Times New Roman" w:eastAsiaTheme="minorEastAsia" w:hAnsi="Times New Roman"/>
          <w:w w:val="108"/>
          <w:sz w:val="18"/>
          <w:szCs w:val="18"/>
          <w:lang w:val="en-GB"/>
          <w:rPrChange w:id="68" w:author="Yibin Jiang (PGR)" w:date="2025-07-10T10:37:00Z">
            <w:rPr>
              <w:rFonts w:asciiTheme="minorHAnsi" w:eastAsiaTheme="minorEastAsia" w:hAnsiTheme="minorHAnsi"/>
              <w:w w:val="108"/>
              <w:sz w:val="18"/>
              <w:szCs w:val="18"/>
              <w:lang w:val="en-GB"/>
            </w:rPr>
          </w:rPrChange>
        </w:rPr>
      </w:pPr>
    </w:p>
    <w:p w14:paraId="6CAD8768" w14:textId="2C15D77F" w:rsidR="00D81BC5" w:rsidRPr="00452C4E" w:rsidRDefault="00D81BC5" w:rsidP="00D81BC5">
      <w:pPr>
        <w:pStyle w:val="RSCI02FigureSchemeChartwithtopbar"/>
        <w:rPr>
          <w:rFonts w:ascii="Times New Roman" w:hAnsi="Times New Roman"/>
          <w:lang w:eastAsia="zh-CN"/>
          <w:rPrChange w:id="69" w:author="Yibin Jiang (PGR)" w:date="2025-07-10T10:37:00Z">
            <w:rPr>
              <w:lang w:eastAsia="zh-CN"/>
            </w:rPr>
          </w:rPrChange>
        </w:rPr>
      </w:pPr>
      <w:commentRangeStart w:id="70"/>
      <w:r w:rsidRPr="00452C4E">
        <w:rPr>
          <w:rFonts w:ascii="Times New Roman" w:hAnsi="Times New Roman"/>
          <w:lang w:eastAsia="zh-CN"/>
          <w:rPrChange w:id="71" w:author="Yibin Jiang (PGR)" w:date="2025-07-10T10:37:00Z">
            <w:rPr>
              <w:rFonts w:hint="eastAsia"/>
              <w:lang w:eastAsia="zh-CN"/>
            </w:rPr>
          </w:rPrChange>
        </w:rPr>
        <w:t>F</w:t>
      </w:r>
      <w:r w:rsidRPr="00452C4E">
        <w:rPr>
          <w:rFonts w:ascii="Times New Roman" w:hAnsi="Times New Roman"/>
          <w:lang w:eastAsia="zh-CN"/>
          <w:rPrChange w:id="72" w:author="Yibin Jiang (PGR)" w:date="2025-07-10T10:37:00Z">
            <w:rPr>
              <w:lang w:eastAsia="zh-CN"/>
            </w:rPr>
          </w:rPrChange>
        </w:rPr>
        <w:t>i</w:t>
      </w:r>
      <w:r w:rsidRPr="00452C4E">
        <w:rPr>
          <w:rFonts w:ascii="Times New Roman" w:hAnsi="Times New Roman"/>
          <w:lang w:eastAsia="zh-CN"/>
          <w:rPrChange w:id="73" w:author="Yibin Jiang (PGR)" w:date="2025-07-10T10:37:00Z">
            <w:rPr>
              <w:rFonts w:hint="eastAsia"/>
              <w:lang w:eastAsia="zh-CN"/>
            </w:rPr>
          </w:rPrChange>
        </w:rPr>
        <w:t>g.1</w:t>
      </w:r>
      <w:r w:rsidR="00D81143" w:rsidRPr="00452C4E">
        <w:rPr>
          <w:rFonts w:ascii="Times New Roman" w:hAnsi="Times New Roman"/>
          <w:lang w:eastAsia="zh-CN"/>
          <w:rPrChange w:id="74" w:author="Yibin Jiang (PGR)" w:date="2025-07-10T10:37:00Z">
            <w:rPr>
              <w:rFonts w:hint="eastAsia"/>
              <w:lang w:eastAsia="zh-CN"/>
            </w:rPr>
          </w:rPrChange>
        </w:rPr>
        <w:t xml:space="preserve"> </w:t>
      </w:r>
      <w:commentRangeEnd w:id="70"/>
      <w:r w:rsidR="00E34E75">
        <w:rPr>
          <w:rStyle w:val="CommentReference"/>
          <w:rFonts w:cstheme="minorBidi"/>
          <w:w w:val="100"/>
        </w:rPr>
        <w:commentReference w:id="70"/>
      </w:r>
      <w:r w:rsidR="002F760D" w:rsidRPr="00452C4E">
        <w:rPr>
          <w:rFonts w:ascii="Times New Roman" w:hAnsi="Times New Roman"/>
          <w:lang w:eastAsia="zh-CN"/>
          <w:rPrChange w:id="75" w:author="Yibin Jiang (PGR)" w:date="2025-07-10T10:37:00Z">
            <w:rPr>
              <w:lang w:eastAsia="zh-CN"/>
            </w:rPr>
          </w:rPrChange>
        </w:rPr>
        <w:t>The basic framework of this work starts with a Bayesian inference algorithm, forming an adaptive pH adjustment algorithm through imitation learning and reinforcement learning, and conducting a series of automated pH adjustment experiments.</w:t>
      </w:r>
    </w:p>
    <w:p w14:paraId="74E26DDA" w14:textId="574FCDAB" w:rsidR="00AC1476" w:rsidRPr="00452C4E" w:rsidRDefault="008656BD">
      <w:pPr>
        <w:pStyle w:val="JCEbodytext"/>
        <w:jc w:val="both"/>
        <w:rPr>
          <w:rFonts w:ascii="Times New Roman" w:eastAsiaTheme="minorEastAsia" w:hAnsi="Times New Roman"/>
          <w:w w:val="108"/>
          <w:sz w:val="18"/>
          <w:szCs w:val="18"/>
          <w:lang w:val="en-GB"/>
          <w:rPrChange w:id="76"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77" w:author="Yibin Jiang (PGR)" w:date="2025-07-10T10:37:00Z">
            <w:rPr>
              <w:rFonts w:asciiTheme="minorHAnsi" w:eastAsiaTheme="minorEastAsia" w:hAnsiTheme="minorHAnsi"/>
              <w:w w:val="108"/>
              <w:sz w:val="18"/>
              <w:szCs w:val="18"/>
              <w:lang w:val="en-GB"/>
            </w:rPr>
          </w:rPrChange>
        </w:rPr>
        <w:t xml:space="preserve">Our proposed approach is composed of </w:t>
      </w:r>
      <w:r w:rsidRPr="00452C4E">
        <w:rPr>
          <w:rFonts w:ascii="Times New Roman" w:eastAsiaTheme="minorEastAsia" w:hAnsi="Times New Roman"/>
          <w:w w:val="108"/>
          <w:sz w:val="18"/>
          <w:szCs w:val="18"/>
          <w:lang w:val="en-GB"/>
          <w:rPrChange w:id="78" w:author="Yibin Jiang (PGR)" w:date="2025-07-10T10:37:00Z">
            <w:rPr>
              <w:rFonts w:asciiTheme="minorHAnsi" w:eastAsiaTheme="minorEastAsia" w:hAnsiTheme="minorHAnsi" w:hint="eastAsia"/>
              <w:w w:val="108"/>
              <w:sz w:val="18"/>
              <w:szCs w:val="18"/>
              <w:lang w:val="en-GB"/>
            </w:rPr>
          </w:rPrChange>
        </w:rPr>
        <w:t>four</w:t>
      </w:r>
      <w:r w:rsidRPr="00452C4E">
        <w:rPr>
          <w:rFonts w:ascii="Times New Roman" w:eastAsiaTheme="minorEastAsia" w:hAnsi="Times New Roman"/>
          <w:w w:val="108"/>
          <w:sz w:val="18"/>
          <w:szCs w:val="18"/>
          <w:lang w:val="en-GB"/>
          <w:rPrChange w:id="79" w:author="Yibin Jiang (PGR)" w:date="2025-07-10T10:37:00Z">
            <w:rPr>
              <w:rFonts w:asciiTheme="minorHAnsi" w:eastAsiaTheme="minorEastAsia" w:hAnsiTheme="minorHAnsi"/>
              <w:w w:val="108"/>
              <w:sz w:val="18"/>
              <w:szCs w:val="18"/>
              <w:lang w:val="en-GB"/>
            </w:rPr>
          </w:rPrChange>
        </w:rPr>
        <w:t xml:space="preserve"> in</w:t>
      </w:r>
      <w:r w:rsidRPr="00452C4E">
        <w:rPr>
          <w:rFonts w:ascii="Times New Roman" w:eastAsiaTheme="minorEastAsia" w:hAnsi="Times New Roman"/>
          <w:w w:val="108"/>
          <w:sz w:val="18"/>
          <w:szCs w:val="18"/>
          <w:lang w:val="en-GB"/>
          <w:rPrChange w:id="80" w:author="Yibin Jiang (PGR)" w:date="2025-07-10T10:37:00Z">
            <w:rPr>
              <w:rFonts w:asciiTheme="minorHAnsi" w:eastAsiaTheme="minorEastAsia" w:hAnsiTheme="minorHAnsi"/>
              <w:w w:val="108"/>
              <w:sz w:val="18"/>
              <w:szCs w:val="18"/>
              <w:lang w:val="en-GB"/>
            </w:rPr>
          </w:rPrChange>
        </w:rPr>
        <w:t>terlinked stages—Bayesian inference, imitation learning, reinforcement learning</w:t>
      </w:r>
      <w:r w:rsidRPr="00452C4E">
        <w:rPr>
          <w:rFonts w:ascii="Times New Roman" w:eastAsiaTheme="minorEastAsia" w:hAnsi="Times New Roman"/>
          <w:w w:val="108"/>
          <w:sz w:val="18"/>
          <w:szCs w:val="18"/>
          <w:lang w:val="en-GB"/>
          <w:rPrChange w:id="81" w:author="Yibin Jiang (PGR)" w:date="2025-07-10T10:37:00Z">
            <w:rPr>
              <w:rFonts w:asciiTheme="minorHAnsi" w:eastAsiaTheme="minorEastAsia" w:hAnsiTheme="minorHAnsi" w:hint="eastAsia"/>
              <w:w w:val="108"/>
              <w:sz w:val="18"/>
              <w:szCs w:val="18"/>
              <w:lang w:val="en-GB"/>
            </w:rPr>
          </w:rPrChange>
        </w:rPr>
        <w:t xml:space="preserve">, and </w:t>
      </w:r>
      <w:del w:id="82" w:author="Yibin Jiang (PGR) [2]" w:date="2025-07-10T10:43:00Z">
        <w:r w:rsidRPr="00452C4E" w:rsidDel="00227D25">
          <w:rPr>
            <w:rFonts w:ascii="Times New Roman" w:eastAsiaTheme="minorEastAsia" w:hAnsi="Times New Roman"/>
            <w:w w:val="108"/>
            <w:sz w:val="18"/>
            <w:szCs w:val="18"/>
            <w:lang w:val="en-GB"/>
            <w:rPrChange w:id="83" w:author="Yibin Jiang (PGR)" w:date="2025-07-10T10:37:00Z">
              <w:rPr>
                <w:rFonts w:asciiTheme="minorHAnsi" w:eastAsiaTheme="minorEastAsia" w:hAnsiTheme="minorHAnsi" w:hint="eastAsia"/>
                <w:w w:val="108"/>
                <w:sz w:val="18"/>
                <w:szCs w:val="18"/>
                <w:lang w:val="en-GB"/>
              </w:rPr>
            </w:rPrChange>
          </w:rPr>
          <w:delText>implementation in automated system</w:delText>
        </w:r>
      </w:del>
      <w:ins w:id="84" w:author="Yibin Jiang (PGR) [2]" w:date="2025-07-10T10:43:00Z">
        <w:r w:rsidR="00227D25">
          <w:rPr>
            <w:rFonts w:ascii="Times New Roman" w:eastAsiaTheme="minorEastAsia" w:hAnsi="Times New Roman"/>
            <w:w w:val="108"/>
            <w:sz w:val="18"/>
            <w:szCs w:val="18"/>
            <w:lang w:val="en-GB"/>
          </w:rPr>
          <w:t>automated implementation</w:t>
        </w:r>
      </w:ins>
      <w:r w:rsidRPr="00452C4E">
        <w:rPr>
          <w:rFonts w:ascii="Times New Roman" w:eastAsiaTheme="minorEastAsia" w:hAnsi="Times New Roman"/>
          <w:w w:val="108"/>
          <w:sz w:val="18"/>
          <w:szCs w:val="18"/>
          <w:lang w:val="en-GB"/>
          <w:rPrChange w:id="85" w:author="Yibin Jiang (PGR)" w:date="2025-07-10T10:37:00Z">
            <w:rPr>
              <w:rFonts w:asciiTheme="minorHAnsi" w:eastAsiaTheme="minorEastAsia" w:hAnsiTheme="minorHAnsi"/>
              <w:w w:val="108"/>
              <w:sz w:val="18"/>
              <w:szCs w:val="18"/>
              <w:lang w:val="en-GB"/>
            </w:rPr>
          </w:rPrChange>
        </w:rPr>
        <w:t>—each contributing distinct capabilities toward robust and adaptive pH adjustment in unknown systems (Figure 1).</w:t>
      </w:r>
    </w:p>
    <w:p w14:paraId="2D9D3005" w14:textId="77777777" w:rsidR="00AC1476" w:rsidRPr="00452C4E" w:rsidRDefault="008656BD">
      <w:pPr>
        <w:pStyle w:val="JCEbodytext"/>
        <w:numPr>
          <w:ilvl w:val="0"/>
          <w:numId w:val="3"/>
        </w:numPr>
        <w:jc w:val="both"/>
        <w:rPr>
          <w:rFonts w:ascii="Times New Roman" w:eastAsiaTheme="minorEastAsia" w:hAnsi="Times New Roman"/>
          <w:w w:val="108"/>
          <w:sz w:val="18"/>
          <w:szCs w:val="18"/>
          <w:lang w:val="en-GB"/>
          <w:rPrChange w:id="86"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87" w:author="Yibin Jiang (PGR)" w:date="2025-07-10T10:37:00Z">
            <w:rPr>
              <w:rFonts w:asciiTheme="minorHAnsi" w:eastAsiaTheme="minorEastAsia" w:hAnsiTheme="minorHAnsi"/>
              <w:w w:val="108"/>
              <w:sz w:val="18"/>
              <w:szCs w:val="18"/>
              <w:lang w:val="en-GB"/>
            </w:rPr>
          </w:rPrChange>
        </w:rPr>
        <w:t>Bayesian Inference for R</w:t>
      </w:r>
      <w:r w:rsidRPr="00452C4E">
        <w:rPr>
          <w:rFonts w:ascii="Times New Roman" w:eastAsiaTheme="minorEastAsia" w:hAnsi="Times New Roman"/>
          <w:w w:val="108"/>
          <w:sz w:val="18"/>
          <w:szCs w:val="18"/>
          <w:lang w:val="en-GB"/>
          <w:rPrChange w:id="88" w:author="Yibin Jiang (PGR)" w:date="2025-07-10T10:37:00Z">
            <w:rPr>
              <w:rFonts w:asciiTheme="minorHAnsi" w:eastAsiaTheme="minorEastAsia" w:hAnsiTheme="minorHAnsi"/>
              <w:w w:val="108"/>
              <w:sz w:val="18"/>
              <w:szCs w:val="18"/>
              <w:lang w:val="en-GB"/>
            </w:rPr>
          </w:rPrChange>
        </w:rPr>
        <w:t>eal-Time Buffer Estimation (Simulated and Experimental Systems). The control process begins with a coarse-grained model of the chemical system, where all buffering behavior is approximated using a limited set of three representative buffer pairs. At each t</w:t>
      </w:r>
      <w:r w:rsidRPr="00452C4E">
        <w:rPr>
          <w:rFonts w:ascii="Times New Roman" w:eastAsiaTheme="minorEastAsia" w:hAnsi="Times New Roman"/>
          <w:w w:val="108"/>
          <w:sz w:val="18"/>
          <w:szCs w:val="18"/>
          <w:lang w:val="en-GB"/>
          <w:rPrChange w:id="89" w:author="Yibin Jiang (PGR)" w:date="2025-07-10T10:37:00Z">
            <w:rPr>
              <w:rFonts w:asciiTheme="minorHAnsi" w:eastAsiaTheme="minorEastAsia" w:hAnsiTheme="minorHAnsi"/>
              <w:w w:val="108"/>
              <w:sz w:val="18"/>
              <w:szCs w:val="18"/>
              <w:lang w:val="en-GB"/>
            </w:rPr>
          </w:rPrChange>
        </w:rPr>
        <w:t>itration step, the system performs Bayesian parameter inference to estimate the effective pKa values and molar concentrations of these buffer pairs from the observed pH response. This is achieved by sampling parameter combinations from a prior distribution</w:t>
      </w:r>
      <w:r w:rsidRPr="00452C4E">
        <w:rPr>
          <w:rFonts w:ascii="Times New Roman" w:eastAsiaTheme="minorEastAsia" w:hAnsi="Times New Roman"/>
          <w:w w:val="108"/>
          <w:sz w:val="18"/>
          <w:szCs w:val="18"/>
          <w:lang w:val="en-GB"/>
          <w:rPrChange w:id="90" w:author="Yibin Jiang (PGR)" w:date="2025-07-10T10:37:00Z">
            <w:rPr>
              <w:rFonts w:asciiTheme="minorHAnsi" w:eastAsiaTheme="minorEastAsia" w:hAnsiTheme="minorHAnsi"/>
              <w:w w:val="108"/>
              <w:sz w:val="18"/>
              <w:szCs w:val="18"/>
              <w:lang w:val="en-GB"/>
            </w:rPr>
          </w:rPrChange>
        </w:rPr>
        <w:t xml:space="preserve"> over the parameters, simulating the pH response for each, and computing the likelihood based on the discrepancy between predicted and observed pH. Here, we explicitly incorporate chemical knowledge: the simulated pH values are calculated by solving the el</w:t>
      </w:r>
      <w:r w:rsidRPr="00452C4E">
        <w:rPr>
          <w:rFonts w:ascii="Times New Roman" w:eastAsiaTheme="minorEastAsia" w:hAnsi="Times New Roman"/>
          <w:w w:val="108"/>
          <w:sz w:val="18"/>
          <w:szCs w:val="18"/>
          <w:lang w:val="en-GB"/>
          <w:rPrChange w:id="91" w:author="Yibin Jiang (PGR)" w:date="2025-07-10T10:37:00Z">
            <w:rPr>
              <w:rFonts w:asciiTheme="minorHAnsi" w:eastAsiaTheme="minorEastAsia" w:hAnsiTheme="minorHAnsi"/>
              <w:w w:val="108"/>
              <w:sz w:val="18"/>
              <w:szCs w:val="18"/>
              <w:lang w:val="en-GB"/>
            </w:rPr>
          </w:rPrChange>
        </w:rPr>
        <w:t xml:space="preserve">ectroneutrality and mass balance equations corresponding to mixtures of weak acids and their conjugate bases. This captures the fundamental nonlinearity of acid–base equilibria, allowing the algorithm to leverage decades of chemical theory in each forward </w:t>
      </w:r>
      <w:r w:rsidRPr="00452C4E">
        <w:rPr>
          <w:rFonts w:ascii="Times New Roman" w:eastAsiaTheme="minorEastAsia" w:hAnsi="Times New Roman"/>
          <w:w w:val="108"/>
          <w:sz w:val="18"/>
          <w:szCs w:val="18"/>
          <w:lang w:val="en-GB"/>
          <w:rPrChange w:id="92" w:author="Yibin Jiang (PGR)" w:date="2025-07-10T10:37:00Z">
            <w:rPr>
              <w:rFonts w:asciiTheme="minorHAnsi" w:eastAsiaTheme="minorEastAsia" w:hAnsiTheme="minorHAnsi"/>
              <w:w w:val="108"/>
              <w:sz w:val="18"/>
              <w:szCs w:val="18"/>
              <w:lang w:val="en-GB"/>
            </w:rPr>
          </w:rPrChange>
        </w:rPr>
        <w:t>prediction. The parameter combinations are then resampled according to their likelihoods, forming a posterior distribution that is used to refine the next prediction. Despite using only three buffer pairs, this approach flexibly models a wide range of titr</w:t>
      </w:r>
      <w:r w:rsidRPr="00452C4E">
        <w:rPr>
          <w:rFonts w:ascii="Times New Roman" w:eastAsiaTheme="minorEastAsia" w:hAnsi="Times New Roman"/>
          <w:w w:val="108"/>
          <w:sz w:val="18"/>
          <w:szCs w:val="18"/>
          <w:lang w:val="en-GB"/>
          <w:rPrChange w:id="93" w:author="Yibin Jiang (PGR)" w:date="2025-07-10T10:37:00Z">
            <w:rPr>
              <w:rFonts w:asciiTheme="minorHAnsi" w:eastAsiaTheme="minorEastAsia" w:hAnsiTheme="minorHAnsi"/>
              <w:w w:val="108"/>
              <w:sz w:val="18"/>
              <w:szCs w:val="18"/>
              <w:lang w:val="en-GB"/>
            </w:rPr>
          </w:rPrChange>
        </w:rPr>
        <w:t>ation behaviors observed in both simulated and real-world multicomponent systems.</w:t>
      </w:r>
    </w:p>
    <w:p w14:paraId="0247F1FB" w14:textId="77777777" w:rsidR="00AC1476" w:rsidRPr="00452C4E" w:rsidRDefault="008656BD">
      <w:pPr>
        <w:pStyle w:val="JCEbodytext"/>
        <w:numPr>
          <w:ilvl w:val="0"/>
          <w:numId w:val="3"/>
        </w:numPr>
        <w:jc w:val="both"/>
        <w:rPr>
          <w:rFonts w:ascii="Times New Roman" w:eastAsiaTheme="minorEastAsia" w:hAnsi="Times New Roman"/>
          <w:w w:val="108"/>
          <w:sz w:val="18"/>
          <w:szCs w:val="18"/>
          <w:lang w:val="en-GB"/>
          <w:rPrChange w:id="9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95" w:author="Yibin Jiang (PGR)" w:date="2025-07-10T10:37:00Z">
            <w:rPr>
              <w:rFonts w:asciiTheme="minorHAnsi" w:eastAsiaTheme="minorEastAsia" w:hAnsiTheme="minorHAnsi"/>
              <w:w w:val="108"/>
              <w:sz w:val="18"/>
              <w:szCs w:val="18"/>
              <w:lang w:val="en-GB"/>
            </w:rPr>
          </w:rPrChange>
        </w:rPr>
        <w:lastRenderedPageBreak/>
        <w:t>Heuristic-Mimicking Control via Imitation Learning. To translate the Bayesian logic into a fast and generalizable policy, we first constructed a virtual titration environment</w:t>
      </w:r>
      <w:r w:rsidRPr="00452C4E">
        <w:rPr>
          <w:rFonts w:ascii="Times New Roman" w:eastAsiaTheme="minorEastAsia" w:hAnsi="Times New Roman"/>
          <w:w w:val="108"/>
          <w:sz w:val="18"/>
          <w:szCs w:val="18"/>
          <w:lang w:val="en-GB"/>
          <w:rPrChange w:id="96" w:author="Yibin Jiang (PGR)" w:date="2025-07-10T10:37:00Z">
            <w:rPr>
              <w:rFonts w:asciiTheme="minorHAnsi" w:eastAsiaTheme="minorEastAsia" w:hAnsiTheme="minorHAnsi"/>
              <w:w w:val="108"/>
              <w:sz w:val="18"/>
              <w:szCs w:val="18"/>
              <w:lang w:val="en-GB"/>
            </w:rPr>
          </w:rPrChange>
        </w:rPr>
        <w:t xml:space="preserve"> grounded in the chemical principles of buffered systems. This simulation environment mimics realistic titration behavior by solving electroneutrality and mass balance equations for randomly sampled combinations of buffer pairs and target pH values. At eac</w:t>
      </w:r>
      <w:r w:rsidRPr="00452C4E">
        <w:rPr>
          <w:rFonts w:ascii="Times New Roman" w:eastAsiaTheme="minorEastAsia" w:hAnsi="Times New Roman"/>
          <w:w w:val="108"/>
          <w:sz w:val="18"/>
          <w:szCs w:val="18"/>
          <w:lang w:val="en-GB"/>
          <w:rPrChange w:id="97" w:author="Yibin Jiang (PGR)" w:date="2025-07-10T10:37:00Z">
            <w:rPr>
              <w:rFonts w:asciiTheme="minorHAnsi" w:eastAsiaTheme="minorEastAsia" w:hAnsiTheme="minorHAnsi"/>
              <w:w w:val="108"/>
              <w:sz w:val="18"/>
              <w:szCs w:val="18"/>
              <w:lang w:val="en-GB"/>
            </w:rPr>
          </w:rPrChange>
        </w:rPr>
        <w:t>h titration step, titrant volumes are selected using a rule-based controller informed by Bayesian inference, which continuously updates its estimates of buffer pKa values and concentrations based on prior observations. This process reflects expert titratio</w:t>
      </w:r>
      <w:r w:rsidRPr="00452C4E">
        <w:rPr>
          <w:rFonts w:ascii="Times New Roman" w:eastAsiaTheme="minorEastAsia" w:hAnsi="Times New Roman"/>
          <w:w w:val="108"/>
          <w:sz w:val="18"/>
          <w:szCs w:val="18"/>
          <w:lang w:val="en-GB"/>
          <w:rPrChange w:id="98" w:author="Yibin Jiang (PGR)" w:date="2025-07-10T10:37:00Z">
            <w:rPr>
              <w:rFonts w:asciiTheme="minorHAnsi" w:eastAsiaTheme="minorEastAsia" w:hAnsiTheme="minorHAnsi"/>
              <w:w w:val="108"/>
              <w:sz w:val="18"/>
              <w:szCs w:val="18"/>
              <w:lang w:val="en-GB"/>
            </w:rPr>
          </w:rPrChange>
        </w:rPr>
        <w:t>n behavior, combining chemical understanding with adaptive reasoning.</w:t>
      </w:r>
      <w:r w:rsidRPr="00452C4E">
        <w:rPr>
          <w:rFonts w:ascii="Times New Roman" w:eastAsiaTheme="minorEastAsia" w:hAnsi="Times New Roman"/>
          <w:w w:val="108"/>
          <w:sz w:val="18"/>
          <w:szCs w:val="18"/>
          <w:lang w:val="en-GB"/>
          <w:rPrChange w:id="99"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00" w:author="Yibin Jiang (PGR)" w:date="2025-07-10T10:37:00Z">
            <w:rPr>
              <w:rFonts w:asciiTheme="minorHAnsi" w:eastAsiaTheme="minorEastAsia" w:hAnsiTheme="minorHAnsi"/>
              <w:w w:val="108"/>
              <w:sz w:val="18"/>
              <w:szCs w:val="18"/>
              <w:lang w:val="en-GB"/>
            </w:rPr>
          </w:rPrChange>
        </w:rPr>
        <w:t>We collected thousands of titration trajectories from this virtual environment, each consisting of state-action pairs that include the current pH, the target pH, recent pH changes, and t</w:t>
      </w:r>
      <w:r w:rsidRPr="00452C4E">
        <w:rPr>
          <w:rFonts w:ascii="Times New Roman" w:eastAsiaTheme="minorEastAsia" w:hAnsi="Times New Roman"/>
          <w:w w:val="108"/>
          <w:sz w:val="18"/>
          <w:szCs w:val="18"/>
          <w:lang w:val="en-GB"/>
          <w:rPrChange w:id="101" w:author="Yibin Jiang (PGR)" w:date="2025-07-10T10:37:00Z">
            <w:rPr>
              <w:rFonts w:asciiTheme="minorHAnsi" w:eastAsiaTheme="minorEastAsia" w:hAnsiTheme="minorHAnsi"/>
              <w:w w:val="108"/>
              <w:sz w:val="18"/>
              <w:szCs w:val="18"/>
              <w:lang w:val="en-GB"/>
            </w:rPr>
          </w:rPrChange>
        </w:rPr>
        <w:t xml:space="preserve">he chosen titrant volume. These were then used to train a multilayer perceptron (MLP) neural network via imitation learning. The resulting model captures the nuanced decision-making logic of the rule-based system, such as applying large additions when far </w:t>
      </w:r>
      <w:r w:rsidRPr="00452C4E">
        <w:rPr>
          <w:rFonts w:ascii="Times New Roman" w:eastAsiaTheme="minorEastAsia" w:hAnsi="Times New Roman"/>
          <w:w w:val="108"/>
          <w:sz w:val="18"/>
          <w:szCs w:val="18"/>
          <w:lang w:val="en-GB"/>
          <w:rPrChange w:id="102" w:author="Yibin Jiang (PGR)" w:date="2025-07-10T10:37:00Z">
            <w:rPr>
              <w:rFonts w:asciiTheme="minorHAnsi" w:eastAsiaTheme="minorEastAsia" w:hAnsiTheme="minorHAnsi"/>
              <w:w w:val="108"/>
              <w:sz w:val="18"/>
              <w:szCs w:val="18"/>
              <w:lang w:val="en-GB"/>
            </w:rPr>
          </w:rPrChange>
        </w:rPr>
        <w:t>from the target and fine adjustments when nearing it. This enables rapid and generalizable pH control without explicitly re-running the Bayesian inference in real-time.</w:t>
      </w:r>
    </w:p>
    <w:p w14:paraId="1D1AEC93" w14:textId="77777777" w:rsidR="00AC1476" w:rsidRPr="00452C4E" w:rsidRDefault="008656BD">
      <w:pPr>
        <w:pStyle w:val="JCEbodytext"/>
        <w:numPr>
          <w:ilvl w:val="0"/>
          <w:numId w:val="3"/>
        </w:numPr>
        <w:jc w:val="both"/>
        <w:rPr>
          <w:rFonts w:ascii="Times New Roman" w:eastAsiaTheme="minorEastAsia" w:hAnsi="Times New Roman"/>
          <w:w w:val="108"/>
          <w:sz w:val="18"/>
          <w:szCs w:val="18"/>
          <w:lang w:val="en-GB"/>
          <w:rPrChange w:id="103"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04" w:author="Yibin Jiang (PGR)" w:date="2025-07-10T10:37:00Z">
            <w:rPr>
              <w:rFonts w:asciiTheme="minorHAnsi" w:eastAsiaTheme="minorEastAsia" w:hAnsiTheme="minorHAnsi"/>
              <w:w w:val="108"/>
              <w:sz w:val="18"/>
              <w:szCs w:val="18"/>
              <w:lang w:val="en-GB"/>
            </w:rPr>
          </w:rPrChange>
        </w:rPr>
        <w:t>Policy Optimization through Reinforcement Learning</w:t>
      </w:r>
      <w:r w:rsidRPr="00452C4E">
        <w:rPr>
          <w:rFonts w:ascii="Times New Roman" w:eastAsiaTheme="minorEastAsia" w:hAnsi="Times New Roman"/>
          <w:w w:val="108"/>
          <w:sz w:val="18"/>
          <w:szCs w:val="18"/>
          <w:lang w:val="en-GB"/>
          <w:rPrChange w:id="105"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106" w:author="Yibin Jiang (PGR)" w:date="2025-07-10T10:37:00Z">
            <w:rPr>
              <w:rFonts w:asciiTheme="minorHAnsi" w:eastAsiaTheme="minorEastAsia" w:hAnsiTheme="minorHAnsi"/>
              <w:w w:val="108"/>
              <w:sz w:val="18"/>
              <w:szCs w:val="18"/>
              <w:lang w:val="en-GB"/>
            </w:rPr>
          </w:rPrChange>
        </w:rPr>
        <w:t xml:space="preserve"> While imitation learning captures e</w:t>
      </w:r>
      <w:r w:rsidRPr="00452C4E">
        <w:rPr>
          <w:rFonts w:ascii="Times New Roman" w:eastAsiaTheme="minorEastAsia" w:hAnsi="Times New Roman"/>
          <w:w w:val="108"/>
          <w:sz w:val="18"/>
          <w:szCs w:val="18"/>
          <w:lang w:val="en-GB"/>
          <w:rPrChange w:id="107" w:author="Yibin Jiang (PGR)" w:date="2025-07-10T10:37:00Z">
            <w:rPr>
              <w:rFonts w:asciiTheme="minorHAnsi" w:eastAsiaTheme="minorEastAsia" w:hAnsiTheme="minorHAnsi"/>
              <w:w w:val="108"/>
              <w:sz w:val="18"/>
              <w:szCs w:val="18"/>
              <w:lang w:val="en-GB"/>
            </w:rPr>
          </w:rPrChange>
        </w:rPr>
        <w:t xml:space="preserve">xpert-like behavior, it does not guarantee optimality across diverse or unforeseen conditions. We thus further optimize the neural network using reinforcement learning. A REINFORCE-style algorithm refines the </w:t>
      </w:r>
      <w:r w:rsidRPr="00452C4E">
        <w:rPr>
          <w:rFonts w:ascii="Times New Roman" w:eastAsiaTheme="minorEastAsia" w:hAnsi="Times New Roman"/>
          <w:w w:val="108"/>
          <w:sz w:val="18"/>
          <w:szCs w:val="18"/>
          <w:lang w:val="en-GB"/>
          <w:rPrChange w:id="108" w:author="Yibin Jiang (PGR)" w:date="2025-07-10T10:37:00Z">
            <w:rPr>
              <w:rFonts w:asciiTheme="minorHAnsi" w:eastAsiaTheme="minorEastAsia" w:hAnsiTheme="minorHAnsi"/>
              <w:w w:val="108"/>
              <w:sz w:val="18"/>
              <w:szCs w:val="18"/>
              <w:lang w:val="en-GB"/>
            </w:rPr>
          </w:rPrChange>
        </w:rPr>
        <w:t>policy by simulating full titration episodes in</w:t>
      </w:r>
      <w:r w:rsidRPr="00452C4E">
        <w:rPr>
          <w:rFonts w:ascii="Times New Roman" w:eastAsiaTheme="minorEastAsia" w:hAnsi="Times New Roman"/>
          <w:w w:val="108"/>
          <w:sz w:val="18"/>
          <w:szCs w:val="18"/>
          <w:lang w:val="en-GB"/>
          <w:rPrChange w:id="109" w:author="Yibin Jiang (PGR)" w:date="2025-07-10T10:37:00Z">
            <w:rPr>
              <w:rFonts w:asciiTheme="minorHAnsi" w:eastAsiaTheme="minorEastAsia" w:hAnsiTheme="minorHAnsi"/>
              <w:w w:val="108"/>
              <w:sz w:val="18"/>
              <w:szCs w:val="18"/>
              <w:lang w:val="en-GB"/>
            </w:rPr>
          </w:rPrChange>
        </w:rPr>
        <w:t xml:space="preserve"> a virtual environment, guided by a custom reward function that favors accuracy, efficiency (fewer steps), and stability (no overshooting or oscillation). Through this stage, the model improves its action-selection strategy, especially in edge cases not we</w:t>
      </w:r>
      <w:r w:rsidRPr="00452C4E">
        <w:rPr>
          <w:rFonts w:ascii="Times New Roman" w:eastAsiaTheme="minorEastAsia" w:hAnsi="Times New Roman"/>
          <w:w w:val="108"/>
          <w:sz w:val="18"/>
          <w:szCs w:val="18"/>
          <w:lang w:val="en-GB"/>
          <w:rPrChange w:id="110" w:author="Yibin Jiang (PGR)" w:date="2025-07-10T10:37:00Z">
            <w:rPr>
              <w:rFonts w:asciiTheme="minorHAnsi" w:eastAsiaTheme="minorEastAsia" w:hAnsiTheme="minorHAnsi"/>
              <w:w w:val="108"/>
              <w:sz w:val="18"/>
              <w:szCs w:val="18"/>
              <w:lang w:val="en-GB"/>
            </w:rPr>
          </w:rPrChange>
        </w:rPr>
        <w:t>ll represented in the imitation training data.</w:t>
      </w:r>
    </w:p>
    <w:p w14:paraId="2CF27456" w14:textId="77777777" w:rsidR="00AC1476" w:rsidRPr="00452C4E" w:rsidRDefault="008656BD">
      <w:pPr>
        <w:pStyle w:val="JCEbodytext"/>
        <w:numPr>
          <w:ilvl w:val="0"/>
          <w:numId w:val="3"/>
        </w:numPr>
        <w:jc w:val="both"/>
        <w:rPr>
          <w:rFonts w:ascii="Times New Roman" w:eastAsiaTheme="minorEastAsia" w:hAnsi="Times New Roman"/>
          <w:w w:val="108"/>
          <w:sz w:val="18"/>
          <w:szCs w:val="18"/>
          <w:lang w:val="en-GB"/>
          <w:rPrChange w:id="111"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12" w:author="Yibin Jiang (PGR)" w:date="2025-07-10T10:37:00Z">
            <w:rPr>
              <w:rFonts w:asciiTheme="minorHAnsi" w:eastAsiaTheme="minorEastAsia" w:hAnsiTheme="minorHAnsi"/>
              <w:w w:val="108"/>
              <w:sz w:val="18"/>
              <w:szCs w:val="18"/>
              <w:lang w:val="en-GB"/>
            </w:rPr>
          </w:rPrChange>
        </w:rPr>
        <w:t>Integration with Robotic Execution</w:t>
      </w:r>
      <w:r w:rsidRPr="00452C4E">
        <w:rPr>
          <w:rFonts w:ascii="Times New Roman" w:eastAsiaTheme="minorEastAsia" w:hAnsi="Times New Roman"/>
          <w:w w:val="108"/>
          <w:sz w:val="18"/>
          <w:szCs w:val="18"/>
          <w:lang w:val="en-GB"/>
          <w:rPrChange w:id="113"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114" w:author="Yibin Jiang (PGR)" w:date="2025-07-10T10:37:00Z">
            <w:rPr>
              <w:rFonts w:asciiTheme="minorHAnsi" w:eastAsiaTheme="minorEastAsia" w:hAnsiTheme="minorHAnsi"/>
              <w:w w:val="108"/>
              <w:sz w:val="18"/>
              <w:szCs w:val="18"/>
              <w:lang w:val="en-GB"/>
            </w:rPr>
          </w:rPrChange>
        </w:rPr>
        <w:t xml:space="preserve"> Finally, the trained policy is deployed on a robotic titration system equipped with precise syringe pumps and a pH sensor. At each step, the system observes the pH, predicts</w:t>
      </w:r>
      <w:r w:rsidRPr="00452C4E">
        <w:rPr>
          <w:rFonts w:ascii="Times New Roman" w:eastAsiaTheme="minorEastAsia" w:hAnsi="Times New Roman"/>
          <w:w w:val="108"/>
          <w:sz w:val="18"/>
          <w:szCs w:val="18"/>
          <w:lang w:val="en-GB"/>
          <w:rPrChange w:id="115" w:author="Yibin Jiang (PGR)" w:date="2025-07-10T10:37:00Z">
            <w:rPr>
              <w:rFonts w:asciiTheme="minorHAnsi" w:eastAsiaTheme="minorEastAsia" w:hAnsiTheme="minorHAnsi"/>
              <w:w w:val="108"/>
              <w:sz w:val="18"/>
              <w:szCs w:val="18"/>
              <w:lang w:val="en-GB"/>
            </w:rPr>
          </w:rPrChange>
        </w:rPr>
        <w:t xml:space="preserve"> the next titration volume, executes the addition, and remeasures the pH. This closed-loop operation continues until the target pH is reached within a predefined margin (typically ±0.1). The control cycle typically completes within 10–15 iterations and is </w:t>
      </w:r>
      <w:r w:rsidRPr="00452C4E">
        <w:rPr>
          <w:rFonts w:ascii="Times New Roman" w:eastAsiaTheme="minorEastAsia" w:hAnsi="Times New Roman"/>
          <w:w w:val="108"/>
          <w:sz w:val="18"/>
          <w:szCs w:val="18"/>
          <w:lang w:val="en-GB"/>
          <w:rPrChange w:id="116" w:author="Yibin Jiang (PGR)" w:date="2025-07-10T10:37:00Z">
            <w:rPr>
              <w:rFonts w:asciiTheme="minorHAnsi" w:eastAsiaTheme="minorEastAsia" w:hAnsiTheme="minorHAnsi"/>
              <w:w w:val="108"/>
              <w:sz w:val="18"/>
              <w:szCs w:val="18"/>
              <w:lang w:val="en-GB"/>
            </w:rPr>
          </w:rPrChange>
        </w:rPr>
        <w:t>capable of adapting to a broad range of real and synthetic solution compositions.</w:t>
      </w:r>
    </w:p>
    <w:p w14:paraId="6C65C2CF" w14:textId="77777777" w:rsidR="00AC1476" w:rsidRPr="00452C4E" w:rsidRDefault="008656BD">
      <w:pPr>
        <w:pStyle w:val="JCEbodytext"/>
        <w:jc w:val="both"/>
        <w:rPr>
          <w:rFonts w:ascii="Times New Roman" w:eastAsiaTheme="minorEastAsia" w:hAnsi="Times New Roman"/>
          <w:w w:val="108"/>
          <w:sz w:val="18"/>
          <w:szCs w:val="18"/>
          <w:lang w:val="en-GB"/>
          <w:rPrChange w:id="117"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18" w:author="Yibin Jiang (PGR)" w:date="2025-07-10T10:37:00Z">
            <w:rPr>
              <w:rFonts w:asciiTheme="minorHAnsi" w:eastAsiaTheme="minorEastAsia" w:hAnsiTheme="minorHAnsi"/>
              <w:w w:val="108"/>
              <w:sz w:val="18"/>
              <w:szCs w:val="18"/>
              <w:lang w:val="en-GB"/>
            </w:rPr>
          </w:rPrChange>
        </w:rPr>
        <w:t xml:space="preserve">This hybrid architecture synergizes the interpretability of chemical reasoning with the flexibility of modern learning algorithms, enabling autonomous control over a </w:t>
      </w:r>
      <w:r w:rsidRPr="00452C4E">
        <w:rPr>
          <w:rFonts w:ascii="Times New Roman" w:eastAsiaTheme="minorEastAsia" w:hAnsi="Times New Roman"/>
          <w:w w:val="108"/>
          <w:sz w:val="18"/>
          <w:szCs w:val="18"/>
          <w:lang w:val="en-GB"/>
          <w:rPrChange w:id="119" w:author="Yibin Jiang (PGR)" w:date="2025-07-10T10:37:00Z">
            <w:rPr>
              <w:rFonts w:asciiTheme="minorHAnsi" w:eastAsiaTheme="minorEastAsia" w:hAnsiTheme="minorHAnsi"/>
              <w:w w:val="108"/>
              <w:sz w:val="18"/>
              <w:szCs w:val="18"/>
              <w:lang w:val="en-GB"/>
            </w:rPr>
          </w:rPrChange>
        </w:rPr>
        <w:t>classically human-intensive procedure. In the following sections, we quantitatively assess the performance of each stage using both simulated benchmarks and real experimental trials.</w:t>
      </w:r>
    </w:p>
    <w:p w14:paraId="16EF688D" w14:textId="77777777" w:rsidR="00AC1476" w:rsidRPr="00452C4E" w:rsidRDefault="008656BD">
      <w:pPr>
        <w:pStyle w:val="JCEbodytext"/>
        <w:ind w:firstLine="0"/>
        <w:jc w:val="both"/>
        <w:rPr>
          <w:rFonts w:ascii="Times New Roman" w:eastAsiaTheme="minorEastAsia" w:hAnsi="Times New Roman"/>
          <w:b/>
          <w:sz w:val="24"/>
          <w:szCs w:val="22"/>
          <w:lang w:val="en-GB"/>
          <w:rPrChange w:id="120" w:author="Yibin Jiang (PGR)" w:date="2025-07-10T10:37:00Z">
            <w:rPr>
              <w:rFonts w:asciiTheme="minorHAnsi" w:eastAsiaTheme="minorEastAsia" w:hAnsiTheme="minorHAnsi" w:cstheme="minorBidi"/>
              <w:b/>
              <w:sz w:val="24"/>
              <w:szCs w:val="22"/>
              <w:lang w:val="en-GB"/>
            </w:rPr>
          </w:rPrChange>
        </w:rPr>
      </w:pPr>
      <w:r w:rsidRPr="00452C4E">
        <w:rPr>
          <w:rFonts w:ascii="Times New Roman" w:eastAsiaTheme="minorEastAsia" w:hAnsi="Times New Roman"/>
          <w:b/>
          <w:sz w:val="24"/>
          <w:szCs w:val="22"/>
          <w:lang w:val="en-GB"/>
          <w:rPrChange w:id="121" w:author="Yibin Jiang (PGR)" w:date="2025-07-10T10:37:00Z">
            <w:rPr>
              <w:rFonts w:asciiTheme="minorHAnsi" w:eastAsiaTheme="minorEastAsia" w:hAnsiTheme="minorHAnsi" w:cstheme="minorBidi"/>
              <w:b/>
              <w:sz w:val="24"/>
              <w:szCs w:val="22"/>
              <w:lang w:val="en-GB"/>
            </w:rPr>
          </w:rPrChange>
        </w:rPr>
        <w:t>Framework Implementation and Simulation Environment</w:t>
      </w:r>
    </w:p>
    <w:p w14:paraId="798AABAE" w14:textId="77777777" w:rsidR="00AC1476" w:rsidRPr="00452C4E" w:rsidRDefault="008656BD">
      <w:pPr>
        <w:pStyle w:val="JCEbodytext"/>
        <w:jc w:val="both"/>
        <w:rPr>
          <w:rFonts w:ascii="Times New Roman" w:eastAsiaTheme="minorEastAsia" w:hAnsi="Times New Roman"/>
          <w:w w:val="108"/>
          <w:sz w:val="18"/>
          <w:szCs w:val="18"/>
          <w:lang w:val="en-GB"/>
          <w:rPrChange w:id="12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23" w:author="Yibin Jiang (PGR)" w:date="2025-07-10T10:37:00Z">
            <w:rPr>
              <w:rFonts w:asciiTheme="minorHAnsi" w:eastAsiaTheme="minorEastAsia" w:hAnsiTheme="minorHAnsi"/>
              <w:w w:val="108"/>
              <w:sz w:val="18"/>
              <w:szCs w:val="18"/>
              <w:lang w:val="en-GB"/>
            </w:rPr>
          </w:rPrChange>
        </w:rPr>
        <w:t>We constructed a chem</w:t>
      </w:r>
      <w:r w:rsidRPr="00452C4E">
        <w:rPr>
          <w:rFonts w:ascii="Times New Roman" w:eastAsiaTheme="minorEastAsia" w:hAnsi="Times New Roman"/>
          <w:w w:val="108"/>
          <w:sz w:val="18"/>
          <w:szCs w:val="18"/>
          <w:lang w:val="en-GB"/>
          <w:rPrChange w:id="124" w:author="Yibin Jiang (PGR)" w:date="2025-07-10T10:37:00Z">
            <w:rPr>
              <w:rFonts w:asciiTheme="minorHAnsi" w:eastAsiaTheme="minorEastAsia" w:hAnsiTheme="minorHAnsi"/>
              <w:w w:val="108"/>
              <w:sz w:val="18"/>
              <w:szCs w:val="18"/>
              <w:lang w:val="en-GB"/>
            </w:rPr>
          </w:rPrChange>
        </w:rPr>
        <w:t>ically consistent simulation environment to emulate real-world titration tasks. Each episode simulates a buffered aqueous solution composed of one to three weak acids randomly selected from a pool of monoprotic, diprotic, and triprotic species, with assign</w:t>
      </w:r>
      <w:r w:rsidRPr="00452C4E">
        <w:rPr>
          <w:rFonts w:ascii="Times New Roman" w:eastAsiaTheme="minorEastAsia" w:hAnsi="Times New Roman"/>
          <w:w w:val="108"/>
          <w:sz w:val="18"/>
          <w:szCs w:val="18"/>
          <w:lang w:val="en-GB"/>
          <w:rPrChange w:id="125" w:author="Yibin Jiang (PGR)" w:date="2025-07-10T10:37:00Z">
            <w:rPr>
              <w:rFonts w:asciiTheme="minorHAnsi" w:eastAsiaTheme="minorEastAsia" w:hAnsiTheme="minorHAnsi"/>
              <w:w w:val="108"/>
              <w:sz w:val="18"/>
              <w:szCs w:val="18"/>
              <w:lang w:val="en-GB"/>
            </w:rPr>
          </w:rPrChange>
        </w:rPr>
        <w:t xml:space="preserve">ed pKa values sampled from intervals of 2–4, 4–6, and 6–8, respectively. The total buffer concentration was set between 1–5 mM for each </w:t>
      </w:r>
      <w:r w:rsidRPr="00452C4E">
        <w:rPr>
          <w:rFonts w:ascii="Times New Roman" w:eastAsiaTheme="minorEastAsia" w:hAnsi="Times New Roman"/>
          <w:w w:val="108"/>
          <w:sz w:val="18"/>
          <w:szCs w:val="18"/>
          <w:lang w:val="en-GB"/>
          <w:rPrChange w:id="126" w:author="Yibin Jiang (PGR)" w:date="2025-07-10T10:37:00Z">
            <w:rPr>
              <w:rFonts w:asciiTheme="minorHAnsi" w:eastAsiaTheme="minorEastAsia" w:hAnsiTheme="minorHAnsi"/>
              <w:w w:val="108"/>
              <w:sz w:val="18"/>
              <w:szCs w:val="18"/>
              <w:lang w:val="en-GB"/>
            </w:rPr>
          </w:rPrChange>
        </w:rPr>
        <w:lastRenderedPageBreak/>
        <w:t>component, and the initial volume was fixed at 11 mL. The target pH for adjustment was randomly drawn from a range of 2.</w:t>
      </w:r>
      <w:r w:rsidRPr="00452C4E">
        <w:rPr>
          <w:rFonts w:ascii="Times New Roman" w:eastAsiaTheme="minorEastAsia" w:hAnsi="Times New Roman"/>
          <w:w w:val="108"/>
          <w:sz w:val="18"/>
          <w:szCs w:val="18"/>
          <w:lang w:val="en-GB"/>
          <w:rPrChange w:id="127" w:author="Yibin Jiang (PGR)" w:date="2025-07-10T10:37:00Z">
            <w:rPr>
              <w:rFonts w:asciiTheme="minorHAnsi" w:eastAsiaTheme="minorEastAsia" w:hAnsiTheme="minorHAnsi"/>
              <w:w w:val="108"/>
              <w:sz w:val="18"/>
              <w:szCs w:val="18"/>
              <w:lang w:val="en-GB"/>
            </w:rPr>
          </w:rPrChange>
        </w:rPr>
        <w:t>0 to 11.0. pH values upon titrant addition were computed based on electroneutrality and acid-base equilibrium, assuming complete mixing and temperature invariance. Each simulation proceeds by adding either acid or base incrementally, evaluating the resulti</w:t>
      </w:r>
      <w:r w:rsidRPr="00452C4E">
        <w:rPr>
          <w:rFonts w:ascii="Times New Roman" w:eastAsiaTheme="minorEastAsia" w:hAnsi="Times New Roman"/>
          <w:w w:val="108"/>
          <w:sz w:val="18"/>
          <w:szCs w:val="18"/>
          <w:lang w:val="en-GB"/>
          <w:rPrChange w:id="128" w:author="Yibin Jiang (PGR)" w:date="2025-07-10T10:37:00Z">
            <w:rPr>
              <w:rFonts w:asciiTheme="minorHAnsi" w:eastAsiaTheme="minorEastAsia" w:hAnsiTheme="minorHAnsi"/>
              <w:w w:val="108"/>
              <w:sz w:val="18"/>
              <w:szCs w:val="18"/>
              <w:lang w:val="en-GB"/>
            </w:rPr>
          </w:rPrChange>
        </w:rPr>
        <w:t>ng pH, and updating the system state.</w:t>
      </w:r>
    </w:p>
    <w:p w14:paraId="57E936D5" w14:textId="77777777" w:rsidR="00AC1476" w:rsidRPr="00452C4E" w:rsidRDefault="008656BD">
      <w:pPr>
        <w:pStyle w:val="JCEbodytext"/>
        <w:jc w:val="both"/>
        <w:rPr>
          <w:rFonts w:ascii="Times New Roman" w:eastAsiaTheme="minorEastAsia" w:hAnsi="Times New Roman"/>
          <w:w w:val="108"/>
          <w:sz w:val="18"/>
          <w:szCs w:val="18"/>
          <w:lang w:val="en-GB"/>
          <w:rPrChange w:id="129"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30" w:author="Yibin Jiang (PGR)" w:date="2025-07-10T10:37:00Z">
            <w:rPr>
              <w:rFonts w:asciiTheme="minorHAnsi" w:eastAsiaTheme="minorEastAsia" w:hAnsiTheme="minorHAnsi"/>
              <w:w w:val="108"/>
              <w:sz w:val="18"/>
              <w:szCs w:val="18"/>
              <w:lang w:val="en-GB"/>
            </w:rPr>
          </w:rPrChange>
        </w:rPr>
        <w:t>To mimic how chemists iteratively refine their understanding of a buffered system during titration, we implemented an online Bayesian inference controller that models the likely buffer composition and guides titrant se</w:t>
      </w:r>
      <w:r w:rsidRPr="00452C4E">
        <w:rPr>
          <w:rFonts w:ascii="Times New Roman" w:eastAsiaTheme="minorEastAsia" w:hAnsi="Times New Roman"/>
          <w:w w:val="108"/>
          <w:sz w:val="18"/>
          <w:szCs w:val="18"/>
          <w:lang w:val="en-GB"/>
          <w:rPrChange w:id="131" w:author="Yibin Jiang (PGR)" w:date="2025-07-10T10:37:00Z">
            <w:rPr>
              <w:rFonts w:asciiTheme="minorHAnsi" w:eastAsiaTheme="minorEastAsia" w:hAnsiTheme="minorHAnsi"/>
              <w:w w:val="108"/>
              <w:sz w:val="18"/>
              <w:szCs w:val="18"/>
              <w:lang w:val="en-GB"/>
            </w:rPr>
          </w:rPrChange>
        </w:rPr>
        <w:t xml:space="preserve">lection. The core of the controller is a probabilistic model that encodes beliefs over the number of buffer components, their pKa values, and initial concentrations. At the start of each titration episode, a broad prior is defined across these parameters, </w:t>
      </w:r>
      <w:r w:rsidRPr="00452C4E">
        <w:rPr>
          <w:rFonts w:ascii="Times New Roman" w:eastAsiaTheme="minorEastAsia" w:hAnsi="Times New Roman"/>
          <w:w w:val="108"/>
          <w:sz w:val="18"/>
          <w:szCs w:val="18"/>
          <w:lang w:val="en-GB"/>
          <w:rPrChange w:id="132" w:author="Yibin Jiang (PGR)" w:date="2025-07-10T10:37:00Z">
            <w:rPr>
              <w:rFonts w:asciiTheme="minorHAnsi" w:eastAsiaTheme="minorEastAsia" w:hAnsiTheme="minorHAnsi"/>
              <w:w w:val="108"/>
              <w:sz w:val="18"/>
              <w:szCs w:val="18"/>
              <w:lang w:val="en-GB"/>
            </w:rPr>
          </w:rPrChange>
        </w:rPr>
        <w:t>reflecting empirical expectations (e.g., number of components = 1–3, pKa values between 2–10).</w:t>
      </w:r>
      <w:r w:rsidRPr="00452C4E">
        <w:rPr>
          <w:rFonts w:ascii="Times New Roman" w:eastAsiaTheme="minorEastAsia" w:hAnsi="Times New Roman"/>
          <w:w w:val="108"/>
          <w:sz w:val="18"/>
          <w:szCs w:val="18"/>
          <w:lang w:val="en-GB"/>
          <w:rPrChange w:id="133"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34" w:author="Yibin Jiang (PGR)" w:date="2025-07-10T10:37:00Z">
            <w:rPr>
              <w:rFonts w:asciiTheme="minorHAnsi" w:eastAsiaTheme="minorEastAsia" w:hAnsiTheme="minorHAnsi"/>
              <w:w w:val="108"/>
              <w:sz w:val="18"/>
              <w:szCs w:val="18"/>
              <w:lang w:val="en-GB"/>
            </w:rPr>
          </w:rPrChange>
        </w:rPr>
        <w:t>After each titration step, the model compares the observed pH response to predictions from each candidate buffer composition and updates the posterior distributi</w:t>
      </w:r>
      <w:r w:rsidRPr="00452C4E">
        <w:rPr>
          <w:rFonts w:ascii="Times New Roman" w:eastAsiaTheme="minorEastAsia" w:hAnsi="Times New Roman"/>
          <w:w w:val="108"/>
          <w:sz w:val="18"/>
          <w:szCs w:val="18"/>
          <w:lang w:val="en-GB"/>
          <w:rPrChange w:id="135" w:author="Yibin Jiang (PGR)" w:date="2025-07-10T10:37:00Z">
            <w:rPr>
              <w:rFonts w:asciiTheme="minorHAnsi" w:eastAsiaTheme="minorEastAsia" w:hAnsiTheme="minorHAnsi"/>
              <w:w w:val="108"/>
              <w:sz w:val="18"/>
              <w:szCs w:val="18"/>
              <w:lang w:val="en-GB"/>
            </w:rPr>
          </w:rPrChange>
        </w:rPr>
        <w:t>on over buffer parameters using Bayes’ theorem. The updated posterior is then used to estimate how different titrant volumes would affect the pH, forming the basis for the next decision</w:t>
      </w:r>
      <w:r w:rsidRPr="00452C4E">
        <w:rPr>
          <w:rFonts w:ascii="Times New Roman" w:eastAsiaTheme="minorEastAsia" w:hAnsi="Times New Roman"/>
          <w:w w:val="108"/>
          <w:sz w:val="18"/>
          <w:szCs w:val="18"/>
          <w:lang w:val="en-GB"/>
          <w:rPrChange w:id="136" w:author="Yibin Jiang (PGR)" w:date="2025-07-10T10:37:00Z">
            <w:rPr>
              <w:rFonts w:asciiTheme="minorHAnsi" w:eastAsiaTheme="minorEastAsia" w:hAnsiTheme="minorHAnsi" w:hint="eastAsia"/>
              <w:w w:val="108"/>
              <w:sz w:val="18"/>
              <w:szCs w:val="18"/>
              <w:lang w:val="en-GB"/>
            </w:rPr>
          </w:rPrChange>
        </w:rPr>
        <w:t xml:space="preserve"> (see Methods)</w:t>
      </w:r>
      <w:r w:rsidRPr="00452C4E">
        <w:rPr>
          <w:rFonts w:ascii="Times New Roman" w:eastAsiaTheme="minorEastAsia" w:hAnsi="Times New Roman"/>
          <w:w w:val="108"/>
          <w:sz w:val="18"/>
          <w:szCs w:val="18"/>
          <w:lang w:val="en-GB"/>
          <w:rPrChange w:id="137" w:author="Yibin Jiang (PGR)" w:date="2025-07-10T10:37:00Z">
            <w:rPr>
              <w:rFonts w:asciiTheme="minorHAnsi" w:eastAsiaTheme="minorEastAsia" w:hAnsiTheme="minorHAnsi"/>
              <w:w w:val="108"/>
              <w:sz w:val="18"/>
              <w:szCs w:val="18"/>
              <w:lang w:val="en-GB"/>
            </w:rPr>
          </w:rPrChange>
        </w:rPr>
        <w:t>.</w:t>
      </w:r>
    </w:p>
    <w:p w14:paraId="28E976B3" w14:textId="7F18BF7D" w:rsidR="00AC1476" w:rsidRPr="00452C4E" w:rsidRDefault="008656BD">
      <w:pPr>
        <w:pStyle w:val="JCEbodytext"/>
        <w:jc w:val="both"/>
        <w:rPr>
          <w:rFonts w:ascii="Times New Roman" w:eastAsiaTheme="minorEastAsia" w:hAnsi="Times New Roman"/>
          <w:w w:val="108"/>
          <w:sz w:val="18"/>
          <w:szCs w:val="18"/>
          <w:lang w:val="en-GB"/>
          <w:rPrChange w:id="13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39" w:author="Yibin Jiang (PGR)" w:date="2025-07-10T10:37:00Z">
            <w:rPr>
              <w:rFonts w:asciiTheme="minorHAnsi" w:eastAsiaTheme="minorEastAsia" w:hAnsiTheme="minorHAnsi"/>
              <w:w w:val="108"/>
              <w:sz w:val="18"/>
              <w:szCs w:val="18"/>
              <w:lang w:val="en-GB"/>
            </w:rPr>
          </w:rPrChange>
        </w:rPr>
        <w:t xml:space="preserve">The controller uses the following </w:t>
      </w:r>
      <w:del w:id="140" w:author="Yibin Jiang (PGR) [2]" w:date="2025-07-10T10:50:00Z">
        <w:r w:rsidRPr="00452C4E" w:rsidDel="00C66764">
          <w:rPr>
            <w:rFonts w:ascii="Times New Roman" w:eastAsiaTheme="minorEastAsia" w:hAnsi="Times New Roman"/>
            <w:w w:val="108"/>
            <w:sz w:val="18"/>
            <w:szCs w:val="18"/>
            <w:lang w:val="en-GB"/>
            <w:rPrChange w:id="141" w:author="Yibin Jiang (PGR)" w:date="2025-07-10T10:37:00Z">
              <w:rPr>
                <w:rFonts w:asciiTheme="minorHAnsi" w:eastAsiaTheme="minorEastAsia" w:hAnsiTheme="minorHAnsi"/>
                <w:w w:val="108"/>
                <w:sz w:val="18"/>
                <w:szCs w:val="18"/>
                <w:lang w:val="en-GB"/>
              </w:rPr>
            </w:rPrChange>
          </w:rPr>
          <w:delText>chemical-knowledge</w:delText>
        </w:r>
      </w:del>
      <w:ins w:id="142" w:author="Yibin Jiang (PGR) [2]" w:date="2025-07-10T10:50:00Z">
        <w:r w:rsidR="00C66764">
          <w:rPr>
            <w:rFonts w:ascii="Times New Roman" w:eastAsiaTheme="minorEastAsia" w:hAnsi="Times New Roman"/>
            <w:w w:val="108"/>
            <w:sz w:val="18"/>
            <w:szCs w:val="18"/>
            <w:lang w:val="en-GB"/>
          </w:rPr>
          <w:t>chemical-knowledge-based</w:t>
        </w:r>
      </w:ins>
      <w:ins w:id="143" w:author="Yibin Jiang (PGR) [2]" w:date="2025-07-10T10:51:00Z">
        <w:r w:rsidR="00C66764">
          <w:rPr>
            <w:rFonts w:ascii="Times New Roman" w:eastAsiaTheme="minorEastAsia" w:hAnsi="Times New Roman"/>
            <w:w w:val="108"/>
            <w:sz w:val="18"/>
            <w:szCs w:val="18"/>
            <w:lang w:val="en-GB"/>
          </w:rPr>
          <w:t xml:space="preserve"> </w:t>
        </w:r>
      </w:ins>
      <w:del w:id="144" w:author="Yibin Jiang (PGR) [2]" w:date="2025-07-10T10:51:00Z">
        <w:r w:rsidRPr="00452C4E" w:rsidDel="00C66764">
          <w:rPr>
            <w:rFonts w:ascii="Times New Roman" w:eastAsiaTheme="minorEastAsia" w:hAnsi="Times New Roman"/>
            <w:w w:val="108"/>
            <w:sz w:val="18"/>
            <w:szCs w:val="18"/>
            <w:lang w:val="en-GB"/>
            <w:rPrChange w:id="145" w:author="Yibin Jiang (PGR)" w:date="2025-07-10T10:37:00Z">
              <w:rPr>
                <w:rFonts w:asciiTheme="minorHAnsi" w:eastAsiaTheme="minorEastAsia" w:hAnsiTheme="minorHAnsi"/>
                <w:w w:val="108"/>
                <w:sz w:val="18"/>
                <w:szCs w:val="18"/>
                <w:lang w:val="en-GB"/>
              </w:rPr>
            </w:rPrChange>
          </w:rPr>
          <w:delText>–</w:delText>
        </w:r>
        <w:r w:rsidRPr="00452C4E" w:rsidDel="00C66764">
          <w:rPr>
            <w:rFonts w:ascii="Times New Roman" w:eastAsiaTheme="minorEastAsia" w:hAnsi="Times New Roman"/>
            <w:w w:val="108"/>
            <w:sz w:val="18"/>
            <w:szCs w:val="18"/>
            <w:lang w:val="en-GB"/>
            <w:rPrChange w:id="146" w:author="Yibin Jiang (PGR)" w:date="2025-07-10T10:37:00Z">
              <w:rPr>
                <w:rFonts w:asciiTheme="minorHAnsi" w:eastAsiaTheme="minorEastAsia" w:hAnsiTheme="minorHAnsi"/>
                <w:w w:val="108"/>
                <w:sz w:val="18"/>
                <w:szCs w:val="18"/>
                <w:lang w:val="en-GB"/>
              </w:rPr>
            </w:rPrChange>
          </w:rPr>
          <w:delText>ba</w:delText>
        </w:r>
        <w:r w:rsidRPr="00452C4E" w:rsidDel="00C66764">
          <w:rPr>
            <w:rFonts w:ascii="Times New Roman" w:eastAsiaTheme="minorEastAsia" w:hAnsi="Times New Roman"/>
            <w:w w:val="108"/>
            <w:sz w:val="18"/>
            <w:szCs w:val="18"/>
            <w:lang w:val="en-GB"/>
            <w:rPrChange w:id="147" w:author="Yibin Jiang (PGR)" w:date="2025-07-10T10:37:00Z">
              <w:rPr>
                <w:rFonts w:asciiTheme="minorHAnsi" w:eastAsiaTheme="minorEastAsia" w:hAnsiTheme="minorHAnsi"/>
                <w:w w:val="108"/>
                <w:sz w:val="18"/>
                <w:szCs w:val="18"/>
                <w:lang w:val="en-GB"/>
              </w:rPr>
            </w:rPrChange>
          </w:rPr>
          <w:delText xml:space="preserve">sed </w:delText>
        </w:r>
      </w:del>
      <w:r w:rsidRPr="00452C4E">
        <w:rPr>
          <w:rFonts w:ascii="Times New Roman" w:eastAsiaTheme="minorEastAsia" w:hAnsi="Times New Roman"/>
          <w:w w:val="108"/>
          <w:sz w:val="18"/>
          <w:szCs w:val="18"/>
          <w:lang w:val="en-GB"/>
          <w:rPrChange w:id="148" w:author="Yibin Jiang (PGR)" w:date="2025-07-10T10:37:00Z">
            <w:rPr>
              <w:rFonts w:asciiTheme="minorHAnsi" w:eastAsiaTheme="minorEastAsia" w:hAnsiTheme="minorHAnsi"/>
              <w:w w:val="108"/>
              <w:sz w:val="18"/>
              <w:szCs w:val="18"/>
              <w:lang w:val="en-GB"/>
            </w:rPr>
          </w:rPrChange>
        </w:rPr>
        <w:t>rules to determine the next volume and direction of titrant addition:</w:t>
      </w:r>
    </w:p>
    <w:p w14:paraId="1F7B8B65" w14:textId="77777777" w:rsidR="00AC1476" w:rsidRPr="00452C4E" w:rsidRDefault="008656BD">
      <w:pPr>
        <w:pStyle w:val="JCEbodytext"/>
        <w:numPr>
          <w:ilvl w:val="0"/>
          <w:numId w:val="4"/>
        </w:numPr>
        <w:jc w:val="both"/>
        <w:rPr>
          <w:rFonts w:ascii="Times New Roman" w:eastAsiaTheme="minorEastAsia" w:hAnsi="Times New Roman"/>
          <w:w w:val="108"/>
          <w:sz w:val="18"/>
          <w:szCs w:val="18"/>
          <w:lang w:val="en-GB"/>
          <w:rPrChange w:id="149"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50" w:author="Yibin Jiang (PGR)" w:date="2025-07-10T10:37:00Z">
            <w:rPr>
              <w:rFonts w:asciiTheme="minorHAnsi" w:eastAsiaTheme="minorEastAsia" w:hAnsiTheme="minorHAnsi"/>
              <w:w w:val="108"/>
              <w:sz w:val="18"/>
              <w:szCs w:val="18"/>
              <w:lang w:val="en-GB"/>
            </w:rPr>
          </w:rPrChange>
        </w:rPr>
        <w:t>Direction of Titration:</w:t>
      </w:r>
      <w:r w:rsidRPr="00452C4E">
        <w:rPr>
          <w:rFonts w:ascii="Times New Roman" w:eastAsiaTheme="minorEastAsia" w:hAnsi="Times New Roman"/>
          <w:w w:val="108"/>
          <w:sz w:val="18"/>
          <w:szCs w:val="18"/>
          <w:lang w:val="en-GB"/>
          <w:rPrChange w:id="151"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52" w:author="Yibin Jiang (PGR)" w:date="2025-07-10T10:37:00Z">
            <w:rPr>
              <w:rFonts w:asciiTheme="minorHAnsi" w:eastAsiaTheme="minorEastAsia" w:hAnsiTheme="minorHAnsi"/>
              <w:w w:val="108"/>
              <w:sz w:val="18"/>
              <w:szCs w:val="18"/>
              <w:lang w:val="en-GB"/>
            </w:rPr>
          </w:rPrChange>
        </w:rPr>
        <w:t>If the current pH is lower than the target, base is added; if higher, acid is added.</w:t>
      </w:r>
    </w:p>
    <w:p w14:paraId="619F576A" w14:textId="77777777" w:rsidR="00AC1476" w:rsidRPr="00452C4E" w:rsidRDefault="008656BD">
      <w:pPr>
        <w:pStyle w:val="JCEbodytext"/>
        <w:numPr>
          <w:ilvl w:val="0"/>
          <w:numId w:val="4"/>
        </w:numPr>
        <w:jc w:val="both"/>
        <w:rPr>
          <w:rFonts w:ascii="Times New Roman" w:eastAsiaTheme="minorEastAsia" w:hAnsi="Times New Roman"/>
          <w:w w:val="108"/>
          <w:sz w:val="18"/>
          <w:szCs w:val="18"/>
          <w:lang w:val="en-GB"/>
          <w:rPrChange w:id="153"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54" w:author="Yibin Jiang (PGR)" w:date="2025-07-10T10:37:00Z">
            <w:rPr>
              <w:rFonts w:asciiTheme="minorHAnsi" w:eastAsiaTheme="minorEastAsia" w:hAnsiTheme="minorHAnsi"/>
              <w:w w:val="108"/>
              <w:sz w:val="18"/>
              <w:szCs w:val="18"/>
              <w:lang w:val="en-GB"/>
            </w:rPr>
          </w:rPrChange>
        </w:rPr>
        <w:t>Volume Adjustment Based on Local Sensitivity:</w:t>
      </w:r>
      <w:r w:rsidRPr="00452C4E">
        <w:rPr>
          <w:rFonts w:ascii="Times New Roman" w:eastAsiaTheme="minorEastAsia" w:hAnsi="Times New Roman"/>
          <w:w w:val="108"/>
          <w:sz w:val="18"/>
          <w:szCs w:val="18"/>
          <w:lang w:val="en-GB"/>
          <w:rPrChange w:id="155"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56" w:author="Yibin Jiang (PGR)" w:date="2025-07-10T10:37:00Z">
            <w:rPr>
              <w:rFonts w:asciiTheme="minorHAnsi" w:eastAsiaTheme="minorEastAsia" w:hAnsiTheme="minorHAnsi"/>
              <w:w w:val="108"/>
              <w:sz w:val="18"/>
              <w:szCs w:val="18"/>
              <w:lang w:val="en-GB"/>
            </w:rPr>
          </w:rPrChange>
        </w:rPr>
        <w:t xml:space="preserve">The controller </w:t>
      </w:r>
      <w:r w:rsidRPr="00452C4E">
        <w:rPr>
          <w:rFonts w:ascii="Times New Roman" w:eastAsiaTheme="minorEastAsia" w:hAnsi="Times New Roman"/>
          <w:w w:val="108"/>
          <w:sz w:val="18"/>
          <w:szCs w:val="18"/>
          <w:lang w:val="en-GB"/>
          <w:rPrChange w:id="157" w:author="Yibin Jiang (PGR)" w:date="2025-07-10T10:37:00Z">
            <w:rPr>
              <w:rFonts w:asciiTheme="minorHAnsi" w:eastAsiaTheme="minorEastAsia" w:hAnsiTheme="minorHAnsi"/>
              <w:w w:val="108"/>
              <w:sz w:val="18"/>
              <w:szCs w:val="18"/>
              <w:lang w:val="en-GB"/>
            </w:rPr>
          </w:rPrChange>
        </w:rPr>
        <w:t>evaluates the expected pH change per unit volume of titrant (∆pH/∆V) using the most probable buffer model</w:t>
      </w:r>
      <w:r w:rsidRPr="00452C4E">
        <w:rPr>
          <w:rFonts w:ascii="Times New Roman" w:eastAsiaTheme="minorEastAsia" w:hAnsi="Times New Roman"/>
          <w:w w:val="108"/>
          <w:sz w:val="18"/>
          <w:szCs w:val="18"/>
          <w:lang w:val="en-GB"/>
          <w:rPrChange w:id="158"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59" w:author="Yibin Jiang (PGR)" w:date="2025-07-10T10:37:00Z">
            <w:rPr>
              <w:rFonts w:asciiTheme="minorHAnsi" w:eastAsiaTheme="minorEastAsia" w:hAnsiTheme="minorHAnsi"/>
              <w:w w:val="108"/>
              <w:sz w:val="18"/>
              <w:szCs w:val="18"/>
              <w:lang w:val="en-GB"/>
            </w:rPr>
          </w:rPrChange>
        </w:rPr>
        <w:t xml:space="preserve">If ∆pH/∆V is small (indicating a strong buffering zone), a larger volume is added to make </w:t>
      </w:r>
      <w:r w:rsidRPr="00452C4E">
        <w:rPr>
          <w:rFonts w:ascii="Times New Roman" w:eastAsiaTheme="minorEastAsia" w:hAnsi="Times New Roman"/>
          <w:w w:val="108"/>
          <w:sz w:val="18"/>
          <w:szCs w:val="18"/>
          <w:lang w:val="en-GB"/>
          <w:rPrChange w:id="160" w:author="Yibin Jiang (PGR)" w:date="2025-07-10T10:37:00Z">
            <w:rPr>
              <w:rFonts w:asciiTheme="minorHAnsi" w:eastAsiaTheme="minorEastAsia" w:hAnsiTheme="minorHAnsi"/>
              <w:w w:val="108"/>
              <w:sz w:val="18"/>
              <w:szCs w:val="18"/>
              <w:lang w:val="en-GB"/>
            </w:rPr>
          </w:rPrChange>
        </w:rPr>
        <w:t>meaningful progress.</w:t>
      </w:r>
      <w:r w:rsidRPr="00452C4E">
        <w:rPr>
          <w:rFonts w:ascii="Times New Roman" w:eastAsiaTheme="minorEastAsia" w:hAnsi="Times New Roman"/>
          <w:w w:val="108"/>
          <w:sz w:val="18"/>
          <w:szCs w:val="18"/>
          <w:lang w:val="en-GB"/>
          <w:rPrChange w:id="161"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62" w:author="Yibin Jiang (PGR)" w:date="2025-07-10T10:37:00Z">
            <w:rPr>
              <w:rFonts w:asciiTheme="minorHAnsi" w:eastAsiaTheme="minorEastAsia" w:hAnsiTheme="minorHAnsi"/>
              <w:w w:val="108"/>
              <w:sz w:val="18"/>
              <w:szCs w:val="18"/>
              <w:lang w:val="en-GB"/>
            </w:rPr>
          </w:rPrChange>
        </w:rPr>
        <w:t>If ∆pH/∆V is large (indicating weak bu</w:t>
      </w:r>
      <w:r w:rsidRPr="00452C4E">
        <w:rPr>
          <w:rFonts w:ascii="Times New Roman" w:eastAsiaTheme="minorEastAsia" w:hAnsi="Times New Roman"/>
          <w:w w:val="108"/>
          <w:sz w:val="18"/>
          <w:szCs w:val="18"/>
          <w:lang w:val="en-GB"/>
          <w:rPrChange w:id="163" w:author="Yibin Jiang (PGR)" w:date="2025-07-10T10:37:00Z">
            <w:rPr>
              <w:rFonts w:asciiTheme="minorHAnsi" w:eastAsiaTheme="minorEastAsia" w:hAnsiTheme="minorHAnsi"/>
              <w:w w:val="108"/>
              <w:sz w:val="18"/>
              <w:szCs w:val="18"/>
              <w:lang w:val="en-GB"/>
            </w:rPr>
          </w:rPrChange>
        </w:rPr>
        <w:t>ffering or near-equivalence points), a smaller volume is used to avoid overshooting.</w:t>
      </w:r>
    </w:p>
    <w:p w14:paraId="38E9606A" w14:textId="77777777" w:rsidR="00AC1476" w:rsidRPr="00452C4E" w:rsidRDefault="008656BD">
      <w:pPr>
        <w:pStyle w:val="JCEbodytext"/>
        <w:numPr>
          <w:ilvl w:val="0"/>
          <w:numId w:val="4"/>
        </w:numPr>
        <w:jc w:val="both"/>
        <w:rPr>
          <w:rFonts w:ascii="Times New Roman" w:eastAsiaTheme="minorEastAsia" w:hAnsi="Times New Roman"/>
          <w:w w:val="108"/>
          <w:sz w:val="18"/>
          <w:szCs w:val="18"/>
          <w:lang w:val="en-GB"/>
          <w:rPrChange w:id="16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65" w:author="Yibin Jiang (PGR)" w:date="2025-07-10T10:37:00Z">
            <w:rPr>
              <w:rFonts w:asciiTheme="minorHAnsi" w:eastAsiaTheme="minorEastAsia" w:hAnsiTheme="minorHAnsi"/>
              <w:w w:val="108"/>
              <w:sz w:val="18"/>
              <w:szCs w:val="18"/>
              <w:lang w:val="en-GB"/>
            </w:rPr>
          </w:rPrChange>
        </w:rPr>
        <w:t>Proximity to Target:</w:t>
      </w:r>
      <w:r w:rsidRPr="00452C4E">
        <w:rPr>
          <w:rFonts w:ascii="Times New Roman" w:eastAsiaTheme="minorEastAsia" w:hAnsi="Times New Roman"/>
          <w:w w:val="108"/>
          <w:sz w:val="18"/>
          <w:szCs w:val="18"/>
          <w:lang w:val="en-GB"/>
          <w:rPrChange w:id="166"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67" w:author="Yibin Jiang (PGR)" w:date="2025-07-10T10:37:00Z">
            <w:rPr>
              <w:rFonts w:asciiTheme="minorHAnsi" w:eastAsiaTheme="minorEastAsia" w:hAnsiTheme="minorHAnsi"/>
              <w:w w:val="108"/>
              <w:sz w:val="18"/>
              <w:szCs w:val="18"/>
              <w:lang w:val="en-GB"/>
            </w:rPr>
          </w:rPrChange>
        </w:rPr>
        <w:t>As the estimated pH approaches the target (e.g., within ±0.5 units), the controller becomes more conservative, using smaller volumes even if the buffe</w:t>
      </w:r>
      <w:r w:rsidRPr="00452C4E">
        <w:rPr>
          <w:rFonts w:ascii="Times New Roman" w:eastAsiaTheme="minorEastAsia" w:hAnsi="Times New Roman"/>
          <w:w w:val="108"/>
          <w:sz w:val="18"/>
          <w:szCs w:val="18"/>
          <w:lang w:val="en-GB"/>
          <w:rPrChange w:id="168" w:author="Yibin Jiang (PGR)" w:date="2025-07-10T10:37:00Z">
            <w:rPr>
              <w:rFonts w:asciiTheme="minorHAnsi" w:eastAsiaTheme="minorEastAsia" w:hAnsiTheme="minorHAnsi"/>
              <w:w w:val="108"/>
              <w:sz w:val="18"/>
              <w:szCs w:val="18"/>
              <w:lang w:val="en-GB"/>
            </w:rPr>
          </w:rPrChange>
        </w:rPr>
        <w:t>r appears weak, to increase precision.</w:t>
      </w:r>
    </w:p>
    <w:p w14:paraId="6C24935A" w14:textId="77777777" w:rsidR="00AC1476" w:rsidRPr="00452C4E" w:rsidRDefault="008656BD">
      <w:pPr>
        <w:pStyle w:val="JCEbodytext"/>
        <w:numPr>
          <w:ilvl w:val="0"/>
          <w:numId w:val="4"/>
        </w:numPr>
        <w:jc w:val="both"/>
        <w:rPr>
          <w:rFonts w:ascii="Times New Roman" w:eastAsiaTheme="minorEastAsia" w:hAnsi="Times New Roman"/>
          <w:w w:val="108"/>
          <w:sz w:val="18"/>
          <w:szCs w:val="18"/>
          <w:lang w:val="en-GB"/>
          <w:rPrChange w:id="169"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70" w:author="Yibin Jiang (PGR)" w:date="2025-07-10T10:37:00Z">
            <w:rPr>
              <w:rFonts w:asciiTheme="minorHAnsi" w:eastAsiaTheme="minorEastAsia" w:hAnsiTheme="minorHAnsi"/>
              <w:w w:val="108"/>
              <w:sz w:val="18"/>
              <w:szCs w:val="18"/>
              <w:lang w:val="en-GB"/>
            </w:rPr>
          </w:rPrChange>
        </w:rPr>
        <w:t>Monotonicity Enforcement:</w:t>
      </w:r>
      <w:r w:rsidRPr="00452C4E">
        <w:rPr>
          <w:rFonts w:ascii="Times New Roman" w:eastAsiaTheme="minorEastAsia" w:hAnsi="Times New Roman"/>
          <w:w w:val="108"/>
          <w:sz w:val="18"/>
          <w:szCs w:val="18"/>
          <w:lang w:val="en-GB"/>
          <w:rPrChange w:id="171"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72" w:author="Yibin Jiang (PGR)" w:date="2025-07-10T10:37:00Z">
            <w:rPr>
              <w:rFonts w:asciiTheme="minorHAnsi" w:eastAsiaTheme="minorEastAsia" w:hAnsiTheme="minorHAnsi"/>
              <w:w w:val="108"/>
              <w:sz w:val="18"/>
              <w:szCs w:val="18"/>
              <w:lang w:val="en-GB"/>
            </w:rPr>
          </w:rPrChange>
        </w:rPr>
        <w:t>If the observed pH change contradicts expectations (e.g., adding base results in pH drop), the controller reduces the volume and re-evaluates the buffer estimate to avoid missteps due to mode</w:t>
      </w:r>
      <w:r w:rsidRPr="00452C4E">
        <w:rPr>
          <w:rFonts w:ascii="Times New Roman" w:eastAsiaTheme="minorEastAsia" w:hAnsi="Times New Roman"/>
          <w:w w:val="108"/>
          <w:sz w:val="18"/>
          <w:szCs w:val="18"/>
          <w:lang w:val="en-GB"/>
          <w:rPrChange w:id="173" w:author="Yibin Jiang (PGR)" w:date="2025-07-10T10:37:00Z">
            <w:rPr>
              <w:rFonts w:asciiTheme="minorHAnsi" w:eastAsiaTheme="minorEastAsia" w:hAnsiTheme="minorHAnsi"/>
              <w:w w:val="108"/>
              <w:sz w:val="18"/>
              <w:szCs w:val="18"/>
              <w:lang w:val="en-GB"/>
            </w:rPr>
          </w:rPrChange>
        </w:rPr>
        <w:t>l mismatch.</w:t>
      </w:r>
    </w:p>
    <w:p w14:paraId="5235E386" w14:textId="77777777" w:rsidR="00AC1476" w:rsidRPr="00452C4E" w:rsidRDefault="008656BD">
      <w:pPr>
        <w:pStyle w:val="JCEbodytext"/>
        <w:numPr>
          <w:ilvl w:val="0"/>
          <w:numId w:val="4"/>
        </w:numPr>
        <w:jc w:val="both"/>
        <w:rPr>
          <w:rFonts w:ascii="Times New Roman" w:eastAsiaTheme="minorEastAsia" w:hAnsi="Times New Roman"/>
          <w:w w:val="108"/>
          <w:sz w:val="18"/>
          <w:szCs w:val="18"/>
          <w:lang w:val="en-GB"/>
          <w:rPrChange w:id="17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75" w:author="Yibin Jiang (PGR)" w:date="2025-07-10T10:37:00Z">
            <w:rPr>
              <w:rFonts w:asciiTheme="minorHAnsi" w:eastAsiaTheme="minorEastAsia" w:hAnsiTheme="minorHAnsi"/>
              <w:w w:val="108"/>
              <w:sz w:val="18"/>
              <w:szCs w:val="18"/>
              <w:lang w:val="en-GB"/>
            </w:rPr>
          </w:rPrChange>
        </w:rPr>
        <w:t>Step Cap and Termination:</w:t>
      </w:r>
      <w:r w:rsidRPr="00452C4E">
        <w:rPr>
          <w:rFonts w:ascii="Times New Roman" w:eastAsiaTheme="minorEastAsia" w:hAnsi="Times New Roman"/>
          <w:w w:val="108"/>
          <w:sz w:val="18"/>
          <w:szCs w:val="18"/>
          <w:lang w:val="en-GB"/>
          <w:rPrChange w:id="176"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177" w:author="Yibin Jiang (PGR)" w:date="2025-07-10T10:37:00Z">
            <w:rPr>
              <w:rFonts w:asciiTheme="minorHAnsi" w:eastAsiaTheme="minorEastAsia" w:hAnsiTheme="minorHAnsi"/>
              <w:w w:val="108"/>
              <w:sz w:val="18"/>
              <w:szCs w:val="18"/>
              <w:lang w:val="en-GB"/>
            </w:rPr>
          </w:rPrChange>
        </w:rPr>
        <w:t>If the target pH is reached within ±0.1 units or if the titration exceeds a predefined number of steps, the episode is terminated.</w:t>
      </w:r>
    </w:p>
    <w:p w14:paraId="78666105" w14:textId="69CE2DF8" w:rsidR="00AC1476" w:rsidRPr="00452C4E" w:rsidRDefault="008656BD">
      <w:pPr>
        <w:pStyle w:val="JCEbodytext"/>
        <w:numPr>
          <w:ilvl w:val="0"/>
          <w:numId w:val="4"/>
        </w:numPr>
        <w:tabs>
          <w:tab w:val="center" w:pos="4200"/>
          <w:tab w:val="right" w:pos="8295"/>
        </w:tabs>
        <w:jc w:val="both"/>
        <w:rPr>
          <w:rFonts w:ascii="Times New Roman" w:eastAsiaTheme="minorEastAsia" w:hAnsi="Times New Roman"/>
          <w:w w:val="108"/>
          <w:sz w:val="18"/>
          <w:szCs w:val="18"/>
          <w:lang w:val="en-GB"/>
          <w:rPrChange w:id="17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79" w:author="Yibin Jiang (PGR)" w:date="2025-07-10T10:37:00Z">
            <w:rPr>
              <w:rFonts w:asciiTheme="minorHAnsi" w:eastAsiaTheme="minorEastAsia" w:hAnsiTheme="minorHAnsi"/>
              <w:w w:val="108"/>
              <w:sz w:val="18"/>
              <w:szCs w:val="18"/>
              <w:lang w:val="en-GB"/>
            </w:rPr>
          </w:rPrChange>
        </w:rPr>
        <w:t xml:space="preserve">pH adjustments </w:t>
      </w:r>
      <w:ins w:id="180" w:author="Yibin Jiang (PGR) [2]" w:date="2025-07-10T10:52:00Z">
        <w:r w:rsidR="003B56E5">
          <w:rPr>
            <w:rFonts w:ascii="Times New Roman" w:eastAsiaTheme="minorEastAsia" w:hAnsi="Times New Roman"/>
            <w:w w:val="108"/>
            <w:sz w:val="18"/>
            <w:szCs w:val="18"/>
            <w:lang w:val="en-GB"/>
          </w:rPr>
          <w:t xml:space="preserve">with diluted solutions. The titration was initially performed </w:t>
        </w:r>
      </w:ins>
      <w:ins w:id="181" w:author="Yibin Jiang (PGR) [2]" w:date="2025-07-10T10:53:00Z">
        <w:r w:rsidR="003B56E5">
          <w:rPr>
            <w:rFonts w:ascii="Times New Roman" w:eastAsiaTheme="minorEastAsia" w:hAnsi="Times New Roman"/>
            <w:w w:val="108"/>
            <w:sz w:val="18"/>
            <w:szCs w:val="18"/>
            <w:lang w:val="en-GB"/>
          </w:rPr>
          <w:t>using</w:t>
        </w:r>
      </w:ins>
      <w:del w:id="182" w:author="Yibin Jiang (PGR) [2]" w:date="2025-07-10T10:52:00Z">
        <w:r w:rsidRPr="00452C4E" w:rsidDel="003B56E5">
          <w:rPr>
            <w:rFonts w:ascii="Times New Roman" w:eastAsiaTheme="minorEastAsia" w:hAnsi="Times New Roman"/>
            <w:w w:val="108"/>
            <w:sz w:val="18"/>
            <w:szCs w:val="18"/>
            <w:lang w:val="en-GB"/>
            <w:rPrChange w:id="183" w:author="Yibin Jiang (PGR)" w:date="2025-07-10T10:37:00Z">
              <w:rPr>
                <w:rFonts w:asciiTheme="minorHAnsi" w:eastAsiaTheme="minorEastAsia" w:hAnsiTheme="minorHAnsi"/>
                <w:w w:val="108"/>
                <w:sz w:val="18"/>
                <w:szCs w:val="18"/>
                <w:lang w:val="en-GB"/>
              </w:rPr>
            </w:rPrChange>
          </w:rPr>
          <w:delText>first employed</w:delText>
        </w:r>
      </w:del>
      <w:ins w:id="184" w:author="Yibin Jiang (PGR) [2]" w:date="2025-07-10T10:53:00Z">
        <w:r w:rsidR="003B56E5">
          <w:rPr>
            <w:rFonts w:ascii="Times New Roman" w:eastAsiaTheme="minorEastAsia" w:hAnsi="Times New Roman"/>
            <w:w w:val="108"/>
            <w:sz w:val="18"/>
            <w:szCs w:val="18"/>
            <w:lang w:val="en-GB"/>
          </w:rPr>
          <w:t xml:space="preserve"> </w:t>
        </w:r>
      </w:ins>
      <w:del w:id="185" w:author="Yibin Jiang (PGR) [2]" w:date="2025-07-10T10:53:00Z">
        <w:r w:rsidRPr="00452C4E" w:rsidDel="003B56E5">
          <w:rPr>
            <w:rFonts w:ascii="Times New Roman" w:eastAsiaTheme="minorEastAsia" w:hAnsi="Times New Roman"/>
            <w:w w:val="108"/>
            <w:sz w:val="18"/>
            <w:szCs w:val="18"/>
            <w:lang w:val="en-GB"/>
            <w:rPrChange w:id="186" w:author="Yibin Jiang (PGR)" w:date="2025-07-10T10:37:00Z">
              <w:rPr>
                <w:rFonts w:asciiTheme="minorHAnsi" w:eastAsiaTheme="minorEastAsia" w:hAnsiTheme="minorHAnsi"/>
                <w:w w:val="108"/>
                <w:sz w:val="18"/>
                <w:szCs w:val="18"/>
                <w:lang w:val="en-GB"/>
              </w:rPr>
            </w:rPrChange>
          </w:rPr>
          <w:delText xml:space="preserve"> </w:delText>
        </w:r>
      </w:del>
      <w:r w:rsidRPr="00452C4E">
        <w:rPr>
          <w:rFonts w:ascii="Times New Roman" w:eastAsiaTheme="minorEastAsia" w:hAnsi="Times New Roman"/>
          <w:w w:val="108"/>
          <w:sz w:val="18"/>
          <w:szCs w:val="18"/>
          <w:lang w:val="en-GB"/>
          <w:rPrChange w:id="187" w:author="Yibin Jiang (PGR)" w:date="2025-07-10T10:37:00Z">
            <w:rPr>
              <w:rFonts w:asciiTheme="minorHAnsi" w:eastAsiaTheme="minorEastAsia" w:hAnsiTheme="minorHAnsi"/>
              <w:w w:val="108"/>
              <w:sz w:val="18"/>
              <w:szCs w:val="18"/>
              <w:lang w:val="en-GB"/>
            </w:rPr>
          </w:rPrChange>
        </w:rPr>
        <w:t>0.1 M HCl and NaOH solutions. If repeated overshooting of</w:t>
      </w:r>
      <w:r w:rsidRPr="00452C4E">
        <w:rPr>
          <w:rFonts w:ascii="Times New Roman" w:eastAsiaTheme="minorEastAsia" w:hAnsi="Times New Roman"/>
          <w:w w:val="108"/>
          <w:sz w:val="18"/>
          <w:szCs w:val="18"/>
          <w:lang w:val="en-GB"/>
          <w:rPrChange w:id="188" w:author="Yibin Jiang (PGR)" w:date="2025-07-10T10:37:00Z">
            <w:rPr>
              <w:rFonts w:asciiTheme="minorHAnsi" w:eastAsiaTheme="minorEastAsia" w:hAnsiTheme="minorHAnsi"/>
              <w:w w:val="108"/>
              <w:sz w:val="18"/>
              <w:szCs w:val="18"/>
              <w:lang w:val="en-GB"/>
            </w:rPr>
          </w:rPrChange>
        </w:rPr>
        <w:t xml:space="preserve"> the target pH occurred even with 0.01 mL precision dosing (indicating the impossibility of achieving target pH using 0.1 M solutions), subsequent titrations switched to 0.01 M HCl and NaOH.</w:t>
      </w:r>
    </w:p>
    <w:p w14:paraId="0AA4F8C0" w14:textId="77777777" w:rsidR="00AC1476" w:rsidRPr="00452C4E" w:rsidRDefault="008656BD">
      <w:pPr>
        <w:pStyle w:val="JCEbodytext"/>
        <w:jc w:val="both"/>
        <w:rPr>
          <w:rFonts w:ascii="Times New Roman" w:eastAsiaTheme="minorEastAsia" w:hAnsi="Times New Roman"/>
          <w:w w:val="108"/>
          <w:sz w:val="18"/>
          <w:szCs w:val="18"/>
          <w:lang w:val="en-GB"/>
          <w:rPrChange w:id="189"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90" w:author="Yibin Jiang (PGR)" w:date="2025-07-10T10:37:00Z">
            <w:rPr>
              <w:rFonts w:asciiTheme="minorHAnsi" w:eastAsiaTheme="minorEastAsia" w:hAnsiTheme="minorHAnsi"/>
              <w:w w:val="108"/>
              <w:sz w:val="18"/>
              <w:szCs w:val="18"/>
              <w:lang w:val="en-GB"/>
            </w:rPr>
          </w:rPrChange>
        </w:rPr>
        <w:t>This rule-based controller produces chemically interpretable beha</w:t>
      </w:r>
      <w:r w:rsidRPr="00452C4E">
        <w:rPr>
          <w:rFonts w:ascii="Times New Roman" w:eastAsiaTheme="minorEastAsia" w:hAnsi="Times New Roman"/>
          <w:w w:val="108"/>
          <w:sz w:val="18"/>
          <w:szCs w:val="18"/>
          <w:lang w:val="en-GB"/>
          <w:rPrChange w:id="191" w:author="Yibin Jiang (PGR)" w:date="2025-07-10T10:37:00Z">
            <w:rPr>
              <w:rFonts w:asciiTheme="minorHAnsi" w:eastAsiaTheme="minorEastAsia" w:hAnsiTheme="minorHAnsi"/>
              <w:w w:val="108"/>
              <w:sz w:val="18"/>
              <w:szCs w:val="18"/>
              <w:lang w:val="en-GB"/>
            </w:rPr>
          </w:rPrChange>
        </w:rPr>
        <w:t>vior and provides expert-like demonstrations for training the next stage.</w:t>
      </w:r>
    </w:p>
    <w:p w14:paraId="75E7A202" w14:textId="77777777" w:rsidR="00AC1476" w:rsidRPr="00452C4E" w:rsidRDefault="008656BD">
      <w:pPr>
        <w:pStyle w:val="JCEbodytext"/>
        <w:jc w:val="both"/>
        <w:rPr>
          <w:rFonts w:ascii="Times New Roman" w:eastAsiaTheme="minorEastAsia" w:hAnsi="Times New Roman"/>
          <w:w w:val="108"/>
          <w:sz w:val="18"/>
          <w:szCs w:val="18"/>
          <w:lang w:val="en-GB"/>
          <w:rPrChange w:id="19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193" w:author="Yibin Jiang (PGR)" w:date="2025-07-10T10:37:00Z">
            <w:rPr>
              <w:rFonts w:asciiTheme="minorHAnsi" w:eastAsiaTheme="minorEastAsia" w:hAnsiTheme="minorHAnsi"/>
              <w:w w:val="108"/>
              <w:sz w:val="18"/>
              <w:szCs w:val="18"/>
              <w:lang w:val="en-GB"/>
            </w:rPr>
          </w:rPrChange>
        </w:rPr>
        <w:t xml:space="preserve">To decouple the control logic from computationally intensive inference, we trained a neural policy to imitate the Bayesian controller. We generated </w:t>
      </w:r>
      <w:r w:rsidRPr="00452C4E">
        <w:rPr>
          <w:rFonts w:ascii="Times New Roman" w:eastAsiaTheme="minorEastAsia" w:hAnsi="Times New Roman"/>
          <w:w w:val="108"/>
          <w:sz w:val="18"/>
          <w:szCs w:val="18"/>
          <w:lang w:val="en-GB"/>
          <w:rPrChange w:id="194" w:author="Yibin Jiang (PGR)" w:date="2025-07-10T10:37:00Z">
            <w:rPr>
              <w:rFonts w:asciiTheme="minorHAnsi" w:eastAsiaTheme="minorEastAsia" w:hAnsiTheme="minorHAnsi" w:hint="eastAsia"/>
              <w:w w:val="108"/>
              <w:sz w:val="18"/>
              <w:szCs w:val="18"/>
              <w:lang w:val="en-GB"/>
            </w:rPr>
          </w:rPrChange>
        </w:rPr>
        <w:t>8</w:t>
      </w:r>
      <w:r w:rsidRPr="00452C4E">
        <w:rPr>
          <w:rFonts w:ascii="Times New Roman" w:eastAsiaTheme="minorEastAsia" w:hAnsi="Times New Roman"/>
          <w:w w:val="108"/>
          <w:sz w:val="18"/>
          <w:szCs w:val="18"/>
          <w:lang w:val="en-GB"/>
          <w:rPrChange w:id="195" w:author="Yibin Jiang (PGR)" w:date="2025-07-10T10:37:00Z">
            <w:rPr>
              <w:rFonts w:asciiTheme="minorHAnsi" w:eastAsiaTheme="minorEastAsia" w:hAnsiTheme="minorHAnsi"/>
              <w:w w:val="108"/>
              <w:sz w:val="18"/>
              <w:szCs w:val="18"/>
              <w:lang w:val="en-GB"/>
            </w:rPr>
          </w:rPrChange>
        </w:rPr>
        <w:t>,000 titration trajectories using</w:t>
      </w:r>
      <w:r w:rsidRPr="00452C4E">
        <w:rPr>
          <w:rFonts w:ascii="Times New Roman" w:eastAsiaTheme="minorEastAsia" w:hAnsi="Times New Roman"/>
          <w:w w:val="108"/>
          <w:sz w:val="18"/>
          <w:szCs w:val="18"/>
          <w:lang w:val="en-GB"/>
          <w:rPrChange w:id="196" w:author="Yibin Jiang (PGR)" w:date="2025-07-10T10:37:00Z">
            <w:rPr>
              <w:rFonts w:asciiTheme="minorHAnsi" w:eastAsiaTheme="minorEastAsia" w:hAnsiTheme="minorHAnsi"/>
              <w:w w:val="108"/>
              <w:sz w:val="18"/>
              <w:szCs w:val="18"/>
              <w:lang w:val="en-GB"/>
            </w:rPr>
          </w:rPrChange>
        </w:rPr>
        <w:t xml:space="preserve"> the rule-based controller in the simulation environment, capturing the state-action pairs at each step. Each state consisted of the current pH, ∆pH from the previous step, the cumulative acid/base added, and the pH target. The output action was the select</w:t>
      </w:r>
      <w:r w:rsidRPr="00452C4E">
        <w:rPr>
          <w:rFonts w:ascii="Times New Roman" w:eastAsiaTheme="minorEastAsia" w:hAnsi="Times New Roman"/>
          <w:w w:val="108"/>
          <w:sz w:val="18"/>
          <w:szCs w:val="18"/>
          <w:lang w:val="en-GB"/>
          <w:rPrChange w:id="197" w:author="Yibin Jiang (PGR)" w:date="2025-07-10T10:37:00Z">
            <w:rPr>
              <w:rFonts w:asciiTheme="minorHAnsi" w:eastAsiaTheme="minorEastAsia" w:hAnsiTheme="minorHAnsi"/>
              <w:w w:val="108"/>
              <w:sz w:val="18"/>
              <w:szCs w:val="18"/>
              <w:lang w:val="en-GB"/>
            </w:rPr>
          </w:rPrChange>
        </w:rPr>
        <w:t xml:space="preserve">ed volume and titrant type (acid or base). </w:t>
      </w:r>
      <w:r w:rsidRPr="00452C4E">
        <w:rPr>
          <w:rFonts w:ascii="Times New Roman" w:eastAsiaTheme="minorEastAsia" w:hAnsi="Times New Roman"/>
          <w:w w:val="108"/>
          <w:sz w:val="18"/>
          <w:szCs w:val="18"/>
          <w:lang w:val="en-GB"/>
          <w:rPrChange w:id="198" w:author="Yibin Jiang (PGR)" w:date="2025-07-10T10:37:00Z">
            <w:rPr>
              <w:rFonts w:asciiTheme="minorHAnsi" w:eastAsiaTheme="minorEastAsia" w:hAnsiTheme="minorHAnsi"/>
              <w:w w:val="108"/>
              <w:sz w:val="18"/>
              <w:szCs w:val="18"/>
              <w:lang w:val="en-GB"/>
            </w:rPr>
          </w:rPrChange>
        </w:rPr>
        <w:lastRenderedPageBreak/>
        <w:t xml:space="preserve">A fully connected neural network with two hidden layers (64 units each, ReLU activations) was trained using supervised learning to minimize the mean squared error between predicted and expert actions. This neural </w:t>
      </w:r>
      <w:r w:rsidRPr="00452C4E">
        <w:rPr>
          <w:rFonts w:ascii="Times New Roman" w:eastAsiaTheme="minorEastAsia" w:hAnsi="Times New Roman"/>
          <w:w w:val="108"/>
          <w:sz w:val="18"/>
          <w:szCs w:val="18"/>
          <w:lang w:val="en-GB"/>
          <w:rPrChange w:id="199" w:author="Yibin Jiang (PGR)" w:date="2025-07-10T10:37:00Z">
            <w:rPr>
              <w:rFonts w:asciiTheme="minorHAnsi" w:eastAsiaTheme="minorEastAsia" w:hAnsiTheme="minorHAnsi"/>
              <w:w w:val="108"/>
              <w:sz w:val="18"/>
              <w:szCs w:val="18"/>
              <w:lang w:val="en-GB"/>
            </w:rPr>
          </w:rPrChange>
        </w:rPr>
        <w:t>policy replicates the behavior of the Bayesian controller while offering fast inference suitable for real-time deployment.</w:t>
      </w:r>
    </w:p>
    <w:p w14:paraId="523F12C6" w14:textId="2CE8924F" w:rsidR="00AC1476" w:rsidRPr="00452C4E" w:rsidRDefault="008656BD">
      <w:pPr>
        <w:pStyle w:val="JCEbodytext"/>
        <w:ind w:firstLine="0"/>
        <w:jc w:val="both"/>
        <w:rPr>
          <w:rFonts w:ascii="Times New Roman" w:eastAsiaTheme="minorEastAsia" w:hAnsi="Times New Roman"/>
          <w:w w:val="108"/>
          <w:sz w:val="18"/>
          <w:szCs w:val="18"/>
          <w:lang w:val="en-GB"/>
          <w:rPrChange w:id="200"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201" w:author="Yibin Jiang (PGR)" w:date="2025-07-10T10:37:00Z">
            <w:rPr>
              <w:rFonts w:asciiTheme="minorHAnsi" w:eastAsiaTheme="minorEastAsia" w:hAnsiTheme="minorHAnsi"/>
              <w:w w:val="108"/>
              <w:sz w:val="18"/>
              <w:szCs w:val="18"/>
              <w:lang w:val="en-GB"/>
            </w:rPr>
          </w:rPrChange>
        </w:rPr>
        <w:t>Although the imitation-learned policy generalizes well, it lacked adaptability under ambiguous or previously unseen conditions</w:t>
      </w:r>
      <w:r w:rsidRPr="00452C4E">
        <w:rPr>
          <w:rFonts w:ascii="Times New Roman" w:eastAsiaTheme="minorEastAsia" w:hAnsi="Times New Roman"/>
          <w:w w:val="108"/>
          <w:sz w:val="18"/>
          <w:szCs w:val="18"/>
          <w:lang w:val="en-GB"/>
          <w:rPrChange w:id="202" w:author="Yibin Jiang (PGR)" w:date="2025-07-10T10:37:00Z">
            <w:rPr>
              <w:rFonts w:asciiTheme="minorHAnsi" w:eastAsiaTheme="minorEastAsia" w:hAnsiTheme="minorHAnsi" w:hint="eastAsia"/>
              <w:w w:val="108"/>
              <w:sz w:val="18"/>
              <w:szCs w:val="18"/>
              <w:lang w:val="en-GB"/>
            </w:rPr>
          </w:rPrChange>
        </w:rPr>
        <w:t xml:space="preserve"> and co</w:t>
      </w:r>
      <w:r w:rsidRPr="00452C4E">
        <w:rPr>
          <w:rFonts w:ascii="Times New Roman" w:eastAsiaTheme="minorEastAsia" w:hAnsi="Times New Roman"/>
          <w:w w:val="108"/>
          <w:sz w:val="18"/>
          <w:szCs w:val="18"/>
          <w:lang w:val="en-GB"/>
          <w:rPrChange w:id="203" w:author="Yibin Jiang (PGR)" w:date="2025-07-10T10:37:00Z">
            <w:rPr>
              <w:rFonts w:asciiTheme="minorHAnsi" w:eastAsiaTheme="minorEastAsia" w:hAnsiTheme="minorHAnsi" w:hint="eastAsia"/>
              <w:w w:val="108"/>
              <w:sz w:val="18"/>
              <w:szCs w:val="18"/>
              <w:lang w:val="en-GB"/>
            </w:rPr>
          </w:rPrChange>
        </w:rPr>
        <w:t xml:space="preserve">uld not exceed the performance of </w:t>
      </w:r>
      <w:ins w:id="204" w:author="Yibin Jiang (PGR) [2]" w:date="2025-07-10T10:55:00Z">
        <w:r w:rsidR="00EC0031">
          <w:rPr>
            <w:rFonts w:ascii="Times New Roman" w:eastAsiaTheme="minorEastAsia" w:hAnsi="Times New Roman"/>
            <w:w w:val="108"/>
            <w:sz w:val="18"/>
            <w:szCs w:val="18"/>
            <w:lang w:val="en-GB"/>
          </w:rPr>
          <w:t xml:space="preserve">the </w:t>
        </w:r>
      </w:ins>
      <w:r w:rsidRPr="00452C4E">
        <w:rPr>
          <w:rFonts w:ascii="Times New Roman" w:eastAsiaTheme="minorEastAsia" w:hAnsi="Times New Roman"/>
          <w:w w:val="108"/>
          <w:sz w:val="18"/>
          <w:szCs w:val="18"/>
          <w:lang w:val="en-GB"/>
          <w:rPrChange w:id="205" w:author="Yibin Jiang (PGR)" w:date="2025-07-10T10:37:00Z">
            <w:rPr>
              <w:rFonts w:asciiTheme="minorHAnsi" w:eastAsiaTheme="minorEastAsia" w:hAnsiTheme="minorHAnsi" w:hint="eastAsia"/>
              <w:w w:val="108"/>
              <w:sz w:val="18"/>
              <w:szCs w:val="18"/>
              <w:lang w:val="en-GB"/>
            </w:rPr>
          </w:rPrChange>
        </w:rPr>
        <w:t>rule-based method</w:t>
      </w:r>
      <w:r w:rsidRPr="00452C4E">
        <w:rPr>
          <w:rFonts w:ascii="Times New Roman" w:eastAsiaTheme="minorEastAsia" w:hAnsi="Times New Roman"/>
          <w:w w:val="108"/>
          <w:sz w:val="18"/>
          <w:szCs w:val="18"/>
          <w:lang w:val="en-GB"/>
          <w:rPrChange w:id="206" w:author="Yibin Jiang (PGR)" w:date="2025-07-10T10:37:00Z">
            <w:rPr>
              <w:rFonts w:asciiTheme="minorHAnsi" w:eastAsiaTheme="minorEastAsia" w:hAnsiTheme="minorHAnsi"/>
              <w:w w:val="108"/>
              <w:sz w:val="18"/>
              <w:szCs w:val="18"/>
              <w:lang w:val="en-GB"/>
            </w:rPr>
          </w:rPrChange>
        </w:rPr>
        <w:t>. To overcome this, we used reinforcement learning to fine-tune the policy in the same simulation environment. We modeled the titration process as a sequential decision-making problem where the state inclu</w:t>
      </w:r>
      <w:r w:rsidRPr="00452C4E">
        <w:rPr>
          <w:rFonts w:ascii="Times New Roman" w:eastAsiaTheme="minorEastAsia" w:hAnsi="Times New Roman"/>
          <w:w w:val="108"/>
          <w:sz w:val="18"/>
          <w:szCs w:val="18"/>
          <w:lang w:val="en-GB"/>
          <w:rPrChange w:id="207" w:author="Yibin Jiang (PGR)" w:date="2025-07-10T10:37:00Z">
            <w:rPr>
              <w:rFonts w:asciiTheme="minorHAnsi" w:eastAsiaTheme="minorEastAsia" w:hAnsiTheme="minorHAnsi"/>
              <w:w w:val="108"/>
              <w:sz w:val="18"/>
              <w:szCs w:val="18"/>
              <w:lang w:val="en-GB"/>
            </w:rPr>
          </w:rPrChange>
        </w:rPr>
        <w:t xml:space="preserve">ded the same inputs as the imitation model, and the action space was discrete, covering a range of titrant volumes and directions. The reward was defined as the negative absolute error from the target pH after each step, with a bonus for reaching the goal </w:t>
      </w:r>
      <w:r w:rsidRPr="00452C4E">
        <w:rPr>
          <w:rFonts w:ascii="Times New Roman" w:eastAsiaTheme="minorEastAsia" w:hAnsi="Times New Roman"/>
          <w:w w:val="108"/>
          <w:sz w:val="18"/>
          <w:szCs w:val="18"/>
          <w:lang w:val="en-GB"/>
          <w:rPrChange w:id="208" w:author="Yibin Jiang (PGR)" w:date="2025-07-10T10:37:00Z">
            <w:rPr>
              <w:rFonts w:asciiTheme="minorHAnsi" w:eastAsiaTheme="minorEastAsia" w:hAnsiTheme="minorHAnsi"/>
              <w:w w:val="108"/>
              <w:sz w:val="18"/>
              <w:szCs w:val="18"/>
              <w:lang w:val="en-GB"/>
            </w:rPr>
          </w:rPrChange>
        </w:rPr>
        <w:t>within a minimal number of additions</w:t>
      </w:r>
      <w:r w:rsidRPr="00452C4E">
        <w:rPr>
          <w:rFonts w:ascii="Times New Roman" w:eastAsiaTheme="minorEastAsia" w:hAnsi="Times New Roman"/>
          <w:w w:val="108"/>
          <w:sz w:val="18"/>
          <w:szCs w:val="18"/>
          <w:lang w:val="en-GB"/>
          <w:rPrChange w:id="209" w:author="Yibin Jiang (PGR)" w:date="2025-07-10T10:37:00Z">
            <w:rPr>
              <w:rFonts w:asciiTheme="minorHAnsi" w:eastAsiaTheme="minorEastAsia" w:hAnsiTheme="minorHAnsi" w:hint="eastAsia"/>
              <w:w w:val="108"/>
              <w:sz w:val="18"/>
              <w:szCs w:val="18"/>
              <w:lang w:val="en-GB"/>
            </w:rPr>
          </w:rPrChange>
        </w:rPr>
        <w:t>, as well as a penalty for overshooting or requiring back-correction</w:t>
      </w:r>
      <w:r w:rsidRPr="00452C4E">
        <w:rPr>
          <w:rFonts w:ascii="Times New Roman" w:eastAsiaTheme="minorEastAsia" w:hAnsi="Times New Roman"/>
          <w:w w:val="108"/>
          <w:sz w:val="18"/>
          <w:szCs w:val="18"/>
          <w:lang w:val="en-GB"/>
          <w:rPrChange w:id="210" w:author="Yibin Jiang (PGR)" w:date="2025-07-10T10:37:00Z">
            <w:rPr>
              <w:rFonts w:asciiTheme="minorHAnsi" w:eastAsiaTheme="minorEastAsia" w:hAnsiTheme="minorHAnsi"/>
              <w:w w:val="108"/>
              <w:sz w:val="18"/>
              <w:szCs w:val="18"/>
              <w:lang w:val="en-GB"/>
            </w:rPr>
          </w:rPrChange>
        </w:rPr>
        <w:t>. We used proximal policy optimization (PPO) as the learning algorithm, initializing the policy from the imitation-trained network and training it on 50</w:t>
      </w:r>
      <w:r w:rsidRPr="00452C4E">
        <w:rPr>
          <w:rFonts w:ascii="Times New Roman" w:eastAsiaTheme="minorEastAsia" w:hAnsi="Times New Roman"/>
          <w:w w:val="108"/>
          <w:sz w:val="18"/>
          <w:szCs w:val="18"/>
          <w:lang w:val="en-GB"/>
          <w:rPrChange w:id="211" w:author="Yibin Jiang (PGR)" w:date="2025-07-10T10:37:00Z">
            <w:rPr>
              <w:rFonts w:asciiTheme="minorHAnsi" w:eastAsiaTheme="minorEastAsia" w:hAnsiTheme="minorHAnsi"/>
              <w:w w:val="108"/>
              <w:sz w:val="18"/>
              <w:szCs w:val="18"/>
              <w:lang w:val="en-GB"/>
            </w:rPr>
          </w:rPrChange>
        </w:rPr>
        <w:t>,000 episodes. The refined agent demonstrated improved precision, faster convergence, and greater robustness to unusual buffering conditions.</w:t>
      </w:r>
    </w:p>
    <w:p w14:paraId="58C00D12" w14:textId="77777777" w:rsidR="00AC1476" w:rsidRPr="00452C4E" w:rsidRDefault="008656BD">
      <w:pPr>
        <w:pStyle w:val="JCEbodytext"/>
        <w:ind w:firstLine="0"/>
        <w:jc w:val="both"/>
        <w:rPr>
          <w:rFonts w:ascii="Times New Roman" w:eastAsiaTheme="minorEastAsia" w:hAnsi="Times New Roman"/>
          <w:b/>
          <w:sz w:val="24"/>
          <w:szCs w:val="22"/>
          <w:lang w:val="en-GB"/>
          <w:rPrChange w:id="212" w:author="Yibin Jiang (PGR)" w:date="2025-07-10T10:37:00Z">
            <w:rPr>
              <w:rFonts w:asciiTheme="minorHAnsi" w:eastAsiaTheme="minorEastAsia" w:hAnsiTheme="minorHAnsi" w:cstheme="minorBidi"/>
              <w:b/>
              <w:sz w:val="24"/>
              <w:szCs w:val="22"/>
              <w:lang w:val="en-GB"/>
            </w:rPr>
          </w:rPrChange>
        </w:rPr>
      </w:pPr>
      <w:r w:rsidRPr="00452C4E">
        <w:rPr>
          <w:rFonts w:ascii="Times New Roman" w:eastAsiaTheme="minorEastAsia" w:hAnsi="Times New Roman"/>
          <w:b/>
          <w:sz w:val="24"/>
          <w:szCs w:val="22"/>
          <w:lang w:val="en-GB"/>
          <w:rPrChange w:id="213" w:author="Yibin Jiang (PGR)" w:date="2025-07-10T10:37:00Z">
            <w:rPr>
              <w:rFonts w:asciiTheme="minorHAnsi" w:eastAsiaTheme="minorEastAsia" w:hAnsiTheme="minorHAnsi" w:cstheme="minorBidi"/>
              <w:b/>
              <w:sz w:val="24"/>
              <w:szCs w:val="22"/>
              <w:lang w:val="en-GB"/>
            </w:rPr>
          </w:rPrChange>
        </w:rPr>
        <w:t>Performance</w:t>
      </w:r>
      <w:r w:rsidRPr="00452C4E">
        <w:rPr>
          <w:rFonts w:ascii="Times New Roman" w:eastAsiaTheme="minorEastAsia" w:hAnsi="Times New Roman"/>
          <w:b/>
          <w:sz w:val="24"/>
          <w:szCs w:val="22"/>
          <w:lang w:val="en-GB"/>
          <w:rPrChange w:id="214" w:author="Yibin Jiang (PGR)" w:date="2025-07-10T10:37:00Z">
            <w:rPr>
              <w:rFonts w:asciiTheme="minorHAnsi" w:eastAsiaTheme="minorEastAsia" w:hAnsiTheme="minorHAnsi" w:cstheme="minorBidi" w:hint="eastAsia"/>
              <w:b/>
              <w:sz w:val="24"/>
              <w:szCs w:val="22"/>
              <w:lang w:val="en-GB"/>
            </w:rPr>
          </w:rPrChange>
        </w:rPr>
        <w:t xml:space="preserve"> </w:t>
      </w:r>
      <w:r w:rsidRPr="00452C4E">
        <w:rPr>
          <w:rFonts w:ascii="Times New Roman" w:eastAsiaTheme="minorEastAsia" w:hAnsi="Times New Roman"/>
          <w:b/>
          <w:sz w:val="24"/>
          <w:szCs w:val="22"/>
          <w:lang w:val="en-GB"/>
          <w:rPrChange w:id="215" w:author="Yibin Jiang (PGR)" w:date="2025-07-10T10:37:00Z">
            <w:rPr>
              <w:rFonts w:asciiTheme="minorHAnsi" w:eastAsiaTheme="minorEastAsia" w:hAnsiTheme="minorHAnsi" w:cstheme="minorBidi"/>
              <w:b/>
              <w:sz w:val="24"/>
              <w:szCs w:val="22"/>
              <w:lang w:val="en-GB"/>
            </w:rPr>
          </w:rPrChange>
        </w:rPr>
        <w:t>in Simulated Titration Benchmarks</w:t>
      </w:r>
    </w:p>
    <w:p w14:paraId="5AC24EE5" w14:textId="77777777" w:rsidR="00AC1476" w:rsidRPr="00452C4E" w:rsidRDefault="008656BD">
      <w:pPr>
        <w:pStyle w:val="JCEbodytext"/>
        <w:jc w:val="both"/>
        <w:rPr>
          <w:rFonts w:ascii="Times New Roman" w:eastAsiaTheme="minorEastAsia" w:hAnsi="Times New Roman"/>
          <w:w w:val="108"/>
          <w:sz w:val="18"/>
          <w:szCs w:val="18"/>
          <w:lang w:val="en-GB"/>
          <w:rPrChange w:id="216"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217" w:author="Yibin Jiang (PGR)" w:date="2025-07-10T10:37:00Z">
            <w:rPr>
              <w:rFonts w:asciiTheme="minorHAnsi" w:eastAsiaTheme="minorEastAsia" w:hAnsiTheme="minorHAnsi"/>
              <w:w w:val="108"/>
              <w:sz w:val="18"/>
              <w:szCs w:val="18"/>
              <w:lang w:val="en-GB"/>
            </w:rPr>
          </w:rPrChange>
        </w:rPr>
        <w:t xml:space="preserve">To evaluate the effectiveness of our framework, we </w:t>
      </w:r>
      <w:r w:rsidRPr="00452C4E">
        <w:rPr>
          <w:rFonts w:ascii="Times New Roman" w:eastAsiaTheme="minorEastAsia" w:hAnsi="Times New Roman"/>
          <w:w w:val="108"/>
          <w:sz w:val="18"/>
          <w:szCs w:val="18"/>
          <w:lang w:val="en-GB"/>
          <w:rPrChange w:id="218" w:author="Yibin Jiang (PGR)" w:date="2025-07-10T10:37:00Z">
            <w:rPr>
              <w:rFonts w:asciiTheme="minorHAnsi" w:eastAsiaTheme="minorEastAsia" w:hAnsiTheme="minorHAnsi"/>
              <w:w w:val="108"/>
              <w:sz w:val="18"/>
              <w:szCs w:val="18"/>
              <w:lang w:val="en-GB"/>
            </w:rPr>
          </w:rPrChange>
        </w:rPr>
        <w:t>benchmarked its performance across 3,000 simulated titration tasks drawn from a chemically diverse set of virtual buffer systems. Each task required the agent to reach a randomly assigned target pH (between 2.0 and 11.0) through sequential additions of aci</w:t>
      </w:r>
      <w:r w:rsidRPr="00452C4E">
        <w:rPr>
          <w:rFonts w:ascii="Times New Roman" w:eastAsiaTheme="minorEastAsia" w:hAnsi="Times New Roman"/>
          <w:w w:val="108"/>
          <w:sz w:val="18"/>
          <w:szCs w:val="18"/>
          <w:lang w:val="en-GB"/>
          <w:rPrChange w:id="219" w:author="Yibin Jiang (PGR)" w:date="2025-07-10T10:37:00Z">
            <w:rPr>
              <w:rFonts w:asciiTheme="minorHAnsi" w:eastAsiaTheme="minorEastAsia" w:hAnsiTheme="minorHAnsi"/>
              <w:w w:val="108"/>
              <w:sz w:val="18"/>
              <w:szCs w:val="18"/>
              <w:lang w:val="en-GB"/>
            </w:rPr>
          </w:rPrChange>
        </w:rPr>
        <w:t xml:space="preserve">d or base. The complexity of the buffer compositions ranged from single monoprotic species to </w:t>
      </w:r>
      <w:r w:rsidRPr="00452C4E">
        <w:rPr>
          <w:rFonts w:ascii="Times New Roman" w:eastAsiaTheme="minorEastAsia" w:hAnsi="Times New Roman"/>
          <w:w w:val="108"/>
          <w:sz w:val="18"/>
          <w:szCs w:val="18"/>
          <w:lang w:val="en-GB"/>
          <w:rPrChange w:id="220" w:author="Yibin Jiang (PGR)" w:date="2025-07-10T10:37:00Z">
            <w:rPr>
              <w:rFonts w:asciiTheme="minorHAnsi" w:eastAsiaTheme="minorEastAsia" w:hAnsiTheme="minorHAnsi"/>
              <w:w w:val="108"/>
              <w:sz w:val="18"/>
              <w:szCs w:val="18"/>
              <w:lang w:val="en-GB"/>
            </w:rPr>
          </w:rPrChange>
        </w:rPr>
        <w:t>mixtures of up to three polyprotic acids, mimicking realistic and often ambiguous titration scenarios encountered in laboratory practice.</w:t>
      </w:r>
    </w:p>
    <w:p w14:paraId="6B597B7C" w14:textId="3D51C402" w:rsidR="00AC1476" w:rsidRPr="00452C4E" w:rsidRDefault="008656BD">
      <w:pPr>
        <w:pStyle w:val="JCEbodytext"/>
        <w:jc w:val="both"/>
        <w:rPr>
          <w:rFonts w:ascii="Times New Roman" w:eastAsiaTheme="minorEastAsia" w:hAnsi="Times New Roman"/>
          <w:w w:val="108"/>
          <w:sz w:val="18"/>
          <w:szCs w:val="18"/>
          <w:lang w:val="en-GB"/>
          <w:rPrChange w:id="221"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222" w:author="Yibin Jiang (PGR)" w:date="2025-07-10T10:37:00Z">
            <w:rPr>
              <w:rFonts w:asciiTheme="minorHAnsi" w:eastAsiaTheme="minorEastAsia" w:hAnsiTheme="minorHAnsi"/>
              <w:w w:val="108"/>
              <w:sz w:val="18"/>
              <w:szCs w:val="18"/>
              <w:lang w:val="en-GB"/>
            </w:rPr>
          </w:rPrChange>
        </w:rPr>
        <w:t>We assessed three contro</w:t>
      </w:r>
      <w:r w:rsidRPr="00452C4E">
        <w:rPr>
          <w:rFonts w:ascii="Times New Roman" w:eastAsiaTheme="minorEastAsia" w:hAnsi="Times New Roman"/>
          <w:w w:val="108"/>
          <w:sz w:val="18"/>
          <w:szCs w:val="18"/>
          <w:lang w:val="en-GB"/>
          <w:rPrChange w:id="223" w:author="Yibin Jiang (PGR)" w:date="2025-07-10T10:37:00Z">
            <w:rPr>
              <w:rFonts w:asciiTheme="minorHAnsi" w:eastAsiaTheme="minorEastAsia" w:hAnsiTheme="minorHAnsi"/>
              <w:w w:val="108"/>
              <w:sz w:val="18"/>
              <w:szCs w:val="18"/>
              <w:lang w:val="en-GB"/>
            </w:rPr>
          </w:rPrChange>
        </w:rPr>
        <w:t>l strategies: the Bayesian rule-based controller, the imitation-learned neural policy, and the policy further refined via reinforcement learning. Success was defined as reaching within ±0.1 of the target pH within 50 titration steps.</w:t>
      </w:r>
      <w:r w:rsidR="002F760D" w:rsidRPr="00452C4E">
        <w:rPr>
          <w:rFonts w:ascii="Times New Roman" w:hAnsi="Times New Roman"/>
          <w:rPrChange w:id="224" w:author="Yibin Jiang (PGR)" w:date="2025-07-10T10:37:00Z">
            <w:rPr/>
          </w:rPrChange>
        </w:rPr>
        <w:t xml:space="preserve"> </w:t>
      </w:r>
      <w:r w:rsidR="002F760D" w:rsidRPr="00452C4E">
        <w:rPr>
          <w:rFonts w:ascii="Times New Roman" w:eastAsiaTheme="minorEastAsia" w:hAnsi="Times New Roman"/>
          <w:w w:val="108"/>
          <w:sz w:val="18"/>
          <w:szCs w:val="18"/>
          <w:lang w:val="en-GB"/>
          <w:rPrChange w:id="225" w:author="Yibin Jiang (PGR)" w:date="2025-07-10T10:37:00Z">
            <w:rPr>
              <w:rFonts w:asciiTheme="minorHAnsi" w:eastAsiaTheme="minorEastAsia" w:hAnsiTheme="minorHAnsi"/>
              <w:w w:val="108"/>
              <w:sz w:val="18"/>
              <w:szCs w:val="18"/>
              <w:lang w:val="en-GB"/>
            </w:rPr>
          </w:rPrChange>
        </w:rPr>
        <w:t>Table 1 presents a comparison of the performance of different algorithms.</w:t>
      </w:r>
    </w:p>
    <w:p w14:paraId="62E32B25" w14:textId="77777777" w:rsidR="00AC1476" w:rsidRPr="00452C4E" w:rsidRDefault="008656BD">
      <w:pPr>
        <w:pStyle w:val="JCEbodytext"/>
        <w:jc w:val="both"/>
        <w:rPr>
          <w:rFonts w:ascii="Times New Roman" w:eastAsiaTheme="minorEastAsia" w:hAnsi="Times New Roman"/>
          <w:w w:val="108"/>
          <w:sz w:val="18"/>
          <w:szCs w:val="18"/>
          <w:lang w:val="en-GB"/>
          <w:rPrChange w:id="226"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227" w:author="Yibin Jiang (PGR)" w:date="2025-07-10T10:37:00Z">
            <w:rPr>
              <w:rFonts w:asciiTheme="minorHAnsi" w:eastAsiaTheme="minorEastAsia" w:hAnsiTheme="minorHAnsi"/>
              <w:w w:val="108"/>
              <w:sz w:val="18"/>
              <w:szCs w:val="18"/>
              <w:lang w:val="en-GB"/>
            </w:rPr>
          </w:rPrChange>
        </w:rPr>
        <w:t xml:space="preserve">The Bayesian controller, grounded in online inference and chemically informed rules, achieved a 94.2% success rate with an average of </w:t>
      </w:r>
      <w:commentRangeStart w:id="228"/>
      <w:r w:rsidRPr="00452C4E">
        <w:rPr>
          <w:rFonts w:ascii="Times New Roman" w:eastAsiaTheme="minorEastAsia" w:hAnsi="Times New Roman"/>
          <w:w w:val="108"/>
          <w:sz w:val="18"/>
          <w:szCs w:val="18"/>
          <w:lang w:val="en-GB"/>
          <w:rPrChange w:id="229" w:author="Yibin Jiang (PGR)" w:date="2025-07-10T10:37:00Z">
            <w:rPr>
              <w:rFonts w:asciiTheme="minorHAnsi" w:eastAsiaTheme="minorEastAsia" w:hAnsiTheme="minorHAnsi"/>
              <w:w w:val="108"/>
              <w:sz w:val="18"/>
              <w:szCs w:val="18"/>
              <w:lang w:val="en-GB"/>
            </w:rPr>
          </w:rPrChange>
        </w:rPr>
        <w:t>12.73</w:t>
      </w:r>
      <w:commentRangeEnd w:id="228"/>
      <w:r w:rsidR="00EC0031">
        <w:rPr>
          <w:rStyle w:val="CommentReference"/>
          <w:rFonts w:asciiTheme="minorHAnsi" w:eastAsiaTheme="minorEastAsia" w:hAnsiTheme="minorHAnsi" w:cstheme="minorBidi"/>
          <w:lang w:val="en-GB"/>
        </w:rPr>
        <w:commentReference w:id="228"/>
      </w:r>
      <w:r w:rsidRPr="00452C4E">
        <w:rPr>
          <w:rFonts w:ascii="Times New Roman" w:eastAsiaTheme="minorEastAsia" w:hAnsi="Times New Roman"/>
          <w:w w:val="108"/>
          <w:sz w:val="18"/>
          <w:szCs w:val="18"/>
          <w:lang w:val="en-GB"/>
          <w:rPrChange w:id="230" w:author="Yibin Jiang (PGR)" w:date="2025-07-10T10:37:00Z">
            <w:rPr>
              <w:rFonts w:asciiTheme="minorHAnsi" w:eastAsiaTheme="minorEastAsia" w:hAnsiTheme="minorHAnsi"/>
              <w:w w:val="108"/>
              <w:sz w:val="18"/>
              <w:szCs w:val="18"/>
              <w:lang w:val="en-GB"/>
            </w:rPr>
          </w:rPrChange>
        </w:rPr>
        <w:t xml:space="preserve"> steps per titration. This established a strong baseline, highlig</w:t>
      </w:r>
      <w:r w:rsidRPr="00452C4E">
        <w:rPr>
          <w:rFonts w:ascii="Times New Roman" w:eastAsiaTheme="minorEastAsia" w:hAnsi="Times New Roman"/>
          <w:w w:val="108"/>
          <w:sz w:val="18"/>
          <w:szCs w:val="18"/>
          <w:lang w:val="en-GB"/>
          <w:rPrChange w:id="231" w:author="Yibin Jiang (PGR)" w:date="2025-07-10T10:37:00Z">
            <w:rPr>
              <w:rFonts w:asciiTheme="minorHAnsi" w:eastAsiaTheme="minorEastAsia" w:hAnsiTheme="minorHAnsi"/>
              <w:w w:val="108"/>
              <w:sz w:val="18"/>
              <w:szCs w:val="18"/>
              <w:lang w:val="en-GB"/>
            </w:rPr>
          </w:rPrChange>
        </w:rPr>
        <w:t>hting the effectiveness of real-time model updates and principled volume selection.</w:t>
      </w:r>
    </w:p>
    <w:p w14:paraId="3FFB283F" w14:textId="7CDE7674" w:rsidR="00AC1476" w:rsidRPr="00452C4E" w:rsidRDefault="008656BD">
      <w:pPr>
        <w:pStyle w:val="JCEbodytext"/>
        <w:jc w:val="both"/>
        <w:rPr>
          <w:rFonts w:ascii="Times New Roman" w:eastAsiaTheme="minorEastAsia" w:hAnsi="Times New Roman"/>
          <w:w w:val="108"/>
          <w:sz w:val="18"/>
          <w:szCs w:val="18"/>
          <w:lang w:val="en-GB"/>
          <w:rPrChange w:id="23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233" w:author="Yibin Jiang (PGR)" w:date="2025-07-10T10:37:00Z">
            <w:rPr>
              <w:rFonts w:asciiTheme="minorHAnsi" w:eastAsiaTheme="minorEastAsia" w:hAnsiTheme="minorHAnsi"/>
              <w:w w:val="108"/>
              <w:sz w:val="18"/>
              <w:szCs w:val="18"/>
              <w:lang w:val="en-GB"/>
            </w:rPr>
          </w:rPrChange>
        </w:rPr>
        <w:t>The neural policy trained via imitation learning closely replicated expert behavior without performing any inference during execution. It achieved a 93.</w:t>
      </w:r>
      <w:r w:rsidRPr="00452C4E">
        <w:rPr>
          <w:rFonts w:ascii="Times New Roman" w:eastAsiaTheme="minorEastAsia" w:hAnsi="Times New Roman"/>
          <w:w w:val="108"/>
          <w:sz w:val="18"/>
          <w:szCs w:val="18"/>
          <w:lang w:val="en-GB" w:eastAsia="zh-CN"/>
          <w:rPrChange w:id="234" w:author="Yibin Jiang (PGR)" w:date="2025-07-10T10:37:00Z">
            <w:rPr>
              <w:rFonts w:asciiTheme="minorHAnsi" w:eastAsiaTheme="minorEastAsia" w:hAnsiTheme="minorHAnsi" w:hint="eastAsia"/>
              <w:w w:val="108"/>
              <w:sz w:val="18"/>
              <w:szCs w:val="18"/>
              <w:lang w:val="en-GB" w:eastAsia="zh-CN"/>
            </w:rPr>
          </w:rPrChange>
        </w:rPr>
        <w:t>77</w:t>
      </w:r>
      <w:r w:rsidRPr="00452C4E">
        <w:rPr>
          <w:rFonts w:ascii="Times New Roman" w:eastAsiaTheme="minorEastAsia" w:hAnsi="Times New Roman"/>
          <w:w w:val="108"/>
          <w:sz w:val="18"/>
          <w:szCs w:val="18"/>
          <w:lang w:val="en-GB"/>
          <w:rPrChange w:id="235" w:author="Yibin Jiang (PGR)" w:date="2025-07-10T10:37:00Z">
            <w:rPr>
              <w:rFonts w:asciiTheme="minorHAnsi" w:eastAsiaTheme="minorEastAsia" w:hAnsiTheme="minorHAnsi"/>
              <w:w w:val="108"/>
              <w:sz w:val="18"/>
              <w:szCs w:val="18"/>
              <w:lang w:val="en-GB"/>
            </w:rPr>
          </w:rPrChange>
        </w:rPr>
        <w:t>% success rate wit</w:t>
      </w:r>
      <w:r w:rsidRPr="00452C4E">
        <w:rPr>
          <w:rFonts w:ascii="Times New Roman" w:eastAsiaTheme="minorEastAsia" w:hAnsi="Times New Roman"/>
          <w:w w:val="108"/>
          <w:sz w:val="18"/>
          <w:szCs w:val="18"/>
          <w:lang w:val="en-GB"/>
          <w:rPrChange w:id="236" w:author="Yibin Jiang (PGR)" w:date="2025-07-10T10:37:00Z">
            <w:rPr>
              <w:rFonts w:asciiTheme="minorHAnsi" w:eastAsiaTheme="minorEastAsia" w:hAnsiTheme="minorHAnsi"/>
              <w:w w:val="108"/>
              <w:sz w:val="18"/>
              <w:szCs w:val="18"/>
              <w:lang w:val="en-GB"/>
            </w:rPr>
          </w:rPrChange>
        </w:rPr>
        <w:t xml:space="preserve">h an average of </w:t>
      </w:r>
      <w:commentRangeStart w:id="237"/>
      <w:r w:rsidRPr="00452C4E">
        <w:rPr>
          <w:rFonts w:ascii="Times New Roman" w:eastAsiaTheme="minorEastAsia" w:hAnsi="Times New Roman"/>
          <w:w w:val="108"/>
          <w:sz w:val="18"/>
          <w:szCs w:val="18"/>
          <w:lang w:val="en-GB" w:eastAsia="zh-CN"/>
          <w:rPrChange w:id="238" w:author="Yibin Jiang (PGR)" w:date="2025-07-10T10:37:00Z">
            <w:rPr>
              <w:rFonts w:asciiTheme="minorHAnsi" w:eastAsiaTheme="minorEastAsia" w:hAnsiTheme="minorHAnsi" w:hint="eastAsia"/>
              <w:w w:val="108"/>
              <w:sz w:val="18"/>
              <w:szCs w:val="18"/>
              <w:lang w:val="en-GB" w:eastAsia="zh-CN"/>
            </w:rPr>
          </w:rPrChange>
        </w:rPr>
        <w:t>10.22</w:t>
      </w:r>
      <w:r w:rsidRPr="00452C4E">
        <w:rPr>
          <w:rFonts w:ascii="Times New Roman" w:eastAsiaTheme="minorEastAsia" w:hAnsi="Times New Roman"/>
          <w:w w:val="108"/>
          <w:sz w:val="18"/>
          <w:szCs w:val="18"/>
          <w:lang w:val="en-GB"/>
          <w:rPrChange w:id="239" w:author="Yibin Jiang (PGR)" w:date="2025-07-10T10:37:00Z">
            <w:rPr>
              <w:rFonts w:asciiTheme="minorHAnsi" w:eastAsiaTheme="minorEastAsia" w:hAnsiTheme="minorHAnsi"/>
              <w:w w:val="108"/>
              <w:sz w:val="18"/>
              <w:szCs w:val="18"/>
              <w:lang w:val="en-GB"/>
            </w:rPr>
          </w:rPrChange>
        </w:rPr>
        <w:t xml:space="preserve"> </w:t>
      </w:r>
      <w:commentRangeEnd w:id="237"/>
      <w:r w:rsidR="00EC0031">
        <w:rPr>
          <w:rStyle w:val="CommentReference"/>
          <w:rFonts w:asciiTheme="minorHAnsi" w:eastAsiaTheme="minorEastAsia" w:hAnsiTheme="minorHAnsi" w:cstheme="minorBidi"/>
          <w:lang w:val="en-GB"/>
        </w:rPr>
        <w:commentReference w:id="237"/>
      </w:r>
      <w:r w:rsidRPr="00452C4E">
        <w:rPr>
          <w:rFonts w:ascii="Times New Roman" w:eastAsiaTheme="minorEastAsia" w:hAnsi="Times New Roman"/>
          <w:w w:val="108"/>
          <w:sz w:val="18"/>
          <w:szCs w:val="18"/>
          <w:lang w:val="en-GB"/>
          <w:rPrChange w:id="240" w:author="Yibin Jiang (PGR)" w:date="2025-07-10T10:37:00Z">
            <w:rPr>
              <w:rFonts w:asciiTheme="minorHAnsi" w:eastAsiaTheme="minorEastAsia" w:hAnsiTheme="minorHAnsi"/>
              <w:w w:val="108"/>
              <w:sz w:val="18"/>
              <w:szCs w:val="18"/>
              <w:lang w:val="en-GB"/>
            </w:rPr>
          </w:rPrChange>
        </w:rPr>
        <w:t>steps, demonstrating that the network successfully internalized the decision-making strategy despite its simpler architecture and faster runtime. After reinforcement learning–based fine-tuning, the policy further improved to a 9</w:t>
      </w:r>
      <w:r w:rsidRPr="00452C4E">
        <w:rPr>
          <w:rFonts w:ascii="Times New Roman" w:eastAsiaTheme="minorEastAsia" w:hAnsi="Times New Roman"/>
          <w:w w:val="108"/>
          <w:sz w:val="18"/>
          <w:szCs w:val="18"/>
          <w:lang w:val="en-GB" w:eastAsia="zh-CN"/>
          <w:rPrChange w:id="241" w:author="Yibin Jiang (PGR)" w:date="2025-07-10T10:37:00Z">
            <w:rPr>
              <w:rFonts w:asciiTheme="minorHAnsi" w:eastAsiaTheme="minorEastAsia" w:hAnsiTheme="minorHAnsi" w:hint="eastAsia"/>
              <w:w w:val="108"/>
              <w:sz w:val="18"/>
              <w:szCs w:val="18"/>
              <w:lang w:val="en-GB" w:eastAsia="zh-CN"/>
            </w:rPr>
          </w:rPrChange>
        </w:rPr>
        <w:t>4.27</w:t>
      </w:r>
      <w:r w:rsidRPr="00452C4E">
        <w:rPr>
          <w:rFonts w:ascii="Times New Roman" w:eastAsiaTheme="minorEastAsia" w:hAnsi="Times New Roman"/>
          <w:w w:val="108"/>
          <w:sz w:val="18"/>
          <w:szCs w:val="18"/>
          <w:lang w:val="en-GB"/>
          <w:rPrChange w:id="242" w:author="Yibin Jiang (PGR)" w:date="2025-07-10T10:37:00Z">
            <w:rPr>
              <w:rFonts w:asciiTheme="minorHAnsi" w:eastAsiaTheme="minorEastAsia" w:hAnsiTheme="minorHAnsi"/>
              <w:w w:val="108"/>
              <w:sz w:val="18"/>
              <w:szCs w:val="18"/>
              <w:lang w:val="en-GB"/>
            </w:rPr>
          </w:rPrChange>
        </w:rPr>
        <w:t xml:space="preserve">% </w:t>
      </w:r>
      <w:r w:rsidRPr="00452C4E">
        <w:rPr>
          <w:rFonts w:ascii="Times New Roman" w:eastAsiaTheme="minorEastAsia" w:hAnsi="Times New Roman"/>
          <w:w w:val="108"/>
          <w:sz w:val="18"/>
          <w:szCs w:val="18"/>
          <w:lang w:val="en-GB"/>
          <w:rPrChange w:id="243" w:author="Yibin Jiang (PGR)" w:date="2025-07-10T10:37:00Z">
            <w:rPr>
              <w:rFonts w:asciiTheme="minorHAnsi" w:eastAsiaTheme="minorEastAsia" w:hAnsiTheme="minorHAnsi"/>
              <w:w w:val="108"/>
              <w:sz w:val="18"/>
              <w:szCs w:val="18"/>
              <w:lang w:val="en-GB"/>
            </w:rPr>
          </w:rPrChange>
        </w:rPr>
        <w:t xml:space="preserve">success rate and reduced the average number of steps to </w:t>
      </w:r>
      <w:r w:rsidRPr="00452C4E">
        <w:rPr>
          <w:rFonts w:ascii="Times New Roman" w:eastAsiaTheme="minorEastAsia" w:hAnsi="Times New Roman"/>
          <w:w w:val="108"/>
          <w:sz w:val="18"/>
          <w:szCs w:val="18"/>
          <w:lang w:val="en-GB" w:eastAsia="zh-CN"/>
          <w:rPrChange w:id="244" w:author="Yibin Jiang (PGR)" w:date="2025-07-10T10:37:00Z">
            <w:rPr>
              <w:rFonts w:asciiTheme="minorHAnsi" w:eastAsiaTheme="minorEastAsia" w:hAnsiTheme="minorHAnsi" w:hint="eastAsia"/>
              <w:w w:val="108"/>
              <w:sz w:val="18"/>
              <w:szCs w:val="18"/>
              <w:lang w:val="en-GB" w:eastAsia="zh-CN"/>
            </w:rPr>
          </w:rPrChange>
        </w:rPr>
        <w:t>10.21</w:t>
      </w:r>
      <w:r w:rsidRPr="00452C4E">
        <w:rPr>
          <w:rFonts w:ascii="Times New Roman" w:eastAsiaTheme="minorEastAsia" w:hAnsi="Times New Roman"/>
          <w:w w:val="108"/>
          <w:sz w:val="18"/>
          <w:szCs w:val="18"/>
          <w:lang w:val="en-GB"/>
          <w:rPrChange w:id="245" w:author="Yibin Jiang (PGR)" w:date="2025-07-10T10:37:00Z">
            <w:rPr>
              <w:rFonts w:asciiTheme="minorHAnsi" w:eastAsiaTheme="minorEastAsia" w:hAnsiTheme="minorHAnsi"/>
              <w:w w:val="108"/>
              <w:sz w:val="18"/>
              <w:szCs w:val="18"/>
              <w:lang w:val="en-GB"/>
            </w:rPr>
          </w:rPrChange>
        </w:rPr>
        <w:t>.</w:t>
      </w:r>
      <w:ins w:id="246" w:author="Yibin Jiang (PGR)" w:date="2025-07-10T09:44:00Z">
        <w:r w:rsidR="00C81C18" w:rsidRPr="00452C4E">
          <w:rPr>
            <w:rFonts w:ascii="Times New Roman" w:eastAsiaTheme="minorEastAsia" w:hAnsi="Times New Roman"/>
            <w:w w:val="108"/>
            <w:sz w:val="18"/>
            <w:szCs w:val="18"/>
            <w:lang w:val="en-GB"/>
            <w:rPrChange w:id="247" w:author="Yibin Jiang (PGR)" w:date="2025-07-10T10:37:00Z">
              <w:rPr>
                <w:rFonts w:asciiTheme="minorHAnsi" w:eastAsiaTheme="minorEastAsia" w:hAnsiTheme="minorHAnsi"/>
                <w:w w:val="108"/>
                <w:sz w:val="18"/>
                <w:szCs w:val="18"/>
                <w:lang w:val="en-GB"/>
              </w:rPr>
            </w:rPrChange>
          </w:rPr>
          <w:t xml:space="preserve"> </w:t>
        </w:r>
      </w:ins>
      <w:del w:id="248" w:author="Yibin Jiang (PGR)" w:date="2025-07-10T09:44:00Z">
        <w:r w:rsidRPr="00452C4E" w:rsidDel="00C81C18">
          <w:rPr>
            <w:rFonts w:ascii="Times New Roman" w:eastAsiaTheme="minorEastAsia" w:hAnsi="Times New Roman"/>
            <w:w w:val="108"/>
            <w:sz w:val="18"/>
            <w:szCs w:val="18"/>
            <w:lang w:val="en-GB"/>
            <w:rPrChange w:id="249" w:author="Yibin Jiang (PGR)" w:date="2025-07-10T10:37:00Z">
              <w:rPr>
                <w:rFonts w:asciiTheme="minorHAnsi" w:eastAsiaTheme="minorEastAsia" w:hAnsiTheme="minorHAnsi"/>
                <w:w w:val="108"/>
                <w:sz w:val="18"/>
                <w:szCs w:val="18"/>
                <w:lang w:val="en-GB"/>
              </w:rPr>
            </w:rPrChange>
          </w:rPr>
          <w:delText xml:space="preserve"> </w:delText>
        </w:r>
      </w:del>
      <w:r w:rsidRPr="00452C4E">
        <w:rPr>
          <w:rFonts w:ascii="Times New Roman" w:eastAsiaTheme="minorEastAsia" w:hAnsi="Times New Roman"/>
          <w:w w:val="108"/>
          <w:sz w:val="18"/>
          <w:szCs w:val="18"/>
          <w:lang w:val="en-GB"/>
          <w:rPrChange w:id="250" w:author="Yibin Jiang (PGR)" w:date="2025-07-10T10:37:00Z">
            <w:rPr>
              <w:rFonts w:asciiTheme="minorHAnsi" w:eastAsiaTheme="minorEastAsia" w:hAnsiTheme="minorHAnsi"/>
              <w:w w:val="108"/>
              <w:sz w:val="18"/>
              <w:szCs w:val="18"/>
              <w:lang w:val="en-GB"/>
            </w:rPr>
          </w:rPrChange>
        </w:rPr>
        <w:t xml:space="preserve">Notably, the incidence of pH overshoot requiring corrective steps dropped by over </w:t>
      </w:r>
      <w:r w:rsidRPr="00452C4E">
        <w:rPr>
          <w:rFonts w:ascii="Times New Roman" w:eastAsiaTheme="minorEastAsia" w:hAnsi="Times New Roman"/>
          <w:w w:val="108"/>
          <w:sz w:val="18"/>
          <w:szCs w:val="18"/>
          <w:lang w:val="en-GB" w:eastAsia="zh-CN"/>
          <w:rPrChange w:id="251" w:author="Yibin Jiang (PGR)" w:date="2025-07-10T10:37:00Z">
            <w:rPr>
              <w:rFonts w:asciiTheme="minorHAnsi" w:eastAsiaTheme="minorEastAsia" w:hAnsiTheme="minorHAnsi" w:hint="eastAsia"/>
              <w:w w:val="108"/>
              <w:sz w:val="18"/>
              <w:szCs w:val="18"/>
              <w:lang w:val="en-GB" w:eastAsia="zh-CN"/>
            </w:rPr>
          </w:rPrChange>
        </w:rPr>
        <w:t>15.15</w:t>
      </w:r>
      <w:r w:rsidRPr="00452C4E">
        <w:rPr>
          <w:rFonts w:ascii="Times New Roman" w:eastAsiaTheme="minorEastAsia" w:hAnsi="Times New Roman"/>
          <w:w w:val="108"/>
          <w:sz w:val="18"/>
          <w:szCs w:val="18"/>
          <w:lang w:val="en-GB"/>
          <w:rPrChange w:id="252" w:author="Yibin Jiang (PGR)" w:date="2025-07-10T10:37:00Z">
            <w:rPr>
              <w:rFonts w:asciiTheme="minorHAnsi" w:eastAsiaTheme="minorEastAsia" w:hAnsiTheme="minorHAnsi"/>
              <w:w w:val="108"/>
              <w:sz w:val="18"/>
              <w:szCs w:val="18"/>
              <w:lang w:val="en-GB"/>
            </w:rPr>
          </w:rPrChange>
        </w:rPr>
        <w:t>% compared to the Bayesian Rule-Based model, indicating better anticipatory control near endpoints and imp</w:t>
      </w:r>
      <w:r w:rsidRPr="00452C4E">
        <w:rPr>
          <w:rFonts w:ascii="Times New Roman" w:eastAsiaTheme="minorEastAsia" w:hAnsi="Times New Roman"/>
          <w:w w:val="108"/>
          <w:sz w:val="18"/>
          <w:szCs w:val="18"/>
          <w:lang w:val="en-GB"/>
          <w:rPrChange w:id="253" w:author="Yibin Jiang (PGR)" w:date="2025-07-10T10:37:00Z">
            <w:rPr>
              <w:rFonts w:asciiTheme="minorHAnsi" w:eastAsiaTheme="minorEastAsia" w:hAnsiTheme="minorHAnsi"/>
              <w:w w:val="108"/>
              <w:sz w:val="18"/>
              <w:szCs w:val="18"/>
              <w:lang w:val="en-GB"/>
            </w:rPr>
          </w:rPrChange>
        </w:rPr>
        <w:t>roved robustness under uncertain conditions.</w:t>
      </w:r>
    </w:p>
    <w:p w14:paraId="2143D1C1" w14:textId="77777777" w:rsidR="00AC1476" w:rsidRPr="00452C4E" w:rsidRDefault="008656BD">
      <w:pPr>
        <w:pStyle w:val="JCEbodytext"/>
        <w:jc w:val="both"/>
        <w:rPr>
          <w:rFonts w:ascii="Times New Roman" w:eastAsiaTheme="minorEastAsia" w:hAnsi="Times New Roman"/>
          <w:w w:val="108"/>
          <w:sz w:val="18"/>
          <w:szCs w:val="18"/>
          <w:lang w:val="en-GB" w:eastAsia="zh-CN"/>
          <w:rPrChange w:id="254" w:author="Yibin Jiang (PGR)" w:date="2025-07-10T10:37:00Z">
            <w:rPr>
              <w:rFonts w:asciiTheme="minorHAnsi" w:eastAsiaTheme="minorEastAsia" w:hAnsiTheme="minorHAnsi"/>
              <w:w w:val="108"/>
              <w:sz w:val="18"/>
              <w:szCs w:val="18"/>
              <w:lang w:val="en-GB" w:eastAsia="zh-CN"/>
            </w:rPr>
          </w:rPrChange>
        </w:rPr>
      </w:pPr>
      <w:r w:rsidRPr="00452C4E">
        <w:rPr>
          <w:rFonts w:ascii="Times New Roman" w:eastAsiaTheme="minorEastAsia" w:hAnsi="Times New Roman"/>
          <w:w w:val="108"/>
          <w:sz w:val="18"/>
          <w:szCs w:val="18"/>
          <w:lang w:val="en-GB"/>
          <w:rPrChange w:id="255" w:author="Yibin Jiang (PGR)" w:date="2025-07-10T10:37:00Z">
            <w:rPr>
              <w:rFonts w:asciiTheme="minorHAnsi" w:eastAsiaTheme="minorEastAsia" w:hAnsiTheme="minorHAnsi"/>
              <w:w w:val="108"/>
              <w:sz w:val="18"/>
              <w:szCs w:val="18"/>
              <w:lang w:val="en-GB"/>
            </w:rPr>
          </w:rPrChange>
        </w:rPr>
        <w:t>These results confirm that our hybrid framework not only reproduces expert-like control with high fidelity but also benefits from data-driven refinement to outperform rule-based strategies. In the following sect</w:t>
      </w:r>
      <w:r w:rsidRPr="00452C4E">
        <w:rPr>
          <w:rFonts w:ascii="Times New Roman" w:eastAsiaTheme="minorEastAsia" w:hAnsi="Times New Roman"/>
          <w:w w:val="108"/>
          <w:sz w:val="18"/>
          <w:szCs w:val="18"/>
          <w:lang w:val="en-GB"/>
          <w:rPrChange w:id="256" w:author="Yibin Jiang (PGR)" w:date="2025-07-10T10:37:00Z">
            <w:rPr>
              <w:rFonts w:asciiTheme="minorHAnsi" w:eastAsiaTheme="minorEastAsia" w:hAnsiTheme="minorHAnsi"/>
              <w:w w:val="108"/>
              <w:sz w:val="18"/>
              <w:szCs w:val="18"/>
              <w:lang w:val="en-GB"/>
            </w:rPr>
          </w:rPrChange>
        </w:rPr>
        <w:t>ion, we validate its applicability in physical experiments using a robotic titration platform.</w:t>
      </w:r>
    </w:p>
    <w:p w14:paraId="41D29CEC" w14:textId="77777777" w:rsidR="00AC1476" w:rsidRPr="00452C4E" w:rsidRDefault="00AC1476">
      <w:pPr>
        <w:pStyle w:val="JCEbodytext"/>
        <w:ind w:firstLine="0"/>
        <w:jc w:val="both"/>
        <w:rPr>
          <w:rFonts w:ascii="Times New Roman" w:eastAsiaTheme="minorEastAsia" w:hAnsi="Times New Roman"/>
          <w:b/>
          <w:bCs/>
          <w:lang w:eastAsia="zh-CN"/>
          <w:rPrChange w:id="257" w:author="Yibin Jiang (PGR)" w:date="2025-07-10T10:37:00Z">
            <w:rPr>
              <w:rFonts w:eastAsiaTheme="minorEastAsia"/>
              <w:b/>
              <w:bCs/>
              <w:lang w:eastAsia="zh-CN"/>
            </w:rPr>
          </w:rPrChange>
        </w:rPr>
      </w:pPr>
    </w:p>
    <w:p w14:paraId="47DAF256" w14:textId="77777777" w:rsidR="00AC1476" w:rsidRPr="00452C4E" w:rsidRDefault="00AC1476">
      <w:pPr>
        <w:pStyle w:val="JCEbodytext"/>
        <w:ind w:firstLine="0"/>
        <w:jc w:val="both"/>
        <w:rPr>
          <w:rFonts w:ascii="Times New Roman" w:eastAsiaTheme="minorEastAsia" w:hAnsi="Times New Roman"/>
          <w:b/>
          <w:bCs/>
          <w:lang w:eastAsia="zh-CN"/>
          <w:rPrChange w:id="258" w:author="Yibin Jiang (PGR)" w:date="2025-07-10T10:37:00Z">
            <w:rPr>
              <w:rFonts w:eastAsiaTheme="minorEastAsia"/>
              <w:b/>
              <w:bCs/>
              <w:lang w:eastAsia="zh-CN"/>
            </w:rPr>
          </w:rPrChange>
        </w:rPr>
      </w:pPr>
    </w:p>
    <w:tbl>
      <w:tblPr>
        <w:tblStyle w:val="21"/>
        <w:tblpPr w:leftFromText="180" w:rightFromText="180" w:vertAnchor="text" w:horzAnchor="page" w:tblpX="6161" w:tblpYSpec="center"/>
        <w:tblW w:w="5018" w:type="pct"/>
        <w:tblLook w:val="04A0" w:firstRow="1" w:lastRow="0" w:firstColumn="1" w:lastColumn="0" w:noHBand="0" w:noVBand="1"/>
      </w:tblPr>
      <w:tblGrid>
        <w:gridCol w:w="1567"/>
        <w:gridCol w:w="1167"/>
        <w:gridCol w:w="1007"/>
        <w:gridCol w:w="1167"/>
      </w:tblGrid>
      <w:tr w:rsidR="00AC1476" w:rsidRPr="00452C4E" w14:paraId="59BC14A9" w14:textId="77777777" w:rsidTr="00A75E3B">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596" w:type="pct"/>
          </w:tcPr>
          <w:p w14:paraId="358F9699" w14:textId="77777777" w:rsidR="00AC1476" w:rsidRPr="00452C4E" w:rsidRDefault="008656BD" w:rsidP="00A75E3B">
            <w:pPr>
              <w:pStyle w:val="JCEbodytext"/>
              <w:spacing w:line="240" w:lineRule="auto"/>
              <w:ind w:firstLine="0"/>
              <w:rPr>
                <w:rFonts w:ascii="Times New Roman" w:eastAsiaTheme="minorEastAsia" w:hAnsi="Times New Roman"/>
                <w:b w:val="0"/>
                <w:bCs w:val="0"/>
                <w:sz w:val="16"/>
                <w:szCs w:val="16"/>
                <w:lang w:eastAsia="zh-CN"/>
                <w:rPrChange w:id="259" w:author="Yibin Jiang (PGR)" w:date="2025-07-10T10:37:00Z">
                  <w:rPr>
                    <w:rFonts w:eastAsiaTheme="minorEastAsia"/>
                    <w:b w:val="0"/>
                    <w:bCs w:val="0"/>
                    <w:sz w:val="16"/>
                    <w:szCs w:val="16"/>
                    <w:lang w:eastAsia="zh-CN"/>
                  </w:rPr>
                </w:rPrChange>
              </w:rPr>
            </w:pPr>
            <w:bookmarkStart w:id="260" w:name="_Hlk202880875"/>
            <w:r w:rsidRPr="00452C4E">
              <w:rPr>
                <w:rFonts w:ascii="Times New Roman" w:eastAsiaTheme="minorEastAsia" w:hAnsi="Times New Roman"/>
                <w:sz w:val="16"/>
                <w:szCs w:val="16"/>
                <w:lang w:eastAsia="zh-CN"/>
                <w:rPrChange w:id="261" w:author="Yibin Jiang (PGR)" w:date="2025-07-10T10:37:00Z">
                  <w:rPr>
                    <w:rFonts w:eastAsiaTheme="minorEastAsia"/>
                    <w:sz w:val="16"/>
                    <w:szCs w:val="16"/>
                    <w:lang w:eastAsia="zh-CN"/>
                  </w:rPr>
                </w:rPrChange>
              </w:rPr>
              <w:t>Controller Type</w:t>
            </w:r>
          </w:p>
        </w:tc>
        <w:tc>
          <w:tcPr>
            <w:tcW w:w="1189" w:type="pct"/>
          </w:tcPr>
          <w:p w14:paraId="60913EC0" w14:textId="15BB8413" w:rsidR="00AC1476" w:rsidRPr="00452C4E" w:rsidRDefault="008656BD" w:rsidP="00A75E3B">
            <w:pPr>
              <w:pStyle w:val="JCEbodytext"/>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b w:val="0"/>
                <w:bCs w:val="0"/>
                <w:sz w:val="16"/>
                <w:szCs w:val="16"/>
                <w:lang w:eastAsia="zh-CN"/>
                <w:rPrChange w:id="262" w:author="Yibin Jiang (PGR)" w:date="2025-07-10T10:37:00Z">
                  <w:rPr>
                    <w:rFonts w:eastAsiaTheme="minorEastAsia"/>
                    <w:b w:val="0"/>
                    <w:bCs w:val="0"/>
                    <w:sz w:val="16"/>
                    <w:szCs w:val="16"/>
                    <w:lang w:eastAsia="zh-CN"/>
                  </w:rPr>
                </w:rPrChange>
              </w:rPr>
            </w:pPr>
            <w:r w:rsidRPr="00452C4E">
              <w:rPr>
                <w:rFonts w:ascii="Times New Roman" w:eastAsiaTheme="minorEastAsia" w:hAnsi="Times New Roman"/>
                <w:sz w:val="16"/>
                <w:szCs w:val="16"/>
                <w:lang w:eastAsia="zh-CN"/>
                <w:rPrChange w:id="263" w:author="Yibin Jiang (PGR)" w:date="2025-07-10T10:37:00Z">
                  <w:rPr>
                    <w:rFonts w:eastAsiaTheme="minorEastAsia"/>
                    <w:sz w:val="16"/>
                    <w:szCs w:val="16"/>
                    <w:lang w:eastAsia="zh-CN"/>
                  </w:rPr>
                </w:rPrChange>
              </w:rPr>
              <w:t>Success Rate</w:t>
            </w:r>
          </w:p>
        </w:tc>
        <w:tc>
          <w:tcPr>
            <w:tcW w:w="1026" w:type="pct"/>
          </w:tcPr>
          <w:p w14:paraId="3F213D6B" w14:textId="77777777" w:rsidR="00AC1476" w:rsidRPr="00452C4E" w:rsidRDefault="008656BD" w:rsidP="00A75E3B">
            <w:pPr>
              <w:pStyle w:val="JCEbodytext"/>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b w:val="0"/>
                <w:bCs w:val="0"/>
                <w:sz w:val="16"/>
                <w:szCs w:val="16"/>
                <w:lang w:eastAsia="zh-CN"/>
                <w:rPrChange w:id="264" w:author="Yibin Jiang (PGR)" w:date="2025-07-10T10:37:00Z">
                  <w:rPr>
                    <w:rFonts w:eastAsiaTheme="minorEastAsia"/>
                    <w:b w:val="0"/>
                    <w:bCs w:val="0"/>
                    <w:sz w:val="16"/>
                    <w:szCs w:val="16"/>
                    <w:lang w:eastAsia="zh-CN"/>
                  </w:rPr>
                </w:rPrChange>
              </w:rPr>
            </w:pPr>
            <w:r w:rsidRPr="00452C4E">
              <w:rPr>
                <w:rFonts w:ascii="Times New Roman" w:eastAsiaTheme="minorEastAsia" w:hAnsi="Times New Roman"/>
                <w:sz w:val="16"/>
                <w:szCs w:val="16"/>
                <w:lang w:eastAsia="zh-CN"/>
                <w:rPrChange w:id="265" w:author="Yibin Jiang (PGR)" w:date="2025-07-10T10:37:00Z">
                  <w:rPr>
                    <w:rFonts w:eastAsiaTheme="minorEastAsia"/>
                    <w:sz w:val="16"/>
                    <w:szCs w:val="16"/>
                    <w:lang w:eastAsia="zh-CN"/>
                  </w:rPr>
                </w:rPrChange>
              </w:rPr>
              <w:t>Avg. Steps</w:t>
            </w:r>
          </w:p>
        </w:tc>
        <w:tc>
          <w:tcPr>
            <w:tcW w:w="1189" w:type="pct"/>
          </w:tcPr>
          <w:p w14:paraId="793DFA66" w14:textId="77777777" w:rsidR="00AC1476" w:rsidRPr="00452C4E" w:rsidRDefault="008656BD" w:rsidP="00A75E3B">
            <w:pPr>
              <w:pStyle w:val="JCEbodytext"/>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b w:val="0"/>
                <w:bCs w:val="0"/>
                <w:sz w:val="16"/>
                <w:szCs w:val="16"/>
                <w:lang w:eastAsia="zh-CN"/>
                <w:rPrChange w:id="266" w:author="Yibin Jiang (PGR)" w:date="2025-07-10T10:37:00Z">
                  <w:rPr>
                    <w:rFonts w:eastAsiaTheme="minorEastAsia"/>
                    <w:b w:val="0"/>
                    <w:bCs w:val="0"/>
                    <w:sz w:val="16"/>
                    <w:szCs w:val="16"/>
                    <w:lang w:eastAsia="zh-CN"/>
                  </w:rPr>
                </w:rPrChange>
              </w:rPr>
            </w:pPr>
            <w:r w:rsidRPr="00452C4E">
              <w:rPr>
                <w:rFonts w:ascii="Times New Roman" w:eastAsiaTheme="minorEastAsia" w:hAnsi="Times New Roman"/>
                <w:sz w:val="16"/>
                <w:szCs w:val="16"/>
                <w:lang w:eastAsia="zh-CN"/>
                <w:rPrChange w:id="267" w:author="Yibin Jiang (PGR)" w:date="2025-07-10T10:37:00Z">
                  <w:rPr>
                    <w:rFonts w:eastAsiaTheme="minorEastAsia"/>
                    <w:sz w:val="16"/>
                    <w:szCs w:val="16"/>
                    <w:lang w:eastAsia="zh-CN"/>
                  </w:rPr>
                </w:rPrChange>
              </w:rPr>
              <w:t>Overshoot Incidence</w:t>
            </w:r>
          </w:p>
        </w:tc>
      </w:tr>
      <w:tr w:rsidR="00AC1476" w:rsidRPr="00452C4E" w14:paraId="00DB80B6" w14:textId="77777777" w:rsidTr="00A75E3B">
        <w:trPr>
          <w:trHeight w:val="468"/>
        </w:trPr>
        <w:tc>
          <w:tcPr>
            <w:cnfStyle w:val="001000000000" w:firstRow="0" w:lastRow="0" w:firstColumn="1" w:lastColumn="0" w:oddVBand="0" w:evenVBand="0" w:oddHBand="0" w:evenHBand="0" w:firstRowFirstColumn="0" w:firstRowLastColumn="0" w:lastRowFirstColumn="0" w:lastRowLastColumn="0"/>
            <w:tcW w:w="1596" w:type="pct"/>
            <w:tcBorders>
              <w:top w:val="single" w:sz="4" w:space="0" w:color="7F7F7F" w:themeColor="text1" w:themeTint="80"/>
              <w:bottom w:val="single" w:sz="4" w:space="0" w:color="7F7F7F" w:themeColor="text1" w:themeTint="80"/>
            </w:tcBorders>
          </w:tcPr>
          <w:p w14:paraId="1F71901B" w14:textId="77777777" w:rsidR="00AC1476" w:rsidRPr="00452C4E" w:rsidRDefault="008656BD" w:rsidP="00A75E3B">
            <w:pPr>
              <w:pStyle w:val="JCEbodytext"/>
              <w:spacing w:line="240" w:lineRule="auto"/>
              <w:ind w:firstLine="0"/>
              <w:rPr>
                <w:rFonts w:ascii="Times New Roman" w:eastAsiaTheme="minorEastAsia" w:hAnsi="Times New Roman"/>
                <w:b w:val="0"/>
                <w:bCs w:val="0"/>
                <w:sz w:val="16"/>
                <w:szCs w:val="16"/>
                <w:lang w:eastAsia="zh-CN"/>
                <w:rPrChange w:id="268" w:author="Yibin Jiang (PGR)" w:date="2025-07-10T10:37:00Z">
                  <w:rPr>
                    <w:rFonts w:eastAsiaTheme="minorEastAsia"/>
                    <w:b w:val="0"/>
                    <w:bCs w:val="0"/>
                    <w:sz w:val="16"/>
                    <w:szCs w:val="16"/>
                    <w:lang w:eastAsia="zh-CN"/>
                  </w:rPr>
                </w:rPrChange>
              </w:rPr>
            </w:pPr>
            <w:r w:rsidRPr="00452C4E">
              <w:rPr>
                <w:rFonts w:ascii="Times New Roman" w:eastAsiaTheme="minorEastAsia" w:hAnsi="Times New Roman"/>
                <w:sz w:val="16"/>
                <w:szCs w:val="16"/>
                <w:lang w:eastAsia="zh-CN"/>
                <w:rPrChange w:id="269" w:author="Yibin Jiang (PGR)" w:date="2025-07-10T10:37:00Z">
                  <w:rPr>
                    <w:rFonts w:eastAsiaTheme="minorEastAsia"/>
                    <w:sz w:val="16"/>
                    <w:szCs w:val="16"/>
                    <w:lang w:eastAsia="zh-CN"/>
                  </w:rPr>
                </w:rPrChange>
              </w:rPr>
              <w:t>Bayesian Rule-Based</w:t>
            </w:r>
          </w:p>
        </w:tc>
        <w:tc>
          <w:tcPr>
            <w:tcW w:w="1189" w:type="pct"/>
            <w:tcBorders>
              <w:top w:val="single" w:sz="4" w:space="0" w:color="7F7F7F" w:themeColor="text1" w:themeTint="80"/>
              <w:bottom w:val="single" w:sz="4" w:space="0" w:color="7F7F7F" w:themeColor="text1" w:themeTint="80"/>
            </w:tcBorders>
          </w:tcPr>
          <w:p w14:paraId="62B2272F"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70"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71" w:author="Yibin Jiang (PGR)" w:date="2025-07-10T10:37:00Z">
                  <w:rPr>
                    <w:rFonts w:eastAsiaTheme="minorEastAsia"/>
                    <w:sz w:val="16"/>
                    <w:szCs w:val="16"/>
                    <w:lang w:eastAsia="zh-CN"/>
                  </w:rPr>
                </w:rPrChange>
              </w:rPr>
              <w:t>94.2%</w:t>
            </w:r>
          </w:p>
        </w:tc>
        <w:tc>
          <w:tcPr>
            <w:tcW w:w="1026" w:type="pct"/>
            <w:tcBorders>
              <w:top w:val="single" w:sz="4" w:space="0" w:color="7F7F7F" w:themeColor="text1" w:themeTint="80"/>
              <w:bottom w:val="single" w:sz="4" w:space="0" w:color="7F7F7F" w:themeColor="text1" w:themeTint="80"/>
            </w:tcBorders>
          </w:tcPr>
          <w:p w14:paraId="67962BEF"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72"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73" w:author="Yibin Jiang (PGR)" w:date="2025-07-10T10:37:00Z">
                  <w:rPr>
                    <w:rFonts w:eastAsiaTheme="minorEastAsia"/>
                    <w:sz w:val="16"/>
                    <w:szCs w:val="16"/>
                    <w:lang w:eastAsia="zh-CN"/>
                  </w:rPr>
                </w:rPrChange>
              </w:rPr>
              <w:t>12.73</w:t>
            </w:r>
          </w:p>
        </w:tc>
        <w:tc>
          <w:tcPr>
            <w:tcW w:w="1189" w:type="pct"/>
            <w:tcBorders>
              <w:top w:val="single" w:sz="4" w:space="0" w:color="7F7F7F" w:themeColor="text1" w:themeTint="80"/>
              <w:bottom w:val="single" w:sz="4" w:space="0" w:color="7F7F7F" w:themeColor="text1" w:themeTint="80"/>
            </w:tcBorders>
          </w:tcPr>
          <w:p w14:paraId="07206551"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74"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75" w:author="Yibin Jiang (PGR)" w:date="2025-07-10T10:37:00Z">
                  <w:rPr>
                    <w:rFonts w:eastAsiaTheme="minorEastAsia" w:hint="eastAsia"/>
                    <w:sz w:val="16"/>
                    <w:szCs w:val="16"/>
                    <w:lang w:eastAsia="zh-CN"/>
                  </w:rPr>
                </w:rPrChange>
              </w:rPr>
              <w:t>41.84%</w:t>
            </w:r>
          </w:p>
        </w:tc>
      </w:tr>
      <w:tr w:rsidR="00AC1476" w:rsidRPr="00452C4E" w14:paraId="04B1700C" w14:textId="77777777" w:rsidTr="00A75E3B">
        <w:trPr>
          <w:trHeight w:val="468"/>
        </w:trPr>
        <w:tc>
          <w:tcPr>
            <w:cnfStyle w:val="001000000000" w:firstRow="0" w:lastRow="0" w:firstColumn="1" w:lastColumn="0" w:oddVBand="0" w:evenVBand="0" w:oddHBand="0" w:evenHBand="0" w:firstRowFirstColumn="0" w:firstRowLastColumn="0" w:lastRowFirstColumn="0" w:lastRowLastColumn="0"/>
            <w:tcW w:w="1596" w:type="pct"/>
          </w:tcPr>
          <w:p w14:paraId="7FE58700" w14:textId="77777777" w:rsidR="00AC1476" w:rsidRPr="00452C4E" w:rsidRDefault="008656BD" w:rsidP="00A75E3B">
            <w:pPr>
              <w:pStyle w:val="JCEbodytext"/>
              <w:spacing w:line="240" w:lineRule="auto"/>
              <w:ind w:firstLine="0"/>
              <w:rPr>
                <w:rFonts w:ascii="Times New Roman" w:eastAsiaTheme="minorEastAsia" w:hAnsi="Times New Roman"/>
                <w:b w:val="0"/>
                <w:bCs w:val="0"/>
                <w:sz w:val="16"/>
                <w:szCs w:val="16"/>
                <w:lang w:eastAsia="zh-CN"/>
                <w:rPrChange w:id="276" w:author="Yibin Jiang (PGR)" w:date="2025-07-10T10:37:00Z">
                  <w:rPr>
                    <w:rFonts w:eastAsiaTheme="minorEastAsia"/>
                    <w:b w:val="0"/>
                    <w:bCs w:val="0"/>
                    <w:sz w:val="16"/>
                    <w:szCs w:val="16"/>
                    <w:lang w:eastAsia="zh-CN"/>
                  </w:rPr>
                </w:rPrChange>
              </w:rPr>
            </w:pPr>
            <w:r w:rsidRPr="00452C4E">
              <w:rPr>
                <w:rFonts w:ascii="Times New Roman" w:eastAsiaTheme="minorEastAsia" w:hAnsi="Times New Roman"/>
                <w:sz w:val="16"/>
                <w:szCs w:val="16"/>
                <w:lang w:eastAsia="zh-CN"/>
                <w:rPrChange w:id="277" w:author="Yibin Jiang (PGR)" w:date="2025-07-10T10:37:00Z">
                  <w:rPr>
                    <w:rFonts w:eastAsiaTheme="minorEastAsia"/>
                    <w:sz w:val="16"/>
                    <w:szCs w:val="16"/>
                    <w:lang w:eastAsia="zh-CN"/>
                  </w:rPr>
                </w:rPrChange>
              </w:rPr>
              <w:t>Imitation Learning</w:t>
            </w:r>
          </w:p>
        </w:tc>
        <w:tc>
          <w:tcPr>
            <w:tcW w:w="1189" w:type="pct"/>
          </w:tcPr>
          <w:p w14:paraId="237916BF"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78"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79" w:author="Yibin Jiang (PGR)" w:date="2025-07-10T10:37:00Z">
                  <w:rPr>
                    <w:rFonts w:eastAsiaTheme="minorEastAsia"/>
                    <w:sz w:val="16"/>
                    <w:szCs w:val="16"/>
                    <w:lang w:eastAsia="zh-CN"/>
                  </w:rPr>
                </w:rPrChange>
              </w:rPr>
              <w:t>93</w:t>
            </w:r>
            <w:r w:rsidRPr="00452C4E">
              <w:rPr>
                <w:rFonts w:ascii="Times New Roman" w:eastAsiaTheme="minorEastAsia" w:hAnsi="Times New Roman"/>
                <w:sz w:val="16"/>
                <w:szCs w:val="16"/>
                <w:lang w:eastAsia="zh-CN"/>
                <w:rPrChange w:id="280" w:author="Yibin Jiang (PGR)" w:date="2025-07-10T10:37:00Z">
                  <w:rPr>
                    <w:rFonts w:eastAsiaTheme="minorEastAsia" w:hint="eastAsia"/>
                    <w:sz w:val="16"/>
                    <w:szCs w:val="16"/>
                    <w:lang w:eastAsia="zh-CN"/>
                  </w:rPr>
                </w:rPrChange>
              </w:rPr>
              <w:t>.77</w:t>
            </w:r>
            <w:r w:rsidRPr="00452C4E">
              <w:rPr>
                <w:rFonts w:ascii="Times New Roman" w:eastAsiaTheme="minorEastAsia" w:hAnsi="Times New Roman"/>
                <w:sz w:val="16"/>
                <w:szCs w:val="16"/>
                <w:lang w:eastAsia="zh-CN"/>
                <w:rPrChange w:id="281" w:author="Yibin Jiang (PGR)" w:date="2025-07-10T10:37:00Z">
                  <w:rPr>
                    <w:rFonts w:eastAsiaTheme="minorEastAsia"/>
                    <w:sz w:val="16"/>
                    <w:szCs w:val="16"/>
                    <w:lang w:eastAsia="zh-CN"/>
                  </w:rPr>
                </w:rPrChange>
              </w:rPr>
              <w:t>%</w:t>
            </w:r>
          </w:p>
        </w:tc>
        <w:tc>
          <w:tcPr>
            <w:tcW w:w="1026" w:type="pct"/>
          </w:tcPr>
          <w:p w14:paraId="776A5342"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82"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83" w:author="Yibin Jiang (PGR)" w:date="2025-07-10T10:37:00Z">
                  <w:rPr>
                    <w:rFonts w:eastAsiaTheme="minorEastAsia" w:hint="eastAsia"/>
                    <w:sz w:val="16"/>
                    <w:szCs w:val="16"/>
                    <w:lang w:eastAsia="zh-CN"/>
                  </w:rPr>
                </w:rPrChange>
              </w:rPr>
              <w:t>10.22</w:t>
            </w:r>
          </w:p>
        </w:tc>
        <w:tc>
          <w:tcPr>
            <w:tcW w:w="1189" w:type="pct"/>
          </w:tcPr>
          <w:p w14:paraId="4508FBD2"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84"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85" w:author="Yibin Jiang (PGR)" w:date="2025-07-10T10:37:00Z">
                  <w:rPr>
                    <w:rFonts w:eastAsiaTheme="minorEastAsia" w:hint="eastAsia"/>
                    <w:sz w:val="16"/>
                    <w:szCs w:val="16"/>
                    <w:lang w:eastAsia="zh-CN"/>
                  </w:rPr>
                </w:rPrChange>
              </w:rPr>
              <w:t>34.41</w:t>
            </w:r>
            <w:r w:rsidRPr="00452C4E">
              <w:rPr>
                <w:rFonts w:ascii="Times New Roman" w:eastAsiaTheme="minorEastAsia" w:hAnsi="Times New Roman"/>
                <w:sz w:val="16"/>
                <w:szCs w:val="16"/>
                <w:lang w:eastAsia="zh-CN"/>
                <w:rPrChange w:id="286" w:author="Yibin Jiang (PGR)" w:date="2025-07-10T10:37:00Z">
                  <w:rPr>
                    <w:rFonts w:eastAsiaTheme="minorEastAsia"/>
                    <w:sz w:val="16"/>
                    <w:szCs w:val="16"/>
                    <w:lang w:eastAsia="zh-CN"/>
                  </w:rPr>
                </w:rPrChange>
              </w:rPr>
              <w:t>%</w:t>
            </w:r>
          </w:p>
        </w:tc>
      </w:tr>
      <w:tr w:rsidR="00AC1476" w:rsidRPr="00452C4E" w14:paraId="3ADF25E3" w14:textId="77777777" w:rsidTr="00A75E3B">
        <w:trPr>
          <w:trHeight w:val="468"/>
        </w:trPr>
        <w:tc>
          <w:tcPr>
            <w:cnfStyle w:val="001000000000" w:firstRow="0" w:lastRow="0" w:firstColumn="1" w:lastColumn="0" w:oddVBand="0" w:evenVBand="0" w:oddHBand="0" w:evenHBand="0" w:firstRowFirstColumn="0" w:firstRowLastColumn="0" w:lastRowFirstColumn="0" w:lastRowLastColumn="0"/>
            <w:tcW w:w="1596" w:type="pct"/>
            <w:tcBorders>
              <w:top w:val="single" w:sz="4" w:space="0" w:color="7F7F7F" w:themeColor="text1" w:themeTint="80"/>
              <w:bottom w:val="single" w:sz="4" w:space="0" w:color="7F7F7F" w:themeColor="text1" w:themeTint="80"/>
            </w:tcBorders>
          </w:tcPr>
          <w:p w14:paraId="26243E26" w14:textId="77777777" w:rsidR="00AC1476" w:rsidRPr="00452C4E" w:rsidRDefault="008656BD" w:rsidP="00A75E3B">
            <w:pPr>
              <w:pStyle w:val="JCEbodytext"/>
              <w:spacing w:line="240" w:lineRule="auto"/>
              <w:ind w:firstLine="0"/>
              <w:rPr>
                <w:rFonts w:ascii="Times New Roman" w:eastAsiaTheme="minorEastAsia" w:hAnsi="Times New Roman"/>
                <w:b w:val="0"/>
                <w:bCs w:val="0"/>
                <w:sz w:val="16"/>
                <w:szCs w:val="16"/>
                <w:lang w:eastAsia="zh-CN"/>
                <w:rPrChange w:id="287" w:author="Yibin Jiang (PGR)" w:date="2025-07-10T10:37:00Z">
                  <w:rPr>
                    <w:rFonts w:eastAsiaTheme="minorEastAsia"/>
                    <w:b w:val="0"/>
                    <w:bCs w:val="0"/>
                    <w:sz w:val="16"/>
                    <w:szCs w:val="16"/>
                    <w:lang w:eastAsia="zh-CN"/>
                  </w:rPr>
                </w:rPrChange>
              </w:rPr>
            </w:pPr>
            <w:r w:rsidRPr="00452C4E">
              <w:rPr>
                <w:rFonts w:ascii="Times New Roman" w:eastAsiaTheme="minorEastAsia" w:hAnsi="Times New Roman"/>
                <w:sz w:val="16"/>
                <w:szCs w:val="16"/>
                <w:lang w:eastAsia="zh-CN"/>
                <w:rPrChange w:id="288" w:author="Yibin Jiang (PGR)" w:date="2025-07-10T10:37:00Z">
                  <w:rPr>
                    <w:rFonts w:eastAsiaTheme="minorEastAsia"/>
                    <w:sz w:val="16"/>
                    <w:szCs w:val="16"/>
                    <w:lang w:eastAsia="zh-CN"/>
                  </w:rPr>
                </w:rPrChange>
              </w:rPr>
              <w:t>Reinforcement Learning</w:t>
            </w:r>
          </w:p>
        </w:tc>
        <w:tc>
          <w:tcPr>
            <w:tcW w:w="1189" w:type="pct"/>
            <w:tcBorders>
              <w:top w:val="single" w:sz="4" w:space="0" w:color="7F7F7F" w:themeColor="text1" w:themeTint="80"/>
              <w:bottom w:val="single" w:sz="4" w:space="0" w:color="7F7F7F" w:themeColor="text1" w:themeTint="80"/>
            </w:tcBorders>
          </w:tcPr>
          <w:p w14:paraId="5770FDB6"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89"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90" w:author="Yibin Jiang (PGR)" w:date="2025-07-10T10:37:00Z">
                  <w:rPr>
                    <w:rFonts w:eastAsiaTheme="minorEastAsia"/>
                    <w:sz w:val="16"/>
                    <w:szCs w:val="16"/>
                    <w:lang w:eastAsia="zh-CN"/>
                  </w:rPr>
                </w:rPrChange>
              </w:rPr>
              <w:t>9</w:t>
            </w:r>
            <w:r w:rsidRPr="00452C4E">
              <w:rPr>
                <w:rFonts w:ascii="Times New Roman" w:eastAsiaTheme="minorEastAsia" w:hAnsi="Times New Roman"/>
                <w:sz w:val="16"/>
                <w:szCs w:val="16"/>
                <w:lang w:eastAsia="zh-CN"/>
                <w:rPrChange w:id="291" w:author="Yibin Jiang (PGR)" w:date="2025-07-10T10:37:00Z">
                  <w:rPr>
                    <w:rFonts w:eastAsiaTheme="minorEastAsia" w:hint="eastAsia"/>
                    <w:sz w:val="16"/>
                    <w:szCs w:val="16"/>
                    <w:lang w:eastAsia="zh-CN"/>
                  </w:rPr>
                </w:rPrChange>
              </w:rPr>
              <w:t>4.27</w:t>
            </w:r>
            <w:r w:rsidRPr="00452C4E">
              <w:rPr>
                <w:rFonts w:ascii="Times New Roman" w:eastAsiaTheme="minorEastAsia" w:hAnsi="Times New Roman"/>
                <w:sz w:val="16"/>
                <w:szCs w:val="16"/>
                <w:lang w:eastAsia="zh-CN"/>
                <w:rPrChange w:id="292" w:author="Yibin Jiang (PGR)" w:date="2025-07-10T10:37:00Z">
                  <w:rPr>
                    <w:rFonts w:eastAsiaTheme="minorEastAsia"/>
                    <w:sz w:val="16"/>
                    <w:szCs w:val="16"/>
                    <w:lang w:eastAsia="zh-CN"/>
                  </w:rPr>
                </w:rPrChange>
              </w:rPr>
              <w:t>%</w:t>
            </w:r>
          </w:p>
        </w:tc>
        <w:tc>
          <w:tcPr>
            <w:tcW w:w="1026" w:type="pct"/>
            <w:tcBorders>
              <w:top w:val="single" w:sz="4" w:space="0" w:color="7F7F7F" w:themeColor="text1" w:themeTint="80"/>
              <w:bottom w:val="single" w:sz="4" w:space="0" w:color="7F7F7F" w:themeColor="text1" w:themeTint="80"/>
            </w:tcBorders>
          </w:tcPr>
          <w:p w14:paraId="24C21B04"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93"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94" w:author="Yibin Jiang (PGR)" w:date="2025-07-10T10:37:00Z">
                  <w:rPr>
                    <w:rFonts w:eastAsiaTheme="minorEastAsia" w:hint="eastAsia"/>
                    <w:sz w:val="16"/>
                    <w:szCs w:val="16"/>
                    <w:lang w:eastAsia="zh-CN"/>
                  </w:rPr>
                </w:rPrChange>
              </w:rPr>
              <w:t>10.21</w:t>
            </w:r>
          </w:p>
        </w:tc>
        <w:tc>
          <w:tcPr>
            <w:tcW w:w="1189" w:type="pct"/>
            <w:tcBorders>
              <w:top w:val="single" w:sz="4" w:space="0" w:color="7F7F7F" w:themeColor="text1" w:themeTint="80"/>
              <w:bottom w:val="single" w:sz="4" w:space="0" w:color="7F7F7F" w:themeColor="text1" w:themeTint="80"/>
            </w:tcBorders>
          </w:tcPr>
          <w:p w14:paraId="45933182" w14:textId="77777777" w:rsidR="00AC1476" w:rsidRPr="00452C4E" w:rsidRDefault="008656BD" w:rsidP="00A75E3B">
            <w:pPr>
              <w:pStyle w:val="JCEbodytext"/>
              <w:spacing w:line="240" w:lineRule="auto"/>
              <w:ind w:firstLine="357"/>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16"/>
                <w:szCs w:val="16"/>
                <w:lang w:eastAsia="zh-CN"/>
                <w:rPrChange w:id="295" w:author="Yibin Jiang (PGR)" w:date="2025-07-10T10:37:00Z">
                  <w:rPr>
                    <w:rFonts w:eastAsiaTheme="minorEastAsia"/>
                    <w:sz w:val="16"/>
                    <w:szCs w:val="16"/>
                    <w:lang w:eastAsia="zh-CN"/>
                  </w:rPr>
                </w:rPrChange>
              </w:rPr>
            </w:pPr>
            <w:r w:rsidRPr="00452C4E">
              <w:rPr>
                <w:rFonts w:ascii="Times New Roman" w:eastAsiaTheme="minorEastAsia" w:hAnsi="Times New Roman"/>
                <w:sz w:val="16"/>
                <w:szCs w:val="16"/>
                <w:lang w:eastAsia="zh-CN"/>
                <w:rPrChange w:id="296" w:author="Yibin Jiang (PGR)" w:date="2025-07-10T10:37:00Z">
                  <w:rPr>
                    <w:rFonts w:eastAsiaTheme="minorEastAsia" w:hint="eastAsia"/>
                    <w:sz w:val="16"/>
                    <w:szCs w:val="16"/>
                    <w:lang w:eastAsia="zh-CN"/>
                  </w:rPr>
                </w:rPrChange>
              </w:rPr>
              <w:t>30.55</w:t>
            </w:r>
            <w:r w:rsidRPr="00452C4E">
              <w:rPr>
                <w:rFonts w:ascii="Times New Roman" w:eastAsiaTheme="minorEastAsia" w:hAnsi="Times New Roman"/>
                <w:sz w:val="16"/>
                <w:szCs w:val="16"/>
                <w:lang w:eastAsia="zh-CN"/>
                <w:rPrChange w:id="297" w:author="Yibin Jiang (PGR)" w:date="2025-07-10T10:37:00Z">
                  <w:rPr>
                    <w:rFonts w:eastAsiaTheme="minorEastAsia"/>
                    <w:sz w:val="16"/>
                    <w:szCs w:val="16"/>
                    <w:lang w:eastAsia="zh-CN"/>
                  </w:rPr>
                </w:rPrChange>
              </w:rPr>
              <w:t>%</w:t>
            </w:r>
          </w:p>
        </w:tc>
      </w:tr>
    </w:tbl>
    <w:bookmarkEnd w:id="260"/>
    <w:p w14:paraId="1DBD5141" w14:textId="6A1F29DA" w:rsidR="00AC1476" w:rsidRPr="00452C4E" w:rsidRDefault="002F760D" w:rsidP="002F760D">
      <w:pPr>
        <w:pStyle w:val="RSCT01TableTitlewithtopbar"/>
        <w:rPr>
          <w:rFonts w:ascii="Times New Roman" w:eastAsiaTheme="minorEastAsia" w:hAnsi="Times New Roman"/>
          <w:lang w:eastAsia="zh-CN"/>
          <w:rPrChange w:id="298" w:author="Yibin Jiang (PGR)" w:date="2025-07-10T10:37:00Z">
            <w:rPr>
              <w:rFonts w:eastAsiaTheme="minorEastAsia"/>
              <w:lang w:eastAsia="zh-CN"/>
            </w:rPr>
          </w:rPrChange>
        </w:rPr>
      </w:pPr>
      <w:r w:rsidRPr="00452C4E">
        <w:rPr>
          <w:rFonts w:ascii="Times New Roman" w:eastAsiaTheme="minorEastAsia" w:hAnsi="Times New Roman"/>
          <w:lang w:eastAsia="zh-CN"/>
          <w:rPrChange w:id="299" w:author="Yibin Jiang (PGR)" w:date="2025-07-10T10:37:00Z">
            <w:rPr>
              <w:rFonts w:eastAsiaTheme="minorEastAsia" w:hint="eastAsia"/>
              <w:lang w:eastAsia="zh-CN"/>
            </w:rPr>
          </w:rPrChange>
        </w:rPr>
        <w:t xml:space="preserve">Table.1 </w:t>
      </w:r>
      <w:r w:rsidRPr="00452C4E">
        <w:rPr>
          <w:rFonts w:ascii="Times New Roman" w:eastAsiaTheme="minorEastAsia" w:hAnsi="Times New Roman"/>
          <w:lang w:eastAsia="zh-CN"/>
          <w:rPrChange w:id="300" w:author="Yibin Jiang (PGR)" w:date="2025-07-10T10:37:00Z">
            <w:rPr>
              <w:rFonts w:eastAsiaTheme="minorEastAsia"/>
              <w:lang w:eastAsia="zh-CN"/>
            </w:rPr>
          </w:rPrChange>
        </w:rPr>
        <w:t>Comparison of the performance of three algorithms under the same simulated experiment: the reinforcement learning algorithm performed best across three metrics.</w:t>
      </w:r>
    </w:p>
    <w:p w14:paraId="02E2F1A6" w14:textId="77777777" w:rsidR="00AC1476" w:rsidRPr="00452C4E" w:rsidRDefault="008656BD" w:rsidP="0076080F">
      <w:pPr>
        <w:pStyle w:val="RSCB04SectionHeading"/>
        <w:rPr>
          <w:rFonts w:ascii="Times New Roman" w:hAnsi="Times New Roman" w:cs="Times New Roman"/>
          <w:rPrChange w:id="301" w:author="Yibin Jiang (PGR)" w:date="2025-07-10T10:37:00Z">
            <w:rPr/>
          </w:rPrChange>
        </w:rPr>
      </w:pPr>
      <w:r w:rsidRPr="00452C4E">
        <w:rPr>
          <w:rFonts w:ascii="Times New Roman" w:hAnsi="Times New Roman" w:cs="Times New Roman"/>
          <w:rPrChange w:id="302" w:author="Yibin Jiang (PGR)" w:date="2025-07-10T10:37:00Z">
            <w:rPr/>
          </w:rPrChange>
        </w:rPr>
        <w:t xml:space="preserve">Real-World Experimental </w:t>
      </w:r>
      <w:r w:rsidRPr="00452C4E">
        <w:rPr>
          <w:rFonts w:ascii="Times New Roman" w:hAnsi="Times New Roman" w:cs="Times New Roman"/>
          <w:rPrChange w:id="303" w:author="Yibin Jiang (PGR)" w:date="2025-07-10T10:37:00Z">
            <w:rPr/>
          </w:rPrChange>
        </w:rPr>
        <w:t>Validation</w:t>
      </w:r>
    </w:p>
    <w:p w14:paraId="575D2846" w14:textId="77777777" w:rsidR="00AC1476" w:rsidRPr="00452C4E" w:rsidRDefault="008656BD">
      <w:pPr>
        <w:pStyle w:val="JCEbodytext"/>
        <w:jc w:val="both"/>
        <w:rPr>
          <w:rFonts w:ascii="Times New Roman" w:eastAsiaTheme="minorEastAsia" w:hAnsi="Times New Roman"/>
          <w:w w:val="108"/>
          <w:sz w:val="18"/>
          <w:szCs w:val="18"/>
          <w:lang w:val="en-GB"/>
          <w:rPrChange w:id="30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305" w:author="Yibin Jiang (PGR)" w:date="2025-07-10T10:37:00Z">
            <w:rPr>
              <w:rFonts w:asciiTheme="minorHAnsi" w:eastAsiaTheme="minorEastAsia" w:hAnsiTheme="minorHAnsi"/>
              <w:w w:val="108"/>
              <w:sz w:val="18"/>
              <w:szCs w:val="18"/>
              <w:lang w:val="en-GB"/>
            </w:rPr>
          </w:rPrChange>
        </w:rPr>
        <w:t>To validate the controllers beyond simulation, we implemented them on a fully automated titration platform. The system comprised a programmable robotic workstation equipped with:</w:t>
      </w:r>
      <w:r w:rsidRPr="00452C4E">
        <w:rPr>
          <w:rFonts w:ascii="Times New Roman" w:eastAsiaTheme="minorEastAsia" w:hAnsi="Times New Roman"/>
          <w:w w:val="108"/>
          <w:sz w:val="18"/>
          <w:szCs w:val="18"/>
          <w:lang w:val="en-GB"/>
          <w:rPrChange w:id="306" w:author="Yibin Jiang (PGR)" w:date="2025-07-10T10:37:00Z">
            <w:rPr>
              <w:rFonts w:asciiTheme="minorHAnsi" w:eastAsiaTheme="minorEastAsia" w:hAnsiTheme="minorHAnsi" w:hint="eastAsia"/>
              <w:w w:val="108"/>
              <w:sz w:val="18"/>
              <w:szCs w:val="18"/>
              <w:lang w:val="en-GB"/>
            </w:rPr>
          </w:rPrChange>
        </w:rPr>
        <w:t xml:space="preserve"> a</w:t>
      </w:r>
      <w:r w:rsidRPr="00452C4E">
        <w:rPr>
          <w:rFonts w:ascii="Times New Roman" w:eastAsiaTheme="minorEastAsia" w:hAnsi="Times New Roman"/>
          <w:w w:val="108"/>
          <w:sz w:val="18"/>
          <w:szCs w:val="18"/>
          <w:lang w:val="en-GB"/>
          <w:rPrChange w:id="307" w:author="Yibin Jiang (PGR)" w:date="2025-07-10T10:37:00Z">
            <w:rPr>
              <w:rFonts w:asciiTheme="minorHAnsi" w:eastAsiaTheme="minorEastAsia" w:hAnsiTheme="minorHAnsi"/>
              <w:w w:val="108"/>
              <w:sz w:val="18"/>
              <w:szCs w:val="18"/>
              <w:lang w:val="en-GB"/>
            </w:rPr>
          </w:rPrChange>
        </w:rPr>
        <w:t xml:space="preserve"> syringe pump for precise liquid handling (50 µL resolution),</w:t>
      </w:r>
      <w:r w:rsidRPr="00452C4E">
        <w:rPr>
          <w:rFonts w:ascii="Times New Roman" w:eastAsiaTheme="minorEastAsia" w:hAnsi="Times New Roman"/>
          <w:w w:val="108"/>
          <w:sz w:val="18"/>
          <w:szCs w:val="18"/>
          <w:lang w:val="en-GB"/>
          <w:rPrChange w:id="308" w:author="Yibin Jiang (PGR)" w:date="2025-07-10T10:37:00Z">
            <w:rPr>
              <w:rFonts w:asciiTheme="minorHAnsi" w:eastAsiaTheme="minorEastAsia" w:hAnsiTheme="minorHAnsi" w:hint="eastAsia"/>
              <w:w w:val="108"/>
              <w:sz w:val="18"/>
              <w:szCs w:val="18"/>
              <w:lang w:val="en-GB"/>
            </w:rPr>
          </w:rPrChange>
        </w:rPr>
        <w:t xml:space="preserve"> a</w:t>
      </w:r>
      <w:r w:rsidRPr="00452C4E">
        <w:rPr>
          <w:rFonts w:ascii="Times New Roman" w:eastAsiaTheme="minorEastAsia" w:hAnsi="Times New Roman"/>
          <w:w w:val="108"/>
          <w:sz w:val="18"/>
          <w:szCs w:val="18"/>
          <w:lang w:val="en-GB"/>
          <w:rPrChange w:id="309" w:author="Yibin Jiang (PGR)" w:date="2025-07-10T10:37:00Z">
            <w:rPr>
              <w:rFonts w:asciiTheme="minorHAnsi" w:eastAsiaTheme="minorEastAsia" w:hAnsiTheme="minorHAnsi"/>
              <w:w w:val="108"/>
              <w:sz w:val="18"/>
              <w:szCs w:val="18"/>
              <w:lang w:val="en-GB"/>
            </w:rPr>
          </w:rPrChange>
        </w:rPr>
        <w:t xml:space="preserve"> high-accuracy pH electrode (calibrated before each experiment),</w:t>
      </w:r>
      <w:r w:rsidRPr="00452C4E">
        <w:rPr>
          <w:rFonts w:ascii="Times New Roman" w:eastAsiaTheme="minorEastAsia" w:hAnsi="Times New Roman"/>
          <w:w w:val="108"/>
          <w:sz w:val="18"/>
          <w:szCs w:val="18"/>
          <w:lang w:val="en-GB"/>
          <w:rPrChange w:id="310" w:author="Yibin Jiang (PGR)" w:date="2025-07-10T10:37:00Z">
            <w:rPr>
              <w:rFonts w:asciiTheme="minorHAnsi" w:eastAsiaTheme="minorEastAsia" w:hAnsiTheme="minorHAnsi" w:hint="eastAsia"/>
              <w:w w:val="108"/>
              <w:sz w:val="18"/>
              <w:szCs w:val="18"/>
              <w:lang w:val="en-GB"/>
            </w:rPr>
          </w:rPrChange>
        </w:rPr>
        <w:t xml:space="preserve"> a</w:t>
      </w:r>
      <w:r w:rsidRPr="00452C4E">
        <w:rPr>
          <w:rFonts w:ascii="Times New Roman" w:eastAsiaTheme="minorEastAsia" w:hAnsi="Times New Roman"/>
          <w:w w:val="108"/>
          <w:sz w:val="18"/>
          <w:szCs w:val="18"/>
          <w:lang w:val="en-GB"/>
          <w:rPrChange w:id="311" w:author="Yibin Jiang (PGR)" w:date="2025-07-10T10:37:00Z">
            <w:rPr>
              <w:rFonts w:asciiTheme="minorHAnsi" w:eastAsiaTheme="minorEastAsia" w:hAnsiTheme="minorHAnsi"/>
              <w:w w:val="108"/>
              <w:sz w:val="18"/>
              <w:szCs w:val="18"/>
              <w:lang w:val="en-GB"/>
            </w:rPr>
          </w:rPrChange>
        </w:rPr>
        <w:t xml:space="preserve"> microcontroller for real-time sensor reading and actuation,</w:t>
      </w:r>
      <w:r w:rsidRPr="00452C4E">
        <w:rPr>
          <w:rFonts w:ascii="Times New Roman" w:eastAsiaTheme="minorEastAsia" w:hAnsi="Times New Roman"/>
          <w:w w:val="108"/>
          <w:sz w:val="18"/>
          <w:szCs w:val="18"/>
          <w:lang w:val="en-GB"/>
          <w:rPrChange w:id="312" w:author="Yibin Jiang (PGR)" w:date="2025-07-10T10:37:00Z">
            <w:rPr>
              <w:rFonts w:asciiTheme="minorHAnsi" w:eastAsiaTheme="minorEastAsia" w:hAnsiTheme="minorHAnsi" w:hint="eastAsia"/>
              <w:w w:val="108"/>
              <w:sz w:val="18"/>
              <w:szCs w:val="18"/>
              <w:lang w:val="en-GB"/>
            </w:rPr>
          </w:rPrChange>
        </w:rPr>
        <w:t xml:space="preserve"> a</w:t>
      </w:r>
      <w:r w:rsidRPr="00452C4E">
        <w:rPr>
          <w:rFonts w:ascii="Times New Roman" w:eastAsiaTheme="minorEastAsia" w:hAnsi="Times New Roman"/>
          <w:w w:val="108"/>
          <w:sz w:val="18"/>
          <w:szCs w:val="18"/>
          <w:lang w:val="en-GB"/>
          <w:rPrChange w:id="313" w:author="Yibin Jiang (PGR)" w:date="2025-07-10T10:37:00Z">
            <w:rPr>
              <w:rFonts w:asciiTheme="minorHAnsi" w:eastAsiaTheme="minorEastAsia" w:hAnsiTheme="minorHAnsi"/>
              <w:w w:val="108"/>
              <w:sz w:val="18"/>
              <w:szCs w:val="18"/>
              <w:lang w:val="en-GB"/>
            </w:rPr>
          </w:rPrChange>
        </w:rPr>
        <w:t xml:space="preserve"> software interface that allowed each control policy to autonomou</w:t>
      </w:r>
      <w:r w:rsidRPr="00452C4E">
        <w:rPr>
          <w:rFonts w:ascii="Times New Roman" w:eastAsiaTheme="minorEastAsia" w:hAnsi="Times New Roman"/>
          <w:w w:val="108"/>
          <w:sz w:val="18"/>
          <w:szCs w:val="18"/>
          <w:lang w:val="en-GB"/>
          <w:rPrChange w:id="314" w:author="Yibin Jiang (PGR)" w:date="2025-07-10T10:37:00Z">
            <w:rPr>
              <w:rFonts w:asciiTheme="minorHAnsi" w:eastAsiaTheme="minorEastAsia" w:hAnsiTheme="minorHAnsi"/>
              <w:w w:val="108"/>
              <w:sz w:val="18"/>
              <w:szCs w:val="18"/>
              <w:lang w:val="en-GB"/>
            </w:rPr>
          </w:rPrChange>
        </w:rPr>
        <w:t>sly dictate titrant direction and volume.</w:t>
      </w:r>
    </w:p>
    <w:p w14:paraId="2BDEDD66" w14:textId="77777777" w:rsidR="00AC1476" w:rsidRPr="00452C4E" w:rsidRDefault="008656BD">
      <w:pPr>
        <w:pStyle w:val="JCEbodytext"/>
        <w:jc w:val="both"/>
        <w:rPr>
          <w:rFonts w:ascii="Times New Roman" w:eastAsiaTheme="minorEastAsia" w:hAnsi="Times New Roman"/>
          <w:lang w:eastAsia="zh-CN"/>
          <w:rPrChange w:id="315" w:author="Yibin Jiang (PGR)" w:date="2025-07-10T10:37:00Z">
            <w:rPr>
              <w:rFonts w:eastAsiaTheme="minorEastAsia"/>
              <w:lang w:eastAsia="zh-CN"/>
            </w:rPr>
          </w:rPrChange>
        </w:rPr>
      </w:pPr>
      <w:r w:rsidRPr="00452C4E">
        <w:rPr>
          <w:rFonts w:ascii="Times New Roman" w:eastAsiaTheme="minorEastAsia" w:hAnsi="Times New Roman"/>
          <w:w w:val="108"/>
          <w:sz w:val="18"/>
          <w:szCs w:val="18"/>
          <w:lang w:val="en-GB"/>
          <w:rPrChange w:id="316" w:author="Yibin Jiang (PGR)" w:date="2025-07-10T10:37:00Z">
            <w:rPr>
              <w:rFonts w:asciiTheme="minorHAnsi" w:eastAsiaTheme="minorEastAsia" w:hAnsiTheme="minorHAnsi"/>
              <w:w w:val="108"/>
              <w:sz w:val="18"/>
              <w:szCs w:val="18"/>
              <w:lang w:val="en-GB"/>
            </w:rPr>
          </w:rPrChange>
        </w:rPr>
        <w:t>The platform was capable of executing stepwise titrations in both acid and base directions, logging pH response after each addition. All experimental runs began with 11 mL of test solution and were conducted at roo</w:t>
      </w:r>
      <w:r w:rsidRPr="00452C4E">
        <w:rPr>
          <w:rFonts w:ascii="Times New Roman" w:eastAsiaTheme="minorEastAsia" w:hAnsi="Times New Roman"/>
          <w:w w:val="108"/>
          <w:sz w:val="18"/>
          <w:szCs w:val="18"/>
          <w:lang w:val="en-GB"/>
          <w:rPrChange w:id="317" w:author="Yibin Jiang (PGR)" w:date="2025-07-10T10:37:00Z">
            <w:rPr>
              <w:rFonts w:asciiTheme="minorHAnsi" w:eastAsiaTheme="minorEastAsia" w:hAnsiTheme="minorHAnsi"/>
              <w:w w:val="108"/>
              <w:sz w:val="18"/>
              <w:szCs w:val="18"/>
              <w:lang w:val="en-GB"/>
            </w:rPr>
          </w:rPrChange>
        </w:rPr>
        <w:t>m temperature in constant stirring conditions to ensure homogeneity. Controllers interacted with the system through a standardized command protocol, enabling direct performance comparison across identical physical conditions.</w:t>
      </w:r>
    </w:p>
    <w:p w14:paraId="1FE065FA" w14:textId="77777777" w:rsidR="00AC1476" w:rsidRPr="00452C4E" w:rsidRDefault="008656BD" w:rsidP="0076080F">
      <w:pPr>
        <w:pStyle w:val="RSCB06Sub-SectionHeading"/>
        <w:rPr>
          <w:rFonts w:ascii="Times New Roman" w:hAnsi="Times New Roman" w:cs="Times New Roman"/>
          <w:rPrChange w:id="318" w:author="Yibin Jiang (PGR)" w:date="2025-07-10T10:37:00Z">
            <w:rPr/>
          </w:rPrChange>
        </w:rPr>
      </w:pPr>
      <w:r w:rsidRPr="00452C4E">
        <w:rPr>
          <w:rFonts w:ascii="Times New Roman" w:hAnsi="Times New Roman" w:cs="Times New Roman"/>
          <w:rPrChange w:id="319" w:author="Yibin Jiang (PGR)" w:date="2025-07-10T10:37:00Z">
            <w:rPr>
              <w:rFonts w:hint="eastAsia"/>
            </w:rPr>
          </w:rPrChange>
        </w:rPr>
        <w:t xml:space="preserve">Experiment1. </w:t>
      </w:r>
      <w:r w:rsidRPr="00452C4E">
        <w:rPr>
          <w:rFonts w:ascii="Times New Roman" w:hAnsi="Times New Roman" w:cs="Times New Roman"/>
          <w:rPrChange w:id="320" w:author="Yibin Jiang (PGR)" w:date="2025-07-10T10:37:00Z">
            <w:rPr/>
          </w:rPrChange>
        </w:rPr>
        <w:t>Benchmarking Thre</w:t>
      </w:r>
      <w:r w:rsidRPr="00452C4E">
        <w:rPr>
          <w:rFonts w:ascii="Times New Roman" w:hAnsi="Times New Roman" w:cs="Times New Roman"/>
          <w:rPrChange w:id="321" w:author="Yibin Jiang (PGR)" w:date="2025-07-10T10:37:00Z">
            <w:rPr/>
          </w:rPrChange>
        </w:rPr>
        <w:t>e Control Policies in a Robotic pH Adjustment Task</w:t>
      </w:r>
    </w:p>
    <w:p w14:paraId="7EB4EC14" w14:textId="1AEBD8DD" w:rsidR="00AC1476" w:rsidRPr="00452C4E" w:rsidRDefault="008656BD">
      <w:pPr>
        <w:pStyle w:val="JCEbodytext"/>
        <w:jc w:val="both"/>
        <w:rPr>
          <w:rFonts w:ascii="Times New Roman" w:eastAsiaTheme="minorEastAsia" w:hAnsi="Times New Roman"/>
          <w:w w:val="108"/>
          <w:sz w:val="18"/>
          <w:szCs w:val="18"/>
          <w:lang w:val="en-GB"/>
          <w:rPrChange w:id="32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323" w:author="Yibin Jiang (PGR)" w:date="2025-07-10T10:37:00Z">
            <w:rPr>
              <w:rFonts w:asciiTheme="minorHAnsi" w:eastAsiaTheme="minorEastAsia" w:hAnsiTheme="minorHAnsi"/>
              <w:w w:val="108"/>
              <w:sz w:val="18"/>
              <w:szCs w:val="18"/>
              <w:lang w:val="en-GB"/>
            </w:rPr>
          </w:rPrChange>
        </w:rPr>
        <w:t>To evaluate the practical utility of our framework, we deployed three controllers—Bayesian rule-based, reinforcement learning</w:t>
      </w:r>
      <w:r w:rsidRPr="00452C4E">
        <w:rPr>
          <w:rFonts w:ascii="Times New Roman" w:eastAsiaTheme="minorEastAsia" w:hAnsi="Times New Roman"/>
          <w:w w:val="108"/>
          <w:sz w:val="18"/>
          <w:szCs w:val="18"/>
          <w:lang w:val="en-GB"/>
          <w:rPrChange w:id="324" w:author="Yibin Jiang (PGR)" w:date="2025-07-10T10:37:00Z">
            <w:rPr>
              <w:rFonts w:asciiTheme="minorHAnsi" w:eastAsiaTheme="minorEastAsia" w:hAnsiTheme="minorHAnsi" w:hint="eastAsia"/>
              <w:w w:val="108"/>
              <w:sz w:val="18"/>
              <w:szCs w:val="18"/>
              <w:lang w:val="en-GB"/>
            </w:rPr>
          </w:rPrChange>
        </w:rPr>
        <w:t xml:space="preserve">, </w:t>
      </w:r>
      <w:ins w:id="325" w:author="Yibin" w:date="2025-07-10T11:11:00Z">
        <w:r w:rsidR="009A5A99">
          <w:rPr>
            <w:rFonts w:ascii="Times New Roman" w:eastAsiaTheme="minorEastAsia" w:hAnsi="Times New Roman"/>
            <w:w w:val="108"/>
            <w:sz w:val="18"/>
            <w:szCs w:val="18"/>
            <w:lang w:val="en-GB"/>
          </w:rPr>
          <w:t xml:space="preserve">and </w:t>
        </w:r>
      </w:ins>
      <w:r w:rsidRPr="00452C4E">
        <w:rPr>
          <w:rFonts w:ascii="Times New Roman" w:eastAsiaTheme="minorEastAsia" w:hAnsi="Times New Roman"/>
          <w:w w:val="108"/>
          <w:sz w:val="18"/>
          <w:szCs w:val="18"/>
          <w:lang w:val="en-GB"/>
          <w:rPrChange w:id="326" w:author="Yibin Jiang (PGR)" w:date="2025-07-10T10:37:00Z">
            <w:rPr>
              <w:rFonts w:asciiTheme="minorHAnsi" w:eastAsiaTheme="minorEastAsia" w:hAnsiTheme="minorHAnsi" w:hint="eastAsia"/>
              <w:w w:val="108"/>
              <w:sz w:val="18"/>
              <w:szCs w:val="18"/>
              <w:lang w:val="en-GB"/>
            </w:rPr>
          </w:rPrChange>
        </w:rPr>
        <w:t xml:space="preserve">human </w:t>
      </w:r>
      <w:del w:id="327" w:author="Yibin" w:date="2025-07-10T11:11:00Z">
        <w:r w:rsidRPr="00452C4E" w:rsidDel="009A5A99">
          <w:rPr>
            <w:rFonts w:ascii="Times New Roman" w:eastAsiaTheme="minorEastAsia" w:hAnsi="Times New Roman"/>
            <w:w w:val="108"/>
            <w:sz w:val="18"/>
            <w:szCs w:val="18"/>
            <w:lang w:val="en-GB"/>
            <w:rPrChange w:id="328" w:author="Yibin Jiang (PGR)" w:date="2025-07-10T10:37:00Z">
              <w:rPr>
                <w:rFonts w:asciiTheme="minorHAnsi" w:eastAsiaTheme="minorEastAsia" w:hAnsiTheme="minorHAnsi" w:hint="eastAsia"/>
                <w:w w:val="108"/>
                <w:sz w:val="18"/>
                <w:szCs w:val="18"/>
                <w:lang w:val="en-GB"/>
              </w:rPr>
            </w:rPrChange>
          </w:rPr>
          <w:delText>judgement</w:delText>
        </w:r>
      </w:del>
      <w:ins w:id="329" w:author="Yibin" w:date="2025-07-10T11:11:00Z">
        <w:r w:rsidR="009A5A99">
          <w:rPr>
            <w:rFonts w:ascii="Times New Roman" w:eastAsiaTheme="minorEastAsia" w:hAnsi="Times New Roman"/>
            <w:w w:val="108"/>
            <w:sz w:val="18"/>
            <w:szCs w:val="18"/>
            <w:lang w:val="en-GB"/>
          </w:rPr>
          <w:t>judgment</w:t>
        </w:r>
      </w:ins>
      <w:r w:rsidRPr="00452C4E">
        <w:rPr>
          <w:rFonts w:ascii="Times New Roman" w:eastAsiaTheme="minorEastAsia" w:hAnsi="Times New Roman"/>
          <w:w w:val="108"/>
          <w:sz w:val="18"/>
          <w:szCs w:val="18"/>
          <w:lang w:val="en-GB"/>
          <w:rPrChange w:id="330" w:author="Yibin Jiang (PGR)" w:date="2025-07-10T10:37:00Z">
            <w:rPr>
              <w:rFonts w:asciiTheme="minorHAnsi" w:eastAsiaTheme="minorEastAsia" w:hAnsiTheme="minorHAnsi"/>
              <w:w w:val="108"/>
              <w:sz w:val="18"/>
              <w:szCs w:val="18"/>
              <w:lang w:val="en-GB"/>
            </w:rPr>
          </w:rPrChange>
        </w:rPr>
        <w:t xml:space="preserve">—on an automated titration platform. </w:t>
      </w:r>
      <w:r w:rsidRPr="00452C4E">
        <w:rPr>
          <w:rFonts w:ascii="Times New Roman" w:eastAsiaTheme="minorEastAsia" w:hAnsi="Times New Roman"/>
          <w:w w:val="108"/>
          <w:sz w:val="18"/>
          <w:szCs w:val="18"/>
          <w:lang w:val="en-GB"/>
          <w:rPrChange w:id="331" w:author="Yibin Jiang (PGR)" w:date="2025-07-10T10:37:00Z">
            <w:rPr>
              <w:rFonts w:asciiTheme="minorHAnsi" w:eastAsiaTheme="minorEastAsia" w:hAnsiTheme="minorHAnsi" w:hint="eastAsia"/>
              <w:w w:val="108"/>
              <w:sz w:val="18"/>
              <w:szCs w:val="18"/>
              <w:lang w:val="en-GB"/>
            </w:rPr>
          </w:rPrChange>
        </w:rPr>
        <w:t>W</w:t>
      </w:r>
      <w:r w:rsidRPr="00452C4E">
        <w:rPr>
          <w:rFonts w:ascii="Times New Roman" w:eastAsiaTheme="minorEastAsia" w:hAnsi="Times New Roman"/>
          <w:w w:val="108"/>
          <w:sz w:val="18"/>
          <w:szCs w:val="18"/>
          <w:lang w:val="en-GB"/>
          <w:rPrChange w:id="332" w:author="Yibin Jiang (PGR)" w:date="2025-07-10T10:37:00Z">
            <w:rPr>
              <w:rFonts w:asciiTheme="minorHAnsi" w:eastAsiaTheme="minorEastAsia" w:hAnsiTheme="minorHAnsi"/>
              <w:w w:val="108"/>
              <w:sz w:val="18"/>
              <w:szCs w:val="18"/>
              <w:lang w:val="en-GB"/>
            </w:rPr>
          </w:rPrChange>
        </w:rPr>
        <w:t>e tested their ability to</w:t>
      </w:r>
      <w:r w:rsidRPr="00452C4E">
        <w:rPr>
          <w:rFonts w:ascii="Times New Roman" w:eastAsiaTheme="minorEastAsia" w:hAnsi="Times New Roman"/>
          <w:w w:val="108"/>
          <w:sz w:val="18"/>
          <w:szCs w:val="18"/>
          <w:lang w:val="en-GB"/>
          <w:rPrChange w:id="333" w:author="Yibin Jiang (PGR)" w:date="2025-07-10T10:37:00Z">
            <w:rPr>
              <w:rFonts w:asciiTheme="minorHAnsi" w:eastAsiaTheme="minorEastAsia" w:hAnsiTheme="minorHAnsi"/>
              <w:w w:val="108"/>
              <w:sz w:val="18"/>
              <w:szCs w:val="18"/>
              <w:lang w:val="en-GB"/>
            </w:rPr>
          </w:rPrChange>
        </w:rPr>
        <w:t xml:space="preserve"> adjust the pH of real buffer mixtures to a target value under identical physical conditions.</w:t>
      </w:r>
    </w:p>
    <w:p w14:paraId="7DD1A74F" w14:textId="7CA7BC59" w:rsidR="00AC1476" w:rsidRPr="00452C4E" w:rsidRDefault="001E102D">
      <w:pPr>
        <w:pStyle w:val="JCEbodytext"/>
        <w:jc w:val="both"/>
        <w:rPr>
          <w:rFonts w:ascii="Times New Roman" w:eastAsiaTheme="minorEastAsia" w:hAnsi="Times New Roman"/>
          <w:w w:val="108"/>
          <w:sz w:val="18"/>
          <w:szCs w:val="18"/>
          <w:lang w:val="en-GB"/>
          <w:rPrChange w:id="33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noProof/>
          <w:w w:val="108"/>
          <w:sz w:val="18"/>
          <w:szCs w:val="18"/>
          <w:lang w:val="en-GB"/>
          <w:rPrChange w:id="335" w:author="Yibin Jiang (PGR)" w:date="2025-07-10T10:37:00Z">
            <w:rPr>
              <w:rFonts w:asciiTheme="minorHAnsi" w:eastAsiaTheme="minorEastAsia" w:hAnsiTheme="minorHAnsi"/>
              <w:noProof/>
              <w:w w:val="108"/>
              <w:sz w:val="18"/>
              <w:szCs w:val="18"/>
              <w:lang w:val="en-GB"/>
            </w:rPr>
          </w:rPrChange>
        </w:rPr>
        <w:drawing>
          <wp:anchor distT="0" distB="0" distL="114300" distR="114300" simplePos="0" relativeHeight="251661312" behindDoc="1" locked="0" layoutInCell="1" allowOverlap="1" wp14:anchorId="5411F15E" wp14:editId="3C4BDD1B">
            <wp:simplePos x="0" y="0"/>
            <wp:positionH relativeFrom="margin">
              <wp:align>right</wp:align>
            </wp:positionH>
            <wp:positionV relativeFrom="paragraph">
              <wp:posOffset>1626235</wp:posOffset>
            </wp:positionV>
            <wp:extent cx="3104515" cy="5037455"/>
            <wp:effectExtent l="0" t="0" r="635" b="0"/>
            <wp:wrapTight wrapText="bothSides">
              <wp:wrapPolygon edited="0">
                <wp:start x="0" y="0"/>
                <wp:lineTo x="0" y="21483"/>
                <wp:lineTo x="21472" y="21483"/>
                <wp:lineTo x="21472" y="0"/>
                <wp:lineTo x="0" y="0"/>
              </wp:wrapPolygon>
            </wp:wrapTight>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96DAC541-7B7A-43D3-8B79-37D633B846F1}">
                          <asvg:svgBlip xmlns:asvg="http://schemas.microsoft.com/office/drawing/2016/SVG/main" r:embed="rId22"/>
                        </a:ext>
                      </a:extLst>
                    </a:blip>
                    <a:srcRect b="5047"/>
                    <a:stretch/>
                  </pic:blipFill>
                  <pic:spPr bwMode="auto">
                    <a:xfrm>
                      <a:off x="0" y="0"/>
                      <a:ext cx="3108260" cy="504275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52C4E">
        <w:rPr>
          <w:rFonts w:ascii="Times New Roman" w:eastAsiaTheme="minorEastAsia" w:hAnsi="Times New Roman"/>
          <w:w w:val="108"/>
          <w:sz w:val="18"/>
          <w:szCs w:val="18"/>
          <w:lang w:val="en-GB"/>
          <w:rPrChange w:id="336" w:author="Yibin Jiang (PGR)" w:date="2025-07-10T10:37:00Z">
            <w:rPr>
              <w:rFonts w:asciiTheme="minorHAnsi" w:eastAsiaTheme="minorEastAsia" w:hAnsiTheme="minorHAnsi"/>
              <w:w w:val="108"/>
              <w:sz w:val="18"/>
              <w:szCs w:val="18"/>
              <w:lang w:val="en-GB"/>
            </w:rPr>
          </w:rPrChange>
        </w:rPr>
        <w:t>Each experiment began with 11 mL of a mixed-buffer solution containing three weak acids (p-hydroxybenzoic acid, terephthalic acid, acetic acid</w:t>
      </w:r>
      <w:r w:rsidRPr="00452C4E">
        <w:rPr>
          <w:rFonts w:ascii="Times New Roman" w:eastAsiaTheme="minorEastAsia" w:hAnsi="Times New Roman"/>
          <w:w w:val="108"/>
          <w:sz w:val="18"/>
          <w:szCs w:val="18"/>
          <w:lang w:val="en-GB"/>
          <w:rPrChange w:id="337" w:author="Yibin Jiang (PGR)" w:date="2025-07-10T10:37:00Z">
            <w:rPr>
              <w:rFonts w:asciiTheme="minorHAnsi" w:eastAsiaTheme="minorEastAsia" w:hAnsiTheme="minorHAnsi" w:hint="eastAsia"/>
              <w:w w:val="108"/>
              <w:sz w:val="18"/>
              <w:szCs w:val="18"/>
              <w:lang w:val="en-GB"/>
            </w:rPr>
          </w:rPrChange>
        </w:rPr>
        <w:t xml:space="preserve">, and </w:t>
      </w:r>
      <w:r w:rsidRPr="00452C4E">
        <w:rPr>
          <w:rFonts w:ascii="Times New Roman" w:eastAsiaTheme="minorEastAsia" w:hAnsi="Times New Roman"/>
          <w:w w:val="108"/>
          <w:sz w:val="18"/>
          <w:szCs w:val="18"/>
          <w:lang w:val="en-GB"/>
          <w:rPrChange w:id="338" w:author="Yibin Jiang (PGR)" w:date="2025-07-10T10:37:00Z">
            <w:rPr>
              <w:rFonts w:asciiTheme="minorHAnsi" w:eastAsiaTheme="minorEastAsia" w:hAnsiTheme="minorHAnsi"/>
              <w:w w:val="108"/>
              <w:sz w:val="18"/>
              <w:szCs w:val="18"/>
              <w:lang w:val="en-GB"/>
            </w:rPr>
          </w:rPrChange>
        </w:rPr>
        <w:t xml:space="preserve">sulfosalicylic acid), selected to introduce overlapping buffering zones and a nontrivial titration curve. </w:t>
      </w:r>
      <w:r w:rsidRPr="00452C4E">
        <w:rPr>
          <w:rFonts w:ascii="Times New Roman" w:eastAsiaTheme="minorEastAsia" w:hAnsi="Times New Roman"/>
          <w:w w:val="108"/>
          <w:sz w:val="18"/>
          <w:szCs w:val="18"/>
          <w:lang w:val="en-GB"/>
          <w:rPrChange w:id="339" w:author="Yibin Jiang (PGR)" w:date="2025-07-10T10:37:00Z">
            <w:rPr>
              <w:rFonts w:asciiTheme="minorHAnsi" w:eastAsiaTheme="minorEastAsia" w:hAnsiTheme="minorHAnsi" w:hint="eastAsia"/>
              <w:w w:val="108"/>
              <w:sz w:val="18"/>
              <w:szCs w:val="18"/>
              <w:lang w:val="en-GB"/>
            </w:rPr>
          </w:rPrChange>
        </w:rPr>
        <w:t>We tested four solutions, each containing two of the acids (Mixtures 1-4, Figure 2), and t</w:t>
      </w:r>
      <w:r w:rsidRPr="00452C4E">
        <w:rPr>
          <w:rFonts w:ascii="Times New Roman" w:eastAsiaTheme="minorEastAsia" w:hAnsi="Times New Roman"/>
          <w:w w:val="108"/>
          <w:sz w:val="18"/>
          <w:szCs w:val="18"/>
          <w:lang w:val="en-GB"/>
          <w:rPrChange w:id="340" w:author="Yibin Jiang (PGR)" w:date="2025-07-10T10:37:00Z">
            <w:rPr>
              <w:rFonts w:asciiTheme="minorHAnsi" w:eastAsiaTheme="minorEastAsia" w:hAnsiTheme="minorHAnsi"/>
              <w:w w:val="108"/>
              <w:sz w:val="18"/>
              <w:szCs w:val="18"/>
              <w:lang w:val="en-GB"/>
            </w:rPr>
          </w:rPrChange>
        </w:rPr>
        <w:t xml:space="preserve">he </w:t>
      </w:r>
      <w:r w:rsidRPr="00452C4E">
        <w:rPr>
          <w:rFonts w:ascii="Times New Roman" w:eastAsiaTheme="minorEastAsia" w:hAnsi="Times New Roman"/>
          <w:w w:val="108"/>
          <w:sz w:val="18"/>
          <w:szCs w:val="18"/>
          <w:lang w:val="en-GB"/>
          <w:rPrChange w:id="341" w:author="Yibin Jiang (PGR)" w:date="2025-07-10T10:37:00Z">
            <w:rPr>
              <w:rFonts w:asciiTheme="minorHAnsi" w:eastAsiaTheme="minorEastAsia" w:hAnsiTheme="minorHAnsi" w:hint="eastAsia"/>
              <w:w w:val="108"/>
              <w:sz w:val="18"/>
              <w:szCs w:val="18"/>
              <w:lang w:val="en-GB"/>
            </w:rPr>
          </w:rPrChange>
        </w:rPr>
        <w:t xml:space="preserve">target </w:t>
      </w:r>
      <w:r w:rsidRPr="00452C4E">
        <w:rPr>
          <w:rFonts w:ascii="Times New Roman" w:eastAsiaTheme="minorEastAsia" w:hAnsi="Times New Roman"/>
          <w:w w:val="108"/>
          <w:sz w:val="18"/>
          <w:szCs w:val="18"/>
          <w:lang w:val="en-GB"/>
          <w:rPrChange w:id="342" w:author="Yibin Jiang (PGR)" w:date="2025-07-10T10:37:00Z">
            <w:rPr>
              <w:rFonts w:asciiTheme="minorHAnsi" w:eastAsiaTheme="minorEastAsia" w:hAnsiTheme="minorHAnsi"/>
              <w:w w:val="108"/>
              <w:sz w:val="18"/>
              <w:szCs w:val="18"/>
              <w:lang w:val="en-GB"/>
            </w:rPr>
          </w:rPrChange>
        </w:rPr>
        <w:t xml:space="preserve">pH </w:t>
      </w:r>
      <w:r w:rsidRPr="00452C4E">
        <w:rPr>
          <w:rFonts w:ascii="Times New Roman" w:eastAsiaTheme="minorEastAsia" w:hAnsi="Times New Roman"/>
          <w:w w:val="108"/>
          <w:sz w:val="18"/>
          <w:szCs w:val="18"/>
          <w:lang w:val="en-GB"/>
          <w:rPrChange w:id="343" w:author="Yibin Jiang (PGR)" w:date="2025-07-10T10:37:00Z">
            <w:rPr>
              <w:rFonts w:asciiTheme="minorHAnsi" w:eastAsiaTheme="minorEastAsia" w:hAnsiTheme="minorHAnsi" w:hint="eastAsia"/>
              <w:w w:val="108"/>
              <w:sz w:val="18"/>
              <w:szCs w:val="18"/>
              <w:lang w:val="en-GB"/>
            </w:rPr>
          </w:rPrChange>
        </w:rPr>
        <w:t xml:space="preserve">was set to </w:t>
      </w:r>
      <w:r w:rsidRPr="00452C4E">
        <w:rPr>
          <w:rFonts w:ascii="Times New Roman" w:eastAsiaTheme="minorEastAsia" w:hAnsi="Times New Roman"/>
          <w:w w:val="108"/>
          <w:sz w:val="18"/>
          <w:szCs w:val="18"/>
          <w:lang w:val="en-GB"/>
          <w:rPrChange w:id="344" w:author="Yibin Jiang (PGR)" w:date="2025-07-10T10:37:00Z">
            <w:rPr>
              <w:rFonts w:asciiTheme="minorHAnsi" w:eastAsiaTheme="minorEastAsia" w:hAnsiTheme="minorHAnsi"/>
              <w:w w:val="108"/>
              <w:sz w:val="18"/>
              <w:szCs w:val="18"/>
              <w:lang w:val="en-GB"/>
            </w:rPr>
          </w:rPrChange>
        </w:rPr>
        <w:t>6.0 ± 0.1</w:t>
      </w:r>
      <w:r w:rsidRPr="00452C4E">
        <w:rPr>
          <w:rFonts w:ascii="Times New Roman" w:eastAsiaTheme="minorEastAsia" w:hAnsi="Times New Roman"/>
          <w:w w:val="108"/>
          <w:sz w:val="18"/>
          <w:szCs w:val="18"/>
          <w:lang w:val="en-GB"/>
          <w:rPrChange w:id="345" w:author="Yibin Jiang (PGR)" w:date="2025-07-10T10:37:00Z">
            <w:rPr>
              <w:rFonts w:asciiTheme="minorHAnsi" w:eastAsiaTheme="minorEastAsia" w:hAnsiTheme="minorHAnsi" w:hint="eastAsia"/>
              <w:w w:val="108"/>
              <w:sz w:val="18"/>
              <w:szCs w:val="18"/>
              <w:lang w:val="en-GB"/>
            </w:rPr>
          </w:rPrChange>
        </w:rPr>
        <w:t xml:space="preserve"> using only 0.1 M HCl or 0.1 M NaOH as the titrant. </w:t>
      </w:r>
      <w:r w:rsidRPr="00452C4E">
        <w:rPr>
          <w:rFonts w:ascii="Times New Roman" w:eastAsiaTheme="minorEastAsia" w:hAnsi="Times New Roman"/>
          <w:w w:val="108"/>
          <w:sz w:val="18"/>
          <w:szCs w:val="18"/>
          <w:lang w:val="en-GB"/>
          <w:rPrChange w:id="346" w:author="Yibin Jiang (PGR)" w:date="2025-07-10T10:37:00Z">
            <w:rPr>
              <w:rFonts w:asciiTheme="minorHAnsi" w:eastAsiaTheme="minorEastAsia" w:hAnsiTheme="minorHAnsi"/>
              <w:w w:val="108"/>
              <w:sz w:val="18"/>
              <w:szCs w:val="18"/>
              <w:lang w:val="en-GB"/>
            </w:rPr>
          </w:rPrChange>
        </w:rPr>
        <w:t xml:space="preserve">The platform executed acid or base additions in 50 µL </w:t>
      </w:r>
      <w:r w:rsidRPr="00452C4E">
        <w:rPr>
          <w:rFonts w:ascii="Times New Roman" w:eastAsiaTheme="minorEastAsia" w:hAnsi="Times New Roman"/>
          <w:w w:val="108"/>
          <w:sz w:val="18"/>
          <w:szCs w:val="18"/>
          <w:lang w:val="en-GB"/>
          <w:rPrChange w:id="347" w:author="Yibin Jiang (PGR)" w:date="2025-07-10T10:37:00Z">
            <w:rPr>
              <w:rFonts w:asciiTheme="minorHAnsi" w:eastAsiaTheme="minorEastAsia" w:hAnsiTheme="minorHAnsi"/>
              <w:w w:val="108"/>
              <w:sz w:val="18"/>
              <w:szCs w:val="18"/>
              <w:lang w:val="en-GB"/>
            </w:rPr>
          </w:rPrChange>
        </w:rPr>
        <w:lastRenderedPageBreak/>
        <w:t>increments, with each controller dictating volume and direction in real time.</w:t>
      </w:r>
    </w:p>
    <w:p w14:paraId="6F0C7F34" w14:textId="77777777" w:rsidR="00AC1476" w:rsidRPr="00452C4E" w:rsidRDefault="008656BD">
      <w:pPr>
        <w:pStyle w:val="JCEbodytext"/>
        <w:jc w:val="both"/>
        <w:rPr>
          <w:rFonts w:ascii="Times New Roman" w:eastAsiaTheme="minorEastAsia" w:hAnsi="Times New Roman"/>
          <w:w w:val="108"/>
          <w:sz w:val="18"/>
          <w:szCs w:val="18"/>
          <w:lang w:val="en-GB"/>
          <w:rPrChange w:id="34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349" w:author="Yibin Jiang (PGR)" w:date="2025-07-10T10:37:00Z">
            <w:rPr>
              <w:rFonts w:asciiTheme="minorHAnsi" w:eastAsiaTheme="minorEastAsia" w:hAnsiTheme="minorHAnsi"/>
              <w:w w:val="108"/>
              <w:sz w:val="18"/>
              <w:szCs w:val="18"/>
              <w:lang w:val="en-GB"/>
            </w:rPr>
          </w:rPrChange>
        </w:rPr>
        <w:t>Despite facing a system with unknown and nonlinear buffering behavior, a</w:t>
      </w:r>
      <w:r w:rsidRPr="00452C4E">
        <w:rPr>
          <w:rFonts w:ascii="Times New Roman" w:eastAsiaTheme="minorEastAsia" w:hAnsi="Times New Roman"/>
          <w:w w:val="108"/>
          <w:sz w:val="18"/>
          <w:szCs w:val="18"/>
          <w:lang w:val="en-GB"/>
          <w:rPrChange w:id="350" w:author="Yibin Jiang (PGR)" w:date="2025-07-10T10:37:00Z">
            <w:rPr>
              <w:rFonts w:asciiTheme="minorHAnsi" w:eastAsiaTheme="minorEastAsia" w:hAnsiTheme="minorHAnsi"/>
              <w:w w:val="108"/>
              <w:sz w:val="18"/>
              <w:szCs w:val="18"/>
              <w:lang w:val="en-GB"/>
            </w:rPr>
          </w:rPrChange>
        </w:rPr>
        <w:t>ll three controllers successfully reached the target pH within a margin of ±0.1. However, clear differences emerged in efficiency and control behavior</w:t>
      </w:r>
      <w:r w:rsidRPr="00452C4E">
        <w:rPr>
          <w:rFonts w:ascii="Times New Roman" w:eastAsiaTheme="minorEastAsia" w:hAnsi="Times New Roman"/>
          <w:w w:val="108"/>
          <w:sz w:val="18"/>
          <w:szCs w:val="18"/>
          <w:lang w:val="en-GB"/>
          <w:rPrChange w:id="351" w:author="Yibin Jiang (PGR)" w:date="2025-07-10T10:37:00Z">
            <w:rPr>
              <w:rFonts w:asciiTheme="minorHAnsi" w:eastAsiaTheme="minorEastAsia" w:hAnsiTheme="minorHAnsi" w:hint="eastAsia"/>
              <w:w w:val="108"/>
              <w:sz w:val="18"/>
              <w:szCs w:val="18"/>
              <w:lang w:val="en-GB"/>
            </w:rPr>
          </w:rPrChange>
        </w:rPr>
        <w:t>.</w:t>
      </w:r>
    </w:p>
    <w:p w14:paraId="4D78D152" w14:textId="77777777" w:rsidR="00AC1476" w:rsidRPr="00452C4E" w:rsidRDefault="008656BD">
      <w:pPr>
        <w:pStyle w:val="JCEbodytext"/>
        <w:jc w:val="both"/>
        <w:rPr>
          <w:rFonts w:ascii="Times New Roman" w:eastAsiaTheme="minorEastAsia" w:hAnsi="Times New Roman"/>
          <w:w w:val="108"/>
          <w:sz w:val="18"/>
          <w:szCs w:val="18"/>
          <w:lang w:val="en-GB"/>
          <w:rPrChange w:id="35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353" w:author="Yibin Jiang (PGR)" w:date="2025-07-10T10:37:00Z">
            <w:rPr>
              <w:rFonts w:asciiTheme="minorHAnsi" w:eastAsiaTheme="minorEastAsia" w:hAnsiTheme="minorHAnsi" w:hint="eastAsia"/>
              <w:w w:val="108"/>
              <w:sz w:val="18"/>
              <w:szCs w:val="18"/>
              <w:lang w:val="en-GB"/>
            </w:rPr>
          </w:rPrChange>
        </w:rPr>
        <w:t xml:space="preserve">The </w:t>
      </w:r>
      <w:r w:rsidRPr="00452C4E">
        <w:rPr>
          <w:rFonts w:ascii="Times New Roman" w:eastAsiaTheme="minorEastAsia" w:hAnsi="Times New Roman"/>
          <w:w w:val="108"/>
          <w:sz w:val="18"/>
          <w:szCs w:val="18"/>
          <w:lang w:val="en-GB"/>
          <w:rPrChange w:id="354" w:author="Yibin Jiang (PGR)" w:date="2025-07-10T10:37:00Z">
            <w:rPr>
              <w:rFonts w:asciiTheme="minorHAnsi" w:eastAsiaTheme="minorEastAsia" w:hAnsiTheme="minorHAnsi"/>
              <w:w w:val="108"/>
              <w:sz w:val="18"/>
              <w:szCs w:val="18"/>
              <w:lang w:val="en-GB"/>
            </w:rPr>
          </w:rPrChange>
        </w:rPr>
        <w:t xml:space="preserve">Bayesian </w:t>
      </w:r>
      <w:r w:rsidRPr="00452C4E">
        <w:rPr>
          <w:rFonts w:ascii="Times New Roman" w:eastAsiaTheme="minorEastAsia" w:hAnsi="Times New Roman"/>
          <w:w w:val="108"/>
          <w:sz w:val="18"/>
          <w:szCs w:val="18"/>
          <w:lang w:val="en-GB"/>
          <w:rPrChange w:id="355" w:author="Yibin Jiang (PGR)" w:date="2025-07-10T10:37:00Z">
            <w:rPr>
              <w:rFonts w:asciiTheme="minorHAnsi" w:eastAsiaTheme="minorEastAsia" w:hAnsiTheme="minorHAnsi" w:hint="eastAsia"/>
              <w:w w:val="108"/>
              <w:sz w:val="18"/>
              <w:szCs w:val="18"/>
              <w:lang w:val="en-GB"/>
            </w:rPr>
          </w:rPrChange>
        </w:rPr>
        <w:t>r</w:t>
      </w:r>
      <w:r w:rsidRPr="00452C4E">
        <w:rPr>
          <w:rFonts w:ascii="Times New Roman" w:eastAsiaTheme="minorEastAsia" w:hAnsi="Times New Roman"/>
          <w:w w:val="108"/>
          <w:sz w:val="18"/>
          <w:szCs w:val="18"/>
          <w:lang w:val="en-GB"/>
          <w:rPrChange w:id="356" w:author="Yibin Jiang (PGR)" w:date="2025-07-10T10:37:00Z">
            <w:rPr>
              <w:rFonts w:asciiTheme="minorHAnsi" w:eastAsiaTheme="minorEastAsia" w:hAnsiTheme="minorHAnsi"/>
              <w:w w:val="108"/>
              <w:sz w:val="18"/>
              <w:szCs w:val="18"/>
              <w:lang w:val="en-GB"/>
            </w:rPr>
          </w:rPrChange>
        </w:rPr>
        <w:t>ule-</w:t>
      </w:r>
      <w:r w:rsidRPr="00452C4E">
        <w:rPr>
          <w:rFonts w:ascii="Times New Roman" w:eastAsiaTheme="minorEastAsia" w:hAnsi="Times New Roman"/>
          <w:w w:val="108"/>
          <w:sz w:val="18"/>
          <w:szCs w:val="18"/>
          <w:lang w:val="en-GB"/>
          <w:rPrChange w:id="357" w:author="Yibin Jiang (PGR)" w:date="2025-07-10T10:37:00Z">
            <w:rPr>
              <w:rFonts w:asciiTheme="minorHAnsi" w:eastAsiaTheme="minorEastAsia" w:hAnsiTheme="minorHAnsi" w:hint="eastAsia"/>
              <w:w w:val="108"/>
              <w:sz w:val="18"/>
              <w:szCs w:val="18"/>
              <w:lang w:val="en-GB"/>
            </w:rPr>
          </w:rPrChange>
        </w:rPr>
        <w:t>b</w:t>
      </w:r>
      <w:r w:rsidRPr="00452C4E">
        <w:rPr>
          <w:rFonts w:ascii="Times New Roman" w:eastAsiaTheme="minorEastAsia" w:hAnsi="Times New Roman"/>
          <w:w w:val="108"/>
          <w:sz w:val="18"/>
          <w:szCs w:val="18"/>
          <w:lang w:val="en-GB"/>
          <w:rPrChange w:id="358" w:author="Yibin Jiang (PGR)" w:date="2025-07-10T10:37:00Z">
            <w:rPr>
              <w:rFonts w:asciiTheme="minorHAnsi" w:eastAsiaTheme="minorEastAsia" w:hAnsiTheme="minorHAnsi"/>
              <w:w w:val="108"/>
              <w:sz w:val="18"/>
              <w:szCs w:val="18"/>
              <w:lang w:val="en-GB"/>
            </w:rPr>
          </w:rPrChange>
        </w:rPr>
        <w:t xml:space="preserve">ased </w:t>
      </w:r>
      <w:r w:rsidRPr="00452C4E">
        <w:rPr>
          <w:rFonts w:ascii="Times New Roman" w:eastAsiaTheme="minorEastAsia" w:hAnsi="Times New Roman"/>
          <w:w w:val="108"/>
          <w:sz w:val="18"/>
          <w:szCs w:val="18"/>
          <w:lang w:val="en-GB"/>
          <w:rPrChange w:id="359" w:author="Yibin Jiang (PGR)" w:date="2025-07-10T10:37:00Z">
            <w:rPr>
              <w:rFonts w:asciiTheme="minorHAnsi" w:eastAsiaTheme="minorEastAsia" w:hAnsiTheme="minorHAnsi" w:hint="eastAsia"/>
              <w:w w:val="108"/>
              <w:sz w:val="18"/>
              <w:szCs w:val="18"/>
              <w:lang w:val="en-GB"/>
            </w:rPr>
          </w:rPrChange>
        </w:rPr>
        <w:t>c</w:t>
      </w:r>
      <w:r w:rsidRPr="00452C4E">
        <w:rPr>
          <w:rFonts w:ascii="Times New Roman" w:eastAsiaTheme="minorEastAsia" w:hAnsi="Times New Roman"/>
          <w:w w:val="108"/>
          <w:sz w:val="18"/>
          <w:szCs w:val="18"/>
          <w:lang w:val="en-GB"/>
          <w:rPrChange w:id="360" w:author="Yibin Jiang (PGR)" w:date="2025-07-10T10:37:00Z">
            <w:rPr>
              <w:rFonts w:asciiTheme="minorHAnsi" w:eastAsiaTheme="minorEastAsia" w:hAnsiTheme="minorHAnsi"/>
              <w:w w:val="108"/>
              <w:sz w:val="18"/>
              <w:szCs w:val="18"/>
              <w:lang w:val="en-GB"/>
            </w:rPr>
          </w:rPrChange>
        </w:rPr>
        <w:t>ontroller</w:t>
      </w:r>
      <w:r w:rsidRPr="00452C4E">
        <w:rPr>
          <w:rFonts w:ascii="Times New Roman" w:eastAsiaTheme="minorEastAsia" w:hAnsi="Times New Roman"/>
          <w:w w:val="108"/>
          <w:sz w:val="18"/>
          <w:szCs w:val="18"/>
          <w:lang w:val="en-GB"/>
          <w:rPrChange w:id="361" w:author="Yibin Jiang (PGR)" w:date="2025-07-10T10:37:00Z">
            <w:rPr>
              <w:rFonts w:asciiTheme="minorHAnsi" w:eastAsiaTheme="minorEastAsia" w:hAnsiTheme="minorHAnsi" w:hint="eastAsia"/>
              <w:w w:val="108"/>
              <w:sz w:val="18"/>
              <w:szCs w:val="18"/>
              <w:lang w:val="en-GB"/>
            </w:rPr>
          </w:rPrChange>
        </w:rPr>
        <w:t xml:space="preserve"> r</w:t>
      </w:r>
      <w:r w:rsidRPr="00452C4E">
        <w:rPr>
          <w:rFonts w:ascii="Times New Roman" w:eastAsiaTheme="minorEastAsia" w:hAnsi="Times New Roman"/>
          <w:w w:val="108"/>
          <w:sz w:val="18"/>
          <w:szCs w:val="18"/>
          <w:lang w:val="en-GB"/>
          <w:rPrChange w:id="362" w:author="Yibin Jiang (PGR)" w:date="2025-07-10T10:37:00Z">
            <w:rPr>
              <w:rFonts w:asciiTheme="minorHAnsi" w:eastAsiaTheme="minorEastAsia" w:hAnsiTheme="minorHAnsi"/>
              <w:w w:val="108"/>
              <w:sz w:val="18"/>
              <w:szCs w:val="18"/>
              <w:lang w:val="en-GB"/>
            </w:rPr>
          </w:rPrChange>
        </w:rPr>
        <w:t>eached the target</w:t>
      </w:r>
      <w:r w:rsidRPr="00452C4E">
        <w:rPr>
          <w:rFonts w:ascii="Times New Roman" w:eastAsiaTheme="minorEastAsia" w:hAnsi="Times New Roman"/>
          <w:w w:val="108"/>
          <w:sz w:val="18"/>
          <w:szCs w:val="18"/>
          <w:lang w:val="en-GB"/>
          <w:rPrChange w:id="363" w:author="Yibin Jiang (PGR)" w:date="2025-07-10T10:37:00Z">
            <w:rPr>
              <w:rFonts w:asciiTheme="minorHAnsi" w:eastAsiaTheme="minorEastAsia" w:hAnsiTheme="minorHAnsi" w:hint="eastAsia"/>
              <w:w w:val="108"/>
              <w:sz w:val="18"/>
              <w:szCs w:val="18"/>
              <w:lang w:val="en-GB"/>
            </w:rPr>
          </w:rPrChange>
        </w:rPr>
        <w:t xml:space="preserve"> pH in 12, 2, 7, 8 steps for Mixtures 1-4, respecti</w:t>
      </w:r>
      <w:r w:rsidRPr="00452C4E">
        <w:rPr>
          <w:rFonts w:ascii="Times New Roman" w:eastAsiaTheme="minorEastAsia" w:hAnsi="Times New Roman"/>
          <w:w w:val="108"/>
          <w:sz w:val="18"/>
          <w:szCs w:val="18"/>
          <w:lang w:val="en-GB"/>
          <w:rPrChange w:id="364" w:author="Yibin Jiang (PGR)" w:date="2025-07-10T10:37:00Z">
            <w:rPr>
              <w:rFonts w:asciiTheme="minorHAnsi" w:eastAsiaTheme="minorEastAsia" w:hAnsiTheme="minorHAnsi" w:hint="eastAsia"/>
              <w:w w:val="108"/>
              <w:sz w:val="18"/>
              <w:szCs w:val="18"/>
              <w:lang w:val="en-GB"/>
            </w:rPr>
          </w:rPrChange>
        </w:rPr>
        <w:t xml:space="preserve">vely. </w:t>
      </w:r>
      <w:r w:rsidRPr="00452C4E">
        <w:rPr>
          <w:rFonts w:ascii="Times New Roman" w:eastAsiaTheme="minorEastAsia" w:hAnsi="Times New Roman"/>
          <w:w w:val="108"/>
          <w:sz w:val="18"/>
          <w:szCs w:val="18"/>
          <w:lang w:val="en-GB"/>
          <w:rPrChange w:id="365" w:author="Yibin Jiang (PGR)" w:date="2025-07-10T10:37:00Z">
            <w:rPr>
              <w:rFonts w:asciiTheme="minorHAnsi" w:eastAsiaTheme="minorEastAsia" w:hAnsiTheme="minorHAnsi"/>
              <w:w w:val="108"/>
              <w:sz w:val="18"/>
              <w:szCs w:val="18"/>
              <w:lang w:val="en-GB"/>
            </w:rPr>
          </w:rPrChange>
        </w:rPr>
        <w:t>Its decisions reflected a cautious, model-updating strategy, especially as it approached the target zone. However, inference overhead led to slower overall operation.</w:t>
      </w:r>
      <w:r w:rsidRPr="00452C4E">
        <w:rPr>
          <w:rFonts w:ascii="Times New Roman" w:eastAsiaTheme="minorEastAsia" w:hAnsi="Times New Roman"/>
          <w:w w:val="108"/>
          <w:sz w:val="18"/>
          <w:szCs w:val="18"/>
          <w:lang w:val="en-GB"/>
          <w:rPrChange w:id="366" w:author="Yibin Jiang (PGR)" w:date="2025-07-10T10:37:00Z">
            <w:rPr>
              <w:rFonts w:asciiTheme="minorHAnsi" w:eastAsiaTheme="minorEastAsia" w:hAnsiTheme="minorHAnsi" w:hint="eastAsia"/>
              <w:w w:val="108"/>
              <w:sz w:val="18"/>
              <w:szCs w:val="18"/>
              <w:lang w:val="en-GB"/>
            </w:rPr>
          </w:rPrChange>
        </w:rPr>
        <w:t xml:space="preserve"> In comparison, the r</w:t>
      </w:r>
      <w:r w:rsidRPr="00452C4E">
        <w:rPr>
          <w:rFonts w:ascii="Times New Roman" w:eastAsiaTheme="minorEastAsia" w:hAnsi="Times New Roman"/>
          <w:w w:val="108"/>
          <w:sz w:val="18"/>
          <w:szCs w:val="18"/>
          <w:lang w:val="en-GB"/>
          <w:rPrChange w:id="367" w:author="Yibin Jiang (PGR)" w:date="2025-07-10T10:37:00Z">
            <w:rPr>
              <w:rFonts w:asciiTheme="minorHAnsi" w:eastAsiaTheme="minorEastAsia" w:hAnsiTheme="minorHAnsi"/>
              <w:w w:val="108"/>
              <w:sz w:val="18"/>
              <w:szCs w:val="18"/>
              <w:lang w:val="en-GB"/>
            </w:rPr>
          </w:rPrChange>
        </w:rPr>
        <w:t xml:space="preserve">einforcement </w:t>
      </w:r>
      <w:r w:rsidRPr="00452C4E">
        <w:rPr>
          <w:rFonts w:ascii="Times New Roman" w:eastAsiaTheme="minorEastAsia" w:hAnsi="Times New Roman"/>
          <w:w w:val="108"/>
          <w:sz w:val="18"/>
          <w:szCs w:val="18"/>
          <w:lang w:val="en-GB"/>
          <w:rPrChange w:id="368" w:author="Yibin Jiang (PGR)" w:date="2025-07-10T10:37:00Z">
            <w:rPr>
              <w:rFonts w:asciiTheme="minorHAnsi" w:eastAsiaTheme="minorEastAsia" w:hAnsiTheme="minorHAnsi" w:hint="eastAsia"/>
              <w:w w:val="108"/>
              <w:sz w:val="18"/>
              <w:szCs w:val="18"/>
              <w:lang w:val="en-GB"/>
            </w:rPr>
          </w:rPrChange>
        </w:rPr>
        <w:t>l</w:t>
      </w:r>
      <w:r w:rsidRPr="00452C4E">
        <w:rPr>
          <w:rFonts w:ascii="Times New Roman" w:eastAsiaTheme="minorEastAsia" w:hAnsi="Times New Roman"/>
          <w:w w:val="108"/>
          <w:sz w:val="18"/>
          <w:szCs w:val="18"/>
          <w:lang w:val="en-GB"/>
          <w:rPrChange w:id="369" w:author="Yibin Jiang (PGR)" w:date="2025-07-10T10:37:00Z">
            <w:rPr>
              <w:rFonts w:asciiTheme="minorHAnsi" w:eastAsiaTheme="minorEastAsia" w:hAnsiTheme="minorHAnsi"/>
              <w:w w:val="108"/>
              <w:sz w:val="18"/>
              <w:szCs w:val="18"/>
              <w:lang w:val="en-GB"/>
            </w:rPr>
          </w:rPrChange>
        </w:rPr>
        <w:t>earning–</w:t>
      </w:r>
      <w:r w:rsidRPr="00452C4E">
        <w:rPr>
          <w:rFonts w:ascii="Times New Roman" w:eastAsiaTheme="minorEastAsia" w:hAnsi="Times New Roman"/>
          <w:w w:val="108"/>
          <w:sz w:val="18"/>
          <w:szCs w:val="18"/>
          <w:lang w:val="en-GB"/>
          <w:rPrChange w:id="370" w:author="Yibin Jiang (PGR)" w:date="2025-07-10T10:37:00Z">
            <w:rPr>
              <w:rFonts w:asciiTheme="minorHAnsi" w:eastAsiaTheme="minorEastAsia" w:hAnsiTheme="minorHAnsi" w:hint="eastAsia"/>
              <w:w w:val="108"/>
              <w:sz w:val="18"/>
              <w:szCs w:val="18"/>
              <w:lang w:val="en-GB"/>
            </w:rPr>
          </w:rPrChange>
        </w:rPr>
        <w:t>t</w:t>
      </w:r>
      <w:r w:rsidRPr="00452C4E">
        <w:rPr>
          <w:rFonts w:ascii="Times New Roman" w:eastAsiaTheme="minorEastAsia" w:hAnsi="Times New Roman"/>
          <w:w w:val="108"/>
          <w:sz w:val="18"/>
          <w:szCs w:val="18"/>
          <w:lang w:val="en-GB"/>
          <w:rPrChange w:id="371" w:author="Yibin Jiang (PGR)" w:date="2025-07-10T10:37:00Z">
            <w:rPr>
              <w:rFonts w:asciiTheme="minorHAnsi" w:eastAsiaTheme="minorEastAsia" w:hAnsiTheme="minorHAnsi"/>
              <w:w w:val="108"/>
              <w:sz w:val="18"/>
              <w:szCs w:val="18"/>
              <w:lang w:val="en-GB"/>
            </w:rPr>
          </w:rPrChange>
        </w:rPr>
        <w:t xml:space="preserve">uned </w:t>
      </w:r>
      <w:r w:rsidRPr="00452C4E">
        <w:rPr>
          <w:rFonts w:ascii="Times New Roman" w:eastAsiaTheme="minorEastAsia" w:hAnsi="Times New Roman"/>
          <w:w w:val="108"/>
          <w:sz w:val="18"/>
          <w:szCs w:val="18"/>
          <w:lang w:val="en-GB"/>
          <w:rPrChange w:id="372" w:author="Yibin Jiang (PGR)" w:date="2025-07-10T10:37:00Z">
            <w:rPr>
              <w:rFonts w:asciiTheme="minorHAnsi" w:eastAsiaTheme="minorEastAsia" w:hAnsiTheme="minorHAnsi" w:hint="eastAsia"/>
              <w:w w:val="108"/>
              <w:sz w:val="18"/>
              <w:szCs w:val="18"/>
              <w:lang w:val="en-GB"/>
            </w:rPr>
          </w:rPrChange>
        </w:rPr>
        <w:t>p</w:t>
      </w:r>
      <w:r w:rsidRPr="00452C4E">
        <w:rPr>
          <w:rFonts w:ascii="Times New Roman" w:eastAsiaTheme="minorEastAsia" w:hAnsi="Times New Roman"/>
          <w:w w:val="108"/>
          <w:sz w:val="18"/>
          <w:szCs w:val="18"/>
          <w:lang w:val="en-GB"/>
          <w:rPrChange w:id="373" w:author="Yibin Jiang (PGR)" w:date="2025-07-10T10:37:00Z">
            <w:rPr>
              <w:rFonts w:asciiTheme="minorHAnsi" w:eastAsiaTheme="minorEastAsia" w:hAnsiTheme="minorHAnsi"/>
              <w:w w:val="108"/>
              <w:sz w:val="18"/>
              <w:szCs w:val="18"/>
              <w:lang w:val="en-GB"/>
            </w:rPr>
          </w:rPrChange>
        </w:rPr>
        <w:t>olicy</w:t>
      </w:r>
      <w:r w:rsidRPr="00452C4E">
        <w:rPr>
          <w:rFonts w:ascii="Times New Roman" w:eastAsiaTheme="minorEastAsia" w:hAnsi="Times New Roman"/>
          <w:w w:val="108"/>
          <w:sz w:val="18"/>
          <w:szCs w:val="18"/>
          <w:lang w:val="en-GB"/>
          <w:rPrChange w:id="374" w:author="Yibin Jiang (PGR)" w:date="2025-07-10T10:37:00Z">
            <w:rPr>
              <w:rFonts w:asciiTheme="minorHAnsi" w:eastAsiaTheme="minorEastAsia" w:hAnsiTheme="minorHAnsi" w:hint="eastAsia"/>
              <w:w w:val="108"/>
              <w:sz w:val="18"/>
              <w:szCs w:val="18"/>
              <w:lang w:val="en-GB"/>
            </w:rPr>
          </w:rPrChange>
        </w:rPr>
        <w:t xml:space="preserve"> achieved comparable </w:t>
      </w:r>
      <w:r w:rsidRPr="00452C4E">
        <w:rPr>
          <w:rFonts w:ascii="Times New Roman" w:eastAsiaTheme="minorEastAsia" w:hAnsi="Times New Roman"/>
          <w:w w:val="108"/>
          <w:sz w:val="18"/>
          <w:szCs w:val="18"/>
          <w:lang w:val="en-GB"/>
          <w:rPrChange w:id="375" w:author="Yibin Jiang (PGR)" w:date="2025-07-10T10:37:00Z">
            <w:rPr>
              <w:rFonts w:asciiTheme="minorHAnsi" w:eastAsiaTheme="minorEastAsia" w:hAnsiTheme="minorHAnsi"/>
              <w:w w:val="108"/>
              <w:sz w:val="18"/>
              <w:szCs w:val="18"/>
              <w:lang w:val="en-GB"/>
            </w:rPr>
          </w:rPrChange>
        </w:rPr>
        <w:t>trajecto</w:t>
      </w:r>
      <w:r w:rsidRPr="00452C4E">
        <w:rPr>
          <w:rFonts w:ascii="Times New Roman" w:eastAsiaTheme="minorEastAsia" w:hAnsi="Times New Roman"/>
          <w:w w:val="108"/>
          <w:sz w:val="18"/>
          <w:szCs w:val="18"/>
          <w:lang w:val="en-GB"/>
          <w:rPrChange w:id="376" w:author="Yibin Jiang (PGR)" w:date="2025-07-10T10:37:00Z">
            <w:rPr>
              <w:rFonts w:asciiTheme="minorHAnsi" w:eastAsiaTheme="minorEastAsia" w:hAnsiTheme="minorHAnsi"/>
              <w:w w:val="108"/>
              <w:sz w:val="18"/>
              <w:szCs w:val="18"/>
              <w:lang w:val="en-GB"/>
            </w:rPr>
          </w:rPrChange>
        </w:rPr>
        <w:t>r</w:t>
      </w:r>
      <w:r w:rsidRPr="00452C4E">
        <w:rPr>
          <w:rFonts w:ascii="Times New Roman" w:eastAsiaTheme="minorEastAsia" w:hAnsi="Times New Roman"/>
          <w:w w:val="108"/>
          <w:sz w:val="18"/>
          <w:szCs w:val="18"/>
          <w:lang w:val="en-GB"/>
          <w:rPrChange w:id="377" w:author="Yibin Jiang (PGR)" w:date="2025-07-10T10:37:00Z">
            <w:rPr>
              <w:rFonts w:asciiTheme="minorHAnsi" w:eastAsiaTheme="minorEastAsia" w:hAnsiTheme="minorHAnsi" w:hint="eastAsia"/>
              <w:w w:val="108"/>
              <w:sz w:val="18"/>
              <w:szCs w:val="18"/>
              <w:lang w:val="en-GB"/>
            </w:rPr>
          </w:rPrChange>
        </w:rPr>
        <w:t xml:space="preserve">ies (9, 3, 10, 8 steps for Mixtures 1-4, respectively) and negligible overhead time for decision-making. A little bit surprising is that the </w:t>
      </w:r>
      <w:r w:rsidRPr="00452C4E">
        <w:rPr>
          <w:rFonts w:ascii="Times New Roman" w:eastAsiaTheme="minorEastAsia" w:hAnsi="Times New Roman"/>
          <w:w w:val="108"/>
          <w:sz w:val="18"/>
          <w:szCs w:val="18"/>
          <w:lang w:val="en-GB"/>
          <w:rPrChange w:id="378" w:author="Yibin Jiang (PGR)" w:date="2025-07-10T10:37:00Z">
            <w:rPr>
              <w:rFonts w:asciiTheme="minorHAnsi" w:eastAsiaTheme="minorEastAsia" w:hAnsiTheme="minorHAnsi"/>
              <w:w w:val="108"/>
              <w:sz w:val="18"/>
              <w:szCs w:val="18"/>
              <w:lang w:val="en-GB"/>
            </w:rPr>
          </w:rPrChange>
        </w:rPr>
        <w:t>human</w:t>
      </w:r>
      <w:r w:rsidRPr="00452C4E">
        <w:rPr>
          <w:rFonts w:ascii="Times New Roman" w:eastAsiaTheme="minorEastAsia" w:hAnsi="Times New Roman"/>
          <w:w w:val="108"/>
          <w:sz w:val="18"/>
          <w:szCs w:val="18"/>
          <w:lang w:val="en-GB"/>
          <w:rPrChange w:id="379" w:author="Yibin Jiang (PGR)" w:date="2025-07-10T10:37:00Z">
            <w:rPr>
              <w:rFonts w:asciiTheme="minorHAnsi" w:eastAsiaTheme="minorEastAsia" w:hAnsiTheme="minorHAnsi" w:hint="eastAsia"/>
              <w:w w:val="108"/>
              <w:sz w:val="18"/>
              <w:szCs w:val="18"/>
              <w:lang w:val="en-GB"/>
            </w:rPr>
          </w:rPrChange>
        </w:rPr>
        <w:t xml:space="preserve"> intuition can still beat these algorithms giving 4, 8, 5, 6 steps for Mixtures 1-4, </w:t>
      </w:r>
      <w:r w:rsidRPr="00452C4E">
        <w:rPr>
          <w:rFonts w:ascii="Times New Roman" w:eastAsiaTheme="minorEastAsia" w:hAnsi="Times New Roman"/>
          <w:w w:val="108"/>
          <w:sz w:val="18"/>
          <w:szCs w:val="18"/>
          <w:lang w:val="en-GB"/>
          <w:rPrChange w:id="380" w:author="Yibin Jiang (PGR)" w:date="2025-07-10T10:37:00Z">
            <w:rPr>
              <w:rFonts w:asciiTheme="minorHAnsi" w:eastAsiaTheme="minorEastAsia" w:hAnsiTheme="minorHAnsi"/>
              <w:w w:val="108"/>
              <w:sz w:val="18"/>
              <w:szCs w:val="18"/>
              <w:lang w:val="en-GB"/>
            </w:rPr>
          </w:rPrChange>
        </w:rPr>
        <w:t>respectively</w:t>
      </w:r>
      <w:r w:rsidRPr="00452C4E">
        <w:rPr>
          <w:rFonts w:ascii="Times New Roman" w:eastAsiaTheme="minorEastAsia" w:hAnsi="Times New Roman"/>
          <w:w w:val="108"/>
          <w:sz w:val="18"/>
          <w:szCs w:val="18"/>
          <w:lang w:val="en-GB"/>
          <w:rPrChange w:id="381" w:author="Yibin Jiang (PGR)" w:date="2025-07-10T10:37:00Z">
            <w:rPr>
              <w:rFonts w:asciiTheme="minorHAnsi" w:eastAsiaTheme="minorEastAsia" w:hAnsiTheme="minorHAnsi" w:hint="eastAsia"/>
              <w:w w:val="108"/>
              <w:sz w:val="18"/>
              <w:szCs w:val="18"/>
              <w:lang w:val="en-GB"/>
            </w:rPr>
          </w:rPrChange>
        </w:rPr>
        <w:t>, although i</w:t>
      </w:r>
      <w:r w:rsidRPr="00452C4E">
        <w:rPr>
          <w:rFonts w:ascii="Times New Roman" w:eastAsiaTheme="minorEastAsia" w:hAnsi="Times New Roman"/>
          <w:w w:val="108"/>
          <w:sz w:val="18"/>
          <w:szCs w:val="18"/>
          <w:lang w:val="en-GB"/>
          <w:rPrChange w:id="382" w:author="Yibin Jiang (PGR)" w:date="2025-07-10T10:37:00Z">
            <w:rPr>
              <w:rFonts w:asciiTheme="minorHAnsi" w:eastAsiaTheme="minorEastAsia" w:hAnsiTheme="minorHAnsi" w:hint="eastAsia"/>
              <w:w w:val="108"/>
              <w:sz w:val="18"/>
              <w:szCs w:val="18"/>
              <w:lang w:val="en-GB"/>
            </w:rPr>
          </w:rPrChange>
        </w:rPr>
        <w:t xml:space="preserve">t cannot be installed into automatic systems. The human judgement wins when pH </w:t>
      </w:r>
      <w:r w:rsidRPr="00452C4E">
        <w:rPr>
          <w:rFonts w:ascii="Times New Roman" w:eastAsiaTheme="minorEastAsia" w:hAnsi="Times New Roman"/>
          <w:w w:val="108"/>
          <w:sz w:val="18"/>
          <w:szCs w:val="18"/>
          <w:lang w:val="en-GB"/>
          <w:rPrChange w:id="383" w:author="Yibin Jiang (PGR)" w:date="2025-07-10T10:37:00Z">
            <w:rPr>
              <w:rFonts w:asciiTheme="minorHAnsi" w:eastAsiaTheme="minorEastAsia" w:hAnsiTheme="minorHAnsi"/>
              <w:w w:val="108"/>
              <w:sz w:val="18"/>
              <w:szCs w:val="18"/>
              <w:lang w:val="en-GB"/>
            </w:rPr>
          </w:rPrChange>
        </w:rPr>
        <w:t>approaching</w:t>
      </w:r>
      <w:r w:rsidRPr="00452C4E">
        <w:rPr>
          <w:rFonts w:ascii="Times New Roman" w:eastAsiaTheme="minorEastAsia" w:hAnsi="Times New Roman"/>
          <w:w w:val="108"/>
          <w:sz w:val="18"/>
          <w:szCs w:val="18"/>
          <w:lang w:val="en-GB"/>
          <w:rPrChange w:id="384" w:author="Yibin Jiang (PGR)" w:date="2025-07-10T10:37:00Z">
            <w:rPr>
              <w:rFonts w:asciiTheme="minorHAnsi" w:eastAsiaTheme="minorEastAsia" w:hAnsiTheme="minorHAnsi" w:hint="eastAsia"/>
              <w:w w:val="108"/>
              <w:sz w:val="18"/>
              <w:szCs w:val="18"/>
              <w:lang w:val="en-GB"/>
            </w:rPr>
          </w:rPrChange>
        </w:rPr>
        <w:t xml:space="preserve"> the target. While </w:t>
      </w:r>
      <w:r w:rsidRPr="00452C4E">
        <w:rPr>
          <w:rFonts w:ascii="Times New Roman" w:eastAsiaTheme="minorEastAsia" w:hAnsi="Times New Roman"/>
          <w:w w:val="108"/>
          <w:sz w:val="18"/>
          <w:szCs w:val="18"/>
          <w:lang w:val="en-GB"/>
          <w:rPrChange w:id="385" w:author="Yibin Jiang (PGR)" w:date="2025-07-10T10:37:00Z">
            <w:rPr>
              <w:rFonts w:asciiTheme="minorHAnsi" w:eastAsiaTheme="minorEastAsia" w:hAnsiTheme="minorHAnsi"/>
              <w:w w:val="108"/>
              <w:sz w:val="18"/>
              <w:szCs w:val="18"/>
              <w:lang w:val="en-GB"/>
            </w:rPr>
          </w:rPrChange>
        </w:rPr>
        <w:t>human</w:t>
      </w:r>
      <w:r w:rsidRPr="00452C4E">
        <w:rPr>
          <w:rFonts w:ascii="Times New Roman" w:eastAsiaTheme="minorEastAsia" w:hAnsi="Times New Roman"/>
          <w:w w:val="108"/>
          <w:sz w:val="18"/>
          <w:szCs w:val="18"/>
          <w:lang w:val="en-GB"/>
          <w:rPrChange w:id="386" w:author="Yibin Jiang (PGR)" w:date="2025-07-10T10:37:00Z">
            <w:rPr>
              <w:rFonts w:asciiTheme="minorHAnsi" w:eastAsiaTheme="minorEastAsia" w:hAnsiTheme="minorHAnsi" w:hint="eastAsia"/>
              <w:w w:val="108"/>
              <w:sz w:val="18"/>
              <w:szCs w:val="18"/>
              <w:lang w:val="en-GB"/>
            </w:rPr>
          </w:rPrChange>
        </w:rPr>
        <w:t xml:space="preserve"> decision can use 1-2 steps to reach the target, the algorithms use multiple small steps.</w:t>
      </w:r>
    </w:p>
    <w:p w14:paraId="3CA2C788" w14:textId="77777777" w:rsidR="00A97222" w:rsidRPr="00452C4E" w:rsidRDefault="00A97222" w:rsidP="00A97222">
      <w:pPr>
        <w:pStyle w:val="JCEbodytext"/>
        <w:jc w:val="both"/>
        <w:rPr>
          <w:rFonts w:ascii="Times New Roman" w:eastAsiaTheme="minorEastAsia" w:hAnsi="Times New Roman"/>
          <w:lang w:eastAsia="zh-CN"/>
          <w:rPrChange w:id="387" w:author="Yibin Jiang (PGR)" w:date="2025-07-10T10:37:00Z">
            <w:rPr>
              <w:rFonts w:eastAsiaTheme="minorEastAsia"/>
              <w:lang w:eastAsia="zh-CN"/>
            </w:rPr>
          </w:rPrChange>
        </w:rPr>
      </w:pPr>
      <w:r w:rsidRPr="00452C4E">
        <w:rPr>
          <w:rFonts w:ascii="Times New Roman" w:eastAsiaTheme="minorEastAsia" w:hAnsi="Times New Roman"/>
          <w:w w:val="108"/>
          <w:sz w:val="18"/>
          <w:szCs w:val="18"/>
          <w:lang w:val="en-GB"/>
          <w:rPrChange w:id="388" w:author="Yibin Jiang (PGR)" w:date="2025-07-10T10:37:00Z">
            <w:rPr>
              <w:rFonts w:asciiTheme="minorHAnsi" w:eastAsiaTheme="minorEastAsia" w:hAnsiTheme="minorHAnsi"/>
              <w:w w:val="108"/>
              <w:sz w:val="18"/>
              <w:szCs w:val="18"/>
              <w:lang w:val="en-GB"/>
            </w:rPr>
          </w:rPrChange>
        </w:rPr>
        <w:t>These results confirm that the performance gains observed in simulation translate directly to physical experiments. The reinforcement-learned policy not only retains the expert-like behavior encoded by chemical rules but also adapts more flexibly to the unmodeled nuances of real-world systems. This experiment underscores the value of our staged learning pipeline in bridging rule-based design with empirical optimization.</w:t>
      </w:r>
    </w:p>
    <w:p w14:paraId="4B4C94C2" w14:textId="77777777" w:rsidR="00A97222" w:rsidRPr="00452C4E" w:rsidRDefault="00A97222" w:rsidP="00A97222">
      <w:pPr>
        <w:pStyle w:val="RSCI02FigureSchemeChartwithtopbar"/>
        <w:rPr>
          <w:rFonts w:ascii="Times New Roman" w:hAnsi="Times New Roman"/>
          <w:lang w:eastAsia="zh-CN"/>
          <w:rPrChange w:id="389" w:author="Yibin Jiang (PGR)" w:date="2025-07-10T10:37:00Z">
            <w:rPr>
              <w:lang w:eastAsia="zh-CN"/>
            </w:rPr>
          </w:rPrChange>
        </w:rPr>
      </w:pPr>
      <w:r w:rsidRPr="00452C4E">
        <w:rPr>
          <w:rFonts w:ascii="Times New Roman" w:hAnsi="Times New Roman"/>
          <w:lang w:eastAsia="zh-CN"/>
          <w:rPrChange w:id="390" w:author="Yibin Jiang (PGR)" w:date="2025-07-10T10:37:00Z">
            <w:rPr>
              <w:rFonts w:hint="eastAsia"/>
              <w:lang w:eastAsia="zh-CN"/>
            </w:rPr>
          </w:rPrChange>
        </w:rPr>
        <w:t xml:space="preserve">Fig.2 </w:t>
      </w:r>
      <w:r w:rsidRPr="00452C4E">
        <w:rPr>
          <w:rFonts w:ascii="Times New Roman" w:hAnsi="Times New Roman"/>
          <w:lang w:eastAsia="zh-CN"/>
          <w:rPrChange w:id="391" w:author="Yibin Jiang (PGR)" w:date="2025-07-10T10:37:00Z">
            <w:rPr>
              <w:lang w:eastAsia="zh-CN"/>
            </w:rPr>
          </w:rPrChange>
        </w:rPr>
        <w:t xml:space="preserve">the pH adjustment process </w:t>
      </w:r>
      <w:r w:rsidRPr="00452C4E">
        <w:rPr>
          <w:rFonts w:ascii="Times New Roman" w:hAnsi="Times New Roman"/>
          <w:lang w:eastAsia="zh-CN"/>
          <w:rPrChange w:id="392" w:author="Yibin Jiang (PGR)" w:date="2025-07-10T10:37:00Z">
            <w:rPr>
              <w:rFonts w:hint="eastAsia"/>
              <w:lang w:eastAsia="zh-CN"/>
            </w:rPr>
          </w:rPrChange>
        </w:rPr>
        <w:t>of three different control policies.</w:t>
      </w:r>
      <w:r w:rsidRPr="00452C4E">
        <w:rPr>
          <w:rFonts w:ascii="Times New Roman" w:hAnsi="Times New Roman"/>
          <w:lang w:eastAsia="zh-CN"/>
          <w:rPrChange w:id="393" w:author="Yibin Jiang (PGR)" w:date="2025-07-10T10:37:00Z">
            <w:rPr>
              <w:lang w:eastAsia="zh-CN"/>
            </w:rPr>
          </w:rPrChange>
        </w:rPr>
        <w:t xml:space="preserve"> </w:t>
      </w:r>
      <w:r w:rsidRPr="00452C4E">
        <w:rPr>
          <w:rFonts w:ascii="Times New Roman" w:hAnsi="Times New Roman"/>
          <w:lang w:eastAsia="zh-CN"/>
          <w:rPrChange w:id="394" w:author="Yibin Jiang (PGR)" w:date="2025-07-10T10:37:00Z">
            <w:rPr>
              <w:rFonts w:hint="eastAsia"/>
              <w:lang w:eastAsia="zh-CN"/>
            </w:rPr>
          </w:rPrChange>
        </w:rPr>
        <w:t>F</w:t>
      </w:r>
      <w:r w:rsidRPr="00452C4E">
        <w:rPr>
          <w:rFonts w:ascii="Times New Roman" w:hAnsi="Times New Roman"/>
          <w:lang w:eastAsia="zh-CN"/>
          <w:rPrChange w:id="395" w:author="Yibin Jiang (PGR)" w:date="2025-07-10T10:37:00Z">
            <w:rPr>
              <w:lang w:eastAsia="zh-CN"/>
            </w:rPr>
          </w:rPrChange>
        </w:rPr>
        <w:t>our weak acid solutions were prepared:</w:t>
      </w:r>
      <w:r w:rsidRPr="00452C4E">
        <w:rPr>
          <w:rFonts w:ascii="Times New Roman" w:hAnsi="Times New Roman"/>
          <w:lang w:eastAsia="zh-CN"/>
          <w:rPrChange w:id="396" w:author="Yibin Jiang (PGR)" w:date="2025-07-10T10:37:00Z">
            <w:rPr>
              <w:rFonts w:hint="eastAsia"/>
              <w:lang w:eastAsia="zh-CN"/>
            </w:rPr>
          </w:rPrChange>
        </w:rPr>
        <w:t xml:space="preserve"> </w:t>
      </w:r>
      <w:r w:rsidRPr="00452C4E">
        <w:rPr>
          <w:rFonts w:ascii="Times New Roman" w:hAnsi="Times New Roman"/>
          <w:lang w:eastAsia="zh-CN"/>
          <w:rPrChange w:id="397" w:author="Yibin Jiang (PGR)" w:date="2025-07-10T10:37:00Z">
            <w:rPr>
              <w:lang w:eastAsia="zh-CN"/>
            </w:rPr>
          </w:rPrChange>
        </w:rPr>
        <w:t>Titration volumes</w:t>
      </w:r>
      <w:r w:rsidRPr="00452C4E">
        <w:rPr>
          <w:rFonts w:ascii="Times New Roman" w:hAnsi="Times New Roman"/>
          <w:lang w:eastAsia="zh-CN"/>
          <w:rPrChange w:id="398" w:author="Yibin Jiang (PGR)" w:date="2025-07-10T10:37:00Z">
            <w:rPr>
              <w:rFonts w:hint="eastAsia"/>
              <w:lang w:eastAsia="zh-CN"/>
            </w:rPr>
          </w:rPrChange>
        </w:rPr>
        <w:t xml:space="preserve"> in were determined by (a) the </w:t>
      </w:r>
      <w:r w:rsidRPr="00452C4E">
        <w:rPr>
          <w:rFonts w:ascii="Times New Roman" w:hAnsi="Times New Roman"/>
          <w:lang w:eastAsia="zh-CN"/>
          <w:rPrChange w:id="399" w:author="Yibin Jiang (PGR)" w:date="2025-07-10T10:37:00Z">
            <w:rPr>
              <w:lang w:eastAsia="zh-CN"/>
            </w:rPr>
          </w:rPrChange>
        </w:rPr>
        <w:t>Bayesian inference parameter updating algorithm</w:t>
      </w:r>
      <w:r w:rsidRPr="00452C4E">
        <w:rPr>
          <w:rFonts w:ascii="Times New Roman" w:hAnsi="Times New Roman"/>
          <w:lang w:eastAsia="zh-CN"/>
          <w:rPrChange w:id="400" w:author="Yibin Jiang (PGR)" w:date="2025-07-10T10:37:00Z">
            <w:rPr>
              <w:rFonts w:hint="eastAsia"/>
              <w:lang w:eastAsia="zh-CN"/>
            </w:rPr>
          </w:rPrChange>
        </w:rPr>
        <w:t xml:space="preserve">, (b) the </w:t>
      </w:r>
      <w:r w:rsidRPr="00452C4E">
        <w:rPr>
          <w:rFonts w:ascii="Times New Roman" w:hAnsi="Times New Roman"/>
          <w:lang w:eastAsia="zh-CN"/>
          <w:rPrChange w:id="401" w:author="Yibin Jiang (PGR)" w:date="2025-07-10T10:37:00Z">
            <w:rPr>
              <w:lang w:eastAsia="zh-CN"/>
            </w:rPr>
          </w:rPrChange>
        </w:rPr>
        <w:t>reinforcement learning policy network</w:t>
      </w:r>
      <w:r w:rsidRPr="00452C4E">
        <w:rPr>
          <w:rFonts w:ascii="Times New Roman" w:hAnsi="Times New Roman"/>
          <w:lang w:eastAsia="zh-CN"/>
          <w:rPrChange w:id="402" w:author="Yibin Jiang (PGR)" w:date="2025-07-10T10:37:00Z">
            <w:rPr>
              <w:rFonts w:hint="eastAsia"/>
              <w:lang w:eastAsia="zh-CN"/>
            </w:rPr>
          </w:rPrChange>
        </w:rPr>
        <w:t>,</w:t>
      </w:r>
      <w:r w:rsidRPr="00452C4E">
        <w:rPr>
          <w:rFonts w:ascii="Times New Roman" w:hAnsi="Times New Roman"/>
          <w:lang w:eastAsia="zh-CN"/>
          <w:rPrChange w:id="403" w:author="Yibin Jiang (PGR)" w:date="2025-07-10T10:37:00Z">
            <w:rPr>
              <w:lang w:eastAsia="zh-CN"/>
            </w:rPr>
          </w:rPrChange>
        </w:rPr>
        <w:t xml:space="preserve"> </w:t>
      </w:r>
      <w:r w:rsidRPr="00452C4E">
        <w:rPr>
          <w:rFonts w:ascii="Times New Roman" w:hAnsi="Times New Roman"/>
          <w:lang w:eastAsia="zh-CN"/>
          <w:rPrChange w:id="404" w:author="Yibin Jiang (PGR)" w:date="2025-07-10T10:37:00Z">
            <w:rPr>
              <w:rFonts w:hint="eastAsia"/>
              <w:lang w:eastAsia="zh-CN"/>
            </w:rPr>
          </w:rPrChange>
        </w:rPr>
        <w:t>(c) m</w:t>
      </w:r>
      <w:r w:rsidRPr="00452C4E">
        <w:rPr>
          <w:rFonts w:ascii="Times New Roman" w:hAnsi="Times New Roman"/>
          <w:lang w:eastAsia="zh-CN"/>
          <w:rPrChange w:id="405" w:author="Yibin Jiang (PGR)" w:date="2025-07-10T10:37:00Z">
            <w:rPr>
              <w:lang w:eastAsia="zh-CN"/>
            </w:rPr>
          </w:rPrChange>
        </w:rPr>
        <w:t>anual judgment. The x-axis represents the cumulative volume of titrant added at the end of each step, and the y-axis corresponds to the pH measured after each addition. Green</w:t>
      </w:r>
      <w:r w:rsidRPr="00452C4E">
        <w:rPr>
          <w:rFonts w:ascii="Times New Roman" w:hAnsi="Times New Roman"/>
          <w:lang w:eastAsia="zh-CN"/>
          <w:rPrChange w:id="406" w:author="Yibin Jiang (PGR)" w:date="2025-07-10T10:37:00Z">
            <w:rPr>
              <w:rFonts w:hint="eastAsia"/>
              <w:lang w:eastAsia="zh-CN"/>
            </w:rPr>
          </w:rPrChange>
        </w:rPr>
        <w:t xml:space="preserve"> </w:t>
      </w:r>
      <w:r w:rsidRPr="00452C4E">
        <w:rPr>
          <w:rFonts w:ascii="Times New Roman" w:hAnsi="Times New Roman"/>
          <w:lang w:eastAsia="zh-CN"/>
          <w:rPrChange w:id="407" w:author="Yibin Jiang (PGR)" w:date="2025-07-10T10:37:00Z">
            <w:rPr>
              <w:lang w:eastAsia="zh-CN"/>
            </w:rPr>
          </w:rPrChange>
        </w:rPr>
        <w:t>downward-pointing triangles denote steps involving acid addition, red upward-pointing triangles indicate steps with base addition, and the blue dashed line marks the target pH</w:t>
      </w:r>
      <w:r w:rsidRPr="00452C4E">
        <w:rPr>
          <w:rFonts w:ascii="Times New Roman" w:hAnsi="Times New Roman"/>
          <w:lang w:eastAsia="zh-CN"/>
          <w:rPrChange w:id="408" w:author="Yibin Jiang (PGR)" w:date="2025-07-10T10:37:00Z">
            <w:rPr>
              <w:rFonts w:hint="eastAsia"/>
              <w:lang w:eastAsia="zh-CN"/>
            </w:rPr>
          </w:rPrChange>
        </w:rPr>
        <w:t>.</w:t>
      </w:r>
    </w:p>
    <w:p w14:paraId="4EB7C855" w14:textId="77777777" w:rsidR="00EE4803" w:rsidRPr="00452C4E" w:rsidRDefault="00EE4803" w:rsidP="0076080F">
      <w:pPr>
        <w:pStyle w:val="RSCB06Sub-SectionHeading"/>
        <w:rPr>
          <w:rFonts w:ascii="Times New Roman" w:hAnsi="Times New Roman" w:cs="Times New Roman"/>
          <w:rPrChange w:id="409" w:author="Yibin Jiang (PGR)" w:date="2025-07-10T10:37:00Z">
            <w:rPr/>
          </w:rPrChange>
        </w:rPr>
      </w:pPr>
      <w:r w:rsidRPr="00452C4E">
        <w:rPr>
          <w:rFonts w:ascii="Times New Roman" w:hAnsi="Times New Roman" w:cs="Times New Roman"/>
          <w:rPrChange w:id="410" w:author="Yibin Jiang (PGR)" w:date="2025-07-10T10:37:00Z">
            <w:rPr>
              <w:rFonts w:hint="eastAsia"/>
            </w:rPr>
          </w:rPrChange>
        </w:rPr>
        <w:t xml:space="preserve">Experiment 2. </w:t>
      </w:r>
      <w:r w:rsidRPr="00452C4E">
        <w:rPr>
          <w:rFonts w:ascii="Times New Roman" w:hAnsi="Times New Roman" w:cs="Times New Roman"/>
          <w:rPrChange w:id="411" w:author="Yibin Jiang (PGR)" w:date="2025-07-10T10:37:00Z">
            <w:rPr/>
          </w:rPrChange>
        </w:rPr>
        <w:t>Waste</w:t>
      </w:r>
      <w:r w:rsidRPr="00452C4E">
        <w:rPr>
          <w:rFonts w:ascii="Times New Roman" w:hAnsi="Times New Roman" w:cs="Times New Roman"/>
          <w:rPrChange w:id="412" w:author="Yibin Jiang (PGR)" w:date="2025-07-10T10:37:00Z">
            <w:rPr>
              <w:rFonts w:hint="eastAsia"/>
            </w:rPr>
          </w:rPrChange>
        </w:rPr>
        <w:t xml:space="preserve"> W</w:t>
      </w:r>
      <w:r w:rsidRPr="00452C4E">
        <w:rPr>
          <w:rFonts w:ascii="Times New Roman" w:hAnsi="Times New Roman" w:cs="Times New Roman"/>
          <w:rPrChange w:id="413" w:author="Yibin Jiang (PGR)" w:date="2025-07-10T10:37:00Z">
            <w:rPr/>
          </w:rPrChange>
        </w:rPr>
        <w:t>ater Neutralization</w:t>
      </w:r>
    </w:p>
    <w:p w14:paraId="7B8D42D6" w14:textId="77777777" w:rsidR="00EE4803" w:rsidRPr="00452C4E" w:rsidRDefault="00EE4803" w:rsidP="0076080F">
      <w:pPr>
        <w:spacing w:after="160" w:line="480" w:lineRule="auto"/>
        <w:ind w:firstLine="420"/>
        <w:jc w:val="both"/>
        <w:rPr>
          <w:rFonts w:ascii="Times New Roman" w:hAnsi="Times New Roman" w:cs="Times New Roman"/>
          <w:w w:val="108"/>
          <w:sz w:val="18"/>
          <w:szCs w:val="18"/>
          <w:rPrChange w:id="414"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15" w:author="Yibin Jiang (PGR)" w:date="2025-07-10T10:37:00Z">
            <w:rPr>
              <w:rFonts w:cs="Times New Roman"/>
              <w:w w:val="108"/>
              <w:sz w:val="18"/>
              <w:szCs w:val="18"/>
            </w:rPr>
          </w:rPrChange>
        </w:rPr>
        <w:t>Neutralizing laboratory wastewater is an essential safety and compliance step in chemical operations, preventing damage to infrastructure and reducing the risk of environmental contamination. Beyond pH regulation, neutralization also improves the efficiency of downstream treatments such as precipitation and flocculation by reducing the solubility of harmful species.</w:t>
      </w:r>
    </w:p>
    <w:p w14:paraId="754A1109" w14:textId="77777777" w:rsidR="00EE4803" w:rsidRPr="00452C4E" w:rsidRDefault="00EE4803" w:rsidP="0076080F">
      <w:pPr>
        <w:spacing w:after="160" w:line="480" w:lineRule="auto"/>
        <w:ind w:firstLine="420"/>
        <w:jc w:val="both"/>
        <w:rPr>
          <w:rFonts w:ascii="Times New Roman" w:hAnsi="Times New Roman" w:cs="Times New Roman"/>
          <w:w w:val="108"/>
          <w:sz w:val="18"/>
          <w:szCs w:val="18"/>
          <w:rPrChange w:id="416"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17" w:author="Yibin Jiang (PGR)" w:date="2025-07-10T10:37:00Z">
            <w:rPr>
              <w:rFonts w:cs="Times New Roman"/>
              <w:w w:val="108"/>
              <w:sz w:val="18"/>
              <w:szCs w:val="18"/>
            </w:rPr>
          </w:rPrChange>
        </w:rPr>
        <w:t>In this experiment, we applied our autonomous pH adjustment system to a real-world task involving the neutralization of three distinct laboratory wastewater samples. Each 3 mL sample, labeled (1), (2), and (3), was first diluted with 12 mL of deionized water to bring the system within the workable range of the pH sensor. The initial pH values varied significantly across the samples, reflecting the heterogeneity of chemical residues. The control objective was to adjust each solution to pH 7.0 ± 0.1 using automated additions of 0.1 M HCl or 0.1 M NaOH.</w:t>
      </w:r>
    </w:p>
    <w:p w14:paraId="357C8BDE" w14:textId="00CA1749" w:rsidR="00EE4803" w:rsidRPr="00452C4E" w:rsidRDefault="00EE4803" w:rsidP="0076080F">
      <w:pPr>
        <w:spacing w:after="160" w:line="480" w:lineRule="auto"/>
        <w:ind w:firstLine="420"/>
        <w:jc w:val="both"/>
        <w:rPr>
          <w:rFonts w:ascii="Times New Roman" w:hAnsi="Times New Roman" w:cs="Times New Roman"/>
          <w:w w:val="108"/>
          <w:sz w:val="18"/>
          <w:szCs w:val="18"/>
          <w:rPrChange w:id="418"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19" w:author="Yibin Jiang (PGR)" w:date="2025-07-10T10:37:00Z">
            <w:rPr>
              <w:rFonts w:cs="Times New Roman"/>
              <w:w w:val="108"/>
              <w:sz w:val="18"/>
              <w:szCs w:val="18"/>
            </w:rPr>
          </w:rPrChange>
        </w:rPr>
        <w:t>We deployed the reinforcement learning–based policy for this task, given its superior performance in simulation and earlier physical experiments.</w:t>
      </w:r>
      <w:r w:rsidR="00E36475" w:rsidRPr="00452C4E">
        <w:rPr>
          <w:rFonts w:ascii="Times New Roman" w:hAnsi="Times New Roman" w:cs="Times New Roman"/>
          <w:w w:val="108"/>
          <w:sz w:val="18"/>
          <w:szCs w:val="18"/>
          <w:rPrChange w:id="420" w:author="Yibin Jiang (PGR)" w:date="2025-07-10T10:37:00Z">
            <w:rPr>
              <w:rFonts w:cs="Times New Roman" w:hint="eastAsia"/>
              <w:w w:val="108"/>
              <w:sz w:val="18"/>
              <w:szCs w:val="18"/>
            </w:rPr>
          </w:rPrChange>
        </w:rPr>
        <w:t xml:space="preserve"> </w:t>
      </w:r>
      <w:r w:rsidRPr="00452C4E">
        <w:rPr>
          <w:rFonts w:ascii="Times New Roman" w:hAnsi="Times New Roman" w:cs="Times New Roman"/>
          <w:w w:val="108"/>
          <w:sz w:val="18"/>
          <w:szCs w:val="18"/>
          <w:rPrChange w:id="421" w:author="Yibin Jiang (PGR)" w:date="2025-07-10T10:37:00Z">
            <w:rPr>
              <w:rFonts w:cs="Times New Roman"/>
              <w:w w:val="108"/>
              <w:sz w:val="18"/>
              <w:szCs w:val="18"/>
            </w:rPr>
          </w:rPrChange>
        </w:rPr>
        <w:t xml:space="preserve">Figure </w:t>
      </w:r>
      <w:r w:rsidRPr="00452C4E">
        <w:rPr>
          <w:rFonts w:ascii="Times New Roman" w:hAnsi="Times New Roman" w:cs="Times New Roman"/>
          <w:w w:val="108"/>
          <w:sz w:val="18"/>
          <w:szCs w:val="18"/>
          <w:rPrChange w:id="422" w:author="Yibin Jiang (PGR)" w:date="2025-07-10T10:37:00Z">
            <w:rPr>
              <w:rFonts w:cs="Times New Roman" w:hint="eastAsia"/>
              <w:w w:val="108"/>
              <w:sz w:val="18"/>
              <w:szCs w:val="18"/>
            </w:rPr>
          </w:rPrChange>
        </w:rPr>
        <w:t>3</w:t>
      </w:r>
      <w:r w:rsidRPr="00452C4E">
        <w:rPr>
          <w:rFonts w:ascii="Times New Roman" w:hAnsi="Times New Roman" w:cs="Times New Roman"/>
          <w:w w:val="108"/>
          <w:sz w:val="18"/>
          <w:szCs w:val="18"/>
          <w:rPrChange w:id="423" w:author="Yibin Jiang (PGR)" w:date="2025-07-10T10:37:00Z">
            <w:rPr>
              <w:rFonts w:cs="Times New Roman"/>
              <w:w w:val="108"/>
              <w:sz w:val="18"/>
              <w:szCs w:val="18"/>
            </w:rPr>
          </w:rPrChange>
        </w:rPr>
        <w:t xml:space="preserve"> shows the titration trajectories, where red upward-pointing triangles indicate base additions, green downward-pointing triangles denote acid additions, and the blue dashed line marks the neutral target.</w:t>
      </w:r>
    </w:p>
    <w:p w14:paraId="060E9865" w14:textId="355F6755" w:rsidR="00EE4803" w:rsidRPr="00452C4E" w:rsidRDefault="00EE4803" w:rsidP="0076080F">
      <w:pPr>
        <w:spacing w:after="160" w:line="480" w:lineRule="auto"/>
        <w:ind w:firstLine="420"/>
        <w:jc w:val="both"/>
        <w:rPr>
          <w:rFonts w:ascii="Times New Roman" w:hAnsi="Times New Roman" w:cs="Times New Roman"/>
          <w:w w:val="108"/>
          <w:sz w:val="18"/>
          <w:szCs w:val="18"/>
          <w:rPrChange w:id="424"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25" w:author="Yibin Jiang (PGR)" w:date="2025-07-10T10:37:00Z">
            <w:rPr>
              <w:rFonts w:cs="Times New Roman"/>
              <w:w w:val="108"/>
              <w:sz w:val="18"/>
              <w:szCs w:val="18"/>
            </w:rPr>
          </w:rPrChange>
        </w:rPr>
        <w:t>The results demonstrate the model’s ability to generalize to chemically complex, previously unseen real samples without prior information about buffering species. The consistent and efficient convergence further highlights the robustness of the policy under noisy and variable conditions.</w:t>
      </w:r>
    </w:p>
    <w:p w14:paraId="78F91EDF" w14:textId="063B2610" w:rsidR="00EE4803" w:rsidRPr="00452C4E" w:rsidRDefault="001B23D6" w:rsidP="00EE4803">
      <w:pPr>
        <w:spacing w:line="360" w:lineRule="auto"/>
        <w:outlineLvl w:val="1"/>
        <w:rPr>
          <w:rFonts w:ascii="Times New Roman" w:hAnsi="Times New Roman" w:cs="Times New Roman"/>
          <w:sz w:val="20"/>
          <w:szCs w:val="20"/>
          <w:lang w:eastAsia="zh-CN"/>
          <w:rPrChange w:id="426" w:author="Yibin Jiang (PGR)" w:date="2025-07-10T10:37:00Z">
            <w:rPr>
              <w:rFonts w:ascii="Bookman Old Style" w:hAnsi="Bookman Old Style" w:cs="Times New Roman"/>
              <w:sz w:val="20"/>
              <w:szCs w:val="20"/>
              <w:lang w:eastAsia="zh-CN"/>
            </w:rPr>
          </w:rPrChange>
        </w:rPr>
      </w:pPr>
      <w:r w:rsidRPr="00452C4E">
        <w:rPr>
          <w:rFonts w:ascii="Times New Roman" w:hAnsi="Times New Roman" w:cs="Times New Roman"/>
          <w:noProof/>
          <w:sz w:val="20"/>
          <w:szCs w:val="20"/>
          <w:lang w:eastAsia="zh-CN"/>
          <w:rPrChange w:id="427" w:author="Yibin Jiang (PGR)" w:date="2025-07-10T10:37:00Z">
            <w:rPr>
              <w:rFonts w:ascii="Bookman Old Style" w:hAnsi="Bookman Old Style" w:cs="Times New Roman"/>
              <w:noProof/>
              <w:sz w:val="20"/>
              <w:szCs w:val="20"/>
              <w:lang w:eastAsia="zh-CN"/>
            </w:rPr>
          </w:rPrChange>
        </w:rPr>
        <w:lastRenderedPageBreak/>
        <w:drawing>
          <wp:inline distT="0" distB="0" distL="0" distR="0" wp14:anchorId="262FF288" wp14:editId="73FD1975">
            <wp:extent cx="3105150" cy="1228725"/>
            <wp:effectExtent l="0" t="0" r="0"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23">
                      <a:extLst>
                        <a:ext uri="{96DAC541-7B7A-43D3-8B79-37D633B846F1}">
                          <asvg:svgBlip xmlns:asvg="http://schemas.microsoft.com/office/drawing/2016/SVG/main" r:embed="rId24"/>
                        </a:ext>
                      </a:extLst>
                    </a:blip>
                    <a:stretch>
                      <a:fillRect/>
                    </a:stretch>
                  </pic:blipFill>
                  <pic:spPr>
                    <a:xfrm>
                      <a:off x="0" y="0"/>
                      <a:ext cx="3105150" cy="1228725"/>
                    </a:xfrm>
                    <a:prstGeom prst="rect">
                      <a:avLst/>
                    </a:prstGeom>
                  </pic:spPr>
                </pic:pic>
              </a:graphicData>
            </a:graphic>
          </wp:inline>
        </w:drawing>
      </w:r>
    </w:p>
    <w:p w14:paraId="2941A954" w14:textId="0FFEBF21" w:rsidR="00EE4803" w:rsidRPr="00452C4E" w:rsidRDefault="00EE4803" w:rsidP="001B23D6">
      <w:pPr>
        <w:pStyle w:val="RSCI02FigureSchemeChartwithtopbar"/>
        <w:rPr>
          <w:rFonts w:ascii="Times New Roman" w:hAnsi="Times New Roman"/>
          <w:lang w:eastAsia="zh-CN"/>
          <w:rPrChange w:id="428" w:author="Yibin Jiang (PGR)" w:date="2025-07-10T10:37:00Z">
            <w:rPr>
              <w:lang w:eastAsia="zh-CN"/>
            </w:rPr>
          </w:rPrChange>
        </w:rPr>
      </w:pPr>
      <w:r w:rsidRPr="00452C4E">
        <w:rPr>
          <w:rFonts w:ascii="Times New Roman" w:hAnsi="Times New Roman"/>
          <w:b/>
          <w:bCs/>
          <w:lang w:eastAsia="zh-CN"/>
          <w:rPrChange w:id="429" w:author="Yibin Jiang (PGR)" w:date="2025-07-10T10:37:00Z">
            <w:rPr>
              <w:b/>
              <w:bCs/>
              <w:lang w:eastAsia="zh-CN"/>
            </w:rPr>
          </w:rPrChange>
        </w:rPr>
        <w:t xml:space="preserve">Figure </w:t>
      </w:r>
      <w:r w:rsidR="0076080F" w:rsidRPr="00452C4E">
        <w:rPr>
          <w:rFonts w:ascii="Times New Roman" w:hAnsi="Times New Roman"/>
          <w:b/>
          <w:bCs/>
          <w:lang w:eastAsia="zh-CN"/>
          <w:rPrChange w:id="430" w:author="Yibin Jiang (PGR)" w:date="2025-07-10T10:37:00Z">
            <w:rPr>
              <w:rFonts w:hint="eastAsia"/>
              <w:b/>
              <w:bCs/>
              <w:lang w:eastAsia="zh-CN"/>
            </w:rPr>
          </w:rPrChange>
        </w:rPr>
        <w:t>3</w:t>
      </w:r>
      <w:r w:rsidRPr="00452C4E">
        <w:rPr>
          <w:rFonts w:ascii="Times New Roman" w:hAnsi="Times New Roman"/>
          <w:lang w:eastAsia="zh-CN"/>
          <w:rPrChange w:id="431" w:author="Yibin Jiang (PGR)" w:date="2025-07-10T10:37:00Z">
            <w:rPr>
              <w:lang w:eastAsia="zh-CN"/>
            </w:rPr>
          </w:rPrChange>
        </w:rPr>
        <w:t xml:space="preserve"> </w:t>
      </w:r>
      <w:r w:rsidRPr="00452C4E">
        <w:rPr>
          <w:rFonts w:ascii="Times New Roman" w:hAnsi="Times New Roman"/>
          <w:lang w:eastAsia="zh-CN"/>
          <w:rPrChange w:id="432" w:author="Yibin Jiang (PGR)" w:date="2025-07-10T10:37:00Z">
            <w:rPr>
              <w:rFonts w:hint="eastAsia"/>
              <w:lang w:eastAsia="zh-CN"/>
            </w:rPr>
          </w:rPrChange>
        </w:rPr>
        <w:t>T</w:t>
      </w:r>
      <w:r w:rsidRPr="00452C4E">
        <w:rPr>
          <w:rFonts w:ascii="Times New Roman" w:hAnsi="Times New Roman"/>
          <w:lang w:eastAsia="zh-CN"/>
          <w:rPrChange w:id="433" w:author="Yibin Jiang (PGR)" w:date="2025-07-10T10:37:00Z">
            <w:rPr>
              <w:lang w:eastAsia="zh-CN"/>
            </w:rPr>
          </w:rPrChange>
        </w:rPr>
        <w:t xml:space="preserve">he pH adjustment </w:t>
      </w:r>
      <w:r w:rsidRPr="00452C4E">
        <w:rPr>
          <w:rFonts w:ascii="Times New Roman" w:hAnsi="Times New Roman"/>
          <w:lang w:eastAsia="zh-CN"/>
          <w:rPrChange w:id="434" w:author="Yibin Jiang (PGR)" w:date="2025-07-10T10:37:00Z">
            <w:rPr>
              <w:rFonts w:hint="eastAsia"/>
              <w:lang w:eastAsia="zh-CN"/>
            </w:rPr>
          </w:rPrChange>
        </w:rPr>
        <w:t>in waste water neutralization</w:t>
      </w:r>
      <w:r w:rsidRPr="00452C4E">
        <w:rPr>
          <w:rFonts w:ascii="Times New Roman" w:hAnsi="Times New Roman"/>
          <w:lang w:eastAsia="zh-CN"/>
          <w:rPrChange w:id="435" w:author="Yibin Jiang (PGR)" w:date="2025-07-10T10:37:00Z">
            <w:rPr>
              <w:lang w:eastAsia="zh-CN"/>
            </w:rPr>
          </w:rPrChange>
        </w:rPr>
        <w:t>. The x-axis represents the cumulative volume of titrant added at the end of each step, and the y-axis corresponds to the pH measured after each addition. Green</w:t>
      </w:r>
      <w:r w:rsidRPr="00452C4E">
        <w:rPr>
          <w:rFonts w:ascii="Times New Roman" w:hAnsi="Times New Roman"/>
          <w:lang w:eastAsia="zh-CN"/>
          <w:rPrChange w:id="436" w:author="Yibin Jiang (PGR)" w:date="2025-07-10T10:37:00Z">
            <w:rPr>
              <w:rFonts w:hint="eastAsia"/>
              <w:lang w:eastAsia="zh-CN"/>
            </w:rPr>
          </w:rPrChange>
        </w:rPr>
        <w:t xml:space="preserve"> </w:t>
      </w:r>
      <w:r w:rsidRPr="00452C4E">
        <w:rPr>
          <w:rFonts w:ascii="Times New Roman" w:hAnsi="Times New Roman"/>
          <w:lang w:eastAsia="zh-CN"/>
          <w:rPrChange w:id="437" w:author="Yibin Jiang (PGR)" w:date="2025-07-10T10:37:00Z">
            <w:rPr>
              <w:lang w:eastAsia="zh-CN"/>
            </w:rPr>
          </w:rPrChange>
        </w:rPr>
        <w:t>downward-pointing triangles denote steps involving acid addition, red upward-pointing triangles indicate steps with base addition, and the blue dashed line marks the target pH.</w:t>
      </w:r>
    </w:p>
    <w:p w14:paraId="3610023E" w14:textId="77777777" w:rsidR="0076080F" w:rsidRPr="00452C4E" w:rsidRDefault="0076080F" w:rsidP="0076080F">
      <w:pPr>
        <w:pStyle w:val="RSCB06Sub-SectionHeading"/>
        <w:rPr>
          <w:rFonts w:ascii="Times New Roman" w:hAnsi="Times New Roman" w:cs="Times New Roman"/>
          <w:sz w:val="24"/>
          <w:szCs w:val="24"/>
          <w:lang w:eastAsia="zh-CN"/>
          <w:rPrChange w:id="438" w:author="Yibin Jiang (PGR)" w:date="2025-07-10T10:37:00Z">
            <w:rPr>
              <w:rFonts w:ascii="Segoe UI" w:hAnsi="Segoe UI" w:cs="Segoe UI"/>
              <w:sz w:val="24"/>
              <w:szCs w:val="24"/>
              <w:lang w:eastAsia="zh-CN"/>
            </w:rPr>
          </w:rPrChange>
        </w:rPr>
      </w:pPr>
      <w:r w:rsidRPr="00452C4E">
        <w:rPr>
          <w:rFonts w:ascii="Times New Roman" w:hAnsi="Times New Roman" w:cs="Times New Roman"/>
          <w:lang w:eastAsia="zh-CN"/>
          <w:rPrChange w:id="439" w:author="Yibin Jiang (PGR)" w:date="2025-07-10T10:37:00Z">
            <w:rPr>
              <w:rFonts w:hint="eastAsia"/>
              <w:lang w:eastAsia="zh-CN"/>
            </w:rPr>
          </w:rPrChange>
        </w:rPr>
        <w:t>E</w:t>
      </w:r>
      <w:r w:rsidRPr="00452C4E">
        <w:rPr>
          <w:rFonts w:ascii="Times New Roman" w:hAnsi="Times New Roman" w:cs="Times New Roman"/>
          <w:lang w:eastAsia="zh-CN"/>
          <w:rPrChange w:id="440" w:author="Yibin Jiang (PGR)" w:date="2025-07-10T10:37:00Z">
            <w:rPr>
              <w:lang w:eastAsia="zh-CN"/>
            </w:rPr>
          </w:rPrChange>
        </w:rPr>
        <w:t>xperiment</w:t>
      </w:r>
      <w:r w:rsidRPr="00452C4E">
        <w:rPr>
          <w:rFonts w:ascii="Times New Roman" w:hAnsi="Times New Roman" w:cs="Times New Roman"/>
          <w:lang w:eastAsia="zh-CN"/>
          <w:rPrChange w:id="441" w:author="Yibin Jiang (PGR)" w:date="2025-07-10T10:37:00Z">
            <w:rPr>
              <w:rFonts w:hint="eastAsia"/>
              <w:lang w:eastAsia="zh-CN"/>
            </w:rPr>
          </w:rPrChange>
        </w:rPr>
        <w:t xml:space="preserve"> 3.</w:t>
      </w:r>
      <w:r w:rsidRPr="00452C4E">
        <w:rPr>
          <w:rFonts w:ascii="Times New Roman" w:hAnsi="Times New Roman" w:cs="Times New Roman"/>
          <w:shd w:val="clear" w:color="auto" w:fill="FFFFFF"/>
          <w:rPrChange w:id="442" w:author="Yibin Jiang (PGR)" w:date="2025-07-10T10:37:00Z">
            <w:rPr>
              <w:rFonts w:ascii="Segoe UI" w:hAnsi="Segoe UI" w:cs="Segoe UI"/>
              <w:shd w:val="clear" w:color="auto" w:fill="FFFFFF"/>
            </w:rPr>
          </w:rPrChange>
        </w:rPr>
        <w:t xml:space="preserve"> </w:t>
      </w:r>
      <w:r w:rsidRPr="00452C4E">
        <w:rPr>
          <w:rFonts w:ascii="Times New Roman" w:hAnsi="Times New Roman" w:cs="Times New Roman"/>
          <w:lang w:eastAsia="zh-CN"/>
          <w:rPrChange w:id="443" w:author="Yibin Jiang (PGR)" w:date="2025-07-10T10:37:00Z">
            <w:rPr>
              <w:lang w:eastAsia="zh-CN"/>
            </w:rPr>
          </w:rPrChange>
        </w:rPr>
        <w:t>Isoelectric Precipitation of Casein from Milk</w:t>
      </w:r>
    </w:p>
    <w:p w14:paraId="1F32E09D" w14:textId="77777777" w:rsidR="0076080F" w:rsidRPr="00452C4E" w:rsidRDefault="0076080F" w:rsidP="0076080F">
      <w:pPr>
        <w:spacing w:line="360" w:lineRule="auto"/>
        <w:ind w:firstLineChars="200" w:firstLine="388"/>
        <w:jc w:val="both"/>
        <w:rPr>
          <w:rFonts w:ascii="Times New Roman" w:hAnsi="Times New Roman" w:cs="Times New Roman"/>
          <w:w w:val="108"/>
          <w:sz w:val="18"/>
          <w:szCs w:val="18"/>
          <w:rPrChange w:id="444"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45" w:author="Yibin Jiang (PGR)" w:date="2025-07-10T10:37:00Z">
            <w:rPr>
              <w:rFonts w:cs="Times New Roman"/>
              <w:w w:val="108"/>
              <w:sz w:val="18"/>
              <w:szCs w:val="18"/>
            </w:rPr>
          </w:rPrChange>
        </w:rPr>
        <w:t>The isoelectric point (pI) of a protein corresponds to the pH at which its net charge is zero, leading to minimal solubility and enhanced aggregation. Exploiting this principle, proteins such as casein can be selectively precipitated by adjusting the pH of the solution. Casein, the predominant milk protein (~80%), has a pI in the range of 4.6–5.2, which underpins its extraction in dairy processing and protein purification protocols.</w:t>
      </w:r>
    </w:p>
    <w:p w14:paraId="7DDFA393" w14:textId="6BF8CDE5" w:rsidR="0076080F" w:rsidRPr="00452C4E" w:rsidRDefault="0076080F" w:rsidP="0076080F">
      <w:pPr>
        <w:spacing w:line="360" w:lineRule="auto"/>
        <w:ind w:firstLine="400"/>
        <w:jc w:val="both"/>
        <w:rPr>
          <w:rFonts w:ascii="Times New Roman" w:hAnsi="Times New Roman" w:cs="Times New Roman"/>
          <w:sz w:val="20"/>
          <w:szCs w:val="20"/>
          <w:lang w:eastAsia="zh-CN"/>
          <w:rPrChange w:id="446" w:author="Yibin Jiang (PGR)" w:date="2025-07-10T10:37:00Z">
            <w:rPr>
              <w:rFonts w:ascii="Bookman Old Style" w:hAnsi="Bookman Old Style" w:cs="Times New Roman"/>
              <w:sz w:val="20"/>
              <w:szCs w:val="20"/>
              <w:lang w:eastAsia="zh-CN"/>
            </w:rPr>
          </w:rPrChange>
        </w:rPr>
      </w:pPr>
      <w:r w:rsidRPr="00452C4E">
        <w:rPr>
          <w:rFonts w:ascii="Times New Roman" w:hAnsi="Times New Roman" w:cs="Times New Roman"/>
          <w:w w:val="108"/>
          <w:sz w:val="18"/>
          <w:szCs w:val="18"/>
          <w:rPrChange w:id="447" w:author="Yibin Jiang (PGR)" w:date="2025-07-10T10:37:00Z">
            <w:rPr>
              <w:rFonts w:cs="Times New Roman"/>
              <w:w w:val="108"/>
              <w:sz w:val="18"/>
              <w:szCs w:val="18"/>
            </w:rPr>
          </w:rPrChange>
        </w:rPr>
        <w:t xml:space="preserve">In this experiment, our autonomous pH adjustment system was used to precipitate casein from fresh milk by titrating the pH to 4.6 ± 0.1. A 12 mL aliquot of milk was introduced into a three-necked flask, and the reinforcement learning policy guided the sequential addition of 0.1 M HCl or 0.1 M NaOH. The titration proceeded smoothly, requiring only </w:t>
      </w:r>
      <w:r w:rsidRPr="00452C4E">
        <w:rPr>
          <w:rFonts w:ascii="Times New Roman" w:hAnsi="Times New Roman" w:cs="Times New Roman"/>
          <w:w w:val="108"/>
          <w:sz w:val="18"/>
          <w:szCs w:val="18"/>
          <w:rPrChange w:id="448" w:author="Yibin Jiang (PGR)" w:date="2025-07-10T10:37:00Z">
            <w:rPr>
              <w:rFonts w:cs="Times New Roman" w:hint="eastAsia"/>
              <w:w w:val="108"/>
              <w:sz w:val="18"/>
              <w:szCs w:val="18"/>
            </w:rPr>
          </w:rPrChange>
        </w:rPr>
        <w:t>4</w:t>
      </w:r>
      <w:r w:rsidRPr="00452C4E">
        <w:rPr>
          <w:rFonts w:ascii="Times New Roman" w:hAnsi="Times New Roman" w:cs="Times New Roman"/>
          <w:w w:val="108"/>
          <w:sz w:val="18"/>
          <w:szCs w:val="18"/>
          <w:rPrChange w:id="449" w:author="Yibin Jiang (PGR)" w:date="2025-07-10T10:37:00Z">
            <w:rPr>
              <w:rFonts w:cs="Times New Roman"/>
              <w:w w:val="108"/>
              <w:sz w:val="18"/>
              <w:szCs w:val="18"/>
            </w:rPr>
          </w:rPrChange>
        </w:rPr>
        <w:t xml:space="preserve"> steps to reach the target with no overshooting, as shown in</w:t>
      </w:r>
      <w:r w:rsidRPr="00452C4E">
        <w:rPr>
          <w:rFonts w:ascii="Times New Roman" w:hAnsi="Times New Roman" w:cs="Times New Roman"/>
          <w:sz w:val="20"/>
          <w:szCs w:val="20"/>
          <w:lang w:eastAsia="zh-CN"/>
          <w:rPrChange w:id="450" w:author="Yibin Jiang (PGR)" w:date="2025-07-10T10:37:00Z">
            <w:rPr>
              <w:rFonts w:ascii="Bookman Old Style" w:hAnsi="Bookman Old Style" w:cs="Times New Roman"/>
              <w:sz w:val="20"/>
              <w:szCs w:val="20"/>
              <w:lang w:eastAsia="zh-CN"/>
            </w:rPr>
          </w:rPrChange>
        </w:rPr>
        <w:t xml:space="preserve"> Figure </w:t>
      </w:r>
      <w:r w:rsidRPr="00452C4E">
        <w:rPr>
          <w:rFonts w:ascii="Times New Roman" w:hAnsi="Times New Roman" w:cs="Times New Roman"/>
          <w:sz w:val="20"/>
          <w:szCs w:val="20"/>
          <w:lang w:eastAsia="zh-CN"/>
          <w:rPrChange w:id="451" w:author="Yibin Jiang (PGR)" w:date="2025-07-10T10:37:00Z">
            <w:rPr>
              <w:rFonts w:ascii="Bookman Old Style" w:hAnsi="Bookman Old Style" w:cs="Times New Roman" w:hint="eastAsia"/>
              <w:sz w:val="20"/>
              <w:szCs w:val="20"/>
              <w:lang w:eastAsia="zh-CN"/>
            </w:rPr>
          </w:rPrChange>
        </w:rPr>
        <w:t>4</w:t>
      </w:r>
      <w:r w:rsidRPr="00452C4E">
        <w:rPr>
          <w:rFonts w:ascii="Times New Roman" w:hAnsi="Times New Roman" w:cs="Times New Roman"/>
          <w:sz w:val="20"/>
          <w:szCs w:val="20"/>
          <w:lang w:eastAsia="zh-CN"/>
          <w:rPrChange w:id="452" w:author="Yibin Jiang (PGR)" w:date="2025-07-10T10:37:00Z">
            <w:rPr>
              <w:rFonts w:ascii="Bookman Old Style" w:hAnsi="Bookman Old Style" w:cs="Times New Roman"/>
              <w:sz w:val="20"/>
              <w:szCs w:val="20"/>
              <w:lang w:eastAsia="zh-CN"/>
            </w:rPr>
          </w:rPrChange>
        </w:rPr>
        <w:t>.</w:t>
      </w:r>
    </w:p>
    <w:p w14:paraId="6B27EA92" w14:textId="77777777" w:rsidR="0076080F" w:rsidRPr="00452C4E" w:rsidRDefault="0076080F" w:rsidP="0076080F">
      <w:pPr>
        <w:spacing w:line="360" w:lineRule="auto"/>
        <w:ind w:firstLine="400"/>
        <w:jc w:val="both"/>
        <w:rPr>
          <w:rFonts w:ascii="Times New Roman" w:hAnsi="Times New Roman" w:cs="Times New Roman"/>
          <w:w w:val="108"/>
          <w:sz w:val="18"/>
          <w:szCs w:val="18"/>
          <w:rPrChange w:id="453"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54" w:author="Yibin Jiang (PGR)" w:date="2025-07-10T10:37:00Z">
            <w:rPr>
              <w:rFonts w:cs="Times New Roman"/>
              <w:w w:val="108"/>
              <w:sz w:val="18"/>
              <w:szCs w:val="18"/>
            </w:rPr>
          </w:rPrChange>
        </w:rPr>
        <w:t>Following pH adjustment, the precipitated casein was isolated via centrifugation, washed with a 1:1 ethanol–ether mixture to remove lipids, and oven-dried at 80 °C to constant weight. The yield was 171 mg</w:t>
      </w:r>
      <w:r w:rsidRPr="00452C4E">
        <w:rPr>
          <w:rFonts w:ascii="Times New Roman" w:hAnsi="Times New Roman" w:cs="Times New Roman"/>
          <w:w w:val="108"/>
          <w:sz w:val="18"/>
          <w:szCs w:val="18"/>
          <w:rPrChange w:id="455" w:author="Yibin Jiang (PGR)" w:date="2025-07-10T10:37:00Z">
            <w:rPr>
              <w:rFonts w:cs="Times New Roman" w:hint="eastAsia"/>
              <w:w w:val="108"/>
              <w:sz w:val="18"/>
              <w:szCs w:val="18"/>
            </w:rPr>
          </w:rPrChange>
        </w:rPr>
        <w:t xml:space="preserve"> from 12 mL of milk</w:t>
      </w:r>
      <w:r w:rsidRPr="00452C4E">
        <w:rPr>
          <w:rFonts w:ascii="Times New Roman" w:hAnsi="Times New Roman" w:cs="Times New Roman"/>
          <w:w w:val="108"/>
          <w:sz w:val="18"/>
          <w:szCs w:val="18"/>
          <w:rPrChange w:id="456" w:author="Yibin Jiang (PGR)" w:date="2025-07-10T10:37:00Z">
            <w:rPr>
              <w:rFonts w:cs="Times New Roman"/>
              <w:w w:val="108"/>
              <w:sz w:val="18"/>
              <w:szCs w:val="18"/>
            </w:rPr>
          </w:rPrChange>
        </w:rPr>
        <w:t>. Protein identity was confirmed by redissolving the casein in 3% NaOH and observing a violet color change upon addition of Biuret reagent, indicating the presence of peptide bonds.</w:t>
      </w:r>
    </w:p>
    <w:p w14:paraId="0ED39181" w14:textId="2FA54BA5" w:rsidR="000C6563" w:rsidRPr="00452C4E" w:rsidRDefault="0076080F" w:rsidP="000903EF">
      <w:pPr>
        <w:spacing w:line="360" w:lineRule="auto"/>
        <w:ind w:firstLine="400"/>
        <w:jc w:val="both"/>
        <w:rPr>
          <w:rFonts w:ascii="Times New Roman" w:hAnsi="Times New Roman" w:cs="Times New Roman"/>
          <w:w w:val="108"/>
          <w:sz w:val="18"/>
          <w:szCs w:val="18"/>
          <w:rPrChange w:id="457"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58" w:author="Yibin Jiang (PGR)" w:date="2025-07-10T10:37:00Z">
            <w:rPr>
              <w:rFonts w:cs="Times New Roman"/>
              <w:w w:val="108"/>
              <w:sz w:val="18"/>
              <w:szCs w:val="18"/>
            </w:rPr>
          </w:rPrChange>
        </w:rPr>
        <w:t>This experiment demonstrates the ability of the system to handle real-world, nonideal media such as milk, and perform functional biochemical separations with high accuracy and reproducibility.</w:t>
      </w:r>
    </w:p>
    <w:p w14:paraId="73BCDA01" w14:textId="70365F42" w:rsidR="000C6563" w:rsidRPr="00452C4E" w:rsidRDefault="000903EF">
      <w:pPr>
        <w:pStyle w:val="RSCB04SectionHeading"/>
        <w:rPr>
          <w:rFonts w:ascii="Times New Roman" w:hAnsi="Times New Roman" w:cs="Times New Roman"/>
          <w:b w:val="0"/>
          <w:w w:val="108"/>
          <w:sz w:val="18"/>
          <w:szCs w:val="18"/>
          <w:lang w:eastAsia="zh-CN"/>
          <w:rPrChange w:id="459" w:author="Yibin Jiang (PGR)" w:date="2025-07-10T10:37:00Z">
            <w:rPr>
              <w:rFonts w:cs="Times New Roman"/>
              <w:b w:val="0"/>
              <w:w w:val="108"/>
              <w:sz w:val="18"/>
              <w:szCs w:val="18"/>
              <w:lang w:eastAsia="zh-CN"/>
            </w:rPr>
          </w:rPrChange>
        </w:rPr>
      </w:pPr>
      <w:r w:rsidRPr="00452C4E">
        <w:rPr>
          <w:rFonts w:ascii="Times New Roman" w:hAnsi="Times New Roman" w:cs="Times New Roman"/>
          <w:b w:val="0"/>
          <w:noProof/>
          <w:w w:val="108"/>
          <w:sz w:val="18"/>
          <w:szCs w:val="18"/>
          <w:lang w:eastAsia="zh-CN"/>
          <w:rPrChange w:id="460" w:author="Yibin Jiang (PGR)" w:date="2025-07-10T10:37:00Z">
            <w:rPr>
              <w:rFonts w:cs="Times New Roman"/>
              <w:b w:val="0"/>
              <w:noProof/>
              <w:w w:val="108"/>
              <w:sz w:val="18"/>
              <w:szCs w:val="18"/>
              <w:lang w:eastAsia="zh-CN"/>
            </w:rPr>
          </w:rPrChange>
        </w:rPr>
        <w:drawing>
          <wp:inline distT="0" distB="0" distL="0" distR="0" wp14:anchorId="3273F09F" wp14:editId="60A5FBE7">
            <wp:extent cx="3105150" cy="2296795"/>
            <wp:effectExtent l="0" t="0" r="0" b="8255"/>
            <wp:docPr id="118" name="图形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形 118"/>
                    <pic:cNvPicPr/>
                  </pic:nvPicPr>
                  <pic:blipFill>
                    <a:blip r:embed="rId25">
                      <a:extLst>
                        <a:ext uri="{96DAC541-7B7A-43D3-8B79-37D633B846F1}">
                          <asvg:svgBlip xmlns:asvg="http://schemas.microsoft.com/office/drawing/2016/SVG/main" r:embed="rId26"/>
                        </a:ext>
                      </a:extLst>
                    </a:blip>
                    <a:stretch>
                      <a:fillRect/>
                    </a:stretch>
                  </pic:blipFill>
                  <pic:spPr>
                    <a:xfrm>
                      <a:off x="0" y="0"/>
                      <a:ext cx="3105150" cy="2296795"/>
                    </a:xfrm>
                    <a:prstGeom prst="rect">
                      <a:avLst/>
                    </a:prstGeom>
                  </pic:spPr>
                </pic:pic>
              </a:graphicData>
            </a:graphic>
          </wp:inline>
        </w:drawing>
      </w:r>
    </w:p>
    <w:p w14:paraId="76C59041" w14:textId="431DF1C5" w:rsidR="00DB5191" w:rsidRPr="00452C4E" w:rsidRDefault="00DB5191" w:rsidP="00DB5191">
      <w:pPr>
        <w:pStyle w:val="RSCI01FigureSchemeChartwithbottombar"/>
        <w:rPr>
          <w:rFonts w:ascii="Times New Roman" w:hAnsi="Times New Roman" w:cs="Times New Roman"/>
          <w:lang w:eastAsia="zh-CN"/>
          <w:rPrChange w:id="461" w:author="Yibin Jiang (PGR)" w:date="2025-07-10T10:37:00Z">
            <w:rPr>
              <w:lang w:eastAsia="zh-CN"/>
            </w:rPr>
          </w:rPrChange>
        </w:rPr>
      </w:pPr>
      <w:r w:rsidRPr="00452C4E">
        <w:rPr>
          <w:rFonts w:ascii="Times New Roman" w:hAnsi="Times New Roman" w:cs="Times New Roman"/>
          <w:b/>
          <w:bCs/>
          <w:lang w:eastAsia="zh-CN"/>
          <w:rPrChange w:id="462" w:author="Yibin Jiang (PGR)" w:date="2025-07-10T10:37:00Z">
            <w:rPr>
              <w:rFonts w:hint="eastAsia"/>
              <w:b/>
              <w:bCs/>
              <w:lang w:eastAsia="zh-CN"/>
            </w:rPr>
          </w:rPrChange>
        </w:rPr>
        <w:t xml:space="preserve">Fig. 4 </w:t>
      </w:r>
      <w:r w:rsidRPr="00452C4E">
        <w:rPr>
          <w:rFonts w:ascii="Times New Roman" w:hAnsi="Times New Roman" w:cs="Times New Roman"/>
          <w:lang w:eastAsia="zh-CN"/>
          <w:rPrChange w:id="463" w:author="Yibin Jiang (PGR)" w:date="2025-07-10T10:37:00Z">
            <w:rPr>
              <w:lang w:eastAsia="zh-CN"/>
            </w:rPr>
          </w:rPrChange>
        </w:rPr>
        <w:t>As the pH decreases, casein micelles begin to aggregate, and at the isoelectric point, casein solubility is lowest, resulting in the maximum amount of precipitation.</w:t>
      </w:r>
      <w:r w:rsidR="00DF0CE4" w:rsidRPr="00452C4E">
        <w:rPr>
          <w:rFonts w:ascii="Times New Roman" w:hAnsi="Times New Roman" w:cs="Times New Roman"/>
          <w:rPrChange w:id="464" w:author="Yibin Jiang (PGR)" w:date="2025-07-10T10:37:00Z">
            <w:rPr/>
          </w:rPrChange>
        </w:rPr>
        <w:t xml:space="preserve"> </w:t>
      </w:r>
      <w:r w:rsidR="00DF0CE4" w:rsidRPr="00452C4E">
        <w:rPr>
          <w:rFonts w:ascii="Times New Roman" w:hAnsi="Times New Roman" w:cs="Times New Roman"/>
          <w:lang w:eastAsia="zh-CN"/>
          <w:rPrChange w:id="465" w:author="Yibin Jiang (PGR)" w:date="2025-07-10T10:37:00Z">
            <w:rPr>
              <w:lang w:eastAsia="zh-CN"/>
            </w:rPr>
          </w:rPrChange>
        </w:rPr>
        <w:t>We adjusted the pH of the milk to around 4.6 to separate and collect the casein.</w:t>
      </w:r>
    </w:p>
    <w:p w14:paraId="4E226139" w14:textId="77777777" w:rsidR="00F87514" w:rsidRPr="00452C4E" w:rsidRDefault="00F87514" w:rsidP="00F87514">
      <w:pPr>
        <w:spacing w:line="360" w:lineRule="auto"/>
        <w:outlineLvl w:val="1"/>
        <w:rPr>
          <w:rFonts w:ascii="Times New Roman" w:hAnsi="Times New Roman" w:cs="Times New Roman"/>
          <w:b/>
          <w:sz w:val="18"/>
          <w:lang w:eastAsia="zh-CN"/>
          <w:rPrChange w:id="466" w:author="Yibin Jiang (PGR)" w:date="2025-07-10T10:37:00Z">
            <w:rPr>
              <w:b/>
              <w:sz w:val="18"/>
              <w:lang w:eastAsia="zh-CN"/>
            </w:rPr>
          </w:rPrChange>
        </w:rPr>
      </w:pPr>
      <w:r w:rsidRPr="00452C4E">
        <w:rPr>
          <w:rFonts w:ascii="Times New Roman" w:hAnsi="Times New Roman" w:cs="Times New Roman"/>
          <w:b/>
          <w:sz w:val="18"/>
          <w:lang w:eastAsia="zh-CN"/>
          <w:rPrChange w:id="467" w:author="Yibin Jiang (PGR)" w:date="2025-07-10T10:37:00Z">
            <w:rPr>
              <w:rFonts w:hint="eastAsia"/>
              <w:b/>
              <w:sz w:val="18"/>
              <w:lang w:eastAsia="zh-CN"/>
            </w:rPr>
          </w:rPrChange>
        </w:rPr>
        <w:t>E</w:t>
      </w:r>
      <w:r w:rsidRPr="00452C4E">
        <w:rPr>
          <w:rFonts w:ascii="Times New Roman" w:hAnsi="Times New Roman" w:cs="Times New Roman"/>
          <w:b/>
          <w:sz w:val="18"/>
          <w:lang w:eastAsia="zh-CN"/>
          <w:rPrChange w:id="468" w:author="Yibin Jiang (PGR)" w:date="2025-07-10T10:37:00Z">
            <w:rPr>
              <w:b/>
              <w:sz w:val="18"/>
              <w:lang w:eastAsia="zh-CN"/>
            </w:rPr>
          </w:rPrChange>
        </w:rPr>
        <w:t>xperiment</w:t>
      </w:r>
      <w:r w:rsidRPr="00452C4E">
        <w:rPr>
          <w:rFonts w:ascii="Times New Roman" w:hAnsi="Times New Roman" w:cs="Times New Roman"/>
          <w:b/>
          <w:sz w:val="18"/>
          <w:lang w:eastAsia="zh-CN"/>
          <w:rPrChange w:id="469" w:author="Yibin Jiang (PGR)" w:date="2025-07-10T10:37:00Z">
            <w:rPr>
              <w:rFonts w:hint="eastAsia"/>
              <w:b/>
              <w:sz w:val="18"/>
              <w:lang w:eastAsia="zh-CN"/>
            </w:rPr>
          </w:rPrChange>
        </w:rPr>
        <w:t xml:space="preserve"> 4. </w:t>
      </w:r>
      <w:r w:rsidRPr="00452C4E">
        <w:rPr>
          <w:rFonts w:ascii="Times New Roman" w:hAnsi="Times New Roman" w:cs="Times New Roman"/>
          <w:b/>
          <w:sz w:val="18"/>
          <w:lang w:eastAsia="zh-CN"/>
          <w:rPrChange w:id="470" w:author="Yibin Jiang (PGR)" w:date="2025-07-10T10:37:00Z">
            <w:rPr>
              <w:b/>
              <w:sz w:val="18"/>
              <w:lang w:eastAsia="zh-CN"/>
            </w:rPr>
          </w:rPrChange>
        </w:rPr>
        <w:t>Determination of Protease Activity under Var</w:t>
      </w:r>
      <w:r w:rsidRPr="00452C4E">
        <w:rPr>
          <w:rFonts w:ascii="Times New Roman" w:hAnsi="Times New Roman" w:cs="Times New Roman"/>
          <w:b/>
          <w:sz w:val="18"/>
          <w:lang w:eastAsia="zh-CN"/>
          <w:rPrChange w:id="471" w:author="Yibin Jiang (PGR)" w:date="2025-07-10T10:37:00Z">
            <w:rPr>
              <w:rFonts w:hint="eastAsia"/>
              <w:b/>
              <w:sz w:val="18"/>
              <w:lang w:eastAsia="zh-CN"/>
            </w:rPr>
          </w:rPrChange>
        </w:rPr>
        <w:t>ying</w:t>
      </w:r>
      <w:r w:rsidRPr="00452C4E">
        <w:rPr>
          <w:rFonts w:ascii="Times New Roman" w:hAnsi="Times New Roman" w:cs="Times New Roman"/>
          <w:b/>
          <w:sz w:val="18"/>
          <w:lang w:eastAsia="zh-CN"/>
          <w:rPrChange w:id="472" w:author="Yibin Jiang (PGR)" w:date="2025-07-10T10:37:00Z">
            <w:rPr>
              <w:b/>
              <w:sz w:val="18"/>
              <w:lang w:eastAsia="zh-CN"/>
            </w:rPr>
          </w:rPrChange>
        </w:rPr>
        <w:t xml:space="preserve"> pH Conditions</w:t>
      </w:r>
    </w:p>
    <w:p w14:paraId="17F89423" w14:textId="77777777" w:rsidR="00F87514" w:rsidRPr="00452C4E" w:rsidRDefault="00F87514" w:rsidP="00F87514">
      <w:pPr>
        <w:spacing w:line="360" w:lineRule="auto"/>
        <w:ind w:firstLineChars="200" w:firstLine="388"/>
        <w:jc w:val="both"/>
        <w:rPr>
          <w:rFonts w:ascii="Times New Roman" w:hAnsi="Times New Roman" w:cs="Times New Roman"/>
          <w:w w:val="108"/>
          <w:sz w:val="18"/>
          <w:szCs w:val="18"/>
          <w:rPrChange w:id="473"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74" w:author="Yibin Jiang (PGR)" w:date="2025-07-10T10:37:00Z">
            <w:rPr>
              <w:rFonts w:cs="Times New Roman"/>
              <w:w w:val="108"/>
              <w:sz w:val="18"/>
              <w:szCs w:val="18"/>
            </w:rPr>
          </w:rPrChange>
        </w:rPr>
        <w:t>Proteases can catalyze protein hydrolysis</w:t>
      </w:r>
      <w:r w:rsidRPr="00452C4E">
        <w:rPr>
          <w:rFonts w:ascii="Times New Roman" w:hAnsi="Times New Roman" w:cs="Times New Roman"/>
          <w:w w:val="108"/>
          <w:sz w:val="18"/>
          <w:szCs w:val="18"/>
          <w:rPrChange w:id="475" w:author="Yibin Jiang (PGR)" w:date="2025-07-10T10:37:00Z">
            <w:rPr>
              <w:rFonts w:cs="Times New Roman" w:hint="eastAsia"/>
              <w:w w:val="108"/>
              <w:sz w:val="18"/>
              <w:szCs w:val="18"/>
            </w:rPr>
          </w:rPrChange>
        </w:rPr>
        <w:t xml:space="preserve"> and</w:t>
      </w:r>
      <w:r w:rsidRPr="00452C4E">
        <w:rPr>
          <w:rFonts w:ascii="Times New Roman" w:hAnsi="Times New Roman" w:cs="Times New Roman"/>
          <w:w w:val="108"/>
          <w:sz w:val="18"/>
          <w:szCs w:val="18"/>
          <w:rPrChange w:id="476" w:author="Yibin Jiang (PGR)" w:date="2025-07-10T10:37:00Z">
            <w:rPr>
              <w:rFonts w:cs="Times New Roman"/>
              <w:w w:val="108"/>
              <w:sz w:val="18"/>
              <w:szCs w:val="18"/>
            </w:rPr>
          </w:rPrChange>
        </w:rPr>
        <w:t xml:space="preserve"> exhibit strong pH dependence, with catalytic activity modulated by changes in the ionization states of both the enzyme and the substrate</w:t>
      </w:r>
      <w:r w:rsidRPr="00452C4E">
        <w:rPr>
          <w:rFonts w:ascii="Times New Roman" w:hAnsi="Times New Roman" w:cs="Times New Roman"/>
          <w:w w:val="108"/>
          <w:sz w:val="18"/>
          <w:szCs w:val="18"/>
          <w:rPrChange w:id="477" w:author="Yibin Jiang (PGR)" w:date="2025-07-10T10:37:00Z">
            <w:rPr>
              <w:rFonts w:cs="Times New Roman" w:hint="eastAsia"/>
              <w:w w:val="108"/>
              <w:sz w:val="18"/>
              <w:szCs w:val="18"/>
            </w:rPr>
          </w:rPrChange>
        </w:rPr>
        <w:t xml:space="preserve">, </w:t>
      </w:r>
      <w:r w:rsidRPr="00452C4E">
        <w:rPr>
          <w:rFonts w:ascii="Times New Roman" w:hAnsi="Times New Roman" w:cs="Times New Roman"/>
          <w:w w:val="108"/>
          <w:sz w:val="18"/>
          <w:szCs w:val="18"/>
          <w:rPrChange w:id="478" w:author="Yibin Jiang (PGR)" w:date="2025-07-10T10:37:00Z">
            <w:rPr>
              <w:rFonts w:cs="Times New Roman"/>
              <w:w w:val="108"/>
              <w:sz w:val="18"/>
              <w:szCs w:val="18"/>
            </w:rPr>
          </w:rPrChange>
        </w:rPr>
        <w:t>alter</w:t>
      </w:r>
      <w:r w:rsidRPr="00452C4E">
        <w:rPr>
          <w:rFonts w:ascii="Times New Roman" w:hAnsi="Times New Roman" w:cs="Times New Roman"/>
          <w:w w:val="108"/>
          <w:sz w:val="18"/>
          <w:szCs w:val="18"/>
          <w:rPrChange w:id="479" w:author="Yibin Jiang (PGR)" w:date="2025-07-10T10:37:00Z">
            <w:rPr>
              <w:rFonts w:cs="Times New Roman" w:hint="eastAsia"/>
              <w:w w:val="108"/>
              <w:sz w:val="18"/>
              <w:szCs w:val="18"/>
            </w:rPr>
          </w:rPrChange>
        </w:rPr>
        <w:t>ing</w:t>
      </w:r>
      <w:r w:rsidRPr="00452C4E">
        <w:rPr>
          <w:rFonts w:ascii="Times New Roman" w:hAnsi="Times New Roman" w:cs="Times New Roman"/>
          <w:w w:val="108"/>
          <w:sz w:val="18"/>
          <w:szCs w:val="18"/>
          <w:rPrChange w:id="480" w:author="Yibin Jiang (PGR)" w:date="2025-07-10T10:37:00Z">
            <w:rPr>
              <w:rFonts w:cs="Times New Roman"/>
              <w:w w:val="108"/>
              <w:sz w:val="18"/>
              <w:szCs w:val="18"/>
            </w:rPr>
          </w:rPrChange>
        </w:rPr>
        <w:t xml:space="preserve"> </w:t>
      </w:r>
      <w:r w:rsidRPr="00452C4E">
        <w:rPr>
          <w:rFonts w:ascii="Times New Roman" w:hAnsi="Times New Roman" w:cs="Times New Roman"/>
          <w:w w:val="108"/>
          <w:sz w:val="18"/>
          <w:szCs w:val="18"/>
          <w:rPrChange w:id="481" w:author="Yibin Jiang (PGR)" w:date="2025-07-10T10:37:00Z">
            <w:rPr>
              <w:rFonts w:cs="Times New Roman" w:hint="eastAsia"/>
              <w:w w:val="108"/>
              <w:sz w:val="18"/>
              <w:szCs w:val="18"/>
            </w:rPr>
          </w:rPrChange>
        </w:rPr>
        <w:t>their</w:t>
      </w:r>
      <w:r w:rsidRPr="00452C4E">
        <w:rPr>
          <w:rFonts w:ascii="Times New Roman" w:hAnsi="Times New Roman" w:cs="Times New Roman"/>
          <w:w w:val="108"/>
          <w:sz w:val="18"/>
          <w:szCs w:val="18"/>
          <w:rPrChange w:id="482" w:author="Yibin Jiang (PGR)" w:date="2025-07-10T10:37:00Z">
            <w:rPr>
              <w:rFonts w:cs="Times New Roman"/>
              <w:w w:val="108"/>
              <w:sz w:val="18"/>
              <w:szCs w:val="18"/>
            </w:rPr>
          </w:rPrChange>
        </w:rPr>
        <w:t xml:space="preserve"> conformation, charge</w:t>
      </w:r>
      <w:r w:rsidRPr="00452C4E">
        <w:rPr>
          <w:rFonts w:ascii="Times New Roman" w:hAnsi="Times New Roman" w:cs="Times New Roman"/>
          <w:w w:val="108"/>
          <w:sz w:val="18"/>
          <w:szCs w:val="18"/>
          <w:rPrChange w:id="483" w:author="Yibin Jiang (PGR)" w:date="2025-07-10T10:37:00Z">
            <w:rPr>
              <w:rFonts w:cs="Times New Roman" w:hint="eastAsia"/>
              <w:w w:val="108"/>
              <w:sz w:val="18"/>
              <w:szCs w:val="18"/>
            </w:rPr>
          </w:rPrChange>
        </w:rPr>
        <w:t>s</w:t>
      </w:r>
      <w:r w:rsidRPr="00452C4E">
        <w:rPr>
          <w:rFonts w:ascii="Times New Roman" w:hAnsi="Times New Roman" w:cs="Times New Roman"/>
          <w:w w:val="108"/>
          <w:sz w:val="18"/>
          <w:szCs w:val="18"/>
          <w:rPrChange w:id="484" w:author="Yibin Jiang (PGR)" w:date="2025-07-10T10:37:00Z">
            <w:rPr>
              <w:rFonts w:cs="Times New Roman"/>
              <w:w w:val="108"/>
              <w:sz w:val="18"/>
              <w:szCs w:val="18"/>
            </w:rPr>
          </w:rPrChange>
        </w:rPr>
        <w:t xml:space="preserve"> </w:t>
      </w:r>
      <w:r w:rsidRPr="00452C4E">
        <w:rPr>
          <w:rFonts w:ascii="Times New Roman" w:hAnsi="Times New Roman" w:cs="Times New Roman"/>
          <w:w w:val="108"/>
          <w:sz w:val="18"/>
          <w:szCs w:val="18"/>
          <w:rPrChange w:id="485" w:author="Yibin Jiang (PGR)" w:date="2025-07-10T10:37:00Z">
            <w:rPr>
              <w:rFonts w:cs="Times New Roman" w:hint="eastAsia"/>
              <w:w w:val="108"/>
              <w:sz w:val="18"/>
              <w:szCs w:val="18"/>
            </w:rPr>
          </w:rPrChange>
        </w:rPr>
        <w:t>around</w:t>
      </w:r>
      <w:r w:rsidRPr="00452C4E">
        <w:rPr>
          <w:rFonts w:ascii="Times New Roman" w:hAnsi="Times New Roman" w:cs="Times New Roman"/>
          <w:w w:val="108"/>
          <w:sz w:val="18"/>
          <w:szCs w:val="18"/>
          <w:rPrChange w:id="486" w:author="Yibin Jiang (PGR)" w:date="2025-07-10T10:37:00Z">
            <w:rPr>
              <w:rFonts w:cs="Times New Roman"/>
              <w:w w:val="108"/>
              <w:sz w:val="18"/>
              <w:szCs w:val="18"/>
            </w:rPr>
          </w:rPrChange>
        </w:rPr>
        <w:t xml:space="preserve"> </w:t>
      </w:r>
      <w:r w:rsidRPr="00452C4E">
        <w:rPr>
          <w:rFonts w:ascii="Times New Roman" w:hAnsi="Times New Roman" w:cs="Times New Roman"/>
          <w:w w:val="108"/>
          <w:sz w:val="18"/>
          <w:szCs w:val="18"/>
          <w:rPrChange w:id="487" w:author="Yibin Jiang (PGR)" w:date="2025-07-10T10:37:00Z">
            <w:rPr>
              <w:rFonts w:cs="Times New Roman" w:hint="eastAsia"/>
              <w:w w:val="108"/>
              <w:sz w:val="18"/>
              <w:szCs w:val="18"/>
            </w:rPr>
          </w:rPrChange>
        </w:rPr>
        <w:t xml:space="preserve">the </w:t>
      </w:r>
      <w:r w:rsidRPr="00452C4E">
        <w:rPr>
          <w:rFonts w:ascii="Times New Roman" w:hAnsi="Times New Roman" w:cs="Times New Roman"/>
          <w:w w:val="108"/>
          <w:sz w:val="18"/>
          <w:szCs w:val="18"/>
          <w:rPrChange w:id="488" w:author="Yibin Jiang (PGR)" w:date="2025-07-10T10:37:00Z">
            <w:rPr>
              <w:rFonts w:cs="Times New Roman"/>
              <w:w w:val="108"/>
              <w:sz w:val="18"/>
              <w:szCs w:val="18"/>
            </w:rPr>
          </w:rPrChange>
        </w:rPr>
        <w:t>active site, and binding capacity. To investigate this effect systematically, we used papain—a well-characterized cysteine protease—as a model enzyme to study hydrolysis of whey protein across a range of pH environments.</w:t>
      </w:r>
    </w:p>
    <w:p w14:paraId="3657C0AE" w14:textId="77777777" w:rsidR="00F87514" w:rsidRPr="00452C4E" w:rsidRDefault="00F87514" w:rsidP="00F87514">
      <w:pPr>
        <w:spacing w:line="360" w:lineRule="auto"/>
        <w:ind w:firstLineChars="200" w:firstLine="388"/>
        <w:jc w:val="both"/>
        <w:rPr>
          <w:rFonts w:ascii="Times New Roman" w:hAnsi="Times New Roman" w:cs="Times New Roman"/>
          <w:w w:val="108"/>
          <w:sz w:val="18"/>
          <w:szCs w:val="18"/>
          <w:rPrChange w:id="489"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90" w:author="Yibin Jiang (PGR)" w:date="2025-07-10T10:37:00Z">
            <w:rPr>
              <w:rFonts w:cs="Times New Roman"/>
              <w:w w:val="108"/>
              <w:sz w:val="18"/>
              <w:szCs w:val="18"/>
            </w:rPr>
          </w:rPrChange>
        </w:rPr>
        <w:t>Whey protein powder (300 mg) was dissolved in 15 mL of ultrapure water and adjusted to four target pH values: 2.0, 4.0, 7.0, and 11.0 (±0.1). pH adjustment was conducted autonomously using our Bayesian inference–guided titration controller. Upon reaching the target pH, 12 mg of papain was added to each solution. A neutral control group was prepared by dissolving the same amount of protein in water without pH adjustment, diluted to a final volume of 50 mL.</w:t>
      </w:r>
    </w:p>
    <w:p w14:paraId="5F87B55E" w14:textId="77777777" w:rsidR="00F87514" w:rsidRPr="00452C4E" w:rsidRDefault="00F87514" w:rsidP="00F87514">
      <w:pPr>
        <w:spacing w:line="360" w:lineRule="auto"/>
        <w:ind w:firstLineChars="200" w:firstLine="388"/>
        <w:jc w:val="both"/>
        <w:rPr>
          <w:rFonts w:ascii="Times New Roman" w:hAnsi="Times New Roman" w:cs="Times New Roman"/>
          <w:w w:val="108"/>
          <w:sz w:val="18"/>
          <w:szCs w:val="18"/>
          <w:rPrChange w:id="491"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492" w:author="Yibin Jiang (PGR)" w:date="2025-07-10T10:37:00Z">
            <w:rPr>
              <w:rFonts w:cs="Times New Roman"/>
              <w:w w:val="108"/>
              <w:sz w:val="18"/>
              <w:szCs w:val="18"/>
            </w:rPr>
          </w:rPrChange>
        </w:rPr>
        <w:t>At 12 h and 16.5 h intervals, 1 mL aliquots were sampled from each reaction mixture, mixed with 4 mL of Biuret reagent, and analyzed using UV-Vis spectroscopy. Absorbance at 540 nm was recorded as a measure of peptide bond concentration, with higher values indicating lower hydrolysis efficiency due to fewer bonds being cleaved.</w:t>
      </w:r>
    </w:p>
    <w:p w14:paraId="5367D433" w14:textId="77777777" w:rsidR="000C6563" w:rsidRPr="00452C4E" w:rsidRDefault="000C6563">
      <w:pPr>
        <w:pStyle w:val="RSCB04SectionHeading"/>
        <w:rPr>
          <w:rFonts w:ascii="Times New Roman" w:hAnsi="Times New Roman" w:cs="Times New Roman"/>
          <w:b w:val="0"/>
          <w:w w:val="108"/>
          <w:sz w:val="18"/>
          <w:szCs w:val="18"/>
          <w:lang w:eastAsia="zh-CN"/>
          <w:rPrChange w:id="493" w:author="Yibin Jiang (PGR)" w:date="2025-07-10T10:37:00Z">
            <w:rPr>
              <w:rFonts w:cs="Times New Roman"/>
              <w:b w:val="0"/>
              <w:w w:val="108"/>
              <w:sz w:val="18"/>
              <w:szCs w:val="18"/>
              <w:lang w:eastAsia="zh-CN"/>
            </w:rPr>
          </w:rPrChange>
        </w:rPr>
      </w:pPr>
    </w:p>
    <w:p w14:paraId="4DDF6F96" w14:textId="1AAAA824" w:rsidR="000C6563" w:rsidRPr="00452C4E" w:rsidRDefault="000C46B5">
      <w:pPr>
        <w:pStyle w:val="RSCB04SectionHeading"/>
        <w:rPr>
          <w:rFonts w:ascii="Times New Roman" w:hAnsi="Times New Roman" w:cs="Times New Roman"/>
          <w:b w:val="0"/>
          <w:w w:val="108"/>
          <w:sz w:val="18"/>
          <w:szCs w:val="18"/>
          <w:lang w:eastAsia="zh-CN"/>
          <w:rPrChange w:id="494" w:author="Yibin Jiang (PGR)" w:date="2025-07-10T10:37:00Z">
            <w:rPr>
              <w:rFonts w:cs="Times New Roman"/>
              <w:b w:val="0"/>
              <w:w w:val="108"/>
              <w:sz w:val="18"/>
              <w:szCs w:val="18"/>
              <w:lang w:eastAsia="zh-CN"/>
            </w:rPr>
          </w:rPrChange>
        </w:rPr>
      </w:pPr>
      <w:r w:rsidRPr="00452C4E">
        <w:rPr>
          <w:rFonts w:ascii="Times New Roman" w:hAnsi="Times New Roman" w:cs="Times New Roman"/>
          <w:noProof/>
          <w:rPrChange w:id="495" w:author="Yibin Jiang (PGR)" w:date="2025-07-10T10:37:00Z">
            <w:rPr>
              <w:noProof/>
            </w:rPr>
          </w:rPrChange>
        </w:rPr>
        <w:lastRenderedPageBreak/>
        <w:drawing>
          <wp:inline distT="0" distB="0" distL="0" distR="0" wp14:anchorId="20013C04" wp14:editId="24CE5889">
            <wp:extent cx="3105150" cy="5383714"/>
            <wp:effectExtent l="0" t="0" r="0" b="7620"/>
            <wp:docPr id="119" name="图形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96DAC541-7B7A-43D3-8B79-37D633B846F1}">
                          <asvg:svgBlip xmlns:asvg="http://schemas.microsoft.com/office/drawing/2016/SVG/main" r:embed="rId28"/>
                        </a:ext>
                      </a:extLst>
                    </a:blip>
                    <a:srcRect b="2469"/>
                    <a:stretch/>
                  </pic:blipFill>
                  <pic:spPr bwMode="auto">
                    <a:xfrm>
                      <a:off x="0" y="0"/>
                      <a:ext cx="3105150" cy="5383714"/>
                    </a:xfrm>
                    <a:prstGeom prst="rect">
                      <a:avLst/>
                    </a:prstGeom>
                    <a:ln>
                      <a:noFill/>
                    </a:ln>
                    <a:extLst>
                      <a:ext uri="{53640926-AAD7-44D8-BBD7-CCE9431645EC}">
                        <a14:shadowObscured xmlns:a14="http://schemas.microsoft.com/office/drawing/2010/main"/>
                      </a:ext>
                    </a:extLst>
                  </pic:spPr>
                </pic:pic>
              </a:graphicData>
            </a:graphic>
          </wp:inline>
        </w:drawing>
      </w:r>
    </w:p>
    <w:p w14:paraId="320613DC" w14:textId="331DF5FB" w:rsidR="000C46B5" w:rsidRPr="00452C4E" w:rsidRDefault="000C46B5" w:rsidP="000C46B5">
      <w:pPr>
        <w:pStyle w:val="RSCI01FigureSchemeChartwithbottombar"/>
        <w:rPr>
          <w:rFonts w:ascii="Times New Roman" w:hAnsi="Times New Roman" w:cs="Times New Roman"/>
          <w:lang w:eastAsia="zh-CN"/>
          <w:rPrChange w:id="496" w:author="Yibin Jiang (PGR)" w:date="2025-07-10T10:37:00Z">
            <w:rPr>
              <w:lang w:eastAsia="zh-CN"/>
            </w:rPr>
          </w:rPrChange>
        </w:rPr>
      </w:pPr>
      <w:r w:rsidRPr="00452C4E">
        <w:rPr>
          <w:rFonts w:ascii="Times New Roman" w:hAnsi="Times New Roman" w:cs="Times New Roman"/>
          <w:b/>
          <w:bCs/>
          <w:lang w:eastAsia="zh-CN"/>
          <w:rPrChange w:id="497" w:author="Yibin Jiang (PGR)" w:date="2025-07-10T10:37:00Z">
            <w:rPr>
              <w:rFonts w:hint="eastAsia"/>
              <w:b/>
              <w:bCs/>
              <w:lang w:eastAsia="zh-CN"/>
            </w:rPr>
          </w:rPrChange>
        </w:rPr>
        <w:t xml:space="preserve">Fig. 5 </w:t>
      </w:r>
      <w:r w:rsidR="00E66E47" w:rsidRPr="00452C4E">
        <w:rPr>
          <w:rFonts w:ascii="Times New Roman" w:hAnsi="Times New Roman" w:cs="Times New Roman"/>
          <w:lang w:eastAsia="zh-CN"/>
          <w:rPrChange w:id="498" w:author="Yibin Jiang (PGR)" w:date="2025-07-10T10:37:00Z">
            <w:rPr>
              <w:lang w:eastAsia="zh-CN"/>
            </w:rPr>
          </w:rPrChange>
        </w:rPr>
        <w:t>In this experiment, we used the biuret reagent to detect the residual peptide bond content in the solution to compare the hydrolytic activity of papain at different pH levels. The solution pH was adjusted to 2, 4, and 11 using an automated pH adjustment device, with a neutral control group established. Samples were taken after 12 hours and 16.5 hours of reaction for UV-Vis testing.</w:t>
      </w:r>
    </w:p>
    <w:p w14:paraId="097E82FD" w14:textId="77777777" w:rsidR="00C73066" w:rsidRPr="00452C4E" w:rsidRDefault="00C73066" w:rsidP="00C73066">
      <w:pPr>
        <w:spacing w:line="360" w:lineRule="auto"/>
        <w:outlineLvl w:val="1"/>
        <w:rPr>
          <w:rFonts w:ascii="Times New Roman" w:hAnsi="Times New Roman" w:cs="Times New Roman"/>
          <w:b/>
          <w:sz w:val="18"/>
          <w:lang w:eastAsia="zh-CN"/>
          <w:rPrChange w:id="499" w:author="Yibin Jiang (PGR)" w:date="2025-07-10T10:37:00Z">
            <w:rPr>
              <w:b/>
              <w:sz w:val="18"/>
              <w:lang w:eastAsia="zh-CN"/>
            </w:rPr>
          </w:rPrChange>
        </w:rPr>
      </w:pPr>
      <w:r w:rsidRPr="00452C4E">
        <w:rPr>
          <w:rFonts w:ascii="Times New Roman" w:hAnsi="Times New Roman" w:cs="Times New Roman"/>
          <w:b/>
          <w:sz w:val="18"/>
          <w:lang w:eastAsia="zh-CN"/>
          <w:rPrChange w:id="500" w:author="Yibin Jiang (PGR)" w:date="2025-07-10T10:37:00Z">
            <w:rPr>
              <w:rFonts w:hint="eastAsia"/>
              <w:b/>
              <w:sz w:val="18"/>
              <w:lang w:eastAsia="zh-CN"/>
            </w:rPr>
          </w:rPrChange>
        </w:rPr>
        <w:t>E</w:t>
      </w:r>
      <w:r w:rsidRPr="00452C4E">
        <w:rPr>
          <w:rFonts w:ascii="Times New Roman" w:hAnsi="Times New Roman" w:cs="Times New Roman"/>
          <w:b/>
          <w:sz w:val="18"/>
          <w:lang w:eastAsia="zh-CN"/>
          <w:rPrChange w:id="501" w:author="Yibin Jiang (PGR)" w:date="2025-07-10T10:37:00Z">
            <w:rPr>
              <w:b/>
              <w:sz w:val="18"/>
              <w:lang w:eastAsia="zh-CN"/>
            </w:rPr>
          </w:rPrChange>
        </w:rPr>
        <w:t>xperiment</w:t>
      </w:r>
      <w:r w:rsidRPr="00452C4E">
        <w:rPr>
          <w:rFonts w:ascii="Times New Roman" w:hAnsi="Times New Roman" w:cs="Times New Roman"/>
          <w:b/>
          <w:sz w:val="18"/>
          <w:lang w:eastAsia="zh-CN"/>
          <w:rPrChange w:id="502" w:author="Yibin Jiang (PGR)" w:date="2025-07-10T10:37:00Z">
            <w:rPr>
              <w:rFonts w:hint="eastAsia"/>
              <w:b/>
              <w:sz w:val="18"/>
              <w:lang w:eastAsia="zh-CN"/>
            </w:rPr>
          </w:rPrChange>
        </w:rPr>
        <w:t xml:space="preserve"> 5. D</w:t>
      </w:r>
      <w:r w:rsidRPr="00452C4E">
        <w:rPr>
          <w:rFonts w:ascii="Times New Roman" w:hAnsi="Times New Roman" w:cs="Times New Roman"/>
          <w:b/>
          <w:sz w:val="18"/>
          <w:lang w:eastAsia="zh-CN"/>
          <w:rPrChange w:id="503" w:author="Yibin Jiang (PGR)" w:date="2025-07-10T10:37:00Z">
            <w:rPr>
              <w:b/>
              <w:sz w:val="18"/>
              <w:lang w:eastAsia="zh-CN"/>
            </w:rPr>
          </w:rPrChange>
        </w:rPr>
        <w:t xml:space="preserve">etermination of Composition and Stability Constant of </w:t>
      </w:r>
      <w:r w:rsidRPr="00452C4E">
        <w:rPr>
          <w:rFonts w:ascii="Times New Roman" w:hAnsi="Times New Roman" w:cs="Times New Roman"/>
          <w:b/>
          <w:sz w:val="18"/>
          <w:lang w:eastAsia="zh-CN"/>
          <w:rPrChange w:id="504" w:author="Yibin Jiang (PGR)" w:date="2025-07-10T10:37:00Z">
            <w:rPr>
              <w:rFonts w:hint="eastAsia"/>
              <w:b/>
              <w:sz w:val="18"/>
              <w:lang w:eastAsia="zh-CN"/>
            </w:rPr>
          </w:rPrChange>
        </w:rPr>
        <w:t xml:space="preserve">the </w:t>
      </w:r>
      <w:r w:rsidRPr="00452C4E">
        <w:rPr>
          <w:rFonts w:ascii="Times New Roman" w:hAnsi="Times New Roman" w:cs="Times New Roman"/>
          <w:b/>
          <w:sz w:val="18"/>
          <w:lang w:eastAsia="zh-CN"/>
          <w:rPrChange w:id="505" w:author="Yibin Jiang (PGR)" w:date="2025-07-10T10:37:00Z">
            <w:rPr>
              <w:b/>
              <w:sz w:val="18"/>
              <w:lang w:eastAsia="zh-CN"/>
            </w:rPr>
          </w:rPrChange>
        </w:rPr>
        <w:t>Copper</w:t>
      </w:r>
      <w:r w:rsidRPr="00452C4E">
        <w:rPr>
          <w:rFonts w:ascii="Times New Roman" w:hAnsi="Times New Roman" w:cs="Times New Roman"/>
          <w:b/>
          <w:sz w:val="18"/>
          <w:lang w:eastAsia="zh-CN"/>
          <w:rPrChange w:id="506" w:author="Yibin Jiang (PGR)" w:date="2025-07-10T10:37:00Z">
            <w:rPr>
              <w:rFonts w:hint="eastAsia"/>
              <w:b/>
              <w:sz w:val="18"/>
              <w:lang w:eastAsia="zh-CN"/>
            </w:rPr>
          </w:rPrChange>
        </w:rPr>
        <w:t>-</w:t>
      </w:r>
      <w:r w:rsidRPr="00452C4E">
        <w:rPr>
          <w:rFonts w:ascii="Times New Roman" w:hAnsi="Times New Roman" w:cs="Times New Roman"/>
          <w:b/>
          <w:sz w:val="18"/>
          <w:lang w:eastAsia="zh-CN"/>
          <w:rPrChange w:id="507" w:author="Yibin Jiang (PGR)" w:date="2025-07-10T10:37:00Z">
            <w:rPr>
              <w:b/>
              <w:sz w:val="18"/>
              <w:lang w:eastAsia="zh-CN"/>
            </w:rPr>
          </w:rPrChange>
        </w:rPr>
        <w:t xml:space="preserve"> Sulfosalicylic Acid Complex</w:t>
      </w:r>
    </w:p>
    <w:p w14:paraId="5573D330" w14:textId="77777777" w:rsidR="00C73066" w:rsidRPr="00452C4E" w:rsidRDefault="00C73066" w:rsidP="00C73066">
      <w:pPr>
        <w:spacing w:line="360" w:lineRule="auto"/>
        <w:ind w:firstLineChars="200" w:firstLine="388"/>
        <w:jc w:val="both"/>
        <w:rPr>
          <w:rFonts w:ascii="Times New Roman" w:hAnsi="Times New Roman" w:cs="Times New Roman"/>
          <w:w w:val="108"/>
          <w:sz w:val="18"/>
          <w:szCs w:val="18"/>
          <w:rPrChange w:id="508"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509" w:author="Yibin Jiang (PGR)" w:date="2025-07-10T10:37:00Z">
            <w:rPr>
              <w:rFonts w:cs="Times New Roman"/>
              <w:w w:val="108"/>
              <w:sz w:val="18"/>
              <w:szCs w:val="18"/>
            </w:rPr>
          </w:rPrChange>
        </w:rPr>
        <w:t xml:space="preserve">This experiment applies the classical method of continuous variation (Job’s method) to determine the stoichiometry and conditional stability constant of the complex formed between Cu²⁺ and 5-sulfosalicylic acid (SSA). This approach involves varying the molar ratio of the two components while keeping their total concentration constant, and measuring a physical property—here, the UV-Vis absorbance at the complex’s characteristic wavelength—that reflects the extent of complexation. The maximum in the Job’s plot indicates the dominant stoichiometric ratio. </w:t>
      </w:r>
    </w:p>
    <w:p w14:paraId="5779C9E1" w14:textId="312A677F" w:rsidR="00C73066" w:rsidRPr="00452C4E" w:rsidRDefault="00C73066" w:rsidP="00C73066">
      <w:pPr>
        <w:spacing w:line="360" w:lineRule="auto"/>
        <w:ind w:firstLineChars="200" w:firstLine="388"/>
        <w:jc w:val="both"/>
        <w:rPr>
          <w:rFonts w:ascii="Times New Roman" w:hAnsi="Times New Roman" w:cs="Times New Roman"/>
          <w:w w:val="108"/>
          <w:sz w:val="18"/>
          <w:szCs w:val="18"/>
          <w:rPrChange w:id="510"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511" w:author="Yibin Jiang (PGR)" w:date="2025-07-10T10:37:00Z">
            <w:rPr>
              <w:rFonts w:cs="Times New Roman"/>
              <w:w w:val="108"/>
              <w:sz w:val="18"/>
              <w:szCs w:val="18"/>
            </w:rPr>
          </w:rPrChange>
        </w:rPr>
        <w:t xml:space="preserve">To proceed, we prepared ten mixed solutions of Cu(NO₃)₂·3H₂O and SSA·2H₂O at total concentrations of 14.7 mM. Table 1 summarizes the preparation of stock solutions, and Table 2 details the mixing ratios. The pH of each mixture was adjusted to 4.2 ± 0.1 using either 0.1 M nitric acid or 0.05 M NaOH, under conditions where the 1:1 copper–SSA complex is known to dominate. Figure </w:t>
      </w:r>
      <w:r w:rsidR="00066FA3" w:rsidRPr="00452C4E">
        <w:rPr>
          <w:rFonts w:ascii="Times New Roman" w:hAnsi="Times New Roman" w:cs="Times New Roman"/>
          <w:w w:val="108"/>
          <w:sz w:val="18"/>
          <w:szCs w:val="18"/>
          <w:lang w:eastAsia="zh-CN"/>
          <w:rPrChange w:id="512" w:author="Yibin Jiang (PGR)" w:date="2025-07-10T10:37:00Z">
            <w:rPr>
              <w:rFonts w:cs="Times New Roman" w:hint="eastAsia"/>
              <w:w w:val="108"/>
              <w:sz w:val="18"/>
              <w:szCs w:val="18"/>
              <w:lang w:eastAsia="zh-CN"/>
            </w:rPr>
          </w:rPrChange>
        </w:rPr>
        <w:t>6</w:t>
      </w:r>
      <w:r w:rsidRPr="00452C4E">
        <w:rPr>
          <w:rFonts w:ascii="Times New Roman" w:hAnsi="Times New Roman" w:cs="Times New Roman"/>
          <w:w w:val="108"/>
          <w:sz w:val="18"/>
          <w:szCs w:val="18"/>
          <w:rPrChange w:id="513" w:author="Yibin Jiang (PGR)" w:date="2025-07-10T10:37:00Z">
            <w:rPr>
              <w:rFonts w:cs="Times New Roman"/>
              <w:w w:val="108"/>
              <w:sz w:val="18"/>
              <w:szCs w:val="18"/>
            </w:rPr>
          </w:rPrChange>
        </w:rPr>
        <w:t xml:space="preserve"> shows the pH adjustment profiles of the ten solutions, demonstrating stable and reproducible titration performance using our automated system.</w:t>
      </w:r>
    </w:p>
    <w:p w14:paraId="764296B9" w14:textId="6FF661D9" w:rsidR="00C73066" w:rsidRPr="00452C4E" w:rsidRDefault="00C73066" w:rsidP="00C73066">
      <w:pPr>
        <w:spacing w:line="360" w:lineRule="auto"/>
        <w:ind w:firstLineChars="200" w:firstLine="388"/>
        <w:jc w:val="both"/>
        <w:rPr>
          <w:rFonts w:ascii="Times New Roman" w:hAnsi="Times New Roman" w:cs="Times New Roman"/>
          <w:w w:val="108"/>
          <w:sz w:val="18"/>
          <w:szCs w:val="18"/>
          <w:rPrChange w:id="514"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515" w:author="Yibin Jiang (PGR)" w:date="2025-07-10T10:37:00Z">
            <w:rPr>
              <w:rFonts w:cs="Times New Roman"/>
              <w:w w:val="108"/>
              <w:sz w:val="18"/>
              <w:szCs w:val="18"/>
            </w:rPr>
          </w:rPrChange>
        </w:rPr>
        <w:t xml:space="preserve">UV-Vis absorption spectra for each solution are shown in Figure </w:t>
      </w:r>
      <w:r w:rsidR="00066FA3" w:rsidRPr="00452C4E">
        <w:rPr>
          <w:rFonts w:ascii="Times New Roman" w:hAnsi="Times New Roman" w:cs="Times New Roman"/>
          <w:w w:val="108"/>
          <w:sz w:val="18"/>
          <w:szCs w:val="18"/>
          <w:lang w:eastAsia="zh-CN"/>
          <w:rPrChange w:id="516" w:author="Yibin Jiang (PGR)" w:date="2025-07-10T10:37:00Z">
            <w:rPr>
              <w:rFonts w:cs="Times New Roman" w:hint="eastAsia"/>
              <w:w w:val="108"/>
              <w:sz w:val="18"/>
              <w:szCs w:val="18"/>
              <w:lang w:eastAsia="zh-CN"/>
            </w:rPr>
          </w:rPrChange>
        </w:rPr>
        <w:t>6</w:t>
      </w:r>
      <w:r w:rsidRPr="00452C4E">
        <w:rPr>
          <w:rFonts w:ascii="Times New Roman" w:hAnsi="Times New Roman" w:cs="Times New Roman"/>
          <w:w w:val="108"/>
          <w:sz w:val="18"/>
          <w:szCs w:val="18"/>
          <w:rPrChange w:id="517" w:author="Yibin Jiang (PGR)" w:date="2025-07-10T10:37:00Z">
            <w:rPr>
              <w:rFonts w:cs="Times New Roman"/>
              <w:w w:val="108"/>
              <w:sz w:val="18"/>
              <w:szCs w:val="18"/>
            </w:rPr>
          </w:rPrChange>
        </w:rPr>
        <w:t>. A distinct absorption band centered around 400 nm emerges in the mixtures, corresponding to the formation of the copper–SSA complex. Importantly, neither free SSA nor Cu²⁺ exhibits appreciable absorbance at this wavelength, confirming its suitability as a marker for complexation.</w:t>
      </w:r>
    </w:p>
    <w:p w14:paraId="739D3D2D" w14:textId="65C9EE9A" w:rsidR="00C73066" w:rsidRPr="00452C4E" w:rsidRDefault="00C73066" w:rsidP="00C73066">
      <w:pPr>
        <w:spacing w:line="360" w:lineRule="auto"/>
        <w:ind w:firstLineChars="200" w:firstLine="388"/>
        <w:jc w:val="both"/>
        <w:rPr>
          <w:rFonts w:ascii="Times New Roman" w:hAnsi="Times New Roman" w:cs="Times New Roman"/>
          <w:w w:val="108"/>
          <w:sz w:val="18"/>
          <w:szCs w:val="18"/>
          <w:rPrChange w:id="518"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519" w:author="Yibin Jiang (PGR)" w:date="2025-07-10T10:37:00Z">
            <w:rPr>
              <w:rFonts w:cs="Times New Roman"/>
              <w:w w:val="108"/>
              <w:sz w:val="18"/>
              <w:szCs w:val="18"/>
            </w:rPr>
          </w:rPrChange>
        </w:rPr>
        <w:t xml:space="preserve">To determine the complex stoichiometry, the absorbance at 400 nm was plotted as a function of the SSA mole fraction in the mixture (Figure </w:t>
      </w:r>
      <w:r w:rsidR="00066FA3" w:rsidRPr="00452C4E">
        <w:rPr>
          <w:rFonts w:ascii="Times New Roman" w:hAnsi="Times New Roman" w:cs="Times New Roman"/>
          <w:w w:val="108"/>
          <w:sz w:val="18"/>
          <w:szCs w:val="18"/>
          <w:lang w:eastAsia="zh-CN"/>
          <w:rPrChange w:id="520" w:author="Yibin Jiang (PGR)" w:date="2025-07-10T10:37:00Z">
            <w:rPr>
              <w:rFonts w:cs="Times New Roman" w:hint="eastAsia"/>
              <w:w w:val="108"/>
              <w:sz w:val="18"/>
              <w:szCs w:val="18"/>
              <w:lang w:eastAsia="zh-CN"/>
            </w:rPr>
          </w:rPrChange>
        </w:rPr>
        <w:t>6</w:t>
      </w:r>
      <w:r w:rsidRPr="00452C4E">
        <w:rPr>
          <w:rFonts w:ascii="Times New Roman" w:hAnsi="Times New Roman" w:cs="Times New Roman"/>
          <w:w w:val="108"/>
          <w:sz w:val="18"/>
          <w:szCs w:val="18"/>
          <w:rPrChange w:id="521" w:author="Yibin Jiang (PGR)" w:date="2025-07-10T10:37:00Z">
            <w:rPr>
              <w:rFonts w:cs="Times New Roman"/>
              <w:w w:val="108"/>
              <w:sz w:val="18"/>
              <w:szCs w:val="18"/>
            </w:rPr>
          </w:rPrChange>
        </w:rPr>
        <w:t xml:space="preserve">). The maximum absorbance occurs at a molar fraction of ~0.5, indicating a 1:1 complex formation between Cu²⁺ and SSA under these conditions. </w:t>
      </w:r>
    </w:p>
    <w:p w14:paraId="7240DEDB" w14:textId="77777777" w:rsidR="00C73066" w:rsidRPr="00452C4E" w:rsidRDefault="00C73066" w:rsidP="00C73066">
      <w:pPr>
        <w:spacing w:line="360" w:lineRule="auto"/>
        <w:ind w:firstLineChars="200" w:firstLine="388"/>
        <w:jc w:val="both"/>
        <w:rPr>
          <w:rFonts w:ascii="Times New Roman" w:hAnsi="Times New Roman" w:cs="Times New Roman"/>
          <w:w w:val="108"/>
          <w:sz w:val="18"/>
          <w:szCs w:val="18"/>
          <w:rPrChange w:id="522"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523" w:author="Yibin Jiang (PGR)" w:date="2025-07-10T10:37:00Z">
            <w:rPr>
              <w:rFonts w:cs="Times New Roman"/>
              <w:w w:val="108"/>
              <w:sz w:val="18"/>
              <w:szCs w:val="18"/>
            </w:rPr>
          </w:rPrChange>
        </w:rPr>
        <w:t>To calculate the stability constant, we first estimated the degree of dissociation (α) of the complex at the stoichiometric point using the absorbance data. Specifically, we identified the absorbance at the intersection of the two linear segments in the Job’s plot as A′, corresponding to the maximum complex concentration. The experimental absorbance for each solution was then compared to A′, and α was determined using the relation:</w:t>
      </w:r>
    </w:p>
    <w:p w14:paraId="3DB26CF9" w14:textId="0D7D2E69" w:rsidR="00C73066" w:rsidRPr="00E34E75" w:rsidRDefault="004A386A" w:rsidP="004A386A">
      <w:pPr>
        <w:pStyle w:val="RSCB03MathematicsGreeketc"/>
        <w:jc w:val="center"/>
        <w:rPr>
          <w:rFonts w:cs="Times New Roman"/>
          <w:snapToGrid w:val="0"/>
          <w:w w:val="108"/>
          <w:lang w:eastAsia="zh-CN"/>
        </w:rPr>
      </w:pPr>
      <m:oMath>
        <m:r>
          <w:rPr>
            <w:rFonts w:ascii="Cambria Math" w:hAnsi="Cambria Math" w:cs="Times New Roman"/>
          </w:rPr>
          <m:t>α=</m:t>
        </m:r>
        <m:f>
          <m:fPr>
            <m:ctrlPr>
              <w:rPr>
                <w:rFonts w:ascii="Cambria Math" w:hAnsi="Cambria Math" w:cs="Times New Roman"/>
                <w:i/>
              </w:rPr>
            </m:ctrlPr>
          </m:fPr>
          <m:num>
            <m:r>
              <w:rPr>
                <w:rFonts w:ascii="Cambria Math" w:hAnsi="Cambria Math" w:cs="Times New Roman"/>
              </w:rPr>
              <m:t>A'-A</m:t>
            </m:r>
          </m:num>
          <m:den>
            <m:r>
              <w:rPr>
                <w:rFonts w:ascii="Cambria Math" w:hAnsi="Cambria Math" w:cs="Times New Roman"/>
              </w:rPr>
              <m:t>A</m:t>
            </m:r>
          </m:den>
        </m:f>
      </m:oMath>
      <w:r w:rsidR="003B7519" w:rsidRPr="00452C4E">
        <w:rPr>
          <w:rFonts w:cs="Times New Roman"/>
          <w:lang w:eastAsia="zh-CN"/>
          <w:rPrChange w:id="524" w:author="Yibin Jiang (PGR)" w:date="2025-07-10T10:37:00Z">
            <w:rPr>
              <w:rFonts w:asciiTheme="minorHAnsi" w:hAnsiTheme="minorHAnsi" w:cstheme="minorHAnsi" w:hint="eastAsia"/>
              <w:lang w:eastAsia="zh-CN"/>
            </w:rPr>
          </w:rPrChange>
        </w:rPr>
        <w:t xml:space="preserve">  (1)</w:t>
      </w:r>
    </w:p>
    <w:p w14:paraId="2B43DB99" w14:textId="2DC488B7" w:rsidR="00C73066" w:rsidRPr="00452C4E" w:rsidRDefault="00C73066" w:rsidP="00C73066">
      <w:pPr>
        <w:spacing w:line="360" w:lineRule="auto"/>
        <w:ind w:firstLineChars="200" w:firstLine="388"/>
        <w:jc w:val="both"/>
        <w:rPr>
          <w:rFonts w:ascii="Times New Roman" w:hAnsi="Times New Roman" w:cs="Times New Roman"/>
          <w:w w:val="108"/>
          <w:sz w:val="18"/>
          <w:szCs w:val="18"/>
          <w:rPrChange w:id="525"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526" w:author="Yibin Jiang (PGR)" w:date="2025-07-10T10:37:00Z">
            <w:rPr>
              <w:rFonts w:cs="Times New Roman"/>
              <w:w w:val="108"/>
              <w:sz w:val="18"/>
              <w:szCs w:val="18"/>
            </w:rPr>
          </w:rPrChange>
        </w:rPr>
        <w:t>where A is the measured absorbance of the solution at a given mole ratio. This approach assumes that deviations from the maximum absorbance result from incomplete complex formation, allowing α to reflect the fraction of uncomplexed species.</w:t>
      </w:r>
      <w:r w:rsidRPr="00452C4E">
        <w:rPr>
          <w:rFonts w:ascii="Times New Roman" w:hAnsi="Times New Roman" w:cs="Times New Roman"/>
          <w:w w:val="108"/>
          <w:sz w:val="18"/>
          <w:szCs w:val="18"/>
          <w:rPrChange w:id="527" w:author="Yibin Jiang (PGR)" w:date="2025-07-10T10:37:00Z">
            <w:rPr>
              <w:rFonts w:cs="Times New Roman" w:hint="eastAsia"/>
              <w:w w:val="108"/>
              <w:sz w:val="18"/>
              <w:szCs w:val="18"/>
            </w:rPr>
          </w:rPrChange>
        </w:rPr>
        <w:t xml:space="preserve"> </w:t>
      </w:r>
      <w:r w:rsidRPr="00452C4E">
        <w:rPr>
          <w:rFonts w:ascii="Times New Roman" w:hAnsi="Times New Roman" w:cs="Times New Roman"/>
          <w:w w:val="108"/>
          <w:sz w:val="18"/>
          <w:szCs w:val="18"/>
          <w:rPrChange w:id="528" w:author="Yibin Jiang (PGR)" w:date="2025-07-10T10:37:00Z">
            <w:rPr>
              <w:rFonts w:cs="Times New Roman"/>
              <w:w w:val="108"/>
              <w:sz w:val="18"/>
              <w:szCs w:val="18"/>
            </w:rPr>
          </w:rPrChange>
        </w:rPr>
        <w:t>Using this ratio, we calculated the conditional stability constant of the complex according to the equilibrium expression:</w:t>
      </w:r>
    </w:p>
    <w:p w14:paraId="54AC5F30" w14:textId="77777777" w:rsidR="004A386A" w:rsidRPr="00452C4E" w:rsidRDefault="004A386A" w:rsidP="00C73066">
      <w:pPr>
        <w:spacing w:line="360" w:lineRule="auto"/>
        <w:ind w:firstLineChars="200" w:firstLine="388"/>
        <w:jc w:val="both"/>
        <w:rPr>
          <w:rFonts w:ascii="Times New Roman" w:hAnsi="Times New Roman" w:cs="Times New Roman"/>
          <w:w w:val="108"/>
          <w:sz w:val="18"/>
          <w:szCs w:val="18"/>
          <w:lang w:eastAsia="zh-CN"/>
          <w:rPrChange w:id="529" w:author="Yibin Jiang (PGR)" w:date="2025-07-10T10:37:00Z">
            <w:rPr>
              <w:rFonts w:cs="Times New Roman"/>
              <w:w w:val="108"/>
              <w:sz w:val="18"/>
              <w:szCs w:val="18"/>
              <w:lang w:eastAsia="zh-CN"/>
            </w:rPr>
          </w:rPrChange>
        </w:rPr>
      </w:pPr>
    </w:p>
    <w:p w14:paraId="654C371A" w14:textId="671CBDDB" w:rsidR="00C73066" w:rsidRPr="00452C4E" w:rsidRDefault="008656BD" w:rsidP="00C51DC5">
      <w:pPr>
        <w:pStyle w:val="RSCB03MathematicsGreeketc"/>
        <w:rPr>
          <w:rFonts w:cs="Times New Roman"/>
          <w:w w:val="108"/>
          <w:rPrChange w:id="530" w:author="Yibin Jiang (PGR)" w:date="2025-07-10T10:37:00Z">
            <w:rPr>
              <w:rFonts w:asciiTheme="minorHAnsi" w:hAnsiTheme="minorHAnsi"/>
              <w:w w:val="108"/>
            </w:rPr>
          </w:rPrChange>
        </w:rPr>
      </w:pPr>
      <m:oMathPara>
        <m:oMath>
          <m:sSub>
            <m:sSubPr>
              <m:ctrlPr>
                <w:rPr>
                  <w:rFonts w:ascii="Cambria Math" w:hAnsi="Cambria Math" w:cs="Times New Roman"/>
                  <w:w w:val="108"/>
                </w:rPr>
              </m:ctrlPr>
            </m:sSubPr>
            <m:e>
              <m:r>
                <m:rPr>
                  <m:sty m:val="p"/>
                </m:rPr>
                <w:rPr>
                  <w:rFonts w:ascii="Cambria Math" w:hAnsi="Cambria Math" w:cs="Times New Roman"/>
                  <w:w w:val="108"/>
                </w:rPr>
                <m:t>MR</m:t>
              </m:r>
            </m:e>
            <m:sub>
              <m:r>
                <m:rPr>
                  <m:sty m:val="p"/>
                </m:rPr>
                <w:rPr>
                  <w:rFonts w:ascii="Cambria Math" w:hAnsi="Cambria Math" w:cs="Times New Roman"/>
                  <w:w w:val="108"/>
                </w:rPr>
                <m:t>n</m:t>
              </m:r>
            </m:sub>
          </m:sSub>
          <m:r>
            <m:rPr>
              <m:sty m:val="p"/>
            </m:rPr>
            <w:rPr>
              <w:rFonts w:ascii="Cambria Math" w:hAnsi="Cambria Math" w:cs="Times New Roman"/>
              <w:w w:val="108"/>
            </w:rPr>
            <m:t>=M+nR</m:t>
          </m:r>
        </m:oMath>
      </m:oMathPara>
    </w:p>
    <w:p w14:paraId="37EAC077" w14:textId="77777777" w:rsidR="00C73066" w:rsidRPr="00452C4E" w:rsidRDefault="00C73066" w:rsidP="00C51DC5">
      <w:pPr>
        <w:pStyle w:val="RSCB03MathematicsGreeketc"/>
        <w:rPr>
          <w:rFonts w:cs="Times New Roman"/>
          <w:w w:val="108"/>
          <w:rPrChange w:id="531" w:author="Yibin Jiang (PGR)" w:date="2025-07-10T10:37:00Z">
            <w:rPr>
              <w:rFonts w:asciiTheme="minorHAnsi" w:hAnsiTheme="minorHAnsi"/>
              <w:w w:val="108"/>
            </w:rPr>
          </w:rPrChange>
        </w:rPr>
      </w:pPr>
      <m:oMathPara>
        <m:oMath>
          <m:r>
            <m:rPr>
              <m:sty m:val="p"/>
            </m:rPr>
            <w:rPr>
              <w:rFonts w:ascii="Cambria Math" w:hAnsi="Cambria Math" w:cs="Times New Roman"/>
              <w:w w:val="108"/>
            </w:rPr>
            <m:t>c</m:t>
          </m:r>
          <m:d>
            <m:dPr>
              <m:ctrlPr>
                <w:rPr>
                  <w:rFonts w:ascii="Cambria Math" w:hAnsi="Cambria Math" w:cs="Times New Roman"/>
                  <w:w w:val="108"/>
                </w:rPr>
              </m:ctrlPr>
            </m:dPr>
            <m:e>
              <m:r>
                <m:rPr>
                  <m:sty m:val="p"/>
                </m:rPr>
                <w:rPr>
                  <w:rFonts w:ascii="Cambria Math" w:hAnsi="Cambria Math" w:cs="Times New Roman"/>
                  <w:w w:val="108"/>
                </w:rPr>
                <m:t>1-α</m:t>
              </m:r>
            </m:e>
          </m:d>
          <m:r>
            <m:rPr>
              <m:sty m:val="p"/>
            </m:rPr>
            <w:rPr>
              <w:rFonts w:ascii="Cambria Math" w:hAnsi="Cambria Math" w:cs="Times New Roman"/>
              <w:w w:val="108"/>
            </w:rPr>
            <m:t xml:space="preserve">  cα  ncα</m:t>
          </m:r>
        </m:oMath>
      </m:oMathPara>
    </w:p>
    <w:p w14:paraId="43E6797C" w14:textId="58DFB94B" w:rsidR="00C73066" w:rsidRPr="00452C4E" w:rsidRDefault="008656BD" w:rsidP="00C51DC5">
      <w:pPr>
        <w:pStyle w:val="RSCB03MathematicsGreeketc"/>
        <w:jc w:val="center"/>
        <w:rPr>
          <w:rFonts w:cs="Times New Roman"/>
          <w:snapToGrid w:val="0"/>
          <w:w w:val="108"/>
          <w:lang w:eastAsia="zh-CN"/>
          <w:rPrChange w:id="532" w:author="Yibin Jiang (PGR)" w:date="2025-07-10T10:37:00Z">
            <w:rPr>
              <w:rFonts w:asciiTheme="minorHAnsi"/>
              <w:snapToGrid w:val="0"/>
              <w:w w:val="108"/>
              <w:lang w:eastAsia="zh-CN"/>
            </w:rPr>
          </w:rPrChange>
        </w:rPr>
      </w:pPr>
      <m:oMath>
        <m:sSub>
          <m:sSubPr>
            <m:ctrlPr>
              <w:rPr>
                <w:rFonts w:ascii="Cambria Math" w:hAnsi="Cambria Math" w:cs="Times New Roman"/>
                <w:snapToGrid w:val="0"/>
                <w:w w:val="108"/>
              </w:rPr>
            </m:ctrlPr>
          </m:sSubPr>
          <m:e>
            <m:r>
              <m:rPr>
                <m:sty m:val="p"/>
              </m:rPr>
              <w:rPr>
                <w:rFonts w:ascii="Cambria Math" w:hAnsi="Cambria Math" w:cs="Times New Roman"/>
                <w:snapToGrid w:val="0"/>
                <w:w w:val="108"/>
              </w:rPr>
              <m:t>K</m:t>
            </m:r>
          </m:e>
          <m:sub>
            <m:r>
              <m:rPr>
                <m:sty m:val="p"/>
              </m:rPr>
              <w:rPr>
                <w:rFonts w:ascii="Cambria Math" w:hAnsi="Cambria Math" w:cs="Times New Roman"/>
                <w:snapToGrid w:val="0"/>
                <w:w w:val="108"/>
              </w:rPr>
              <m:t>_stab</m:t>
            </m:r>
          </m:sub>
        </m:sSub>
        <m:r>
          <m:rPr>
            <m:sty m:val="p"/>
          </m:rPr>
          <w:rPr>
            <w:rFonts w:ascii="Cambria Math" w:hAnsi="Cambria Math" w:cs="Times New Roman"/>
            <w:snapToGrid w:val="0"/>
            <w:w w:val="108"/>
          </w:rPr>
          <m:t>=</m:t>
        </m:r>
        <m:f>
          <m:fPr>
            <m:ctrlPr>
              <w:rPr>
                <w:rFonts w:ascii="Cambria Math" w:hAnsi="Cambria Math" w:cs="Times New Roman"/>
                <w:snapToGrid w:val="0"/>
                <w:w w:val="108"/>
              </w:rPr>
            </m:ctrlPr>
          </m:fPr>
          <m:num>
            <m:r>
              <m:rPr>
                <m:sty m:val="p"/>
              </m:rPr>
              <w:rPr>
                <w:rFonts w:ascii="Cambria Math" w:hAnsi="Cambria Math" w:cs="Times New Roman"/>
                <w:snapToGrid w:val="0"/>
                <w:w w:val="108"/>
              </w:rPr>
              <m:t>c(1-α)</m:t>
            </m:r>
          </m:num>
          <m:den>
            <m:r>
              <m:rPr>
                <m:sty m:val="p"/>
              </m:rPr>
              <w:rPr>
                <w:rFonts w:ascii="Cambria Math" w:hAnsi="Cambria Math" w:cs="Times New Roman"/>
                <w:snapToGrid w:val="0"/>
                <w:w w:val="108"/>
              </w:rPr>
              <m:t>cα(ncα</m:t>
            </m:r>
            <m:sSup>
              <m:sSupPr>
                <m:ctrlPr>
                  <w:rPr>
                    <w:rFonts w:ascii="Cambria Math" w:hAnsi="Cambria Math" w:cs="Times New Roman"/>
                    <w:snapToGrid w:val="0"/>
                    <w:w w:val="108"/>
                  </w:rPr>
                </m:ctrlPr>
              </m:sSupPr>
              <m:e>
                <m:r>
                  <m:rPr>
                    <m:sty m:val="p"/>
                  </m:rPr>
                  <w:rPr>
                    <w:rFonts w:ascii="Cambria Math" w:hAnsi="Cambria Math" w:cs="Times New Roman"/>
                    <w:snapToGrid w:val="0"/>
                    <w:w w:val="108"/>
                  </w:rPr>
                  <m:t>)</m:t>
                </m:r>
              </m:e>
              <m:sup>
                <m:r>
                  <m:rPr>
                    <m:sty m:val="p"/>
                  </m:rPr>
                  <w:rPr>
                    <w:rFonts w:ascii="Cambria Math" w:hAnsi="Cambria Math" w:cs="Times New Roman"/>
                    <w:snapToGrid w:val="0"/>
                    <w:w w:val="108"/>
                  </w:rPr>
                  <m:t>n</m:t>
                </m:r>
              </m:sup>
            </m:sSup>
          </m:den>
        </m:f>
        <m:r>
          <m:rPr>
            <m:sty m:val="p"/>
          </m:rPr>
          <w:rPr>
            <w:rFonts w:ascii="Cambria Math" w:hAnsi="Cambria Math" w:cs="Times New Roman"/>
            <w:snapToGrid w:val="0"/>
            <w:w w:val="108"/>
          </w:rPr>
          <m:t>=</m:t>
        </m:r>
        <m:f>
          <m:fPr>
            <m:ctrlPr>
              <w:rPr>
                <w:rFonts w:ascii="Cambria Math" w:hAnsi="Cambria Math" w:cs="Times New Roman"/>
                <w:snapToGrid w:val="0"/>
                <w:w w:val="108"/>
              </w:rPr>
            </m:ctrlPr>
          </m:fPr>
          <m:num>
            <m:r>
              <m:rPr>
                <m:sty m:val="p"/>
              </m:rPr>
              <w:rPr>
                <w:rFonts w:ascii="Cambria Math" w:hAnsi="Cambria Math" w:cs="Times New Roman"/>
                <w:snapToGrid w:val="0"/>
                <w:w w:val="108"/>
              </w:rPr>
              <m:t>(1-α)</m:t>
            </m:r>
          </m:num>
          <m:den>
            <m:r>
              <m:rPr>
                <m:sty m:val="p"/>
              </m:rPr>
              <w:rPr>
                <w:rFonts w:ascii="Cambria Math" w:hAnsi="Cambria Math" w:cs="Times New Roman"/>
                <w:snapToGrid w:val="0"/>
                <w:w w:val="108"/>
              </w:rPr>
              <m:t>(nc</m:t>
            </m:r>
            <m:sSup>
              <m:sSupPr>
                <m:ctrlPr>
                  <w:rPr>
                    <w:rFonts w:ascii="Cambria Math" w:hAnsi="Cambria Math" w:cs="Times New Roman"/>
                    <w:snapToGrid w:val="0"/>
                    <w:w w:val="108"/>
                  </w:rPr>
                </m:ctrlPr>
              </m:sSupPr>
              <m:e>
                <m:r>
                  <m:rPr>
                    <m:sty m:val="p"/>
                  </m:rPr>
                  <w:rPr>
                    <w:rFonts w:ascii="Cambria Math" w:hAnsi="Cambria Math" w:cs="Times New Roman"/>
                    <w:snapToGrid w:val="0"/>
                    <w:w w:val="108"/>
                  </w:rPr>
                  <m:t>)</m:t>
                </m:r>
              </m:e>
              <m:sup>
                <m:r>
                  <m:rPr>
                    <m:sty m:val="p"/>
                  </m:rPr>
                  <w:rPr>
                    <w:rFonts w:ascii="Cambria Math" w:hAnsi="Cambria Math" w:cs="Times New Roman"/>
                    <w:snapToGrid w:val="0"/>
                    <w:w w:val="108"/>
                  </w:rPr>
                  <m:t>n</m:t>
                </m:r>
              </m:sup>
            </m:sSup>
            <m:sSup>
              <m:sSupPr>
                <m:ctrlPr>
                  <w:rPr>
                    <w:rFonts w:ascii="Cambria Math" w:hAnsi="Cambria Math" w:cs="Times New Roman"/>
                    <w:snapToGrid w:val="0"/>
                    <w:w w:val="108"/>
                  </w:rPr>
                </m:ctrlPr>
              </m:sSupPr>
              <m:e>
                <m:r>
                  <m:rPr>
                    <m:sty m:val="p"/>
                  </m:rPr>
                  <w:rPr>
                    <w:rFonts w:ascii="Cambria Math" w:hAnsi="Cambria Math" w:cs="Times New Roman"/>
                    <w:snapToGrid w:val="0"/>
                    <w:w w:val="108"/>
                  </w:rPr>
                  <m:t>α</m:t>
                </m:r>
              </m:e>
              <m:sup>
                <m:r>
                  <m:rPr>
                    <m:sty m:val="p"/>
                  </m:rPr>
                  <w:rPr>
                    <w:rFonts w:ascii="Cambria Math" w:hAnsi="Cambria Math" w:cs="Times New Roman"/>
                    <w:snapToGrid w:val="0"/>
                    <w:w w:val="108"/>
                  </w:rPr>
                  <m:t>n+1</m:t>
                </m:r>
              </m:sup>
            </m:sSup>
          </m:den>
        </m:f>
      </m:oMath>
      <w:r w:rsidR="003B7519" w:rsidRPr="00452C4E">
        <w:rPr>
          <w:rFonts w:cs="Times New Roman"/>
          <w:snapToGrid w:val="0"/>
          <w:w w:val="108"/>
          <w:lang w:eastAsia="zh-CN"/>
          <w:rPrChange w:id="533" w:author="Yibin Jiang (PGR)" w:date="2025-07-10T10:37:00Z">
            <w:rPr>
              <w:rFonts w:asciiTheme="minorHAnsi" w:hint="eastAsia"/>
              <w:snapToGrid w:val="0"/>
              <w:w w:val="108"/>
              <w:lang w:eastAsia="zh-CN"/>
            </w:rPr>
          </w:rPrChange>
        </w:rPr>
        <w:t xml:space="preserve">  </w:t>
      </w:r>
      <w:r w:rsidR="003B7519" w:rsidRPr="00452C4E">
        <w:rPr>
          <w:rFonts w:cs="Times New Roman"/>
          <w:w w:val="108"/>
          <w:lang w:eastAsia="zh-CN"/>
          <w:rPrChange w:id="534" w:author="Yibin Jiang (PGR)" w:date="2025-07-10T10:37:00Z">
            <w:rPr>
              <w:rFonts w:asciiTheme="minorHAnsi" w:hint="eastAsia"/>
              <w:w w:val="108"/>
              <w:lang w:eastAsia="zh-CN"/>
            </w:rPr>
          </w:rPrChange>
        </w:rPr>
        <w:t>(2)</w:t>
      </w:r>
    </w:p>
    <w:p w14:paraId="7BCF653B" w14:textId="77777777" w:rsidR="00C73066" w:rsidRPr="00452C4E" w:rsidRDefault="00C73066" w:rsidP="00C73066">
      <w:pPr>
        <w:spacing w:line="360" w:lineRule="auto"/>
        <w:ind w:firstLineChars="200" w:firstLine="388"/>
        <w:jc w:val="both"/>
        <w:rPr>
          <w:rFonts w:ascii="Times New Roman" w:hAnsi="Times New Roman" w:cs="Times New Roman"/>
          <w:w w:val="108"/>
          <w:sz w:val="18"/>
          <w:szCs w:val="18"/>
          <w:rPrChange w:id="535"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536" w:author="Yibin Jiang (PGR)" w:date="2025-07-10T10:37:00Z">
            <w:rPr>
              <w:rFonts w:cs="Times New Roman"/>
              <w:w w:val="108"/>
              <w:sz w:val="18"/>
              <w:szCs w:val="18"/>
            </w:rPr>
          </w:rPrChange>
        </w:rPr>
        <w:t xml:space="preserve">Based on the absorbance at the intersection point and a derived dissociation degree (α), the estimated stability constant was Kₛₜₐᵦ </w:t>
      </w:r>
      <w:r w:rsidRPr="00452C4E">
        <w:rPr>
          <w:rFonts w:ascii="Times New Roman" w:hAnsi="Times New Roman" w:cs="Times New Roman"/>
          <w:w w:val="108"/>
          <w:sz w:val="18"/>
          <w:szCs w:val="18"/>
          <w:rPrChange w:id="537" w:author="Yibin Jiang (PGR)" w:date="2025-07-10T10:37:00Z">
            <w:rPr>
              <w:rFonts w:cs="Times New Roman" w:hint="eastAsia"/>
              <w:w w:val="108"/>
              <w:sz w:val="18"/>
              <w:szCs w:val="18"/>
            </w:rPr>
          </w:rPrChange>
        </w:rPr>
        <w:t>≈</w:t>
      </w:r>
      <w:r w:rsidRPr="00452C4E">
        <w:rPr>
          <w:rFonts w:ascii="Times New Roman" w:hAnsi="Times New Roman" w:cs="Times New Roman"/>
          <w:w w:val="108"/>
          <w:sz w:val="18"/>
          <w:szCs w:val="18"/>
          <w:rPrChange w:id="538" w:author="Yibin Jiang (PGR)" w:date="2025-07-10T10:37:00Z">
            <w:rPr>
              <w:rFonts w:cs="Times New Roman"/>
              <w:w w:val="108"/>
              <w:sz w:val="18"/>
              <w:szCs w:val="18"/>
            </w:rPr>
          </w:rPrChange>
        </w:rPr>
        <w:t xml:space="preserve"> 9655, reflecting strong complex stability under mildly acidic conditions.</w:t>
      </w:r>
    </w:p>
    <w:p w14:paraId="166E6DD3" w14:textId="77777777" w:rsidR="001D6409" w:rsidRPr="00452C4E" w:rsidRDefault="001D6409" w:rsidP="001D6409">
      <w:pPr>
        <w:pStyle w:val="RSCB04SectionHeading"/>
        <w:rPr>
          <w:rFonts w:ascii="Times New Roman" w:hAnsi="Times New Roman" w:cs="Times New Roman"/>
          <w:rPrChange w:id="539" w:author="Yibin Jiang (PGR)" w:date="2025-07-10T10:37:00Z">
            <w:rPr/>
          </w:rPrChange>
        </w:rPr>
      </w:pPr>
      <w:r w:rsidRPr="00452C4E">
        <w:rPr>
          <w:rFonts w:ascii="Times New Roman" w:hAnsi="Times New Roman" w:cs="Times New Roman"/>
          <w:rPrChange w:id="540" w:author="Yibin Jiang (PGR)" w:date="2025-07-10T10:37:00Z">
            <w:rPr>
              <w:rFonts w:hint="eastAsia"/>
            </w:rPr>
          </w:rPrChange>
        </w:rPr>
        <w:t>Methods:</w:t>
      </w:r>
    </w:p>
    <w:p w14:paraId="25780009" w14:textId="77777777" w:rsidR="001D6409" w:rsidRPr="00452C4E" w:rsidRDefault="001D6409" w:rsidP="001D6409">
      <w:pPr>
        <w:pStyle w:val="JCEbodytext"/>
        <w:ind w:firstLine="0"/>
        <w:jc w:val="both"/>
        <w:rPr>
          <w:rFonts w:ascii="Times New Roman" w:eastAsiaTheme="minorEastAsia" w:hAnsi="Times New Roman"/>
          <w:b/>
          <w:sz w:val="18"/>
          <w:szCs w:val="22"/>
          <w:lang w:val="en-GB" w:eastAsia="zh-CN"/>
          <w:rPrChange w:id="541" w:author="Yibin Jiang (PGR)" w:date="2025-07-10T10:37:00Z">
            <w:rPr>
              <w:rFonts w:asciiTheme="minorHAnsi" w:eastAsiaTheme="minorEastAsia" w:hAnsiTheme="minorHAnsi" w:cstheme="minorBidi"/>
              <w:b/>
              <w:sz w:val="18"/>
              <w:szCs w:val="22"/>
              <w:lang w:val="en-GB" w:eastAsia="zh-CN"/>
            </w:rPr>
          </w:rPrChange>
        </w:rPr>
      </w:pPr>
      <w:bookmarkStart w:id="542" w:name="OLE_LINK16"/>
      <w:r w:rsidRPr="00452C4E">
        <w:rPr>
          <w:rFonts w:ascii="Times New Roman" w:eastAsiaTheme="minorEastAsia" w:hAnsi="Times New Roman"/>
          <w:b/>
          <w:sz w:val="18"/>
          <w:szCs w:val="22"/>
          <w:lang w:val="en-GB" w:eastAsia="zh-CN"/>
          <w:rPrChange w:id="543" w:author="Yibin Jiang (PGR)" w:date="2025-07-10T10:37:00Z">
            <w:rPr>
              <w:rFonts w:asciiTheme="minorHAnsi" w:eastAsiaTheme="minorEastAsia" w:hAnsiTheme="minorHAnsi" w:cstheme="minorBidi" w:hint="eastAsia"/>
              <w:b/>
              <w:sz w:val="18"/>
              <w:szCs w:val="22"/>
              <w:lang w:val="en-GB" w:eastAsia="zh-CN"/>
            </w:rPr>
          </w:rPrChange>
        </w:rPr>
        <w:t>Bayesian parameter updating</w:t>
      </w:r>
    </w:p>
    <w:p w14:paraId="07A61E95" w14:textId="77777777" w:rsidR="001D6409" w:rsidRPr="00452C4E" w:rsidRDefault="001D6409" w:rsidP="001D6409">
      <w:pPr>
        <w:pStyle w:val="JCEbodytext"/>
        <w:ind w:firstLine="357"/>
        <w:jc w:val="both"/>
        <w:rPr>
          <w:rFonts w:ascii="Times New Roman" w:eastAsiaTheme="minorEastAsia" w:hAnsi="Times New Roman"/>
          <w:w w:val="108"/>
          <w:sz w:val="18"/>
          <w:szCs w:val="18"/>
          <w:lang w:val="en-GB"/>
          <w:rPrChange w:id="54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545" w:author="Yibin Jiang (PGR)" w:date="2025-07-10T10:37:00Z">
            <w:rPr>
              <w:rFonts w:asciiTheme="minorHAnsi" w:eastAsiaTheme="minorEastAsia" w:hAnsiTheme="minorHAnsi" w:hint="eastAsia"/>
              <w:w w:val="108"/>
              <w:sz w:val="18"/>
              <w:szCs w:val="18"/>
              <w:lang w:val="en-GB"/>
            </w:rPr>
          </w:rPrChange>
        </w:rPr>
        <w:t xml:space="preserve">The process of Bayesian parameter updating consists of five steps: sampling, </w:t>
      </w:r>
      <w:bookmarkStart w:id="546" w:name="OLE_LINK19"/>
      <w:r w:rsidRPr="00452C4E">
        <w:rPr>
          <w:rFonts w:ascii="Times New Roman" w:eastAsiaTheme="minorEastAsia" w:hAnsi="Times New Roman"/>
          <w:w w:val="108"/>
          <w:sz w:val="18"/>
          <w:szCs w:val="18"/>
          <w:lang w:val="en-GB"/>
          <w:rPrChange w:id="547" w:author="Yibin Jiang (PGR)" w:date="2025-07-10T10:37:00Z">
            <w:rPr>
              <w:rFonts w:asciiTheme="minorHAnsi" w:eastAsiaTheme="minorEastAsia" w:hAnsiTheme="minorHAnsi" w:hint="eastAsia"/>
              <w:w w:val="108"/>
              <w:sz w:val="18"/>
              <w:szCs w:val="18"/>
              <w:lang w:val="en-GB"/>
            </w:rPr>
          </w:rPrChange>
        </w:rPr>
        <w:t>prediction</w:t>
      </w:r>
      <w:bookmarkEnd w:id="546"/>
      <w:r w:rsidRPr="00452C4E">
        <w:rPr>
          <w:rFonts w:ascii="Times New Roman" w:eastAsiaTheme="minorEastAsia" w:hAnsi="Times New Roman"/>
          <w:w w:val="108"/>
          <w:sz w:val="18"/>
          <w:szCs w:val="18"/>
          <w:lang w:val="en-GB"/>
          <w:rPrChange w:id="548" w:author="Yibin Jiang (PGR)" w:date="2025-07-10T10:37:00Z">
            <w:rPr>
              <w:rFonts w:asciiTheme="minorHAnsi" w:eastAsiaTheme="minorEastAsia" w:hAnsiTheme="minorHAnsi" w:hint="eastAsia"/>
              <w:w w:val="108"/>
              <w:sz w:val="18"/>
              <w:szCs w:val="18"/>
              <w:lang w:val="en-GB"/>
            </w:rPr>
          </w:rPrChange>
        </w:rPr>
        <w:t>, evaluation, resampling, and statistical updating.</w:t>
      </w:r>
    </w:p>
    <w:p w14:paraId="0AEFEE48" w14:textId="77777777" w:rsidR="001D6409" w:rsidRPr="00452C4E" w:rsidRDefault="001D6409" w:rsidP="001D6409">
      <w:pPr>
        <w:pStyle w:val="JCEbodytext"/>
        <w:ind w:firstLine="357"/>
        <w:jc w:val="both"/>
        <w:rPr>
          <w:rFonts w:ascii="Times New Roman" w:eastAsiaTheme="minorEastAsia" w:hAnsi="Times New Roman"/>
          <w:w w:val="108"/>
          <w:sz w:val="18"/>
          <w:szCs w:val="18"/>
          <w:lang w:val="en-GB"/>
          <w:rPrChange w:id="549"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550" w:author="Yibin Jiang (PGR)" w:date="2025-07-10T10:37:00Z">
            <w:rPr>
              <w:rFonts w:asciiTheme="minorHAnsi" w:eastAsiaTheme="minorEastAsia" w:hAnsiTheme="minorHAnsi" w:hint="eastAsia"/>
              <w:w w:val="108"/>
              <w:sz w:val="18"/>
              <w:szCs w:val="18"/>
              <w:lang w:val="en-GB"/>
            </w:rPr>
          </w:rPrChange>
        </w:rPr>
        <w:t>1.</w:t>
      </w:r>
      <w:r w:rsidRPr="00452C4E">
        <w:rPr>
          <w:rFonts w:ascii="Times New Roman" w:eastAsiaTheme="minorEastAsia" w:hAnsi="Times New Roman"/>
          <w:w w:val="108"/>
          <w:sz w:val="18"/>
          <w:szCs w:val="18"/>
          <w:lang w:val="en-GB"/>
          <w:rPrChange w:id="551" w:author="Yibin Jiang (PGR)" w:date="2025-07-10T10:37:00Z">
            <w:rPr>
              <w:rFonts w:asciiTheme="minorHAnsi" w:eastAsiaTheme="minorEastAsia" w:hAnsiTheme="minorHAnsi"/>
              <w:w w:val="108"/>
              <w:sz w:val="18"/>
              <w:szCs w:val="18"/>
              <w:lang w:val="en-GB"/>
            </w:rPr>
          </w:rPrChange>
        </w:rPr>
        <w:t>Sampling</w:t>
      </w:r>
      <w:bookmarkEnd w:id="542"/>
      <w:r w:rsidRPr="00452C4E">
        <w:rPr>
          <w:rFonts w:ascii="Times New Roman" w:eastAsiaTheme="minorEastAsia" w:hAnsi="Times New Roman"/>
          <w:w w:val="108"/>
          <w:sz w:val="18"/>
          <w:szCs w:val="18"/>
          <w:lang w:val="en-GB"/>
          <w:rPrChange w:id="552" w:author="Yibin Jiang (PGR)" w:date="2025-07-10T10:37:00Z">
            <w:rPr>
              <w:rFonts w:asciiTheme="minorHAnsi" w:eastAsiaTheme="minorEastAsia" w:hAnsiTheme="minorHAnsi"/>
              <w:w w:val="108"/>
              <w:sz w:val="18"/>
              <w:szCs w:val="18"/>
              <w:lang w:val="en-GB"/>
            </w:rPr>
          </w:rPrChange>
        </w:rPr>
        <w:t xml:space="preserve">: We establish an initial guess for the chemical system in the form of a probability distribution as the prior (i.e., specifying the mean, variance, and type of probability distribution). Then, we sample from this distribution to obtain </w:t>
      </w:r>
      <w:r w:rsidRPr="00452C4E">
        <w:rPr>
          <w:rFonts w:ascii="Times New Roman" w:eastAsiaTheme="minorEastAsia" w:hAnsi="Times New Roman"/>
          <w:w w:val="108"/>
          <w:sz w:val="18"/>
          <w:szCs w:val="18"/>
          <w:lang w:val="en-GB"/>
          <w:rPrChange w:id="553" w:author="Yibin Jiang (PGR)" w:date="2025-07-10T10:37:00Z">
            <w:rPr>
              <w:rFonts w:asciiTheme="minorHAnsi" w:eastAsiaTheme="minorEastAsia" w:hAnsiTheme="minorHAnsi"/>
              <w:w w:val="108"/>
              <w:sz w:val="18"/>
              <w:szCs w:val="18"/>
              <w:lang w:val="en-GB"/>
            </w:rPr>
          </w:rPrChange>
        </w:rPr>
        <w:t xml:space="preserve">several parameter </w:t>
      </w:r>
      <w:r w:rsidRPr="00452C4E">
        <w:rPr>
          <w:rFonts w:ascii="Times New Roman" w:eastAsiaTheme="minorEastAsia" w:hAnsi="Times New Roman"/>
          <w:w w:val="108"/>
          <w:sz w:val="18"/>
          <w:szCs w:val="18"/>
          <w:lang w:val="en-GB"/>
          <w:rPrChange w:id="554" w:author="Yibin Jiang (PGR)" w:date="2025-07-10T10:37:00Z">
            <w:rPr>
              <w:rFonts w:asciiTheme="minorHAnsi" w:eastAsiaTheme="minorEastAsia" w:hAnsiTheme="minorHAnsi" w:hint="eastAsia"/>
              <w:w w:val="108"/>
              <w:sz w:val="18"/>
              <w:szCs w:val="18"/>
              <w:lang w:val="en-GB"/>
            </w:rPr>
          </w:rPrChange>
        </w:rPr>
        <w:t>combinations</w:t>
      </w:r>
      <w:r w:rsidRPr="00452C4E">
        <w:rPr>
          <w:rFonts w:ascii="Times New Roman" w:eastAsiaTheme="minorEastAsia" w:hAnsi="Times New Roman"/>
          <w:w w:val="108"/>
          <w:sz w:val="18"/>
          <w:szCs w:val="18"/>
          <w:lang w:val="en-GB"/>
          <w:rPrChange w:id="555" w:author="Yibin Jiang (PGR)" w:date="2025-07-10T10:37:00Z">
            <w:rPr>
              <w:rFonts w:asciiTheme="minorHAnsi" w:eastAsiaTheme="minorEastAsia" w:hAnsiTheme="minorHAnsi"/>
              <w:w w:val="108"/>
              <w:sz w:val="18"/>
              <w:szCs w:val="18"/>
              <w:lang w:val="en-GB"/>
            </w:rPr>
          </w:rPrChange>
        </w:rPr>
        <w:t xml:space="preserve">. Each </w:t>
      </w:r>
      <w:r w:rsidRPr="00452C4E">
        <w:rPr>
          <w:rFonts w:ascii="Times New Roman" w:eastAsiaTheme="minorEastAsia" w:hAnsi="Times New Roman"/>
          <w:w w:val="108"/>
          <w:sz w:val="18"/>
          <w:szCs w:val="18"/>
          <w:lang w:val="en-GB"/>
          <w:rPrChange w:id="556" w:author="Yibin Jiang (PGR)" w:date="2025-07-10T10:37:00Z">
            <w:rPr>
              <w:rFonts w:asciiTheme="minorHAnsi" w:eastAsiaTheme="minorEastAsia" w:hAnsiTheme="minorHAnsi" w:hint="eastAsia"/>
              <w:w w:val="108"/>
              <w:sz w:val="18"/>
              <w:szCs w:val="18"/>
              <w:lang w:val="en-GB"/>
            </w:rPr>
          </w:rPrChange>
        </w:rPr>
        <w:t>combination</w:t>
      </w:r>
      <w:r w:rsidRPr="00452C4E">
        <w:rPr>
          <w:rFonts w:ascii="Times New Roman" w:eastAsiaTheme="minorEastAsia" w:hAnsi="Times New Roman"/>
          <w:w w:val="108"/>
          <w:sz w:val="18"/>
          <w:szCs w:val="18"/>
          <w:lang w:val="en-GB"/>
          <w:rPrChange w:id="557" w:author="Yibin Jiang (PGR)" w:date="2025-07-10T10:37:00Z">
            <w:rPr>
              <w:rFonts w:asciiTheme="minorHAnsi" w:eastAsiaTheme="minorEastAsia" w:hAnsiTheme="minorHAnsi"/>
              <w:w w:val="108"/>
              <w:sz w:val="18"/>
              <w:szCs w:val="18"/>
              <w:lang w:val="en-GB"/>
            </w:rPr>
          </w:rPrChange>
        </w:rPr>
        <w:t xml:space="preserve"> contains sampled values of the pKa and molar amounts of each buffer pair.</w:t>
      </w:r>
    </w:p>
    <w:p w14:paraId="319503D1" w14:textId="57AF6C63" w:rsidR="001D6409" w:rsidRPr="00452C4E" w:rsidRDefault="001D6409" w:rsidP="001D6409">
      <w:pPr>
        <w:pStyle w:val="JCEbodytext"/>
        <w:ind w:firstLine="357"/>
        <w:jc w:val="both"/>
        <w:rPr>
          <w:rFonts w:ascii="Times New Roman" w:eastAsiaTheme="minorEastAsia" w:hAnsi="Times New Roman"/>
          <w:w w:val="108"/>
          <w:sz w:val="18"/>
          <w:szCs w:val="18"/>
          <w:lang w:val="en-GB"/>
          <w:rPrChange w:id="55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559" w:author="Yibin Jiang (PGR)" w:date="2025-07-10T10:37:00Z">
            <w:rPr>
              <w:rFonts w:asciiTheme="minorHAnsi" w:eastAsiaTheme="minorEastAsia" w:hAnsiTheme="minorHAnsi" w:hint="eastAsia"/>
              <w:w w:val="108"/>
              <w:sz w:val="18"/>
              <w:szCs w:val="18"/>
              <w:lang w:val="en-GB"/>
            </w:rPr>
          </w:rPrChange>
        </w:rPr>
        <w:t>2.prediction</w:t>
      </w:r>
      <w:r w:rsidRPr="00452C4E">
        <w:rPr>
          <w:rFonts w:ascii="Times New Roman" w:eastAsiaTheme="minorEastAsia" w:hAnsi="Times New Roman"/>
          <w:w w:val="108"/>
          <w:sz w:val="18"/>
          <w:szCs w:val="18"/>
          <w:lang w:val="en-GB"/>
          <w:rPrChange w:id="560"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561" w:author="Yibin Jiang (PGR)" w:date="2025-07-10T10:37:00Z">
            <w:rPr>
              <w:rFonts w:asciiTheme="minorHAnsi" w:eastAsiaTheme="minorEastAsia" w:hAnsiTheme="minorHAnsi"/>
              <w:w w:val="108"/>
              <w:sz w:val="18"/>
              <w:szCs w:val="18"/>
              <w:lang w:val="en-GB"/>
            </w:rPr>
          </w:rPrChange>
        </w:rPr>
        <w:t xml:space="preserve">Next, we use these parameter combinations to perform calculations based on chemical equilibrium. Given the current conditions (solution volume, amount of acid or base added) and each experimental operation, we calculate the pH after the operation, with each </w:t>
      </w:r>
      <w:r w:rsidRPr="00452C4E">
        <w:rPr>
          <w:rFonts w:ascii="Times New Roman" w:eastAsiaTheme="minorEastAsia" w:hAnsi="Times New Roman"/>
          <w:w w:val="108"/>
          <w:sz w:val="18"/>
          <w:szCs w:val="18"/>
          <w:lang w:val="en-GB"/>
          <w:rPrChange w:id="562" w:author="Yibin Jiang (PGR)" w:date="2025-07-10T10:37:00Z">
            <w:rPr>
              <w:rFonts w:asciiTheme="minorHAnsi" w:eastAsiaTheme="minorEastAsia" w:hAnsiTheme="minorHAnsi" w:hint="eastAsia"/>
              <w:w w:val="108"/>
              <w:sz w:val="18"/>
              <w:szCs w:val="18"/>
              <w:lang w:val="en-GB"/>
            </w:rPr>
          </w:rPrChange>
        </w:rPr>
        <w:t>combination</w:t>
      </w:r>
      <w:r w:rsidRPr="00452C4E">
        <w:rPr>
          <w:rFonts w:ascii="Times New Roman" w:eastAsiaTheme="minorEastAsia" w:hAnsi="Times New Roman"/>
          <w:w w:val="108"/>
          <w:sz w:val="18"/>
          <w:szCs w:val="18"/>
          <w:lang w:val="en-GB"/>
          <w:rPrChange w:id="563" w:author="Yibin Jiang (PGR)" w:date="2025-07-10T10:37:00Z">
            <w:rPr>
              <w:rFonts w:asciiTheme="minorHAnsi" w:eastAsiaTheme="minorEastAsia" w:hAnsiTheme="minorHAnsi"/>
              <w:w w:val="108"/>
              <w:sz w:val="18"/>
              <w:szCs w:val="18"/>
              <w:lang w:val="en-GB"/>
            </w:rPr>
          </w:rPrChange>
        </w:rPr>
        <w:t xml:space="preserve"> independently computing and predicting the outcome. First, we calculate the effective pKa using Equation (</w:t>
      </w:r>
      <w:r w:rsidRPr="00452C4E">
        <w:rPr>
          <w:rFonts w:ascii="Times New Roman" w:eastAsiaTheme="minorEastAsia" w:hAnsi="Times New Roman"/>
          <w:w w:val="108"/>
          <w:sz w:val="18"/>
          <w:szCs w:val="18"/>
          <w:lang w:val="en-GB" w:eastAsia="zh-CN"/>
          <w:rPrChange w:id="564" w:author="Yibin Jiang (PGR)" w:date="2025-07-10T10:37:00Z">
            <w:rPr>
              <w:rFonts w:asciiTheme="minorHAnsi" w:eastAsiaTheme="minorEastAsia" w:hAnsiTheme="minorHAnsi" w:hint="eastAsia"/>
              <w:w w:val="108"/>
              <w:sz w:val="18"/>
              <w:szCs w:val="18"/>
              <w:lang w:val="en-GB" w:eastAsia="zh-CN"/>
            </w:rPr>
          </w:rPrChange>
        </w:rPr>
        <w:t>3</w:t>
      </w:r>
      <w:r w:rsidRPr="00452C4E">
        <w:rPr>
          <w:rFonts w:ascii="Times New Roman" w:eastAsiaTheme="minorEastAsia" w:hAnsi="Times New Roman"/>
          <w:w w:val="108"/>
          <w:sz w:val="18"/>
          <w:szCs w:val="18"/>
          <w:lang w:val="en-GB"/>
          <w:rPrChange w:id="565" w:author="Yibin Jiang (PGR)" w:date="2025-07-10T10:37:00Z">
            <w:rPr>
              <w:rFonts w:asciiTheme="minorHAnsi" w:eastAsiaTheme="minorEastAsia" w:hAnsiTheme="minorHAnsi"/>
              <w:w w:val="108"/>
              <w:sz w:val="18"/>
              <w:szCs w:val="18"/>
              <w:lang w:val="en-GB"/>
            </w:rPr>
          </w:rPrChange>
        </w:rPr>
        <w:t>).</w:t>
      </w:r>
    </w:p>
    <w:p w14:paraId="3CC04397" w14:textId="0B8C8B4E" w:rsidR="001D6409" w:rsidRPr="00E34E75" w:rsidRDefault="008656BD" w:rsidP="001D6409">
      <w:pPr>
        <w:pStyle w:val="RSCB03MathematicsGreeketc"/>
        <w:jc w:val="center"/>
        <w:rPr>
          <w:rFonts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r>
                <m:rPr>
                  <m:nor/>
                </m:rPr>
                <w:rPr>
                  <w:rFonts w:cs="Times New Roman"/>
                </w:rPr>
                <m:t>-tanh</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sub>
              <m:r>
                <w:rPr>
                  <w:rFonts w:ascii="Cambria Math" w:hAnsi="Cambria Math" w:cs="Times New Roman"/>
                </w:rPr>
                <m:t>max</m:t>
              </m:r>
            </m:sub>
          </m:sSub>
          <m:r>
            <m:rPr>
              <m:sty m:val="p"/>
            </m:rPr>
            <w:rPr>
              <w:rFonts w:ascii="Cambria Math" w:hAnsi="Cambria Math" w:cs="Times New Roman"/>
            </w:rPr>
            <w:br/>
          </m:r>
        </m:oMath>
      </m:oMathPara>
      <m:oMath>
        <m:r>
          <w:rPr>
            <w:rFonts w:ascii="Cambria Math" w:hAnsi="Cambria Math" w:cs="Times New Roman"/>
          </w:rPr>
          <m:t>pK</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eff</m:t>
            </m:r>
          </m:sup>
        </m:sSubSup>
        <m:r>
          <m:rPr>
            <m:sty m:val="p"/>
          </m:rPr>
          <w:rPr>
            <w:rFonts w:ascii="Cambria Math" w:hAnsi="Cambria Math" w:cs="Times New Roman"/>
          </w:rPr>
          <m:t>=</m:t>
        </m:r>
        <m:r>
          <w:rPr>
            <w:rFonts w:ascii="Cambria Math" w:hAnsi="Cambria Math" w:cs="Times New Roman"/>
          </w:rPr>
          <m:t>pK</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ref</m:t>
            </m:r>
          </m:sup>
        </m:sSubSup>
        <m:r>
          <m:rPr>
            <m:sty m:val="p"/>
          </m:rPr>
          <w:rPr>
            <w:rFonts w:ascii="Cambria Math" w:hAnsi="Cambria Math" w:cs="Times New Roman"/>
          </w:rPr>
          <m:t>+</m:t>
        </m:r>
        <w:bookmarkStart w:id="566" w:name="OLE_LINK25"/>
        <m:r>
          <w:rPr>
            <w:rFonts w:ascii="Cambria Math" w:hAnsi="Cambria Math" w:cs="Times New Roman"/>
          </w:rPr>
          <m:t>wi</m:t>
        </m:r>
        <m:d>
          <m:dPr>
            <m:ctrlPr>
              <w:rPr>
                <w:rFonts w:ascii="Cambria Math" w:hAnsi="Cambria Math" w:cs="Times New Roman"/>
              </w:rPr>
            </m:ctrlPr>
          </m:dPr>
          <m:e>
            <m:r>
              <w:rPr>
                <w:rFonts w:ascii="Cambria Math" w:hAnsi="Cambria Math" w:cs="Times New Roman"/>
              </w:rPr>
              <m:t>pK</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pK</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ref</m:t>
                </m:r>
              </m:sup>
            </m:sSubSup>
          </m:e>
        </m:d>
        <m:r>
          <w:rPr>
            <w:rFonts w:ascii="Cambria Math" w:hAnsi="Cambria Math" w:cs="Times New Roman"/>
          </w:rPr>
          <m:t xml:space="preserve">  </m:t>
        </m:r>
      </m:oMath>
      <w:r w:rsidR="001D6409" w:rsidRPr="00452C4E">
        <w:rPr>
          <w:rFonts w:cs="Times New Roman"/>
          <w:lang w:eastAsia="zh-CN"/>
          <w:rPrChange w:id="567" w:author="Yibin Jiang (PGR)" w:date="2025-07-10T10:37:00Z">
            <w:rPr>
              <w:rFonts w:asciiTheme="minorHAnsi" w:hAnsiTheme="minorHAnsi" w:cstheme="minorHAnsi"/>
              <w:lang w:eastAsia="zh-CN"/>
            </w:rPr>
          </w:rPrChange>
        </w:rPr>
        <w:t>(3)</w:t>
      </w:r>
      <w:bookmarkEnd w:id="566"/>
    </w:p>
    <w:p w14:paraId="36EDC974" w14:textId="77777777" w:rsidR="001D6409" w:rsidRPr="00452C4E" w:rsidRDefault="001D6409" w:rsidP="001D6409">
      <w:pPr>
        <w:pStyle w:val="JCEbodytext"/>
        <w:ind w:firstLineChars="200" w:firstLine="390"/>
        <w:jc w:val="both"/>
        <w:rPr>
          <w:rFonts w:ascii="Times New Roman" w:eastAsiaTheme="minorEastAsia" w:hAnsi="Times New Roman"/>
          <w:w w:val="108"/>
          <w:sz w:val="18"/>
          <w:szCs w:val="18"/>
          <w:lang w:val="en-GB"/>
          <w:rPrChange w:id="56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b/>
          <w:bCs/>
          <w:w w:val="108"/>
          <w:sz w:val="18"/>
          <w:szCs w:val="18"/>
          <w:lang w:val="en-GB"/>
          <w:rPrChange w:id="569" w:author="Yibin Jiang (PGR)" w:date="2025-07-10T10:37:00Z">
            <w:rPr>
              <w:rFonts w:asciiTheme="minorHAnsi" w:eastAsiaTheme="minorEastAsia" w:hAnsiTheme="minorHAnsi" w:hint="eastAsia"/>
              <w:b/>
              <w:bCs/>
              <w:w w:val="108"/>
              <w:sz w:val="18"/>
              <w:szCs w:val="18"/>
              <w:lang w:val="en-GB"/>
            </w:rPr>
          </w:rPrChange>
        </w:rPr>
        <w:t>W</w:t>
      </w:r>
      <w:r w:rsidRPr="00452C4E">
        <w:rPr>
          <w:rFonts w:ascii="Times New Roman" w:eastAsiaTheme="minorEastAsia" w:hAnsi="Times New Roman"/>
          <w:b/>
          <w:bCs/>
          <w:w w:val="108"/>
          <w:sz w:val="18"/>
          <w:szCs w:val="18"/>
          <w:vertAlign w:val="subscript"/>
          <w:lang w:val="en-GB"/>
          <w:rPrChange w:id="570" w:author="Yibin Jiang (PGR)" w:date="2025-07-10T10:37:00Z">
            <w:rPr>
              <w:rFonts w:asciiTheme="minorHAnsi" w:eastAsiaTheme="minorEastAsia" w:hAnsiTheme="minorHAnsi" w:hint="eastAsia"/>
              <w:b/>
              <w:bCs/>
              <w:w w:val="108"/>
              <w:sz w:val="18"/>
              <w:szCs w:val="18"/>
              <w:vertAlign w:val="subscript"/>
              <w:lang w:val="en-GB"/>
            </w:rPr>
          </w:rPrChange>
        </w:rPr>
        <w:t>i</w:t>
      </w:r>
      <w:r w:rsidRPr="00452C4E">
        <w:rPr>
          <w:rFonts w:ascii="Times New Roman" w:eastAsiaTheme="minorEastAsia" w:hAnsi="Times New Roman"/>
          <w:w w:val="108"/>
          <w:sz w:val="18"/>
          <w:szCs w:val="18"/>
          <w:lang w:val="en-GB"/>
          <w:rPrChange w:id="571"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572" w:author="Yibin Jiang (PGR)" w:date="2025-07-10T10:37:00Z">
            <w:rPr>
              <w:rFonts w:asciiTheme="minorHAnsi" w:eastAsiaTheme="minorEastAsia" w:hAnsiTheme="minorHAnsi"/>
              <w:w w:val="108"/>
              <w:sz w:val="18"/>
              <w:szCs w:val="18"/>
              <w:lang w:val="en-GB"/>
            </w:rPr>
          </w:rPrChange>
        </w:rPr>
        <w:t>The "trust weight" assigned to the i-th buffer pair in this update.</w:t>
      </w:r>
    </w:p>
    <w:p w14:paraId="328529AB"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573" w:author="Yibin Jiang (PGR)" w:date="2025-07-10T10:37:00Z">
            <w:rPr>
              <w:rFonts w:asciiTheme="minorHAnsi" w:eastAsiaTheme="minorEastAsia" w:hAnsiTheme="minorHAnsi"/>
              <w:w w:val="108"/>
              <w:sz w:val="18"/>
              <w:szCs w:val="18"/>
              <w:lang w:val="en-GB"/>
            </w:rPr>
          </w:rPrChange>
        </w:rPr>
        <w:sectPr w:rsidR="005C17BD" w:rsidRPr="00452C4E" w:rsidSect="000903EF">
          <w:type w:val="continuous"/>
          <w:pgSz w:w="11907" w:h="16840"/>
          <w:pgMar w:top="1009" w:right="851" w:bottom="1758" w:left="851" w:header="851" w:footer="1049" w:gutter="0"/>
          <w:cols w:num="2" w:space="425"/>
          <w:titlePg/>
          <w:docGrid w:linePitch="360"/>
        </w:sectPr>
      </w:pPr>
    </w:p>
    <w:p w14:paraId="0D319A29" w14:textId="77777777" w:rsidR="00024E1D" w:rsidRPr="00452C4E" w:rsidRDefault="00024E1D" w:rsidP="00024E1D">
      <w:pPr>
        <w:pStyle w:val="RSCI02FigureSchemeChartwithtopbar"/>
        <w:rPr>
          <w:rFonts w:ascii="Times New Roman" w:hAnsi="Times New Roman"/>
          <w:lang w:eastAsia="zh-CN"/>
          <w:rPrChange w:id="574" w:author="Yibin Jiang (PGR)" w:date="2025-07-10T10:37:00Z">
            <w:rPr>
              <w:lang w:eastAsia="zh-CN"/>
            </w:rPr>
          </w:rPrChange>
        </w:rPr>
      </w:pPr>
    </w:p>
    <w:p w14:paraId="7D746A1E" w14:textId="4F047DB0" w:rsidR="005C17BD" w:rsidRPr="00452C4E" w:rsidRDefault="008B2D4D" w:rsidP="001D6409">
      <w:pPr>
        <w:pStyle w:val="JCEbodytext"/>
        <w:ind w:firstLineChars="200" w:firstLine="388"/>
        <w:jc w:val="both"/>
        <w:rPr>
          <w:rFonts w:ascii="Times New Roman" w:eastAsiaTheme="minorEastAsia" w:hAnsi="Times New Roman"/>
          <w:w w:val="108"/>
          <w:sz w:val="18"/>
          <w:szCs w:val="18"/>
          <w:lang w:val="en-GB" w:eastAsia="zh-CN"/>
          <w:rPrChange w:id="575" w:author="Yibin Jiang (PGR)" w:date="2025-07-10T10:37:00Z">
            <w:rPr>
              <w:rFonts w:asciiTheme="minorHAnsi" w:eastAsiaTheme="minorEastAsia" w:hAnsiTheme="minorHAnsi"/>
              <w:w w:val="108"/>
              <w:sz w:val="18"/>
              <w:szCs w:val="18"/>
              <w:lang w:val="en-GB" w:eastAsia="zh-CN"/>
            </w:rPr>
          </w:rPrChange>
        </w:rPr>
      </w:pPr>
      <w:r w:rsidRPr="00452C4E">
        <w:rPr>
          <w:rFonts w:ascii="Times New Roman" w:eastAsiaTheme="minorEastAsia" w:hAnsi="Times New Roman"/>
          <w:noProof/>
          <w:w w:val="108"/>
          <w:sz w:val="18"/>
          <w:szCs w:val="18"/>
          <w:lang w:val="en-GB" w:eastAsia="zh-CN"/>
          <w:rPrChange w:id="576" w:author="Yibin Jiang (PGR)" w:date="2025-07-10T10:37:00Z">
            <w:rPr>
              <w:rFonts w:asciiTheme="minorHAnsi" w:eastAsiaTheme="minorEastAsia" w:hAnsiTheme="minorHAnsi" w:hint="eastAsia"/>
              <w:noProof/>
              <w:w w:val="108"/>
              <w:sz w:val="18"/>
              <w:szCs w:val="18"/>
              <w:lang w:val="en-GB" w:eastAsia="zh-CN"/>
            </w:rPr>
          </w:rPrChange>
        </w:rPr>
        <w:lastRenderedPageBreak/>
        <w:drawing>
          <wp:inline distT="0" distB="0" distL="0" distR="0" wp14:anchorId="7A56BA87" wp14:editId="7C9111B5">
            <wp:extent cx="6480175" cy="5631815"/>
            <wp:effectExtent l="0" t="0" r="0" b="0"/>
            <wp:docPr id="150" name="图形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形 150"/>
                    <pic:cNvPicPr/>
                  </pic:nvPicPr>
                  <pic:blipFill>
                    <a:blip r:embed="rId29">
                      <a:extLst>
                        <a:ext uri="{96DAC541-7B7A-43D3-8B79-37D633B846F1}">
                          <asvg:svgBlip xmlns:asvg="http://schemas.microsoft.com/office/drawing/2016/SVG/main" r:embed="rId30"/>
                        </a:ext>
                      </a:extLst>
                    </a:blip>
                    <a:stretch>
                      <a:fillRect/>
                    </a:stretch>
                  </pic:blipFill>
                  <pic:spPr>
                    <a:xfrm>
                      <a:off x="0" y="0"/>
                      <a:ext cx="6480175" cy="5631815"/>
                    </a:xfrm>
                    <a:prstGeom prst="rect">
                      <a:avLst/>
                    </a:prstGeom>
                  </pic:spPr>
                </pic:pic>
              </a:graphicData>
            </a:graphic>
          </wp:inline>
        </w:drawing>
      </w:r>
    </w:p>
    <w:p w14:paraId="2B5A9480" w14:textId="77DF6116" w:rsidR="00024E1D" w:rsidRPr="00452C4E" w:rsidRDefault="00024E1D" w:rsidP="00024E1D">
      <w:pPr>
        <w:pStyle w:val="RSCI01FigureSchemeChartwithbottombar"/>
        <w:rPr>
          <w:rFonts w:ascii="Times New Roman" w:hAnsi="Times New Roman" w:cs="Times New Roman"/>
          <w:lang w:eastAsia="zh-CN"/>
          <w:rPrChange w:id="577" w:author="Yibin Jiang (PGR)" w:date="2025-07-10T10:37:00Z">
            <w:rPr>
              <w:lang w:eastAsia="zh-CN"/>
            </w:rPr>
          </w:rPrChange>
        </w:rPr>
      </w:pPr>
      <w:r w:rsidRPr="00452C4E">
        <w:rPr>
          <w:rFonts w:ascii="Times New Roman" w:hAnsi="Times New Roman" w:cs="Times New Roman"/>
          <w:b/>
          <w:bCs/>
          <w:lang w:eastAsia="zh-CN"/>
          <w:rPrChange w:id="578" w:author="Yibin Jiang (PGR)" w:date="2025-07-10T10:37:00Z">
            <w:rPr>
              <w:rFonts w:hint="eastAsia"/>
              <w:b/>
              <w:bCs/>
              <w:lang w:eastAsia="zh-CN"/>
            </w:rPr>
          </w:rPrChange>
        </w:rPr>
        <w:t>Fig. 6</w:t>
      </w:r>
      <w:r w:rsidR="00A83D7C" w:rsidRPr="00452C4E">
        <w:rPr>
          <w:rFonts w:ascii="Times New Roman" w:hAnsi="Times New Roman" w:cs="Times New Roman"/>
          <w:lang w:eastAsia="zh-CN"/>
          <w:rPrChange w:id="579" w:author="Yibin Jiang (PGR)" w:date="2025-07-10T10:37:00Z">
            <w:rPr>
              <w:rFonts w:hint="eastAsia"/>
              <w:lang w:eastAsia="zh-CN"/>
            </w:rPr>
          </w:rPrChange>
        </w:rPr>
        <w:t xml:space="preserve"> </w:t>
      </w:r>
      <w:r w:rsidR="00A83D7C" w:rsidRPr="00452C4E">
        <w:rPr>
          <w:rFonts w:ascii="Times New Roman" w:hAnsi="Times New Roman" w:cs="Times New Roman"/>
          <w:b/>
          <w:bCs/>
          <w:lang w:eastAsia="zh-CN"/>
          <w:rPrChange w:id="580" w:author="Yibin Jiang (PGR)" w:date="2025-07-10T10:37:00Z">
            <w:rPr>
              <w:b/>
              <w:bCs/>
              <w:lang w:eastAsia="zh-CN"/>
            </w:rPr>
          </w:rPrChange>
        </w:rPr>
        <w:t>(a)</w:t>
      </w:r>
      <w:r w:rsidR="00A83D7C" w:rsidRPr="00452C4E">
        <w:rPr>
          <w:rFonts w:ascii="Times New Roman" w:hAnsi="Times New Roman" w:cs="Times New Roman"/>
          <w:lang w:eastAsia="zh-CN"/>
          <w:rPrChange w:id="581" w:author="Yibin Jiang (PGR)" w:date="2025-07-10T10:37:00Z">
            <w:rPr>
              <w:lang w:eastAsia="zh-CN"/>
            </w:rPr>
          </w:rPrChange>
        </w:rPr>
        <w:t xml:space="preserve"> illustrates the possible chemical reactions occurring in this solution, the potential structures of the formed complexes, and the UV-Vis spectra of the solution at different molar ratios, along with the Job’s plot. Fig</w:t>
      </w:r>
      <w:r w:rsidR="00A83D7C" w:rsidRPr="00452C4E">
        <w:rPr>
          <w:rFonts w:ascii="Times New Roman" w:hAnsi="Times New Roman" w:cs="Times New Roman"/>
          <w:lang w:eastAsia="zh-CN"/>
          <w:rPrChange w:id="582" w:author="Yibin Jiang (PGR)" w:date="2025-07-10T10:37:00Z">
            <w:rPr>
              <w:rFonts w:hint="eastAsia"/>
              <w:lang w:eastAsia="zh-CN"/>
            </w:rPr>
          </w:rPrChange>
        </w:rPr>
        <w:t>. 6</w:t>
      </w:r>
      <w:r w:rsidR="00A83D7C" w:rsidRPr="00452C4E">
        <w:rPr>
          <w:rFonts w:ascii="Times New Roman" w:hAnsi="Times New Roman" w:cs="Times New Roman"/>
          <w:lang w:eastAsia="zh-CN"/>
          <w:rPrChange w:id="583" w:author="Yibin Jiang (PGR)" w:date="2025-07-10T10:37:00Z">
            <w:rPr>
              <w:lang w:eastAsia="zh-CN"/>
            </w:rPr>
          </w:rPrChange>
        </w:rPr>
        <w:t xml:space="preserve"> (b) depicts the automated pH adjustment process in this experiment, where each solution was automatically adjusted to within ±0.1 of the target pH value.</w:t>
      </w:r>
    </w:p>
    <w:p w14:paraId="3325DB13" w14:textId="77777777" w:rsidR="00871EBB" w:rsidRPr="00452C4E" w:rsidRDefault="00871EBB" w:rsidP="001D6409">
      <w:pPr>
        <w:pStyle w:val="JCEbodytext"/>
        <w:ind w:firstLineChars="200" w:firstLine="388"/>
        <w:jc w:val="both"/>
        <w:rPr>
          <w:rFonts w:ascii="Times New Roman" w:eastAsiaTheme="minorEastAsia" w:hAnsi="Times New Roman"/>
          <w:w w:val="108"/>
          <w:sz w:val="18"/>
          <w:szCs w:val="18"/>
          <w:lang w:val="en-GB"/>
          <w:rPrChange w:id="584" w:author="Yibin Jiang (PGR)" w:date="2025-07-10T10:37:00Z">
            <w:rPr>
              <w:rFonts w:asciiTheme="minorHAnsi" w:eastAsiaTheme="minorEastAsia" w:hAnsiTheme="minorHAnsi"/>
              <w:w w:val="108"/>
              <w:sz w:val="18"/>
              <w:szCs w:val="18"/>
              <w:lang w:val="en-GB"/>
            </w:rPr>
          </w:rPrChange>
        </w:rPr>
        <w:sectPr w:rsidR="00871EBB" w:rsidRPr="00452C4E" w:rsidSect="005C17BD">
          <w:type w:val="continuous"/>
          <w:pgSz w:w="11907" w:h="16840"/>
          <w:pgMar w:top="1009" w:right="851" w:bottom="1758" w:left="851" w:header="851" w:footer="1049" w:gutter="0"/>
          <w:cols w:space="720"/>
          <w:titlePg/>
          <w:docGrid w:linePitch="360"/>
        </w:sectPr>
      </w:pPr>
    </w:p>
    <w:p w14:paraId="053BED13" w14:textId="77777777" w:rsidR="00871EBB" w:rsidRPr="00452C4E" w:rsidRDefault="00871EBB" w:rsidP="00871EBB">
      <w:pPr>
        <w:pStyle w:val="JCEbodytext"/>
        <w:ind w:firstLineChars="200" w:firstLine="390"/>
        <w:jc w:val="both"/>
        <w:rPr>
          <w:rFonts w:ascii="Times New Roman" w:eastAsiaTheme="minorEastAsia" w:hAnsi="Times New Roman"/>
          <w:w w:val="108"/>
          <w:sz w:val="18"/>
          <w:szCs w:val="18"/>
          <w:lang w:val="en-GB"/>
          <w:rPrChange w:id="585"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b/>
          <w:bCs/>
          <w:w w:val="108"/>
          <w:sz w:val="18"/>
          <w:szCs w:val="18"/>
          <w:lang w:val="en-GB"/>
          <w:rPrChange w:id="586" w:author="Yibin Jiang (PGR)" w:date="2025-07-10T10:37:00Z">
            <w:rPr>
              <w:rFonts w:asciiTheme="minorHAnsi" w:eastAsiaTheme="minorEastAsia" w:hAnsiTheme="minorHAnsi" w:hint="eastAsia"/>
              <w:b/>
              <w:bCs/>
              <w:w w:val="108"/>
              <w:sz w:val="18"/>
              <w:szCs w:val="18"/>
              <w:lang w:val="en-GB"/>
            </w:rPr>
          </w:rPrChange>
        </w:rPr>
        <w:t>W</w:t>
      </w:r>
      <w:r w:rsidRPr="00452C4E">
        <w:rPr>
          <w:rFonts w:ascii="Times New Roman" w:eastAsiaTheme="minorEastAsia" w:hAnsi="Times New Roman"/>
          <w:b/>
          <w:bCs/>
          <w:w w:val="108"/>
          <w:sz w:val="18"/>
          <w:szCs w:val="18"/>
          <w:vertAlign w:val="subscript"/>
          <w:lang w:val="en-GB"/>
          <w:rPrChange w:id="587" w:author="Yibin Jiang (PGR)" w:date="2025-07-10T10:37:00Z">
            <w:rPr>
              <w:rFonts w:asciiTheme="minorHAnsi" w:eastAsiaTheme="minorEastAsia" w:hAnsiTheme="minorHAnsi" w:hint="eastAsia"/>
              <w:b/>
              <w:bCs/>
              <w:w w:val="108"/>
              <w:sz w:val="18"/>
              <w:szCs w:val="18"/>
              <w:vertAlign w:val="subscript"/>
              <w:lang w:val="en-GB"/>
            </w:rPr>
          </w:rPrChange>
        </w:rPr>
        <w:t>max</w:t>
      </w:r>
      <w:r w:rsidRPr="00452C4E">
        <w:rPr>
          <w:rFonts w:ascii="Times New Roman" w:eastAsiaTheme="minorEastAsia" w:hAnsi="Times New Roman"/>
          <w:w w:val="108"/>
          <w:sz w:val="18"/>
          <w:szCs w:val="18"/>
          <w:lang w:val="en-GB"/>
          <w:rPrChange w:id="588" w:author="Yibin Jiang (PGR)" w:date="2025-07-10T10:37:00Z">
            <w:rPr>
              <w:rFonts w:asciiTheme="minorHAnsi" w:eastAsiaTheme="minorEastAsia" w:hAnsiTheme="minorHAnsi" w:hint="eastAsia"/>
              <w:w w:val="108"/>
              <w:sz w:val="18"/>
              <w:szCs w:val="18"/>
              <w:lang w:val="en-GB"/>
            </w:rPr>
          </w:rPrChange>
        </w:rPr>
        <w:t>: The maximum possible value of the weight .</w:t>
      </w:r>
    </w:p>
    <w:p w14:paraId="6702A29B" w14:textId="77777777" w:rsidR="00871EBB" w:rsidRPr="00452C4E" w:rsidRDefault="00871EBB" w:rsidP="00871EBB">
      <w:pPr>
        <w:pStyle w:val="JCEbodytext"/>
        <w:ind w:firstLineChars="200" w:firstLine="361"/>
        <w:jc w:val="both"/>
        <w:rPr>
          <w:rFonts w:ascii="Times New Roman" w:eastAsiaTheme="minorEastAsia" w:hAnsi="Times New Roman"/>
          <w:w w:val="108"/>
          <w:sz w:val="18"/>
          <w:szCs w:val="18"/>
          <w:lang w:val="en-GB"/>
          <w:rPrChange w:id="589" w:author="Yibin Jiang (PGR)" w:date="2025-07-10T10:37:00Z">
            <w:rPr>
              <w:rFonts w:asciiTheme="minorHAnsi" w:eastAsiaTheme="minorEastAsia" w:hAnsiTheme="minorHAnsi"/>
              <w:w w:val="108"/>
              <w:sz w:val="18"/>
              <w:szCs w:val="18"/>
              <w:lang w:val="en-GB"/>
            </w:rPr>
          </w:rPrChange>
        </w:rPr>
      </w:pPr>
      <w:r w:rsidRPr="00452C4E">
        <w:rPr>
          <w:rStyle w:val="RSCB03MathematicsGreeketcChar"/>
          <w:b/>
          <w:bCs/>
          <w:lang w:val="en-GB"/>
          <w:rPrChange w:id="590" w:author="Yibin Jiang (PGR)" w:date="2025-07-10T10:37:00Z">
            <w:rPr>
              <w:rStyle w:val="RSCB03MathematicsGreeketcChar"/>
              <w:rFonts w:hint="eastAsia"/>
              <w:b/>
              <w:bCs/>
              <w:lang w:val="en-GB"/>
            </w:rPr>
          </w:rPrChange>
        </w:rPr>
        <w:t>σ</w:t>
      </w:r>
      <w:r w:rsidRPr="00452C4E">
        <w:rPr>
          <w:rStyle w:val="RSCB03MathematicsGreeketcChar"/>
          <w:rFonts w:eastAsiaTheme="minorEastAsia"/>
          <w:b/>
          <w:bCs/>
          <w:vertAlign w:val="subscript"/>
          <w:lang w:val="en-GB"/>
          <w:rPrChange w:id="591" w:author="Yibin Jiang (PGR)" w:date="2025-07-10T10:37:00Z">
            <w:rPr>
              <w:rStyle w:val="RSCB03MathematicsGreeketcChar"/>
              <w:rFonts w:eastAsiaTheme="minorEastAsia" w:hint="eastAsia"/>
              <w:b/>
              <w:bCs/>
              <w:vertAlign w:val="subscript"/>
              <w:lang w:val="en-GB"/>
            </w:rPr>
          </w:rPrChange>
        </w:rPr>
        <w:t>i</w:t>
      </w:r>
      <w:r w:rsidRPr="00452C4E">
        <w:rPr>
          <w:rFonts w:ascii="Times New Roman" w:eastAsiaTheme="minorEastAsia" w:hAnsi="Times New Roman"/>
          <w:w w:val="108"/>
          <w:sz w:val="18"/>
          <w:szCs w:val="18"/>
          <w:lang w:val="en-GB"/>
          <w:rPrChange w:id="592"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593" w:author="Yibin Jiang (PGR)" w:date="2025-07-10T10:37:00Z">
            <w:rPr>
              <w:rFonts w:asciiTheme="minorHAnsi" w:eastAsiaTheme="minorEastAsia" w:hAnsiTheme="minorHAnsi"/>
              <w:w w:val="108"/>
              <w:sz w:val="18"/>
              <w:szCs w:val="18"/>
              <w:lang w:val="en-GB"/>
            </w:rPr>
          </w:rPrChange>
        </w:rPr>
        <w:t xml:space="preserve"> The current uncertainty measure of the i-th buffer pair (standard deviation).</w:t>
      </w:r>
    </w:p>
    <w:p w14:paraId="6B24F0B1" w14:textId="77777777" w:rsidR="00871EBB" w:rsidRPr="00452C4E" w:rsidRDefault="00871EBB" w:rsidP="00871EBB">
      <w:pPr>
        <w:pStyle w:val="JCEbodytext"/>
        <w:ind w:firstLineChars="200" w:firstLine="390"/>
        <w:jc w:val="both"/>
        <w:rPr>
          <w:rFonts w:ascii="Times New Roman" w:eastAsiaTheme="minorEastAsia" w:hAnsi="Times New Roman"/>
          <w:w w:val="108"/>
          <w:sz w:val="18"/>
          <w:szCs w:val="18"/>
          <w:lang w:val="en-GB"/>
          <w:rPrChange w:id="59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b/>
          <w:bCs/>
          <w:w w:val="108"/>
          <w:sz w:val="18"/>
          <w:szCs w:val="18"/>
          <w:lang w:val="en-GB"/>
          <w:rPrChange w:id="595" w:author="Yibin Jiang (PGR)" w:date="2025-07-10T10:37:00Z">
            <w:rPr>
              <w:rFonts w:asciiTheme="minorHAnsi" w:eastAsiaTheme="minorEastAsia" w:hAnsiTheme="minorHAnsi" w:hint="eastAsia"/>
              <w:b/>
              <w:bCs/>
              <w:w w:val="108"/>
              <w:sz w:val="18"/>
              <w:szCs w:val="18"/>
              <w:lang w:val="en-GB"/>
            </w:rPr>
          </w:rPrChange>
        </w:rPr>
        <w:t>tanh</w:t>
      </w:r>
      <w:r w:rsidRPr="00452C4E">
        <w:rPr>
          <w:rFonts w:ascii="Times New Roman" w:eastAsiaTheme="minorEastAsia" w:hAnsi="Times New Roman"/>
          <w:w w:val="108"/>
          <w:sz w:val="18"/>
          <w:szCs w:val="18"/>
          <w:lang w:val="en-GB"/>
          <w:rPrChange w:id="596"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597" w:author="Yibin Jiang (PGR)" w:date="2025-07-10T10:37:00Z">
            <w:rPr>
              <w:rFonts w:asciiTheme="minorHAnsi" w:eastAsiaTheme="minorEastAsia" w:hAnsiTheme="minorHAnsi"/>
              <w:w w:val="108"/>
              <w:sz w:val="18"/>
              <w:szCs w:val="18"/>
              <w:lang w:val="en-GB"/>
            </w:rPr>
          </w:rPrChange>
        </w:rPr>
        <w:t xml:space="preserve"> The hyperbolic tangent function maps uncertainty to the [0,1) interval.</w:t>
      </w:r>
    </w:p>
    <w:p w14:paraId="0332B515" w14:textId="77777777" w:rsidR="00871EBB" w:rsidRPr="00452C4E" w:rsidRDefault="00871EBB" w:rsidP="00871EBB">
      <w:pPr>
        <w:pStyle w:val="JCEbodytext"/>
        <w:ind w:firstLineChars="200" w:firstLine="390"/>
        <w:jc w:val="both"/>
        <w:rPr>
          <w:rFonts w:ascii="Times New Roman" w:eastAsiaTheme="minorEastAsia" w:hAnsi="Times New Roman"/>
          <w:w w:val="108"/>
          <w:sz w:val="18"/>
          <w:szCs w:val="18"/>
          <w:lang w:val="en-GB"/>
          <w:rPrChange w:id="59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b/>
          <w:bCs/>
          <w:w w:val="108"/>
          <w:sz w:val="18"/>
          <w:szCs w:val="18"/>
          <w:lang w:val="en-GB"/>
          <w:rPrChange w:id="599" w:author="Yibin Jiang (PGR)" w:date="2025-07-10T10:37:00Z">
            <w:rPr>
              <w:rFonts w:asciiTheme="minorHAnsi" w:eastAsiaTheme="minorEastAsia" w:hAnsiTheme="minorHAnsi" w:hint="eastAsia"/>
              <w:b/>
              <w:bCs/>
              <w:w w:val="108"/>
              <w:sz w:val="18"/>
              <w:szCs w:val="18"/>
              <w:lang w:val="en-GB"/>
            </w:rPr>
          </w:rPrChange>
        </w:rPr>
        <w:t>pKa</w:t>
      </w:r>
      <w:r w:rsidRPr="00452C4E">
        <w:rPr>
          <w:rFonts w:ascii="Times New Roman" w:eastAsiaTheme="minorEastAsia" w:hAnsi="Times New Roman"/>
          <w:b/>
          <w:bCs/>
          <w:w w:val="108"/>
          <w:sz w:val="18"/>
          <w:szCs w:val="18"/>
          <w:vertAlign w:val="subscript"/>
          <w:lang w:val="en-GB"/>
          <w:rPrChange w:id="600" w:author="Yibin Jiang (PGR)" w:date="2025-07-10T10:37:00Z">
            <w:rPr>
              <w:rFonts w:asciiTheme="minorHAnsi" w:eastAsiaTheme="minorEastAsia" w:hAnsiTheme="minorHAnsi" w:hint="eastAsia"/>
              <w:b/>
              <w:bCs/>
              <w:w w:val="108"/>
              <w:sz w:val="18"/>
              <w:szCs w:val="18"/>
              <w:vertAlign w:val="subscript"/>
              <w:lang w:val="en-GB"/>
            </w:rPr>
          </w:rPrChange>
        </w:rPr>
        <w:t>ref</w:t>
      </w:r>
      <w:r w:rsidRPr="00452C4E">
        <w:rPr>
          <w:rFonts w:ascii="Times New Roman" w:eastAsiaTheme="minorEastAsia" w:hAnsi="Times New Roman"/>
          <w:w w:val="108"/>
          <w:sz w:val="18"/>
          <w:szCs w:val="18"/>
          <w:lang w:val="en-GB"/>
          <w:rPrChange w:id="601"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602" w:author="Yibin Jiang (PGR)" w:date="2025-07-10T10:37:00Z">
            <w:rPr>
              <w:rFonts w:asciiTheme="minorHAnsi" w:eastAsiaTheme="minorEastAsia" w:hAnsiTheme="minorHAnsi"/>
              <w:w w:val="108"/>
              <w:sz w:val="18"/>
              <w:szCs w:val="18"/>
              <w:lang w:val="en-GB"/>
            </w:rPr>
          </w:rPrChange>
        </w:rPr>
        <w:t xml:space="preserve"> The pKa value of the i-th buffer pair, sampled and fixed during environment initialization.</w:t>
      </w:r>
    </w:p>
    <w:p w14:paraId="4B59A6FE" w14:textId="77777777" w:rsidR="00871EBB" w:rsidRPr="00452C4E" w:rsidRDefault="00871EBB" w:rsidP="00871EBB">
      <w:pPr>
        <w:pStyle w:val="JCEbodytext"/>
        <w:ind w:firstLineChars="200" w:firstLine="390"/>
        <w:jc w:val="both"/>
        <w:rPr>
          <w:rFonts w:ascii="Times New Roman" w:eastAsiaTheme="minorEastAsia" w:hAnsi="Times New Roman"/>
          <w:w w:val="108"/>
          <w:sz w:val="18"/>
          <w:szCs w:val="18"/>
          <w:lang w:val="en-GB"/>
          <w:rPrChange w:id="603"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b/>
          <w:bCs/>
          <w:w w:val="108"/>
          <w:sz w:val="18"/>
          <w:szCs w:val="18"/>
          <w:lang w:val="en-GB"/>
          <w:rPrChange w:id="604" w:author="Yibin Jiang (PGR)" w:date="2025-07-10T10:37:00Z">
            <w:rPr>
              <w:rFonts w:asciiTheme="minorHAnsi" w:eastAsiaTheme="minorEastAsia" w:hAnsiTheme="minorHAnsi" w:hint="eastAsia"/>
              <w:b/>
              <w:bCs/>
              <w:w w:val="108"/>
              <w:sz w:val="18"/>
              <w:szCs w:val="18"/>
              <w:lang w:val="en-GB"/>
            </w:rPr>
          </w:rPrChange>
        </w:rPr>
        <w:t>pKa</w:t>
      </w:r>
      <w:r w:rsidRPr="00452C4E">
        <w:rPr>
          <w:rFonts w:ascii="Times New Roman" w:eastAsiaTheme="minorEastAsia" w:hAnsi="Times New Roman"/>
          <w:w w:val="108"/>
          <w:sz w:val="18"/>
          <w:szCs w:val="18"/>
          <w:lang w:val="en-GB"/>
          <w:rPrChange w:id="605"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606" w:author="Yibin Jiang (PGR)" w:date="2025-07-10T10:37:00Z">
            <w:rPr>
              <w:rFonts w:asciiTheme="minorHAnsi" w:eastAsiaTheme="minorEastAsia" w:hAnsiTheme="minorHAnsi"/>
              <w:w w:val="108"/>
              <w:sz w:val="18"/>
              <w:szCs w:val="18"/>
              <w:lang w:val="en-GB"/>
            </w:rPr>
          </w:rPrChange>
        </w:rPr>
        <w:t xml:space="preserve"> The current latest sampled or updated pKa of the i-th buffer pair.</w:t>
      </w:r>
    </w:p>
    <w:p w14:paraId="4968393D" w14:textId="77777777" w:rsidR="00871EBB" w:rsidRPr="00452C4E" w:rsidRDefault="00871EBB" w:rsidP="00871EBB">
      <w:pPr>
        <w:pStyle w:val="JCEbodytext"/>
        <w:ind w:firstLineChars="200" w:firstLine="390"/>
        <w:jc w:val="both"/>
        <w:rPr>
          <w:rFonts w:ascii="Times New Roman" w:eastAsiaTheme="minorEastAsia" w:hAnsi="Times New Roman"/>
          <w:w w:val="108"/>
          <w:sz w:val="18"/>
          <w:szCs w:val="18"/>
          <w:lang w:val="en-GB"/>
          <w:rPrChange w:id="607"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b/>
          <w:bCs/>
          <w:w w:val="108"/>
          <w:sz w:val="18"/>
          <w:szCs w:val="18"/>
          <w:lang w:val="en-GB"/>
          <w:rPrChange w:id="608" w:author="Yibin Jiang (PGR)" w:date="2025-07-10T10:37:00Z">
            <w:rPr>
              <w:rFonts w:asciiTheme="minorHAnsi" w:eastAsiaTheme="minorEastAsia" w:hAnsiTheme="minorHAnsi" w:hint="eastAsia"/>
              <w:b/>
              <w:bCs/>
              <w:w w:val="108"/>
              <w:sz w:val="18"/>
              <w:szCs w:val="18"/>
              <w:lang w:val="en-GB"/>
            </w:rPr>
          </w:rPrChange>
        </w:rPr>
        <w:t>pKa</w:t>
      </w:r>
      <w:r w:rsidRPr="00452C4E">
        <w:rPr>
          <w:rFonts w:ascii="Times New Roman" w:eastAsiaTheme="minorEastAsia" w:hAnsi="Times New Roman"/>
          <w:b/>
          <w:bCs/>
          <w:w w:val="108"/>
          <w:sz w:val="18"/>
          <w:szCs w:val="18"/>
          <w:vertAlign w:val="subscript"/>
          <w:lang w:val="en-GB"/>
          <w:rPrChange w:id="609" w:author="Yibin Jiang (PGR)" w:date="2025-07-10T10:37:00Z">
            <w:rPr>
              <w:rFonts w:asciiTheme="minorHAnsi" w:eastAsiaTheme="minorEastAsia" w:hAnsiTheme="minorHAnsi" w:hint="eastAsia"/>
              <w:b/>
              <w:bCs/>
              <w:w w:val="108"/>
              <w:sz w:val="18"/>
              <w:szCs w:val="18"/>
              <w:vertAlign w:val="subscript"/>
              <w:lang w:val="en-GB"/>
            </w:rPr>
          </w:rPrChange>
        </w:rPr>
        <w:t>eff</w:t>
      </w:r>
      <w:r w:rsidRPr="00452C4E">
        <w:rPr>
          <w:rFonts w:ascii="Times New Roman" w:eastAsiaTheme="minorEastAsia" w:hAnsi="Times New Roman"/>
          <w:w w:val="108"/>
          <w:sz w:val="18"/>
          <w:szCs w:val="18"/>
          <w:lang w:val="en-GB"/>
          <w:rPrChange w:id="610"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611" w:author="Yibin Jiang (PGR)" w:date="2025-07-10T10:37:00Z">
            <w:rPr>
              <w:rFonts w:asciiTheme="minorHAnsi" w:eastAsiaTheme="minorEastAsia" w:hAnsiTheme="minorHAnsi"/>
              <w:w w:val="108"/>
              <w:sz w:val="18"/>
              <w:szCs w:val="18"/>
              <w:lang w:val="en-GB"/>
            </w:rPr>
          </w:rPrChange>
        </w:rPr>
        <w:t xml:space="preserve"> The effective pKa used for pH calculation.</w:t>
      </w:r>
    </w:p>
    <w:p w14:paraId="3E68B745" w14:textId="79B44127" w:rsidR="00871EBB" w:rsidRPr="00452C4E" w:rsidRDefault="00871EBB" w:rsidP="00871EBB">
      <w:pPr>
        <w:pStyle w:val="JCEbodytext"/>
        <w:ind w:firstLineChars="200" w:firstLine="388"/>
        <w:jc w:val="both"/>
        <w:rPr>
          <w:rFonts w:ascii="Times New Roman" w:eastAsiaTheme="minorEastAsia" w:hAnsi="Times New Roman"/>
          <w:lang w:eastAsia="zh-CN"/>
          <w:rPrChange w:id="612" w:author="Yibin Jiang (PGR)" w:date="2025-07-10T10:37:00Z">
            <w:rPr>
              <w:rFonts w:eastAsiaTheme="minorEastAsia"/>
              <w:lang w:eastAsia="zh-CN"/>
            </w:rPr>
          </w:rPrChange>
        </w:rPr>
      </w:pPr>
      <w:r w:rsidRPr="00452C4E">
        <w:rPr>
          <w:rFonts w:ascii="Times New Roman" w:eastAsiaTheme="minorEastAsia" w:hAnsi="Times New Roman"/>
          <w:w w:val="108"/>
          <w:sz w:val="18"/>
          <w:szCs w:val="18"/>
          <w:lang w:val="en-GB"/>
          <w:rPrChange w:id="613" w:author="Yibin Jiang (PGR)" w:date="2025-07-10T10:37:00Z">
            <w:rPr>
              <w:rFonts w:asciiTheme="minorHAnsi" w:eastAsiaTheme="minorEastAsia" w:hAnsiTheme="minorHAnsi"/>
              <w:w w:val="108"/>
              <w:sz w:val="18"/>
              <w:szCs w:val="18"/>
              <w:lang w:val="en-GB"/>
            </w:rPr>
          </w:rPrChange>
        </w:rPr>
        <w:t>Then, based on Equation (</w:t>
      </w:r>
      <w:r w:rsidR="00A25AF2" w:rsidRPr="00452C4E">
        <w:rPr>
          <w:rFonts w:ascii="Times New Roman" w:eastAsiaTheme="minorEastAsia" w:hAnsi="Times New Roman"/>
          <w:w w:val="108"/>
          <w:sz w:val="18"/>
          <w:szCs w:val="18"/>
          <w:lang w:val="en-GB" w:eastAsia="zh-CN"/>
          <w:rPrChange w:id="614" w:author="Yibin Jiang (PGR)" w:date="2025-07-10T10:37:00Z">
            <w:rPr>
              <w:rFonts w:asciiTheme="minorHAnsi" w:eastAsiaTheme="minorEastAsia" w:hAnsiTheme="minorHAnsi" w:hint="eastAsia"/>
              <w:w w:val="108"/>
              <w:sz w:val="18"/>
              <w:szCs w:val="18"/>
              <w:lang w:val="en-GB" w:eastAsia="zh-CN"/>
            </w:rPr>
          </w:rPrChange>
        </w:rPr>
        <w:t>4</w:t>
      </w:r>
      <w:r w:rsidRPr="00452C4E">
        <w:rPr>
          <w:rFonts w:ascii="Times New Roman" w:eastAsiaTheme="minorEastAsia" w:hAnsi="Times New Roman"/>
          <w:w w:val="108"/>
          <w:sz w:val="18"/>
          <w:szCs w:val="18"/>
          <w:lang w:val="en-GB"/>
          <w:rPrChange w:id="615" w:author="Yibin Jiang (PGR)" w:date="2025-07-10T10:37:00Z">
            <w:rPr>
              <w:rFonts w:asciiTheme="minorHAnsi" w:eastAsiaTheme="minorEastAsia" w:hAnsiTheme="minorHAnsi"/>
              <w:w w:val="108"/>
              <w:sz w:val="18"/>
              <w:szCs w:val="18"/>
              <w:lang w:val="en-GB"/>
            </w:rPr>
          </w:rPrChange>
        </w:rPr>
        <w:t>), we set up charge conservation</w:t>
      </w:r>
      <w:r w:rsidRPr="00452C4E">
        <w:rPr>
          <w:rFonts w:ascii="Times New Roman" w:eastAsiaTheme="minorEastAsia" w:hAnsi="Times New Roman"/>
          <w:w w:val="108"/>
          <w:sz w:val="18"/>
          <w:szCs w:val="18"/>
          <w:lang w:val="en-GB"/>
          <w:rPrChange w:id="616" w:author="Yibin Jiang (PGR)" w:date="2025-07-10T10:37:00Z">
            <w:rPr>
              <w:rFonts w:asciiTheme="minorHAnsi" w:eastAsiaTheme="minorEastAsia" w:hAnsiTheme="minorHAnsi" w:hint="eastAsia"/>
              <w:w w:val="108"/>
              <w:sz w:val="18"/>
              <w:szCs w:val="18"/>
              <w:lang w:val="en-GB"/>
            </w:rPr>
          </w:rPrChange>
        </w:rPr>
        <w:t xml:space="preserve"> equation</w:t>
      </w:r>
      <w:r w:rsidRPr="00452C4E">
        <w:rPr>
          <w:rFonts w:ascii="Times New Roman" w:eastAsiaTheme="minorEastAsia" w:hAnsi="Times New Roman"/>
          <w:w w:val="108"/>
          <w:sz w:val="18"/>
          <w:szCs w:val="18"/>
          <w:lang w:val="en-GB"/>
          <w:rPrChange w:id="617" w:author="Yibin Jiang (PGR)" w:date="2025-07-10T10:37:00Z">
            <w:rPr>
              <w:rFonts w:asciiTheme="minorHAnsi" w:eastAsiaTheme="minorEastAsia" w:hAnsiTheme="minorHAnsi"/>
              <w:w w:val="108"/>
              <w:sz w:val="18"/>
              <w:szCs w:val="18"/>
              <w:lang w:val="en-GB"/>
            </w:rPr>
          </w:rPrChange>
        </w:rPr>
        <w:t xml:space="preserve"> and numerically solve for the pH.</w:t>
      </w:r>
    </w:p>
    <w:p w14:paraId="524BB14D" w14:textId="624BA84A" w:rsidR="00871EBB" w:rsidRPr="00E34E75" w:rsidRDefault="00871EBB" w:rsidP="00A25AF2">
      <w:pPr>
        <w:pStyle w:val="RSCB03MathematicsGreeketc"/>
        <w:rPr>
          <w:rFonts w:cs="Times New Roman"/>
          <w:lang w:eastAsia="zh-CN"/>
        </w:rPr>
      </w:pPr>
      <w:r w:rsidRPr="00452C4E">
        <w:rPr>
          <w:rFonts w:cs="Times New Roman"/>
          <w:lang w:eastAsia="zh-CN"/>
          <w:rPrChange w:id="618" w:author="Yibin Jiang (PGR)" w:date="2025-07-10T10:37:00Z">
            <w:rPr>
              <w:rFonts w:hint="eastAsia"/>
              <w:lang w:eastAsia="zh-CN"/>
            </w:rPr>
          </w:rPrChange>
        </w:rPr>
        <w:tab/>
      </w:r>
      <m:oMath>
        <m:r>
          <m:rPr>
            <m:sty m:val="p"/>
          </m:rPr>
          <w:rPr>
            <w:rFonts w:ascii="Cambria Math" w:hAnsi="Cambria Math" w:cs="Times New Roman"/>
            <w:lang w:eastAsia="zh-CN"/>
          </w:rPr>
          <m:t>f</m:t>
        </m:r>
        <m:d>
          <m:dPr>
            <m:ctrlPr>
              <w:rPr>
                <w:rFonts w:ascii="Cambria Math" w:hAnsi="Cambria Math" w:cs="Times New Roman"/>
                <w:lang w:eastAsia="zh-CN"/>
              </w:rPr>
            </m:ctrlPr>
          </m:dPr>
          <m:e>
            <m:r>
              <m:rPr>
                <m:sty m:val="p"/>
              </m:rPr>
              <w:rPr>
                <w:rFonts w:ascii="Cambria Math" w:hAnsi="Cambria Math" w:cs="Times New Roman"/>
                <w:lang w:eastAsia="zh-CN"/>
              </w:rPr>
              <m:t>pH</m:t>
            </m:r>
          </m:e>
        </m:d>
        <m:r>
          <m:rPr>
            <m:sty m:val="p"/>
          </m:rPr>
          <w:rPr>
            <w:rFonts w:ascii="Cambria Math" w:hAnsi="Cambria Math" w:cs="Times New Roman"/>
            <w:lang w:eastAsia="zh-CN"/>
          </w:rPr>
          <m:t>=1</m:t>
        </m:r>
        <m:sSup>
          <m:sSupPr>
            <m:ctrlPr>
              <w:rPr>
                <w:rFonts w:ascii="Cambria Math" w:hAnsi="Cambria Math" w:cs="Times New Roman"/>
                <w:lang w:eastAsia="zh-CN"/>
              </w:rPr>
            </m:ctrlPr>
          </m:sSupPr>
          <m:e>
            <m:r>
              <m:rPr>
                <m:sty m:val="p"/>
              </m:rPr>
              <w:rPr>
                <w:rFonts w:ascii="Cambria Math" w:hAnsi="Cambria Math" w:cs="Times New Roman"/>
                <w:lang w:eastAsia="zh-CN"/>
              </w:rPr>
              <m:t>0</m:t>
            </m:r>
          </m:e>
          <m:sup>
            <m:r>
              <m:rPr>
                <m:nor/>
              </m:rPr>
              <w:rPr>
                <w:rFonts w:cs="Times New Roman"/>
                <w:lang w:eastAsia="zh-CN"/>
              </w:rPr>
              <m:t>-pH</m:t>
            </m:r>
          </m:sup>
        </m:sSup>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Na</m:t>
            </m:r>
          </m:sub>
        </m:sSub>
        <m:r>
          <m:rPr>
            <m:sty m:val="p"/>
          </m:rPr>
          <w:rPr>
            <w:rFonts w:ascii="Cambria Math" w:hAnsi="Cambria Math" w:cs="Times New Roman"/>
            <w:lang w:eastAsia="zh-CN"/>
          </w:rPr>
          <m:t>-</m:t>
        </m:r>
        <m:f>
          <m:fPr>
            <m:ctrlPr>
              <w:rPr>
                <w:rFonts w:ascii="Cambria Math" w:hAnsi="Cambria Math" w:cs="Times New Roman"/>
                <w:lang w:eastAsia="zh-CN"/>
              </w:rPr>
            </m:ctrlPr>
          </m:fPr>
          <m:num>
            <m:sSub>
              <m:sSubPr>
                <m:ctrlPr>
                  <w:rPr>
                    <w:rFonts w:ascii="Cambria Math" w:hAnsi="Cambria Math" w:cs="Times New Roman"/>
                    <w:lang w:eastAsia="zh-CN"/>
                  </w:rPr>
                </m:ctrlPr>
              </m:sSubPr>
              <m:e>
                <m:r>
                  <m:rPr>
                    <m:sty m:val="p"/>
                  </m:rPr>
                  <w:rPr>
                    <w:rFonts w:ascii="Cambria Math" w:hAnsi="Cambria Math" w:cs="Times New Roman"/>
                    <w:lang w:eastAsia="zh-CN"/>
                  </w:rPr>
                  <m:t>K</m:t>
                </m:r>
              </m:e>
              <m:sub>
                <m:r>
                  <m:rPr>
                    <m:sty m:val="p"/>
                  </m:rPr>
                  <w:rPr>
                    <w:rFonts w:ascii="Cambria Math" w:hAnsi="Cambria Math" w:cs="Times New Roman"/>
                    <w:lang w:eastAsia="zh-CN"/>
                  </w:rPr>
                  <m:t>w</m:t>
                </m:r>
              </m:sub>
            </m:sSub>
          </m:num>
          <m:den>
            <m:r>
              <m:rPr>
                <m:sty m:val="p"/>
              </m:rPr>
              <w:rPr>
                <w:rFonts w:ascii="Cambria Math" w:hAnsi="Cambria Math" w:cs="Times New Roman"/>
                <w:lang w:eastAsia="zh-CN"/>
              </w:rPr>
              <m:t>1</m:t>
            </m:r>
            <m:sSup>
              <m:sSupPr>
                <m:ctrlPr>
                  <w:rPr>
                    <w:rFonts w:ascii="Cambria Math" w:hAnsi="Cambria Math" w:cs="Times New Roman"/>
                    <w:lang w:eastAsia="zh-CN"/>
                  </w:rPr>
                </m:ctrlPr>
              </m:sSupPr>
              <m:e>
                <m:r>
                  <m:rPr>
                    <m:sty m:val="p"/>
                  </m:rPr>
                  <w:rPr>
                    <w:rFonts w:ascii="Cambria Math" w:hAnsi="Cambria Math" w:cs="Times New Roman"/>
                    <w:lang w:eastAsia="zh-CN"/>
                  </w:rPr>
                  <m:t>0</m:t>
                </m:r>
              </m:e>
              <m:sup>
                <m:r>
                  <m:rPr>
                    <m:nor/>
                  </m:rPr>
                  <w:rPr>
                    <w:rFonts w:cs="Times New Roman"/>
                    <w:lang w:eastAsia="zh-CN"/>
                  </w:rPr>
                  <m:t>-pH</m:t>
                </m:r>
              </m:sup>
            </m:sSup>
          </m:den>
        </m:f>
        <m:r>
          <m:rPr>
            <m:nor/>
          </m:rPr>
          <w:rPr>
            <w:rFonts w:cs="Times New Roman"/>
            <w:lang w:eastAsia="zh-CN"/>
          </w:rPr>
          <m:t>-</m:t>
        </m:r>
        <m:sSub>
          <m:sSubPr>
            <m:ctrlPr>
              <w:rPr>
                <w:rFonts w:ascii="Cambria Math" w:hAnsi="Cambria Math" w:cs="Times New Roman"/>
                <w:lang w:eastAsia="zh-CN"/>
              </w:rPr>
            </m:ctrlPr>
          </m:sSubPr>
          <m:e>
            <m:r>
              <m:rPr>
                <m:nor/>
              </m:rPr>
              <w:rPr>
                <w:rFonts w:cs="Times New Roman"/>
                <w:lang w:eastAsia="zh-CN"/>
              </w:rPr>
              <m:t>c</m:t>
            </m:r>
          </m:e>
          <m:sub>
            <m:r>
              <m:rPr>
                <m:sty m:val="p"/>
              </m:rPr>
              <w:rPr>
                <w:rFonts w:ascii="Cambria Math" w:hAnsi="Cambria Math" w:cs="Times New Roman"/>
                <w:lang w:eastAsia="zh-CN"/>
              </w:rPr>
              <m:t>A</m:t>
            </m:r>
          </m:sub>
        </m:sSub>
        <m:nary>
          <m:naryPr>
            <m:chr m:val="∑"/>
            <m:limLoc m:val="subSup"/>
            <m:ctrlPr>
              <w:rPr>
                <w:rFonts w:ascii="Cambria Math" w:hAnsi="Cambria Math" w:cs="Times New Roman"/>
                <w:snapToGrid w:val="0"/>
                <w:lang w:eastAsia="zh-CN"/>
              </w:rPr>
            </m:ctrlPr>
          </m:naryPr>
          <m:sub>
            <m:r>
              <m:rPr>
                <m:sty m:val="p"/>
              </m:rPr>
              <w:rPr>
                <w:rFonts w:ascii="Cambria Math" w:hAnsi="Cambria Math" w:cs="Times New Roman"/>
                <w:lang w:eastAsia="zh-CN"/>
              </w:rPr>
              <m:t>i=1</m:t>
            </m:r>
          </m:sub>
          <m:sup>
            <m:r>
              <m:rPr>
                <m:sty m:val="p"/>
              </m:rPr>
              <w:rPr>
                <w:rFonts w:ascii="Cambria Math" w:hAnsi="Cambria Math" w:cs="Times New Roman"/>
                <w:lang w:eastAsia="zh-CN"/>
              </w:rPr>
              <m:t>n</m:t>
            </m:r>
          </m:sup>
          <m:e>
            <m:r>
              <m:rPr>
                <m:sty m:val="p"/>
              </m:rPr>
              <w:rPr>
                <w:rFonts w:ascii="Cambria Math" w:hAnsi="Cambria Math" w:cs="Times New Roman"/>
                <w:lang w:eastAsia="zh-CN"/>
              </w:rPr>
              <m:t>i</m:t>
            </m:r>
            <m:r>
              <m:rPr>
                <m:sty m:val="p"/>
              </m:rPr>
              <w:rPr>
                <w:rFonts w:ascii="Cambria Math" w:eastAsia="MS Gothic" w:hAnsi="Cambria Math" w:cs="Times New Roman"/>
                <w:lang w:eastAsia="zh-CN"/>
                <w:rPrChange w:id="619" w:author="Yibin Jiang (PGR)" w:date="2025-07-10T10:37:00Z">
                  <w:rPr>
                    <w:rFonts w:ascii="Cambria Math" w:eastAsia="MS Gothic" w:hAnsi="Cambria Math" w:cs="MS Gothic" w:hint="eastAsia"/>
                    <w:lang w:eastAsia="zh-CN"/>
                  </w:rPr>
                </w:rPrChange>
              </w:rPr>
              <m:t>*</m:t>
            </m:r>
            <m:d>
              <m:dPr>
                <m:begChr m:val="["/>
                <m:endChr m:val="]"/>
                <m:ctrlPr>
                  <w:rPr>
                    <w:rFonts w:ascii="Cambria Math" w:hAnsi="Cambria Math" w:cs="Times New Roman"/>
                    <w:lang w:eastAsia="zh-CN"/>
                  </w:rPr>
                </m:ctrlPr>
              </m:dPr>
              <m:e>
                <m:sSub>
                  <m:sSubPr>
                    <m:ctrlPr>
                      <w:rPr>
                        <w:rFonts w:ascii="Cambria Math" w:hAnsi="Cambria Math" w:cs="Times New Roman"/>
                        <w:snapToGrid w:val="0"/>
                        <w:lang w:eastAsia="zh-CN"/>
                      </w:rPr>
                    </m:ctrlPr>
                  </m:sSubPr>
                  <m:e>
                    <m:r>
                      <m:rPr>
                        <m:sty m:val="p"/>
                      </m:rPr>
                      <w:rPr>
                        <w:rFonts w:ascii="Cambria Math" w:hAnsi="Cambria Math" w:cs="Times New Roman"/>
                        <w:lang w:eastAsia="zh-CN"/>
                      </w:rPr>
                      <m:t>H</m:t>
                    </m:r>
                  </m:e>
                  <m:sub>
                    <m:r>
                      <m:rPr>
                        <m:sty m:val="p"/>
                      </m:rPr>
                      <w:rPr>
                        <w:rFonts w:ascii="Cambria Math" w:hAnsi="Cambria Math" w:cs="Times New Roman"/>
                        <w:lang w:eastAsia="zh-CN"/>
                      </w:rPr>
                      <m:t>n-i</m:t>
                    </m:r>
                  </m:sub>
                </m:sSub>
                <m:sSup>
                  <m:sSupPr>
                    <m:ctrlPr>
                      <w:rPr>
                        <w:rFonts w:ascii="Cambria Math" w:hAnsi="Cambria Math" w:cs="Times New Roman"/>
                        <w:snapToGrid w:val="0"/>
                        <w:lang w:eastAsia="zh-CN"/>
                      </w:rPr>
                    </m:ctrlPr>
                  </m:sSupPr>
                  <m:e>
                    <m:r>
                      <m:rPr>
                        <m:sty m:val="p"/>
                      </m:rPr>
                      <w:rPr>
                        <w:rFonts w:ascii="Cambria Math" w:hAnsi="Cambria Math" w:cs="Times New Roman"/>
                        <w:lang w:eastAsia="zh-CN"/>
                      </w:rPr>
                      <m:t>A</m:t>
                    </m:r>
                  </m:e>
                  <m:sup>
                    <m:r>
                      <m:rPr>
                        <m:sty m:val="p"/>
                      </m:rPr>
                      <w:rPr>
                        <w:rFonts w:ascii="Cambria Math" w:hAnsi="Cambria Math" w:cs="Times New Roman"/>
                        <w:lang w:eastAsia="zh-CN"/>
                      </w:rPr>
                      <m:t>i-</m:t>
                    </m:r>
                  </m:sup>
                </m:sSup>
              </m:e>
            </m:d>
          </m:e>
        </m:nary>
        <m:r>
          <m:rPr>
            <m:nor/>
          </m:rPr>
          <w:rPr>
            <w:rFonts w:cs="Times New Roman"/>
            <w:lang w:eastAsia="zh-CN"/>
          </w:rPr>
          <m:t>-</m:t>
        </m:r>
        <m:sSub>
          <m:sSubPr>
            <m:ctrlPr>
              <w:rPr>
                <w:rFonts w:ascii="Cambria Math" w:hAnsi="Cambria Math" w:cs="Times New Roman"/>
                <w:lang w:eastAsia="zh-CN"/>
              </w:rPr>
            </m:ctrlPr>
          </m:sSubPr>
          <m:e>
            <m:r>
              <m:rPr>
                <m:nor/>
              </m:rPr>
              <w:rPr>
                <w:rFonts w:cs="Times New Roman"/>
                <w:lang w:eastAsia="zh-CN"/>
              </w:rPr>
              <m:t>c</m:t>
            </m:r>
          </m:e>
          <m:sub>
            <m:r>
              <m:rPr>
                <m:nor/>
              </m:rPr>
              <w:rPr>
                <w:rFonts w:cs="Times New Roman"/>
                <w:lang w:eastAsia="zh-CN"/>
              </w:rPr>
              <m:t>HCl</m:t>
            </m:r>
          </m:sub>
        </m:sSub>
        <m:r>
          <m:rPr>
            <m:sty m:val="p"/>
          </m:rPr>
          <w:rPr>
            <w:rFonts w:ascii="Cambria Math" w:hAnsi="Cambria Math" w:cs="Times New Roman"/>
            <w:lang w:eastAsia="zh-CN"/>
          </w:rPr>
          <m:t>=0</m:t>
        </m:r>
      </m:oMath>
      <w:r w:rsidR="00A25AF2" w:rsidRPr="00452C4E">
        <w:rPr>
          <w:rFonts w:cs="Times New Roman"/>
          <w:lang w:eastAsia="zh-CN"/>
          <w:rPrChange w:id="620" w:author="Yibin Jiang (PGR)" w:date="2025-07-10T10:37:00Z">
            <w:rPr>
              <w:rFonts w:hint="eastAsia"/>
              <w:lang w:eastAsia="zh-CN"/>
            </w:rPr>
          </w:rPrChange>
        </w:rPr>
        <w:t xml:space="preserve"> </w:t>
      </w:r>
      <w:r w:rsidRPr="00E34E75">
        <w:rPr>
          <w:rFonts w:cs="Times New Roman"/>
          <w:lang w:eastAsia="zh-CN"/>
        </w:rPr>
        <w:tab/>
      </w:r>
      <w:r w:rsidRPr="00452C4E">
        <w:rPr>
          <w:rFonts w:cs="Times New Roman"/>
          <w:lang w:eastAsia="zh-CN"/>
          <w:rPrChange w:id="621" w:author="Yibin Jiang (PGR)" w:date="2025-07-10T10:37:00Z">
            <w:rPr>
              <w:rFonts w:asciiTheme="minorHAnsi" w:hAnsiTheme="minorHAnsi" w:cstheme="minorHAnsi"/>
              <w:lang w:eastAsia="zh-CN"/>
            </w:rPr>
          </w:rPrChange>
        </w:rPr>
        <w:t>(</w:t>
      </w:r>
      <w:r w:rsidR="00A25AF2" w:rsidRPr="00452C4E">
        <w:rPr>
          <w:rFonts w:cs="Times New Roman"/>
          <w:lang w:eastAsia="zh-CN"/>
          <w:rPrChange w:id="622" w:author="Yibin Jiang (PGR)" w:date="2025-07-10T10:37:00Z">
            <w:rPr>
              <w:rFonts w:asciiTheme="minorHAnsi" w:hAnsiTheme="minorHAnsi" w:cstheme="minorHAnsi"/>
              <w:lang w:eastAsia="zh-CN"/>
            </w:rPr>
          </w:rPrChange>
        </w:rPr>
        <w:t>4</w:t>
      </w:r>
      <w:r w:rsidRPr="00452C4E">
        <w:rPr>
          <w:rFonts w:cs="Times New Roman"/>
          <w:lang w:eastAsia="zh-CN"/>
          <w:rPrChange w:id="623" w:author="Yibin Jiang (PGR)" w:date="2025-07-10T10:37:00Z">
            <w:rPr>
              <w:rFonts w:asciiTheme="minorHAnsi" w:hAnsiTheme="minorHAnsi" w:cstheme="minorHAnsi"/>
              <w:lang w:eastAsia="zh-CN"/>
            </w:rPr>
          </w:rPrChange>
        </w:rPr>
        <w:t>)</w:t>
      </w:r>
    </w:p>
    <w:p w14:paraId="3CDDABA4" w14:textId="206C580A" w:rsidR="00871EBB" w:rsidRPr="00452C4E" w:rsidRDefault="00871EBB" w:rsidP="00871EBB">
      <w:pPr>
        <w:pStyle w:val="JCEbodytext"/>
        <w:ind w:firstLineChars="200" w:firstLine="388"/>
        <w:jc w:val="both"/>
        <w:rPr>
          <w:rFonts w:ascii="Times New Roman" w:eastAsiaTheme="minorEastAsia" w:hAnsi="Times New Roman"/>
          <w:w w:val="108"/>
          <w:sz w:val="18"/>
          <w:szCs w:val="18"/>
          <w:lang w:val="en-GB"/>
          <w:rPrChange w:id="624"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25" w:author="Yibin Jiang (PGR)" w:date="2025-07-10T10:37:00Z">
            <w:rPr>
              <w:rFonts w:asciiTheme="minorHAnsi" w:eastAsiaTheme="minorEastAsia" w:hAnsiTheme="minorHAnsi" w:hint="eastAsia"/>
              <w:w w:val="108"/>
              <w:sz w:val="18"/>
              <w:szCs w:val="18"/>
              <w:lang w:val="en-GB"/>
            </w:rPr>
          </w:rPrChange>
        </w:rPr>
        <w:t>3.</w:t>
      </w:r>
      <w:r w:rsidRPr="00452C4E">
        <w:rPr>
          <w:rFonts w:ascii="Times New Roman" w:eastAsiaTheme="minorEastAsia" w:hAnsi="Times New Roman"/>
          <w:w w:val="108"/>
          <w:sz w:val="18"/>
          <w:szCs w:val="18"/>
          <w:lang w:val="en-GB"/>
          <w:rPrChange w:id="626" w:author="Yibin Jiang (PGR)" w:date="2025-07-10T10:37:00Z">
            <w:rPr>
              <w:rFonts w:asciiTheme="minorHAnsi" w:eastAsiaTheme="minorEastAsia" w:hAnsiTheme="minorHAnsi"/>
              <w:w w:val="108"/>
              <w:sz w:val="18"/>
              <w:szCs w:val="18"/>
              <w:lang w:val="en-GB"/>
            </w:rPr>
          </w:rPrChange>
        </w:rPr>
        <w:t xml:space="preserve">Evaluation: Subsequently, we calculate the likelihood to assess the agreement between each </w:t>
      </w:r>
      <w:r w:rsidRPr="00452C4E">
        <w:rPr>
          <w:rFonts w:ascii="Times New Roman" w:eastAsiaTheme="minorEastAsia" w:hAnsi="Times New Roman"/>
          <w:w w:val="108"/>
          <w:sz w:val="18"/>
          <w:szCs w:val="18"/>
          <w:lang w:val="en-GB"/>
          <w:rPrChange w:id="627" w:author="Yibin Jiang (PGR)" w:date="2025-07-10T10:37:00Z">
            <w:rPr>
              <w:rFonts w:asciiTheme="minorHAnsi" w:eastAsiaTheme="minorEastAsia" w:hAnsiTheme="minorHAnsi" w:hint="eastAsia"/>
              <w:w w:val="108"/>
              <w:sz w:val="18"/>
              <w:szCs w:val="18"/>
              <w:lang w:val="en-GB"/>
            </w:rPr>
          </w:rPrChange>
        </w:rPr>
        <w:t>combination</w:t>
      </w:r>
      <w:r w:rsidRPr="00452C4E">
        <w:rPr>
          <w:rFonts w:ascii="Times New Roman" w:eastAsiaTheme="minorEastAsia" w:hAnsi="Times New Roman"/>
          <w:w w:val="108"/>
          <w:sz w:val="18"/>
          <w:szCs w:val="18"/>
          <w:lang w:val="en-GB"/>
          <w:rPrChange w:id="628" w:author="Yibin Jiang (PGR)" w:date="2025-07-10T10:37:00Z">
            <w:rPr>
              <w:rFonts w:asciiTheme="minorHAnsi" w:eastAsiaTheme="minorEastAsia" w:hAnsiTheme="minorHAnsi"/>
              <w:w w:val="108"/>
              <w:sz w:val="18"/>
              <w:szCs w:val="18"/>
              <w:lang w:val="en-GB"/>
            </w:rPr>
          </w:rPrChange>
        </w:rPr>
        <w:t xml:space="preserve">'s predicted pH and the actual observed pH. </w:t>
      </w:r>
      <w:r w:rsidRPr="00452C4E">
        <w:rPr>
          <w:rFonts w:ascii="Times New Roman" w:eastAsiaTheme="minorEastAsia" w:hAnsi="Times New Roman"/>
          <w:w w:val="108"/>
          <w:sz w:val="18"/>
          <w:szCs w:val="18"/>
          <w:lang w:val="en-GB"/>
          <w:rPrChange w:id="629" w:author="Yibin Jiang (PGR)" w:date="2025-07-10T10:37:00Z">
            <w:rPr>
              <w:rFonts w:asciiTheme="minorHAnsi" w:eastAsiaTheme="minorEastAsia" w:hAnsiTheme="minorHAnsi" w:hint="eastAsia"/>
              <w:w w:val="108"/>
              <w:sz w:val="18"/>
              <w:szCs w:val="18"/>
              <w:lang w:val="en-GB"/>
            </w:rPr>
          </w:rPrChange>
        </w:rPr>
        <w:t>Combinations</w:t>
      </w:r>
      <w:r w:rsidRPr="00452C4E">
        <w:rPr>
          <w:rFonts w:ascii="Times New Roman" w:eastAsiaTheme="minorEastAsia" w:hAnsi="Times New Roman"/>
          <w:w w:val="108"/>
          <w:sz w:val="18"/>
          <w:szCs w:val="18"/>
          <w:lang w:val="en-GB"/>
          <w:rPrChange w:id="630" w:author="Yibin Jiang (PGR)" w:date="2025-07-10T10:37:00Z">
            <w:rPr>
              <w:rFonts w:asciiTheme="minorHAnsi" w:eastAsiaTheme="minorEastAsia" w:hAnsiTheme="minorHAnsi"/>
              <w:w w:val="108"/>
              <w:sz w:val="18"/>
              <w:szCs w:val="18"/>
              <w:lang w:val="en-GB"/>
            </w:rPr>
          </w:rPrChange>
        </w:rPr>
        <w:t xml:space="preserve"> with better agreement are assigned higher weights.</w:t>
      </w:r>
      <w:r w:rsidRPr="00452C4E">
        <w:rPr>
          <w:rFonts w:ascii="Times New Roman" w:eastAsiaTheme="minorEastAsia" w:hAnsi="Times New Roman"/>
          <w:w w:val="108"/>
          <w:sz w:val="18"/>
          <w:szCs w:val="18"/>
          <w:lang w:val="en-GB"/>
          <w:rPrChange w:id="631"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632" w:author="Yibin Jiang (PGR)" w:date="2025-07-10T10:37:00Z">
            <w:rPr>
              <w:rFonts w:asciiTheme="minorHAnsi" w:eastAsiaTheme="minorEastAsia" w:hAnsiTheme="minorHAnsi"/>
              <w:w w:val="108"/>
              <w:sz w:val="18"/>
              <w:szCs w:val="18"/>
              <w:lang w:val="en-GB"/>
            </w:rPr>
          </w:rPrChange>
        </w:rPr>
        <w:t xml:space="preserve">Assuming the experimental measurement error follows a normal distribution </w:t>
      </w:r>
      <w:r w:rsidRPr="00452C4E">
        <w:rPr>
          <w:rFonts w:ascii="Times New Roman" w:eastAsiaTheme="minorEastAsia" w:hAnsi="Times New Roman"/>
          <w:w w:val="108"/>
          <w:sz w:val="18"/>
          <w:szCs w:val="18"/>
          <w:lang w:val="en-GB"/>
          <w:rPrChange w:id="633" w:author="Yibin Jiang (PGR)" w:date="2025-07-10T10:37:00Z">
            <w:rPr>
              <w:rFonts w:asciiTheme="minorHAnsi" w:eastAsiaTheme="minorEastAsia" w:hAnsiTheme="minorHAnsi"/>
              <w:w w:val="108"/>
              <w:sz w:val="18"/>
              <w:szCs w:val="18"/>
              <w:lang w:val="en-GB"/>
            </w:rPr>
          </w:rPrChange>
        </w:rPr>
        <w:lastRenderedPageBreak/>
        <w:t>with a standard deviation of 0.01, the likelihood is calculated using Equation (</w:t>
      </w:r>
      <w:r w:rsidR="00DB255D" w:rsidRPr="00452C4E">
        <w:rPr>
          <w:rFonts w:ascii="Times New Roman" w:eastAsiaTheme="minorEastAsia" w:hAnsi="Times New Roman"/>
          <w:w w:val="108"/>
          <w:sz w:val="18"/>
          <w:szCs w:val="18"/>
          <w:lang w:val="en-GB"/>
          <w:rPrChange w:id="634" w:author="Yibin Jiang (PGR)" w:date="2025-07-10T10:37:00Z">
            <w:rPr>
              <w:rFonts w:asciiTheme="minorHAnsi" w:eastAsiaTheme="minorEastAsia" w:hAnsiTheme="minorHAnsi" w:hint="eastAsia"/>
              <w:w w:val="108"/>
              <w:sz w:val="18"/>
              <w:szCs w:val="18"/>
              <w:lang w:val="en-GB"/>
            </w:rPr>
          </w:rPrChange>
        </w:rPr>
        <w:t>5</w:t>
      </w:r>
      <w:r w:rsidRPr="00452C4E">
        <w:rPr>
          <w:rFonts w:ascii="Times New Roman" w:eastAsiaTheme="minorEastAsia" w:hAnsi="Times New Roman"/>
          <w:w w:val="108"/>
          <w:sz w:val="18"/>
          <w:szCs w:val="18"/>
          <w:lang w:val="en-GB"/>
          <w:rPrChange w:id="635" w:author="Yibin Jiang (PGR)" w:date="2025-07-10T10:37:00Z">
            <w:rPr>
              <w:rFonts w:asciiTheme="minorHAnsi" w:eastAsiaTheme="minorEastAsia" w:hAnsiTheme="minorHAnsi"/>
              <w:w w:val="108"/>
              <w:sz w:val="18"/>
              <w:szCs w:val="18"/>
              <w:lang w:val="en-GB"/>
            </w:rPr>
          </w:rPrChange>
        </w:rPr>
        <w:t>).</w:t>
      </w:r>
    </w:p>
    <w:p w14:paraId="1F0E9629" w14:textId="2FE50040" w:rsidR="00871EBB" w:rsidRPr="00452C4E" w:rsidRDefault="008656BD" w:rsidP="00871EBB">
      <w:pPr>
        <w:pStyle w:val="JCEbodytext"/>
        <w:ind w:firstLineChars="200" w:firstLine="400"/>
        <w:jc w:val="center"/>
        <w:rPr>
          <w:rFonts w:ascii="Times New Roman" w:eastAsiaTheme="minorEastAsia" w:hAnsi="Times New Roman"/>
          <w:iCs/>
          <w:lang w:eastAsia="zh-CN"/>
          <w:rPrChange w:id="636" w:author="Yibin Jiang (PGR)" w:date="2025-07-10T10:37:00Z">
            <w:rPr>
              <w:rFonts w:eastAsiaTheme="minorEastAsia"/>
              <w:iCs/>
              <w:lang w:eastAsia="zh-CN"/>
            </w:rPr>
          </w:rPrChange>
        </w:rPr>
      </w:pPr>
      <m:oMathPara>
        <m:oMathParaPr>
          <m:jc m:val="center"/>
        </m:oMathParaPr>
        <m:oMath>
          <m:sSubSup>
            <m:sSubSupPr>
              <m:ctrlPr>
                <w:rPr>
                  <w:rFonts w:ascii="Cambria Math" w:eastAsiaTheme="minorEastAsia" w:hAnsi="Cambria Math"/>
                  <w:iCs/>
                  <w:lang w:eastAsia="zh-CN"/>
                </w:rPr>
              </m:ctrlPr>
            </m:sSubSupPr>
            <m:e>
              <m:r>
                <m:rPr>
                  <m:sty m:val="p"/>
                </m:rPr>
                <w:rPr>
                  <w:rFonts w:ascii="Cambria Math" w:eastAsiaTheme="minorEastAsia" w:hAnsi="Cambria Math"/>
                  <w:lang w:eastAsia="zh-CN"/>
                </w:rPr>
                <m:t>w</m:t>
              </m:r>
            </m:e>
            <m:sub>
              <m:r>
                <m:rPr>
                  <m:sty m:val="p"/>
                </m:rPr>
                <w:rPr>
                  <w:rFonts w:ascii="Cambria Math" w:eastAsiaTheme="minorEastAsia" w:hAnsi="Cambria Math"/>
                  <w:lang w:eastAsia="zh-CN"/>
                </w:rPr>
                <m:t>i</m:t>
              </m:r>
            </m:sub>
            <m:sup>
              <m:r>
                <m:rPr>
                  <m:sty m:val="p"/>
                </m:rPr>
                <w:rPr>
                  <w:rFonts w:ascii="Cambria Math" w:eastAsiaTheme="minorEastAsia" w:hAnsi="Cambria Math"/>
                  <w:lang w:eastAsia="zh-CN"/>
                </w:rPr>
                <m:t>raw</m:t>
              </m:r>
            </m:sup>
          </m:sSubSup>
          <m:r>
            <m:rPr>
              <m:sty m:val="p"/>
            </m:rPr>
            <w:rPr>
              <w:rFonts w:ascii="Cambria Math" w:eastAsiaTheme="minorEastAsia" w:hAnsi="Cambria Math"/>
              <w:lang w:eastAsia="zh-CN"/>
            </w:rPr>
            <m:t>=N</m:t>
          </m:r>
          <m:d>
            <m:dPr>
              <m:ctrlPr>
                <w:rPr>
                  <w:rFonts w:ascii="Cambria Math" w:eastAsiaTheme="minorEastAsia" w:hAnsi="Cambria Math"/>
                  <w:iCs/>
                  <w:lang w:eastAsia="zh-CN"/>
                </w:rPr>
              </m:ctrlPr>
            </m:dPr>
            <m:e>
              <m:sSub>
                <m:sSubPr>
                  <m:ctrlPr>
                    <w:rPr>
                      <w:rFonts w:ascii="Cambria Math" w:eastAsiaTheme="minorEastAsia" w:hAnsi="Cambria Math"/>
                      <w:iCs/>
                      <w:lang w:eastAsia="zh-CN"/>
                    </w:rPr>
                  </m:ctrlPr>
                </m:sSubPr>
                <m:e>
                  <m:r>
                    <m:rPr>
                      <m:sty m:val="p"/>
                    </m:rPr>
                    <w:rPr>
                      <w:rFonts w:ascii="Cambria Math" w:eastAsiaTheme="minorEastAsia" w:hAnsi="Cambria Math"/>
                      <w:lang w:eastAsia="zh-CN"/>
                    </w:rPr>
                    <m:t>pH</m:t>
                  </m:r>
                </m:e>
                <m:sub>
                  <m:r>
                    <m:rPr>
                      <m:sty m:val="p"/>
                    </m:rPr>
                    <w:rPr>
                      <w:rFonts w:ascii="Cambria Math" w:eastAsiaTheme="minorEastAsia" w:hAnsi="Cambria Math"/>
                      <w:lang w:eastAsia="zh-CN"/>
                    </w:rPr>
                    <m:t>obs</m:t>
                  </m:r>
                </m:sub>
              </m:sSub>
              <m:r>
                <m:rPr>
                  <m:sty m:val="p"/>
                </m:rPr>
                <w:rPr>
                  <w:rFonts w:ascii="Cambria Math" w:eastAsiaTheme="minorEastAsia" w:hAnsi="Cambria Math"/>
                  <w:lang w:eastAsia="zh-CN"/>
                  <w:rPrChange w:id="637" w:author="Yibin Jiang (PGR)" w:date="2025-07-10T10:37:00Z">
                    <w:rPr>
                      <w:rFonts w:ascii="Cambria Math" w:eastAsiaTheme="minorEastAsia" w:hAnsi="Cambria Math" w:hint="eastAsia"/>
                      <w:lang w:eastAsia="zh-CN"/>
                    </w:rPr>
                  </w:rPrChange>
                </w:rPr>
                <m:t>丨</m:t>
              </m:r>
              <m:sSub>
                <m:sSubPr>
                  <m:ctrlPr>
                    <w:rPr>
                      <w:rFonts w:ascii="Cambria Math" w:eastAsiaTheme="minorEastAsia" w:hAnsi="Cambria Math"/>
                      <w:iCs/>
                      <w:lang w:eastAsia="zh-CN"/>
                    </w:rPr>
                  </m:ctrlPr>
                </m:sSubPr>
                <m:e>
                  <m:r>
                    <m:rPr>
                      <m:sty m:val="p"/>
                    </m:rPr>
                    <w:rPr>
                      <w:rFonts w:ascii="Cambria Math" w:eastAsiaTheme="minorEastAsia" w:hAnsi="Cambria Math"/>
                      <w:lang w:eastAsia="zh-CN"/>
                      <w:rPrChange w:id="638" w:author="Yibin Jiang (PGR)" w:date="2025-07-10T10:37:00Z">
                        <w:rPr>
                          <w:rFonts w:ascii="Cambria Math" w:eastAsiaTheme="minorEastAsia" w:hAnsi="Cambria Math" w:hint="eastAsia"/>
                          <w:lang w:eastAsia="zh-CN"/>
                        </w:rPr>
                      </w:rPrChange>
                    </w:rPr>
                    <m:t>pH</m:t>
                  </m:r>
                </m:e>
                <m:sub>
                  <m:r>
                    <m:rPr>
                      <m:sty m:val="p"/>
                    </m:rPr>
                    <w:rPr>
                      <w:rFonts w:ascii="Cambria Math" w:eastAsiaTheme="minorEastAsia" w:hAnsi="Cambria Math"/>
                      <w:lang w:eastAsia="zh-CN"/>
                      <w:rPrChange w:id="639" w:author="Yibin Jiang (PGR)" w:date="2025-07-10T10:37:00Z">
                        <w:rPr>
                          <w:rFonts w:ascii="Cambria Math" w:eastAsiaTheme="minorEastAsia" w:hAnsi="Cambria Math" w:hint="eastAsia"/>
                          <w:lang w:eastAsia="zh-CN"/>
                        </w:rPr>
                      </w:rPrChange>
                    </w:rPr>
                    <m:t>i</m:t>
                  </m:r>
                </m:sub>
              </m:sSub>
              <m:r>
                <m:rPr>
                  <m:sty m:val="p"/>
                </m:rPr>
                <w:rPr>
                  <w:rFonts w:ascii="Cambria Math" w:eastAsiaTheme="minorEastAsia" w:hAnsi="Cambria Math"/>
                  <w:lang w:eastAsia="zh-CN"/>
                </w:rPr>
                <m:t>,</m:t>
              </m:r>
              <m:sSup>
                <m:sSupPr>
                  <m:ctrlPr>
                    <w:rPr>
                      <w:rFonts w:ascii="Cambria Math" w:eastAsiaTheme="minorEastAsia" w:hAnsi="Cambria Math"/>
                      <w:iCs/>
                      <w:lang w:eastAsia="zh-CN"/>
                    </w:rPr>
                  </m:ctrlPr>
                </m:sSupPr>
                <m:e>
                  <m:r>
                    <m:rPr>
                      <m:sty m:val="p"/>
                    </m:rPr>
                    <w:rPr>
                      <w:rFonts w:ascii="Cambria Math" w:eastAsiaTheme="minorEastAsia" w:hAnsi="Cambria Math"/>
                      <w:lang w:eastAsia="zh-CN"/>
                    </w:rPr>
                    <m:t>σ</m:t>
                  </m:r>
                </m:e>
                <m:sup>
                  <m:r>
                    <m:rPr>
                      <m:sty m:val="p"/>
                    </m:rPr>
                    <w:rPr>
                      <w:rFonts w:ascii="Cambria Math" w:eastAsiaTheme="minorEastAsia" w:hAnsi="Cambria Math"/>
                      <w:lang w:eastAsia="zh-CN"/>
                    </w:rPr>
                    <m:t>2</m:t>
                  </m:r>
                </m:sup>
              </m:sSup>
            </m:e>
          </m:d>
          <m:r>
            <m:rPr>
              <m:sty m:val="p"/>
            </m:rPr>
            <w:rPr>
              <w:rFonts w:ascii="Cambria Math" w:eastAsiaTheme="minorEastAsia" w:hAnsi="Cambria Math"/>
              <w:lang w:eastAsia="zh-CN"/>
            </w:rPr>
            <m:t xml:space="preserve">                =</m:t>
          </m:r>
          <m:f>
            <m:fPr>
              <m:ctrlPr>
                <w:rPr>
                  <w:rFonts w:ascii="Cambria Math" w:eastAsiaTheme="minorEastAsia" w:hAnsi="Cambria Math"/>
                  <w:iCs/>
                  <w:lang w:eastAsia="zh-CN"/>
                </w:rPr>
              </m:ctrlPr>
            </m:fPr>
            <m:num>
              <m:r>
                <m:rPr>
                  <m:sty m:val="p"/>
                </m:rPr>
                <w:rPr>
                  <w:rFonts w:ascii="Cambria Math" w:eastAsiaTheme="minorEastAsia" w:hAnsi="Cambria Math"/>
                  <w:lang w:eastAsia="zh-CN"/>
                </w:rPr>
                <m:t>1</m:t>
              </m:r>
            </m:num>
            <m:den>
              <m:rad>
                <m:radPr>
                  <m:degHide m:val="1"/>
                  <m:ctrlPr>
                    <w:rPr>
                      <w:rFonts w:ascii="Cambria Math" w:eastAsiaTheme="minorEastAsia" w:hAnsi="Cambria Math"/>
                      <w:iCs/>
                      <w:lang w:eastAsia="zh-CN"/>
                    </w:rPr>
                  </m:ctrlPr>
                </m:radPr>
                <m:deg/>
                <m:e>
                  <m:r>
                    <m:rPr>
                      <m:sty m:val="p"/>
                    </m:rPr>
                    <w:rPr>
                      <w:rFonts w:ascii="Cambria Math" w:eastAsiaTheme="minorEastAsia" w:hAnsi="Cambria Math"/>
                      <w:lang w:eastAsia="zh-CN"/>
                    </w:rPr>
                    <m:t>2π</m:t>
                  </m:r>
                </m:e>
              </m:rad>
              <m:r>
                <m:rPr>
                  <m:sty m:val="p"/>
                </m:rPr>
                <w:rPr>
                  <w:rFonts w:ascii="Cambria Math" w:eastAsiaTheme="minorEastAsia" w:hAnsi="Cambria Math"/>
                  <w:lang w:eastAsia="zh-CN"/>
                </w:rPr>
                <m:t>σ</m:t>
              </m:r>
            </m:den>
          </m:f>
          <m:r>
            <m:rPr>
              <m:sty m:val="p"/>
            </m:rPr>
            <w:rPr>
              <w:rFonts w:ascii="Cambria Math" w:eastAsiaTheme="minorEastAsia" w:hAnsi="Cambria Math"/>
              <w:lang w:eastAsia="zh-CN"/>
            </w:rPr>
            <m:t>exp⁡(-</m:t>
          </m:r>
          <m:f>
            <m:fPr>
              <m:ctrlPr>
                <w:rPr>
                  <w:rFonts w:ascii="Cambria Math" w:eastAsiaTheme="minorEastAsia" w:hAnsi="Cambria Math"/>
                  <w:iCs/>
                  <w:lang w:eastAsia="zh-CN"/>
                </w:rPr>
              </m:ctrlPr>
            </m:fPr>
            <m:num>
              <m:sSup>
                <m:sSupPr>
                  <m:ctrlPr>
                    <w:rPr>
                      <w:rFonts w:ascii="Cambria Math" w:eastAsiaTheme="minorEastAsia" w:hAnsi="Cambria Math"/>
                      <w:iCs/>
                      <w:lang w:eastAsia="zh-CN"/>
                    </w:rPr>
                  </m:ctrlPr>
                </m:sSupPr>
                <m:e>
                  <m:r>
                    <m:rPr>
                      <m:sty m:val="p"/>
                    </m:rPr>
                    <w:rPr>
                      <w:rFonts w:ascii="Cambria Math" w:eastAsiaTheme="minorEastAsia" w:hAnsi="Cambria Math"/>
                      <w:lang w:eastAsia="zh-CN"/>
                    </w:rPr>
                    <m:t>(</m:t>
                  </m:r>
                  <m:sSub>
                    <m:sSubPr>
                      <m:ctrlPr>
                        <w:rPr>
                          <w:rFonts w:ascii="Cambria Math" w:eastAsiaTheme="minorEastAsia" w:hAnsi="Cambria Math"/>
                          <w:iCs/>
                          <w:lang w:eastAsia="zh-CN"/>
                        </w:rPr>
                      </m:ctrlPr>
                    </m:sSubPr>
                    <m:e>
                      <m:r>
                        <m:rPr>
                          <m:sty m:val="p"/>
                        </m:rPr>
                        <w:rPr>
                          <w:rFonts w:ascii="Cambria Math" w:eastAsiaTheme="minorEastAsia" w:hAnsi="Cambria Math"/>
                          <w:lang w:eastAsia="zh-CN"/>
                        </w:rPr>
                        <m:t>pH</m:t>
                      </m:r>
                    </m:e>
                    <m:sub>
                      <m:r>
                        <m:rPr>
                          <m:sty m:val="p"/>
                        </m:rPr>
                        <w:rPr>
                          <w:rFonts w:ascii="Cambria Math" w:eastAsiaTheme="minorEastAsia" w:hAnsi="Cambria Math"/>
                          <w:lang w:eastAsia="zh-CN"/>
                        </w:rPr>
                        <m:t>obs</m:t>
                      </m:r>
                    </m:sub>
                  </m:sSub>
                  <m:r>
                    <m:rPr>
                      <m:sty m:val="p"/>
                    </m:rPr>
                    <w:rPr>
                      <w:rFonts w:ascii="Cambria Math" w:eastAsiaTheme="minorEastAsia" w:hAnsi="Cambria Math"/>
                      <w:lang w:eastAsia="zh-CN"/>
                    </w:rPr>
                    <m:t>-</m:t>
                  </m:r>
                  <m:sSub>
                    <m:sSubPr>
                      <m:ctrlPr>
                        <w:rPr>
                          <w:rFonts w:ascii="Cambria Math" w:eastAsiaTheme="minorEastAsia" w:hAnsi="Cambria Math"/>
                          <w:iCs/>
                          <w:lang w:eastAsia="zh-CN"/>
                        </w:rPr>
                      </m:ctrlPr>
                    </m:sSubPr>
                    <m:e>
                      <m:r>
                        <m:rPr>
                          <m:sty m:val="p"/>
                        </m:rPr>
                        <w:rPr>
                          <w:rFonts w:ascii="Cambria Math" w:eastAsiaTheme="minorEastAsia" w:hAnsi="Cambria Math"/>
                          <w:lang w:eastAsia="zh-CN"/>
                          <w:rPrChange w:id="640" w:author="Yibin Jiang (PGR)" w:date="2025-07-10T10:37:00Z">
                            <w:rPr>
                              <w:rFonts w:ascii="Cambria Math" w:eastAsiaTheme="minorEastAsia" w:hAnsi="Cambria Math" w:hint="eastAsia"/>
                              <w:lang w:eastAsia="zh-CN"/>
                            </w:rPr>
                          </w:rPrChange>
                        </w:rPr>
                        <m:t>pH</m:t>
                      </m:r>
                    </m:e>
                    <m:sub>
                      <m:r>
                        <m:rPr>
                          <m:sty m:val="p"/>
                        </m:rPr>
                        <w:rPr>
                          <w:rFonts w:ascii="Cambria Math" w:eastAsiaTheme="minorEastAsia" w:hAnsi="Cambria Math"/>
                          <w:lang w:eastAsia="zh-CN"/>
                          <w:rPrChange w:id="641" w:author="Yibin Jiang (PGR)" w:date="2025-07-10T10:37:00Z">
                            <w:rPr>
                              <w:rFonts w:ascii="Cambria Math" w:eastAsiaTheme="minorEastAsia" w:hAnsi="Cambria Math" w:hint="eastAsia"/>
                              <w:lang w:eastAsia="zh-CN"/>
                            </w:rPr>
                          </w:rPrChange>
                        </w:rPr>
                        <m:t>i</m:t>
                      </m:r>
                    </m:sub>
                  </m:sSub>
                  <m:r>
                    <m:rPr>
                      <m:sty m:val="p"/>
                    </m:rPr>
                    <w:rPr>
                      <w:rFonts w:ascii="Cambria Math" w:eastAsiaTheme="minorEastAsia" w:hAnsi="Cambria Math"/>
                      <w:lang w:eastAsia="zh-CN"/>
                    </w:rPr>
                    <m:t>)</m:t>
                  </m:r>
                </m:e>
                <m:sup>
                  <m:r>
                    <m:rPr>
                      <m:sty m:val="p"/>
                    </m:rPr>
                    <w:rPr>
                      <w:rFonts w:ascii="Cambria Math" w:eastAsiaTheme="minorEastAsia" w:hAnsi="Cambria Math"/>
                      <w:lang w:eastAsia="zh-CN"/>
                    </w:rPr>
                    <m:t>2</m:t>
                  </m:r>
                </m:sup>
              </m:sSup>
            </m:num>
            <m:den>
              <m:r>
                <m:rPr>
                  <m:sty m:val="p"/>
                </m:rPr>
                <w:rPr>
                  <w:rFonts w:ascii="Cambria Math" w:eastAsiaTheme="minorEastAsia" w:hAnsi="Cambria Math"/>
                  <w:lang w:eastAsia="zh-CN"/>
                </w:rPr>
                <m:t>2</m:t>
              </m:r>
              <m:sSup>
                <m:sSupPr>
                  <m:ctrlPr>
                    <w:rPr>
                      <w:rFonts w:ascii="Cambria Math" w:eastAsiaTheme="minorEastAsia" w:hAnsi="Cambria Math"/>
                      <w:iCs/>
                      <w:lang w:eastAsia="zh-CN"/>
                    </w:rPr>
                  </m:ctrlPr>
                </m:sSupPr>
                <m:e>
                  <m:r>
                    <m:rPr>
                      <m:sty m:val="p"/>
                    </m:rPr>
                    <w:rPr>
                      <w:rFonts w:ascii="Cambria Math" w:eastAsiaTheme="minorEastAsia" w:hAnsi="Cambria Math"/>
                      <w:lang w:eastAsia="zh-CN"/>
                    </w:rPr>
                    <m:t>σ</m:t>
                  </m:r>
                </m:e>
                <m:sup>
                  <m:r>
                    <m:rPr>
                      <m:sty m:val="p"/>
                    </m:rPr>
                    <w:rPr>
                      <w:rFonts w:ascii="Cambria Math" w:eastAsiaTheme="minorEastAsia" w:hAnsi="Cambria Math"/>
                      <w:lang w:eastAsia="zh-CN"/>
                    </w:rPr>
                    <m:t>2</m:t>
                  </m:r>
                </m:sup>
              </m:sSup>
            </m:den>
          </m:f>
          <m:r>
            <m:rPr>
              <m:sty m:val="p"/>
            </m:rPr>
            <w:rPr>
              <w:rFonts w:ascii="Cambria Math" w:eastAsiaTheme="minorEastAsia" w:hAnsi="Cambria Math"/>
              <w:lang w:eastAsia="zh-CN"/>
            </w:rPr>
            <m:t>)</m:t>
          </m:r>
        </m:oMath>
      </m:oMathPara>
    </w:p>
    <w:p w14:paraId="0DA365BC" w14:textId="77777777" w:rsidR="00871EBB" w:rsidRPr="00452C4E" w:rsidRDefault="008656BD" w:rsidP="00871EBB">
      <w:pPr>
        <w:pStyle w:val="JCEbodytext"/>
        <w:ind w:firstLineChars="200" w:firstLine="400"/>
        <w:jc w:val="center"/>
        <w:rPr>
          <w:rFonts w:ascii="Times New Roman" w:eastAsiaTheme="minorEastAsia" w:hAnsi="Times New Roman"/>
          <w:iCs/>
          <w:lang w:eastAsia="zh-CN"/>
          <w:rPrChange w:id="642" w:author="Yibin Jiang (PGR)" w:date="2025-07-10T10:37:00Z">
            <w:rPr>
              <w:rFonts w:eastAsiaTheme="minorEastAsia"/>
              <w:iCs/>
              <w:lang w:eastAsia="zh-CN"/>
            </w:rPr>
          </w:rPrChange>
        </w:rPr>
      </w:pPr>
      <m:oMathPara>
        <m:oMath>
          <m:sSub>
            <m:sSubPr>
              <m:ctrlPr>
                <w:rPr>
                  <w:rFonts w:ascii="Cambria Math" w:eastAsiaTheme="minorEastAsia" w:hAnsi="Cambria Math"/>
                  <w:iCs/>
                  <w:lang w:eastAsia="zh-CN"/>
                </w:rPr>
              </m:ctrlPr>
            </m:sSubPr>
            <m:e>
              <m:r>
                <m:rPr>
                  <m:sty m:val="p"/>
                </m:rPr>
                <w:rPr>
                  <w:rFonts w:ascii="Cambria Math" w:eastAsiaTheme="minorEastAsia" w:hAnsi="Cambria Math"/>
                  <w:lang w:eastAsia="zh-CN"/>
                </w:rPr>
                <m:t>w</m:t>
              </m:r>
            </m:e>
            <m:sub>
              <m:r>
                <m:rPr>
                  <m:sty m:val="p"/>
                </m:rPr>
                <w:rPr>
                  <w:rFonts w:ascii="Cambria Math" w:eastAsiaTheme="minorEastAsia" w:hAnsi="Cambria Math"/>
                  <w:lang w:eastAsia="zh-CN"/>
                </w:rPr>
                <m:t>i</m:t>
              </m:r>
            </m:sub>
          </m:sSub>
          <m:r>
            <m:rPr>
              <m:sty m:val="p"/>
            </m:rPr>
            <w:rPr>
              <w:rFonts w:ascii="Cambria Math" w:eastAsiaTheme="minorEastAsia" w:hAnsi="Cambria Math"/>
              <w:lang w:eastAsia="zh-CN"/>
            </w:rPr>
            <m:t>=</m:t>
          </m:r>
          <m:sSubSup>
            <m:sSubSupPr>
              <m:ctrlPr>
                <w:rPr>
                  <w:rFonts w:ascii="Cambria Math" w:eastAsiaTheme="minorEastAsia" w:hAnsi="Cambria Math"/>
                  <w:iCs/>
                  <w:lang w:eastAsia="zh-CN"/>
                </w:rPr>
              </m:ctrlPr>
            </m:sSubSupPr>
            <m:e>
              <m:r>
                <m:rPr>
                  <m:sty m:val="p"/>
                </m:rPr>
                <w:rPr>
                  <w:rFonts w:ascii="Cambria Math" w:eastAsiaTheme="minorEastAsia" w:hAnsi="Cambria Math"/>
                  <w:lang w:eastAsia="zh-CN"/>
                </w:rPr>
                <m:t>w</m:t>
              </m:r>
            </m:e>
            <m:sub>
              <m:r>
                <m:rPr>
                  <m:sty m:val="p"/>
                </m:rPr>
                <w:rPr>
                  <w:rFonts w:ascii="Cambria Math" w:eastAsiaTheme="minorEastAsia" w:hAnsi="Cambria Math"/>
                  <w:lang w:eastAsia="zh-CN"/>
                </w:rPr>
                <m:t>i</m:t>
              </m:r>
            </m:sub>
            <m:sup>
              <m:r>
                <m:rPr>
                  <m:sty m:val="p"/>
                </m:rPr>
                <w:rPr>
                  <w:rFonts w:ascii="Cambria Math" w:eastAsiaTheme="minorEastAsia" w:hAnsi="Cambria Math"/>
                  <w:lang w:eastAsia="zh-CN"/>
                </w:rPr>
                <m:t>raw</m:t>
              </m:r>
            </m:sup>
          </m:sSubSup>
          <m:r>
            <m:rPr>
              <m:sty m:val="p"/>
            </m:rPr>
            <w:rPr>
              <w:rFonts w:ascii="Cambria Math" w:eastAsiaTheme="minorEastAsia" w:hAnsi="Cambria Math"/>
              <w:lang w:eastAsia="zh-CN"/>
            </w:rPr>
            <m:t>+ε</m:t>
          </m:r>
        </m:oMath>
      </m:oMathPara>
    </w:p>
    <w:p w14:paraId="508291AC" w14:textId="285AEDB4" w:rsidR="00871EBB" w:rsidRPr="00452C4E" w:rsidRDefault="008656BD" w:rsidP="00871EBB">
      <w:pPr>
        <w:pStyle w:val="JCEbodytext"/>
        <w:tabs>
          <w:tab w:val="center" w:pos="4200"/>
          <w:tab w:val="right" w:pos="8295"/>
        </w:tabs>
        <w:ind w:firstLineChars="200" w:firstLine="400"/>
        <w:jc w:val="center"/>
        <w:rPr>
          <w:rFonts w:ascii="Times New Roman" w:eastAsiaTheme="minorEastAsia" w:hAnsi="Times New Roman"/>
          <w:lang w:eastAsia="zh-CN"/>
          <w:rPrChange w:id="643" w:author="Yibin Jiang (PGR)" w:date="2025-07-10T10:37:00Z">
            <w:rPr>
              <w:rFonts w:eastAsiaTheme="minorEastAsia"/>
              <w:lang w:eastAsia="zh-CN"/>
            </w:rPr>
          </w:rPrChange>
        </w:rPr>
      </w:pPr>
      <m:oMath>
        <m:sSub>
          <m:sSubPr>
            <m:ctrlPr>
              <w:rPr>
                <w:rFonts w:ascii="Cambria Math" w:eastAsiaTheme="minorEastAsia" w:hAnsi="Cambria Math"/>
                <w:iCs/>
                <w:lang w:eastAsia="zh-CN"/>
              </w:rPr>
            </m:ctrlPr>
          </m:sSubPr>
          <m:e>
            <m:acc>
              <m:accPr>
                <m:ctrlPr>
                  <w:rPr>
                    <w:rFonts w:ascii="Cambria Math" w:eastAsiaTheme="minorEastAsia" w:hAnsi="Cambria Math"/>
                    <w:iCs/>
                    <w:lang w:eastAsia="zh-CN"/>
                  </w:rPr>
                </m:ctrlPr>
              </m:accPr>
              <m:e>
                <m:r>
                  <m:rPr>
                    <m:sty m:val="p"/>
                  </m:rPr>
                  <w:rPr>
                    <w:rFonts w:ascii="Cambria Math" w:eastAsiaTheme="minorEastAsia" w:hAnsi="Cambria Math"/>
                    <w:lang w:eastAsia="zh-CN"/>
                    <w:rPrChange w:id="644" w:author="Yibin Jiang (PGR)" w:date="2025-07-10T10:37:00Z">
                      <w:rPr>
                        <w:rFonts w:ascii="Cambria Math" w:eastAsiaTheme="minorEastAsia" w:hAnsi="Cambria Math" w:hint="eastAsia"/>
                        <w:lang w:eastAsia="zh-CN"/>
                      </w:rPr>
                    </w:rPrChange>
                  </w:rPr>
                  <m:t>w</m:t>
                </m:r>
              </m:e>
            </m:acc>
          </m:e>
          <m:sub>
            <m:r>
              <m:rPr>
                <m:sty m:val="p"/>
              </m:rPr>
              <w:rPr>
                <w:rFonts w:ascii="Cambria Math" w:eastAsiaTheme="minorEastAsia" w:hAnsi="Cambria Math"/>
                <w:lang w:eastAsia="zh-CN"/>
              </w:rPr>
              <m:t>i</m:t>
            </m:r>
          </m:sub>
        </m:sSub>
        <m:r>
          <m:rPr>
            <m:sty m:val="p"/>
          </m:rPr>
          <w:rPr>
            <w:rFonts w:ascii="Cambria Math" w:eastAsiaTheme="minorEastAsia" w:hAnsi="Cambria Math"/>
            <w:lang w:eastAsia="zh-CN"/>
          </w:rPr>
          <m:t>=</m:t>
        </m:r>
        <m:f>
          <m:fPr>
            <m:ctrlPr>
              <w:rPr>
                <w:rFonts w:ascii="Cambria Math" w:eastAsiaTheme="minorEastAsia" w:hAnsi="Cambria Math"/>
                <w:iCs/>
                <w:lang w:eastAsia="zh-CN"/>
              </w:rPr>
            </m:ctrlPr>
          </m:fPr>
          <m:num>
            <m:sSub>
              <m:sSubPr>
                <m:ctrlPr>
                  <w:rPr>
                    <w:rFonts w:ascii="Cambria Math" w:eastAsiaTheme="minorEastAsia" w:hAnsi="Cambria Math"/>
                    <w:iCs/>
                    <w:lang w:eastAsia="zh-CN"/>
                  </w:rPr>
                </m:ctrlPr>
              </m:sSubPr>
              <m:e>
                <m:r>
                  <m:rPr>
                    <m:sty m:val="p"/>
                  </m:rPr>
                  <w:rPr>
                    <w:rFonts w:ascii="Cambria Math" w:eastAsiaTheme="minorEastAsia" w:hAnsi="Cambria Math"/>
                    <w:lang w:eastAsia="zh-CN"/>
                  </w:rPr>
                  <m:t>w</m:t>
                </m:r>
              </m:e>
              <m:sub>
                <m:r>
                  <m:rPr>
                    <m:sty m:val="p"/>
                  </m:rPr>
                  <w:rPr>
                    <w:rFonts w:ascii="Cambria Math" w:eastAsiaTheme="minorEastAsia" w:hAnsi="Cambria Math"/>
                    <w:lang w:eastAsia="zh-CN"/>
                  </w:rPr>
                  <m:t>i</m:t>
                </m:r>
              </m:sub>
            </m:sSub>
          </m:num>
          <m:den>
            <m:nary>
              <m:naryPr>
                <m:chr m:val="∑"/>
                <m:limLoc m:val="undOvr"/>
                <m:ctrlPr>
                  <w:rPr>
                    <w:rFonts w:ascii="Cambria Math" w:eastAsiaTheme="minorEastAsia" w:hAnsi="Cambria Math"/>
                    <w:iCs/>
                    <w:lang w:eastAsia="zh-CN"/>
                  </w:rPr>
                </m:ctrlPr>
              </m:naryPr>
              <m:sub>
                <m:r>
                  <m:rPr>
                    <m:sty m:val="p"/>
                  </m:rPr>
                  <w:rPr>
                    <w:rFonts w:ascii="Cambria Math" w:eastAsiaTheme="minorEastAsia" w:hAnsi="Cambria Math"/>
                    <w:lang w:eastAsia="zh-CN"/>
                  </w:rPr>
                  <m:t>j=1</m:t>
                </m:r>
              </m:sub>
              <m:sup>
                <m:r>
                  <m:rPr>
                    <m:sty m:val="p"/>
                  </m:rPr>
                  <w:rPr>
                    <w:rFonts w:ascii="Cambria Math" w:eastAsiaTheme="minorEastAsia" w:hAnsi="Cambria Math"/>
                    <w:lang w:eastAsia="zh-CN"/>
                  </w:rPr>
                  <m:t>N</m:t>
                </m:r>
              </m:sup>
              <m:e>
                <m:sSub>
                  <m:sSubPr>
                    <m:ctrlPr>
                      <w:rPr>
                        <w:rFonts w:ascii="Cambria Math" w:eastAsiaTheme="minorEastAsia" w:hAnsi="Cambria Math"/>
                        <w:iCs/>
                        <w:lang w:eastAsia="zh-CN"/>
                      </w:rPr>
                    </m:ctrlPr>
                  </m:sSubPr>
                  <m:e>
                    <m:r>
                      <m:rPr>
                        <m:sty m:val="p"/>
                      </m:rPr>
                      <w:rPr>
                        <w:rFonts w:ascii="Cambria Math" w:eastAsiaTheme="minorEastAsia" w:hAnsi="Cambria Math"/>
                        <w:lang w:eastAsia="zh-CN"/>
                      </w:rPr>
                      <m:t>w</m:t>
                    </m:r>
                  </m:e>
                  <m:sub>
                    <m:r>
                      <m:rPr>
                        <m:sty m:val="p"/>
                      </m:rPr>
                      <w:rPr>
                        <w:rFonts w:ascii="Cambria Math" w:eastAsiaTheme="minorEastAsia" w:hAnsi="Cambria Math"/>
                        <w:lang w:eastAsia="zh-CN"/>
                      </w:rPr>
                      <m:t>j</m:t>
                    </m:r>
                  </m:sub>
                </m:sSub>
              </m:e>
            </m:nary>
          </m:den>
        </m:f>
      </m:oMath>
      <w:r w:rsidR="00DB255D" w:rsidRPr="00452C4E">
        <w:rPr>
          <w:rFonts w:ascii="Times New Roman" w:eastAsiaTheme="minorEastAsia" w:hAnsi="Times New Roman"/>
          <w:iCs/>
          <w:lang w:eastAsia="zh-CN"/>
          <w:rPrChange w:id="645" w:author="Yibin Jiang (PGR)" w:date="2025-07-10T10:37:00Z">
            <w:rPr>
              <w:rFonts w:eastAsiaTheme="minorEastAsia" w:hint="eastAsia"/>
              <w:iCs/>
              <w:lang w:eastAsia="zh-CN"/>
            </w:rPr>
          </w:rPrChange>
        </w:rPr>
        <w:t xml:space="preserve">      </w:t>
      </w:r>
      <w:r w:rsidR="00DB255D" w:rsidRPr="00452C4E">
        <w:rPr>
          <w:rFonts w:ascii="Times New Roman" w:eastAsiaTheme="minorEastAsia" w:hAnsi="Times New Roman"/>
          <w:iCs/>
          <w:sz w:val="18"/>
          <w:szCs w:val="18"/>
          <w:lang w:eastAsia="zh-CN"/>
          <w:rPrChange w:id="646" w:author="Yibin Jiang (PGR)" w:date="2025-07-10T10:37:00Z">
            <w:rPr>
              <w:rFonts w:eastAsiaTheme="minorEastAsia" w:hint="eastAsia"/>
              <w:iCs/>
              <w:sz w:val="18"/>
              <w:szCs w:val="18"/>
              <w:lang w:eastAsia="zh-CN"/>
            </w:rPr>
          </w:rPrChange>
        </w:rPr>
        <w:t xml:space="preserve"> </w:t>
      </w:r>
      <w:r w:rsidR="00871EBB" w:rsidRPr="00452C4E">
        <w:rPr>
          <w:rFonts w:ascii="Times New Roman" w:eastAsiaTheme="minorEastAsia" w:hAnsi="Times New Roman"/>
          <w:sz w:val="18"/>
          <w:szCs w:val="18"/>
          <w:lang w:eastAsia="zh-CN"/>
          <w:rPrChange w:id="647" w:author="Yibin Jiang (PGR)" w:date="2025-07-10T10:37:00Z">
            <w:rPr>
              <w:rFonts w:asciiTheme="minorHAnsi" w:eastAsiaTheme="minorEastAsia" w:hAnsiTheme="minorHAnsi" w:cstheme="minorHAnsi"/>
              <w:sz w:val="18"/>
              <w:szCs w:val="18"/>
              <w:lang w:eastAsia="zh-CN"/>
            </w:rPr>
          </w:rPrChange>
        </w:rPr>
        <w:t>(</w:t>
      </w:r>
      <w:r w:rsidR="00DB255D" w:rsidRPr="00452C4E">
        <w:rPr>
          <w:rFonts w:ascii="Times New Roman" w:eastAsiaTheme="minorEastAsia" w:hAnsi="Times New Roman"/>
          <w:sz w:val="18"/>
          <w:szCs w:val="18"/>
          <w:lang w:eastAsia="zh-CN"/>
          <w:rPrChange w:id="648" w:author="Yibin Jiang (PGR)" w:date="2025-07-10T10:37:00Z">
            <w:rPr>
              <w:rFonts w:asciiTheme="minorHAnsi" w:eastAsiaTheme="minorEastAsia" w:hAnsiTheme="minorHAnsi" w:cstheme="minorHAnsi"/>
              <w:sz w:val="18"/>
              <w:szCs w:val="18"/>
              <w:lang w:eastAsia="zh-CN"/>
            </w:rPr>
          </w:rPrChange>
        </w:rPr>
        <w:t>5</w:t>
      </w:r>
      <w:r w:rsidR="00871EBB" w:rsidRPr="00452C4E">
        <w:rPr>
          <w:rFonts w:ascii="Times New Roman" w:eastAsiaTheme="minorEastAsia" w:hAnsi="Times New Roman"/>
          <w:sz w:val="18"/>
          <w:szCs w:val="18"/>
          <w:lang w:eastAsia="zh-CN"/>
          <w:rPrChange w:id="649" w:author="Yibin Jiang (PGR)" w:date="2025-07-10T10:37:00Z">
            <w:rPr>
              <w:rFonts w:asciiTheme="minorHAnsi" w:eastAsiaTheme="minorEastAsia" w:hAnsiTheme="minorHAnsi" w:cstheme="minorHAnsi"/>
              <w:sz w:val="18"/>
              <w:szCs w:val="18"/>
              <w:lang w:eastAsia="zh-CN"/>
            </w:rPr>
          </w:rPrChange>
        </w:rPr>
        <w:t>)</w:t>
      </w:r>
    </w:p>
    <w:p w14:paraId="3C1B4C0D" w14:textId="77777777" w:rsidR="00871EBB" w:rsidRPr="00452C4E" w:rsidRDefault="00871EBB" w:rsidP="00871EBB">
      <w:pPr>
        <w:pStyle w:val="JCEbodytext"/>
        <w:ind w:firstLineChars="200" w:firstLine="388"/>
        <w:jc w:val="both"/>
        <w:rPr>
          <w:rFonts w:ascii="Times New Roman" w:eastAsiaTheme="minorEastAsia" w:hAnsi="Times New Roman"/>
          <w:w w:val="108"/>
          <w:sz w:val="18"/>
          <w:szCs w:val="18"/>
          <w:lang w:val="en-GB"/>
          <w:rPrChange w:id="650"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51" w:author="Yibin Jiang (PGR)" w:date="2025-07-10T10:37:00Z">
            <w:rPr>
              <w:rFonts w:asciiTheme="minorHAnsi" w:eastAsiaTheme="minorEastAsia" w:hAnsiTheme="minorHAnsi" w:hint="eastAsia"/>
              <w:w w:val="108"/>
              <w:sz w:val="18"/>
              <w:szCs w:val="18"/>
              <w:lang w:val="en-GB"/>
            </w:rPr>
          </w:rPrChange>
        </w:rPr>
        <w:t>4.</w:t>
      </w:r>
      <w:r w:rsidRPr="00452C4E">
        <w:rPr>
          <w:rFonts w:ascii="Times New Roman" w:eastAsiaTheme="minorEastAsia" w:hAnsi="Times New Roman"/>
          <w:w w:val="108"/>
          <w:sz w:val="18"/>
          <w:szCs w:val="18"/>
          <w:lang w:val="en-GB"/>
          <w:rPrChange w:id="652" w:author="Yibin Jiang (PGR)" w:date="2025-07-10T10:37:00Z">
            <w:rPr>
              <w:rFonts w:asciiTheme="minorHAnsi" w:eastAsiaTheme="minorEastAsia" w:hAnsiTheme="minorHAnsi"/>
              <w:w w:val="108"/>
              <w:sz w:val="18"/>
              <w:szCs w:val="18"/>
              <w:lang w:val="en-GB"/>
            </w:rPr>
          </w:rPrChange>
        </w:rPr>
        <w:t xml:space="preserve">Resampling: Based on these weights, we resample the </w:t>
      </w:r>
      <w:r w:rsidRPr="00452C4E">
        <w:rPr>
          <w:rFonts w:ascii="Times New Roman" w:eastAsiaTheme="minorEastAsia" w:hAnsi="Times New Roman"/>
          <w:w w:val="108"/>
          <w:sz w:val="18"/>
          <w:szCs w:val="18"/>
          <w:lang w:val="en-GB"/>
          <w:rPrChange w:id="653" w:author="Yibin Jiang (PGR)" w:date="2025-07-10T10:37:00Z">
            <w:rPr>
              <w:rFonts w:asciiTheme="minorHAnsi" w:eastAsiaTheme="minorEastAsia" w:hAnsiTheme="minorHAnsi" w:hint="eastAsia"/>
              <w:w w:val="108"/>
              <w:sz w:val="18"/>
              <w:szCs w:val="18"/>
              <w:lang w:val="en-GB"/>
            </w:rPr>
          </w:rPrChange>
        </w:rPr>
        <w:t>combinations</w:t>
      </w:r>
      <w:r w:rsidRPr="00452C4E">
        <w:rPr>
          <w:rFonts w:ascii="Times New Roman" w:eastAsiaTheme="minorEastAsia" w:hAnsi="Times New Roman"/>
          <w:w w:val="108"/>
          <w:sz w:val="18"/>
          <w:szCs w:val="18"/>
          <w:lang w:val="en-GB"/>
          <w:rPrChange w:id="654" w:author="Yibin Jiang (PGR)" w:date="2025-07-10T10:37:00Z">
            <w:rPr>
              <w:rFonts w:asciiTheme="minorHAnsi" w:eastAsiaTheme="minorEastAsia" w:hAnsiTheme="minorHAnsi"/>
              <w:w w:val="108"/>
              <w:sz w:val="18"/>
              <w:szCs w:val="18"/>
              <w:lang w:val="en-GB"/>
            </w:rPr>
          </w:rPrChange>
        </w:rPr>
        <w:t xml:space="preserve"> (sampling with replacement according to the weights). This process tends to retain parameter combinations that better match the observations, thereby constructing a new sample set that approximates the posterior distribution.</w:t>
      </w:r>
    </w:p>
    <w:p w14:paraId="2C9A81E7" w14:textId="7F477608" w:rsidR="00871EBB" w:rsidRPr="00452C4E" w:rsidRDefault="00871EBB" w:rsidP="00DB255D">
      <w:pPr>
        <w:pStyle w:val="JCEbodytext"/>
        <w:ind w:firstLineChars="200" w:firstLine="388"/>
        <w:jc w:val="both"/>
        <w:rPr>
          <w:rFonts w:ascii="Times New Roman" w:eastAsiaTheme="minorEastAsia" w:hAnsi="Times New Roman"/>
          <w:w w:val="108"/>
          <w:sz w:val="18"/>
          <w:szCs w:val="18"/>
          <w:lang w:val="en-GB"/>
          <w:rPrChange w:id="655"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56" w:author="Yibin Jiang (PGR)" w:date="2025-07-10T10:37:00Z">
            <w:rPr>
              <w:rFonts w:asciiTheme="minorHAnsi" w:eastAsiaTheme="minorEastAsia" w:hAnsiTheme="minorHAnsi" w:hint="eastAsia"/>
              <w:w w:val="108"/>
              <w:sz w:val="18"/>
              <w:szCs w:val="18"/>
              <w:lang w:val="en-GB"/>
            </w:rPr>
          </w:rPrChange>
        </w:rPr>
        <w:t>5.</w:t>
      </w:r>
      <w:r w:rsidRPr="00452C4E">
        <w:rPr>
          <w:rFonts w:ascii="Times New Roman" w:eastAsiaTheme="minorEastAsia" w:hAnsi="Times New Roman"/>
          <w:w w:val="108"/>
          <w:sz w:val="18"/>
          <w:szCs w:val="18"/>
          <w:lang w:val="en-GB"/>
          <w:rPrChange w:id="657" w:author="Yibin Jiang (PGR)" w:date="2025-07-10T10:37:00Z">
            <w:rPr>
              <w:rFonts w:asciiTheme="minorHAnsi" w:eastAsiaTheme="minorEastAsia" w:hAnsiTheme="minorHAnsi"/>
              <w:w w:val="108"/>
              <w:sz w:val="18"/>
              <w:szCs w:val="18"/>
              <w:lang w:val="en-GB"/>
            </w:rPr>
          </w:rPrChange>
        </w:rPr>
        <w:t xml:space="preserve">Statistical Updating: Using the resampled set, we calculate statistical descriptors (mean and standard deviation) for each buffer pair's parameters (pKa and molar </w:t>
      </w:r>
      <w:r w:rsidRPr="00452C4E">
        <w:rPr>
          <w:rFonts w:ascii="Times New Roman" w:eastAsiaTheme="minorEastAsia" w:hAnsi="Times New Roman"/>
          <w:w w:val="108"/>
          <w:sz w:val="18"/>
          <w:szCs w:val="18"/>
          <w:lang w:val="en-GB"/>
          <w:rPrChange w:id="658" w:author="Yibin Jiang (PGR)" w:date="2025-07-10T10:37:00Z">
            <w:rPr>
              <w:rFonts w:asciiTheme="minorHAnsi" w:eastAsiaTheme="minorEastAsia" w:hAnsiTheme="minorHAnsi" w:hint="eastAsia"/>
              <w:w w:val="108"/>
              <w:sz w:val="18"/>
              <w:szCs w:val="18"/>
              <w:lang w:val="en-GB"/>
            </w:rPr>
          </w:rPrChange>
        </w:rPr>
        <w:t>concentration</w:t>
      </w:r>
      <w:r w:rsidRPr="00452C4E">
        <w:rPr>
          <w:rFonts w:ascii="Times New Roman" w:eastAsiaTheme="minorEastAsia" w:hAnsi="Times New Roman"/>
          <w:w w:val="108"/>
          <w:sz w:val="18"/>
          <w:szCs w:val="18"/>
          <w:lang w:val="en-GB"/>
          <w:rPrChange w:id="659" w:author="Yibin Jiang (PGR)" w:date="2025-07-10T10:37:00Z">
            <w:rPr>
              <w:rFonts w:asciiTheme="minorHAnsi" w:eastAsiaTheme="minorEastAsia" w:hAnsiTheme="minorHAnsi"/>
              <w:w w:val="108"/>
              <w:sz w:val="18"/>
              <w:szCs w:val="18"/>
              <w:lang w:val="en-GB"/>
            </w:rPr>
          </w:rPrChange>
        </w:rPr>
        <w:t>). These statistics are used to construct a new normal distribution as the posterior estimate, updating the prior. Through this process, our understanding of the chemical system becomes increasingly accurate, enabling more precise titration strategies.</w:t>
      </w:r>
    </w:p>
    <w:p w14:paraId="3E7642C6" w14:textId="77777777" w:rsidR="00871EBB" w:rsidRPr="00452C4E" w:rsidRDefault="00871EBB" w:rsidP="00DB255D">
      <w:pPr>
        <w:pStyle w:val="JCEbodytext"/>
        <w:ind w:firstLine="0"/>
        <w:jc w:val="both"/>
        <w:rPr>
          <w:rFonts w:ascii="Times New Roman" w:eastAsiaTheme="minorEastAsia" w:hAnsi="Times New Roman"/>
          <w:b/>
          <w:sz w:val="18"/>
          <w:szCs w:val="22"/>
          <w:lang w:val="en-GB" w:eastAsia="zh-CN"/>
          <w:rPrChange w:id="660" w:author="Yibin Jiang (PGR)" w:date="2025-07-10T10:37:00Z">
            <w:rPr>
              <w:rFonts w:asciiTheme="minorHAnsi" w:eastAsiaTheme="minorEastAsia" w:hAnsiTheme="minorHAnsi" w:cstheme="minorBidi"/>
              <w:b/>
              <w:sz w:val="18"/>
              <w:szCs w:val="22"/>
              <w:lang w:val="en-GB" w:eastAsia="zh-CN"/>
            </w:rPr>
          </w:rPrChange>
        </w:rPr>
      </w:pPr>
      <w:r w:rsidRPr="00452C4E">
        <w:rPr>
          <w:rFonts w:ascii="Times New Roman" w:eastAsiaTheme="minorEastAsia" w:hAnsi="Times New Roman"/>
          <w:b/>
          <w:sz w:val="18"/>
          <w:szCs w:val="22"/>
          <w:lang w:val="en-GB" w:eastAsia="zh-CN"/>
          <w:rPrChange w:id="661" w:author="Yibin Jiang (PGR)" w:date="2025-07-10T10:37:00Z">
            <w:rPr>
              <w:rFonts w:asciiTheme="minorHAnsi" w:eastAsiaTheme="minorEastAsia" w:hAnsiTheme="minorHAnsi" w:cstheme="minorBidi"/>
              <w:b/>
              <w:sz w:val="18"/>
              <w:szCs w:val="22"/>
              <w:lang w:val="en-GB" w:eastAsia="zh-CN"/>
            </w:rPr>
          </w:rPrChange>
        </w:rPr>
        <w:t>Determining Titration Volume Using Bayesian Parameter Updates and Control Logic</w:t>
      </w:r>
    </w:p>
    <w:p w14:paraId="59EC872F" w14:textId="77777777" w:rsidR="00871EBB" w:rsidRPr="00452C4E" w:rsidRDefault="00871EBB" w:rsidP="00DB255D">
      <w:pPr>
        <w:pStyle w:val="JCEbodytext"/>
        <w:ind w:firstLine="0"/>
        <w:jc w:val="both"/>
        <w:rPr>
          <w:rFonts w:ascii="Times New Roman" w:eastAsiaTheme="minorEastAsia" w:hAnsi="Times New Roman"/>
          <w:w w:val="108"/>
          <w:sz w:val="18"/>
          <w:szCs w:val="18"/>
          <w:lang w:val="en-GB"/>
          <w:rPrChange w:id="66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63" w:author="Yibin Jiang (PGR)" w:date="2025-07-10T10:37:00Z">
            <w:rPr>
              <w:rFonts w:asciiTheme="minorHAnsi" w:eastAsiaTheme="minorEastAsia" w:hAnsiTheme="minorHAnsi"/>
              <w:w w:val="108"/>
              <w:sz w:val="18"/>
              <w:szCs w:val="18"/>
              <w:lang w:val="en-GB"/>
            </w:rPr>
          </w:rPrChange>
        </w:rPr>
        <w:t>Based on the above considerations, we designed a volume calculation formula to provide titration volume. To better align with pipette operations, we constructed a discrete volume space (in mL) and selected the value within the range [0.01, 9.99] that is closest to the volume given by the formula, rounded to two decimal places. The volume calculation consists of the following components:</w:t>
      </w:r>
    </w:p>
    <w:p w14:paraId="620B0D6F" w14:textId="2B940143" w:rsidR="00871EBB" w:rsidRPr="00452C4E" w:rsidRDefault="00871EBB" w:rsidP="00DB255D">
      <w:pPr>
        <w:pStyle w:val="JCEbodytext"/>
        <w:ind w:firstLine="0"/>
        <w:jc w:val="both"/>
        <w:rPr>
          <w:rFonts w:ascii="Times New Roman" w:eastAsiaTheme="minorEastAsia" w:hAnsi="Times New Roman"/>
          <w:lang w:eastAsia="zh-CN"/>
          <w:rPrChange w:id="664" w:author="Yibin Jiang (PGR)" w:date="2025-07-10T10:37:00Z">
            <w:rPr>
              <w:rFonts w:eastAsiaTheme="minorEastAsia"/>
              <w:lang w:eastAsia="zh-CN"/>
            </w:rPr>
          </w:rPrChange>
        </w:rPr>
      </w:pPr>
      <w:r w:rsidRPr="00452C4E">
        <w:rPr>
          <w:rFonts w:ascii="Times New Roman" w:eastAsiaTheme="minorEastAsia" w:hAnsi="Times New Roman"/>
          <w:w w:val="108"/>
          <w:sz w:val="18"/>
          <w:szCs w:val="18"/>
          <w:lang w:val="en-GB"/>
          <w:rPrChange w:id="665" w:author="Yibin Jiang (PGR)" w:date="2025-07-10T10:37:00Z">
            <w:rPr>
              <w:rFonts w:asciiTheme="minorHAnsi" w:eastAsiaTheme="minorEastAsia" w:hAnsiTheme="minorHAnsi" w:hint="eastAsia"/>
              <w:w w:val="108"/>
              <w:sz w:val="18"/>
              <w:szCs w:val="18"/>
              <w:lang w:val="en-GB"/>
            </w:rPr>
          </w:rPrChange>
        </w:rPr>
        <w:t>1.</w:t>
      </w:r>
      <w:r w:rsidR="00DB255D" w:rsidRPr="00452C4E">
        <w:rPr>
          <w:rFonts w:ascii="Times New Roman" w:eastAsiaTheme="minorEastAsia" w:hAnsi="Times New Roman"/>
          <w:w w:val="108"/>
          <w:sz w:val="18"/>
          <w:szCs w:val="18"/>
          <w:lang w:val="en-GB"/>
          <w:rPrChange w:id="666" w:author="Yibin Jiang (PGR)" w:date="2025-07-10T10:37:00Z">
            <w:rPr>
              <w:rFonts w:asciiTheme="minorHAnsi" w:eastAsiaTheme="minorEastAsia" w:hAnsiTheme="minorHAnsi"/>
              <w:w w:val="108"/>
              <w:sz w:val="18"/>
              <w:szCs w:val="18"/>
              <w:lang w:val="en-GB"/>
            </w:rPr>
          </w:rPrChange>
        </w:rPr>
        <w:t xml:space="preserve"> </w:t>
      </w:r>
      <m:oMath>
        <m:r>
          <m:rPr>
            <m:sty m:val="p"/>
          </m:rPr>
          <w:rPr>
            <w:rFonts w:ascii="Cambria Math" w:eastAsiaTheme="minorEastAsia" w:hAnsi="Cambria Math"/>
            <w:w w:val="108"/>
            <w:sz w:val="18"/>
            <w:szCs w:val="18"/>
            <w:lang w:val="en-GB"/>
            <w:rPrChange w:id="667" w:author="Yibin Jiang (PGR)" w:date="2025-07-10T10:37:00Z">
              <w:rPr>
                <w:rFonts w:ascii="Cambria Math" w:eastAsiaTheme="minorEastAsia" w:hAnsiTheme="minorHAnsi"/>
                <w:w w:val="108"/>
                <w:sz w:val="18"/>
                <w:szCs w:val="18"/>
                <w:lang w:val="en-GB"/>
              </w:rPr>
            </w:rPrChange>
          </w:rPr>
          <m:t>Δ</m:t>
        </m:r>
        <m:r>
          <m:rPr>
            <m:nor/>
          </m:rPr>
          <w:rPr>
            <w:rFonts w:ascii="Times New Roman" w:eastAsiaTheme="minorEastAsia" w:hAnsi="Times New Roman"/>
            <w:w w:val="108"/>
            <w:sz w:val="18"/>
            <w:szCs w:val="18"/>
            <w:lang w:val="en-GB"/>
            <w:rPrChange w:id="668" w:author="Yibin Jiang (PGR)" w:date="2025-07-10T10:37:00Z">
              <w:rPr>
                <w:rFonts w:asciiTheme="minorHAnsi" w:eastAsiaTheme="minorEastAsia" w:hAnsiTheme="minorHAnsi"/>
                <w:w w:val="108"/>
                <w:sz w:val="18"/>
                <w:szCs w:val="18"/>
                <w:lang w:val="en-GB"/>
              </w:rPr>
            </w:rPrChange>
          </w:rPr>
          <m:t>pH</m:t>
        </m:r>
      </m:oMath>
      <w:r w:rsidRPr="00452C4E">
        <w:rPr>
          <w:rFonts w:ascii="Times New Roman" w:eastAsiaTheme="minorEastAsia" w:hAnsi="Times New Roman"/>
          <w:w w:val="108"/>
          <w:sz w:val="18"/>
          <w:szCs w:val="18"/>
          <w:lang w:val="en-GB"/>
          <w:rPrChange w:id="669" w:author="Yibin Jiang (PGR)" w:date="2025-07-10T10:37:00Z">
            <w:rPr>
              <w:rFonts w:asciiTheme="minorHAnsi" w:eastAsiaTheme="minorEastAsia" w:hAnsiTheme="minorHAnsi"/>
              <w:w w:val="108"/>
              <w:sz w:val="18"/>
              <w:szCs w:val="18"/>
              <w:lang w:val="en-GB"/>
            </w:rPr>
          </w:rPrChange>
        </w:rPr>
        <w:t xml:space="preserve">: </w:t>
      </w:r>
      <w:bookmarkStart w:id="670" w:name="OLE_LINK28"/>
      <w:r w:rsidRPr="00452C4E">
        <w:rPr>
          <w:rFonts w:ascii="Times New Roman" w:eastAsiaTheme="minorEastAsia" w:hAnsi="Times New Roman"/>
          <w:w w:val="108"/>
          <w:sz w:val="18"/>
          <w:szCs w:val="18"/>
          <w:lang w:val="en-GB"/>
          <w:rPrChange w:id="671" w:author="Yibin Jiang (PGR)" w:date="2025-07-10T10:37:00Z">
            <w:rPr>
              <w:rFonts w:asciiTheme="minorHAnsi" w:eastAsiaTheme="minorEastAsia" w:hAnsiTheme="minorHAnsi"/>
              <w:w w:val="108"/>
              <w:sz w:val="18"/>
              <w:szCs w:val="18"/>
              <w:lang w:val="en-GB"/>
            </w:rPr>
          </w:rPrChange>
        </w:rPr>
        <w:t>This term calculates the absolute difference between the current pH and the target pH, indicating the degree of deviation of the current pH</w:t>
      </w:r>
      <w:bookmarkEnd w:id="670"/>
      <w:r w:rsidRPr="00452C4E">
        <w:rPr>
          <w:rFonts w:ascii="Times New Roman" w:eastAsiaTheme="minorEastAsia" w:hAnsi="Times New Roman"/>
          <w:w w:val="108"/>
          <w:sz w:val="18"/>
          <w:szCs w:val="18"/>
          <w:lang w:val="en-GB"/>
          <w:rPrChange w:id="672" w:author="Yibin Jiang (PGR)" w:date="2025-07-10T10:37:00Z">
            <w:rPr>
              <w:rFonts w:asciiTheme="minorHAnsi" w:eastAsiaTheme="minorEastAsia" w:hAnsiTheme="minorHAnsi"/>
              <w:w w:val="108"/>
              <w:sz w:val="18"/>
              <w:szCs w:val="18"/>
              <w:lang w:val="en-GB"/>
            </w:rPr>
          </w:rPrChange>
        </w:rPr>
        <w:t>.</w:t>
      </w:r>
    </w:p>
    <w:p w14:paraId="5D0F42B9" w14:textId="77777777" w:rsidR="00871EBB" w:rsidRPr="00452C4E" w:rsidRDefault="00871EBB" w:rsidP="00871EBB">
      <w:pPr>
        <w:pStyle w:val="JCEbodytext"/>
        <w:ind w:firstLineChars="200" w:firstLine="388"/>
        <w:jc w:val="both"/>
        <w:rPr>
          <w:rFonts w:ascii="Times New Roman" w:eastAsiaTheme="minorEastAsia" w:hAnsi="Times New Roman"/>
          <w:w w:val="108"/>
          <w:sz w:val="18"/>
          <w:szCs w:val="18"/>
          <w:lang w:val="en-GB"/>
          <w:rPrChange w:id="673"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74" w:author="Yibin Jiang (PGR)" w:date="2025-07-10T10:37:00Z">
            <w:rPr>
              <w:rFonts w:asciiTheme="minorHAnsi" w:eastAsiaTheme="minorEastAsia" w:hAnsiTheme="minorHAnsi" w:hint="eastAsia"/>
              <w:w w:val="108"/>
              <w:sz w:val="18"/>
              <w:szCs w:val="18"/>
              <w:lang w:val="en-GB"/>
            </w:rPr>
          </w:rPrChange>
        </w:rPr>
        <w:t>2.</w:t>
      </w:r>
      <w:r w:rsidRPr="00452C4E">
        <w:rPr>
          <w:rFonts w:ascii="Times New Roman" w:eastAsiaTheme="minorEastAsia" w:hAnsi="Times New Roman"/>
          <w:w w:val="108"/>
          <w:sz w:val="18"/>
          <w:szCs w:val="18"/>
          <w:lang w:val="en-GB"/>
          <w:rPrChange w:id="675" w:author="Yibin Jiang (PGR)" w:date="2025-07-10T10:37:00Z">
            <w:rPr>
              <w:rFonts w:asciiTheme="minorHAnsi" w:eastAsiaTheme="minorEastAsia" w:hAnsiTheme="minorHAnsi"/>
              <w:w w:val="108"/>
              <w:sz w:val="18"/>
              <w:szCs w:val="18"/>
              <w:lang w:val="en-GB"/>
            </w:rPr>
          </w:rPrChange>
        </w:rPr>
        <w:t>pH Change: This term computes the difference between the current pH and the previously measured pH, reflecting the system's response to the pH change caused by the last operation.</w:t>
      </w:r>
    </w:p>
    <w:p w14:paraId="2D7FA686" w14:textId="77777777" w:rsidR="00871EBB" w:rsidRPr="00452C4E" w:rsidRDefault="00871EBB" w:rsidP="00871EBB">
      <w:pPr>
        <w:pStyle w:val="JCEbodytext"/>
        <w:ind w:firstLineChars="200" w:firstLine="388"/>
        <w:jc w:val="both"/>
        <w:rPr>
          <w:rFonts w:ascii="Times New Roman" w:eastAsiaTheme="minorEastAsia" w:hAnsi="Times New Roman"/>
          <w:w w:val="108"/>
          <w:sz w:val="18"/>
          <w:szCs w:val="18"/>
          <w:lang w:val="en-GB"/>
          <w:rPrChange w:id="676"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77" w:author="Yibin Jiang (PGR)" w:date="2025-07-10T10:37:00Z">
            <w:rPr>
              <w:rFonts w:asciiTheme="minorHAnsi" w:eastAsiaTheme="minorEastAsia" w:hAnsiTheme="minorHAnsi" w:hint="eastAsia"/>
              <w:w w:val="108"/>
              <w:sz w:val="18"/>
              <w:szCs w:val="18"/>
              <w:lang w:val="en-GB"/>
            </w:rPr>
          </w:rPrChange>
        </w:rPr>
        <w:t>3.</w:t>
      </w:r>
      <w:r w:rsidRPr="00452C4E">
        <w:rPr>
          <w:rFonts w:ascii="Times New Roman" w:eastAsiaTheme="minorEastAsia" w:hAnsi="Times New Roman"/>
          <w:w w:val="108"/>
          <w:sz w:val="18"/>
          <w:szCs w:val="18"/>
          <w:lang w:val="en-GB"/>
          <w:rPrChange w:id="678" w:author="Yibin Jiang (PGR)" w:date="2025-07-10T10:37:00Z">
            <w:rPr>
              <w:rFonts w:asciiTheme="minorHAnsi" w:eastAsiaTheme="minorEastAsia" w:hAnsiTheme="minorHAnsi"/>
              <w:w w:val="108"/>
              <w:sz w:val="18"/>
              <w:szCs w:val="18"/>
              <w:lang w:val="en-GB"/>
            </w:rPr>
          </w:rPrChange>
        </w:rPr>
        <w:t xml:space="preserve"> Rate Adjustment Term: This term adjusts based on the rate of pH change. If the current pH change is small, this term is higher, encouraging an increase in the titration volume.</w:t>
      </w:r>
    </w:p>
    <w:p w14:paraId="15242B10" w14:textId="77777777" w:rsidR="00871EBB" w:rsidRPr="00452C4E" w:rsidRDefault="00871EBB" w:rsidP="00871EBB">
      <w:pPr>
        <w:pStyle w:val="JCEbodytext"/>
        <w:ind w:firstLineChars="200" w:firstLine="388"/>
        <w:jc w:val="both"/>
        <w:rPr>
          <w:rFonts w:ascii="Times New Roman" w:eastAsiaTheme="minorEastAsia" w:hAnsi="Times New Roman"/>
          <w:w w:val="108"/>
          <w:sz w:val="18"/>
          <w:szCs w:val="18"/>
          <w:lang w:val="en-GB"/>
          <w:rPrChange w:id="679"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80" w:author="Yibin Jiang (PGR)" w:date="2025-07-10T10:37:00Z">
            <w:rPr>
              <w:rFonts w:asciiTheme="minorHAnsi" w:eastAsiaTheme="minorEastAsia" w:hAnsiTheme="minorHAnsi" w:hint="eastAsia"/>
              <w:w w:val="108"/>
              <w:sz w:val="18"/>
              <w:szCs w:val="18"/>
              <w:lang w:val="en-GB"/>
            </w:rPr>
          </w:rPrChange>
        </w:rPr>
        <w:t>4.</w:t>
      </w:r>
      <w:r w:rsidRPr="00452C4E">
        <w:rPr>
          <w:rFonts w:ascii="Times New Roman" w:eastAsiaTheme="minorEastAsia" w:hAnsi="Times New Roman"/>
          <w:w w:val="108"/>
          <w:sz w:val="18"/>
          <w:szCs w:val="18"/>
          <w:lang w:val="en-GB"/>
          <w:rPrChange w:id="681" w:author="Yibin Jiang (PGR)" w:date="2025-07-10T10:37:00Z">
            <w:rPr>
              <w:rFonts w:asciiTheme="minorHAnsi" w:eastAsiaTheme="minorEastAsia" w:hAnsiTheme="minorHAnsi"/>
              <w:w w:val="108"/>
              <w:sz w:val="18"/>
              <w:szCs w:val="18"/>
              <w:lang w:val="en-GB"/>
            </w:rPr>
          </w:rPrChange>
        </w:rPr>
        <w:t xml:space="preserve"> Uncertainty Factor: If the pKa uncertainty of the buffer pair is large, indicating high system uncertainty, the addition volume should be appropriately reduced to avoid drastic pH fluctuations caused by large additions.</w:t>
      </w:r>
    </w:p>
    <w:p w14:paraId="2794CA1F" w14:textId="77777777" w:rsidR="00871EBB" w:rsidRPr="00452C4E" w:rsidRDefault="00871EBB" w:rsidP="00871EBB">
      <w:pPr>
        <w:pStyle w:val="JCEbodytext"/>
        <w:ind w:firstLineChars="200" w:firstLine="388"/>
        <w:jc w:val="both"/>
        <w:rPr>
          <w:rFonts w:ascii="Times New Roman" w:eastAsiaTheme="minorEastAsia" w:hAnsi="Times New Roman"/>
          <w:w w:val="108"/>
          <w:sz w:val="18"/>
          <w:szCs w:val="18"/>
          <w:lang w:val="en-GB"/>
          <w:rPrChange w:id="68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83" w:author="Yibin Jiang (PGR)" w:date="2025-07-10T10:37:00Z">
            <w:rPr>
              <w:rFonts w:asciiTheme="minorHAnsi" w:eastAsiaTheme="minorEastAsia" w:hAnsiTheme="minorHAnsi" w:hint="eastAsia"/>
              <w:w w:val="108"/>
              <w:sz w:val="18"/>
              <w:szCs w:val="18"/>
              <w:lang w:val="en-GB"/>
            </w:rPr>
          </w:rPrChange>
        </w:rPr>
        <w:t xml:space="preserve">5. </w:t>
      </w:r>
      <w:r w:rsidRPr="00452C4E">
        <w:rPr>
          <w:rFonts w:ascii="Times New Roman" w:eastAsiaTheme="minorEastAsia" w:hAnsi="Times New Roman"/>
          <w:w w:val="108"/>
          <w:sz w:val="18"/>
          <w:szCs w:val="18"/>
          <w:lang w:val="en-GB"/>
          <w:rPrChange w:id="684" w:author="Yibin Jiang (PGR)" w:date="2025-07-10T10:37:00Z">
            <w:rPr>
              <w:rFonts w:asciiTheme="minorHAnsi" w:eastAsiaTheme="minorEastAsia" w:hAnsiTheme="minorHAnsi"/>
              <w:w w:val="108"/>
              <w:sz w:val="18"/>
              <w:szCs w:val="18"/>
              <w:lang w:val="en-GB"/>
            </w:rPr>
          </w:rPrChange>
        </w:rPr>
        <w:t>Buffer Factor: This term estimates the buffering capacity based on the amount of buffer and adjusts the titration volume accordingly—strong buffering capacity allows for larger additions of acid or base, while weak buffering capacity requires smaller additions.</w:t>
      </w:r>
    </w:p>
    <w:p w14:paraId="121AE1C7" w14:textId="77777777" w:rsidR="00871EBB" w:rsidRPr="00452C4E" w:rsidRDefault="00871EBB" w:rsidP="00871EBB">
      <w:pPr>
        <w:pStyle w:val="JCEbodytext"/>
        <w:ind w:firstLineChars="200" w:firstLine="388"/>
        <w:jc w:val="both"/>
        <w:rPr>
          <w:rFonts w:ascii="Times New Roman" w:eastAsiaTheme="minorEastAsia" w:hAnsi="Times New Roman"/>
          <w:w w:val="108"/>
          <w:sz w:val="18"/>
          <w:szCs w:val="18"/>
          <w:lang w:val="en-GB"/>
          <w:rPrChange w:id="685"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86" w:author="Yibin Jiang (PGR)" w:date="2025-07-10T10:37:00Z">
            <w:rPr>
              <w:rFonts w:asciiTheme="minorHAnsi" w:eastAsiaTheme="minorEastAsia" w:hAnsiTheme="minorHAnsi" w:hint="eastAsia"/>
              <w:w w:val="108"/>
              <w:sz w:val="18"/>
              <w:szCs w:val="18"/>
              <w:lang w:val="en-GB"/>
            </w:rPr>
          </w:rPrChange>
        </w:rPr>
        <w:t>6.</w:t>
      </w:r>
      <w:r w:rsidRPr="00452C4E">
        <w:rPr>
          <w:rFonts w:ascii="Times New Roman" w:eastAsiaTheme="minorEastAsia" w:hAnsi="Times New Roman"/>
          <w:w w:val="108"/>
          <w:sz w:val="18"/>
          <w:szCs w:val="18"/>
          <w:lang w:val="en-GB"/>
          <w:rPrChange w:id="687" w:author="Yibin Jiang (PGR)" w:date="2025-07-10T10:37:00Z">
            <w:rPr>
              <w:rFonts w:asciiTheme="minorHAnsi" w:eastAsiaTheme="minorEastAsia" w:hAnsiTheme="minorHAnsi"/>
              <w:w w:val="108"/>
              <w:sz w:val="18"/>
              <w:szCs w:val="18"/>
              <w:lang w:val="en-GB"/>
            </w:rPr>
          </w:rPrChange>
        </w:rPr>
        <w:t xml:space="preserve"> Theoretical Volume from Posterior Calculation: This represents the reagent volume required, under ideal conditions (i.e., when the posterior perfectly matches reality), to precisely achieve the target pH.</w:t>
      </w:r>
    </w:p>
    <w:p w14:paraId="2C5452F4" w14:textId="7F90A338" w:rsidR="00871EBB" w:rsidRPr="00452C4E" w:rsidRDefault="00871EBB" w:rsidP="00871EBB">
      <w:pPr>
        <w:pStyle w:val="JCEbodytext"/>
        <w:tabs>
          <w:tab w:val="center" w:pos="4200"/>
        </w:tabs>
        <w:ind w:firstLineChars="200" w:firstLine="388"/>
        <w:jc w:val="both"/>
        <w:rPr>
          <w:rFonts w:ascii="Times New Roman" w:eastAsiaTheme="minorEastAsia" w:hAnsi="Times New Roman"/>
          <w:w w:val="108"/>
          <w:sz w:val="18"/>
          <w:szCs w:val="18"/>
          <w:lang w:val="en-GB"/>
          <w:rPrChange w:id="68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689" w:author="Yibin Jiang (PGR)" w:date="2025-07-10T10:37:00Z">
            <w:rPr>
              <w:rFonts w:asciiTheme="minorHAnsi" w:eastAsiaTheme="minorEastAsia" w:hAnsiTheme="minorHAnsi"/>
              <w:w w:val="108"/>
              <w:sz w:val="18"/>
              <w:szCs w:val="18"/>
              <w:lang w:val="en-GB"/>
            </w:rPr>
          </w:rPrChange>
        </w:rPr>
        <w:t xml:space="preserve">Integrating and smoothing these components yields the titration volume. equation </w:t>
      </w:r>
      <w:r w:rsidRPr="00452C4E">
        <w:rPr>
          <w:rFonts w:ascii="Times New Roman" w:eastAsiaTheme="minorEastAsia" w:hAnsi="Times New Roman"/>
          <w:w w:val="108"/>
          <w:sz w:val="18"/>
          <w:szCs w:val="18"/>
          <w:lang w:val="en-GB"/>
          <w:rPrChange w:id="690" w:author="Yibin Jiang (PGR)" w:date="2025-07-10T10:37:00Z">
            <w:rPr>
              <w:rFonts w:asciiTheme="minorHAnsi" w:eastAsiaTheme="minorEastAsia" w:hAnsiTheme="minorHAnsi" w:hint="eastAsia"/>
              <w:w w:val="108"/>
              <w:sz w:val="18"/>
              <w:szCs w:val="18"/>
              <w:lang w:val="en-GB"/>
            </w:rPr>
          </w:rPrChange>
        </w:rPr>
        <w:t>(</w:t>
      </w:r>
      <w:r w:rsidR="00F33053" w:rsidRPr="00452C4E">
        <w:rPr>
          <w:rFonts w:ascii="Times New Roman" w:eastAsiaTheme="minorEastAsia" w:hAnsi="Times New Roman"/>
          <w:w w:val="108"/>
          <w:sz w:val="18"/>
          <w:szCs w:val="18"/>
          <w:lang w:val="en-GB" w:eastAsia="zh-CN"/>
          <w:rPrChange w:id="691" w:author="Yibin Jiang (PGR)" w:date="2025-07-10T10:37:00Z">
            <w:rPr>
              <w:rFonts w:asciiTheme="minorHAnsi" w:eastAsiaTheme="minorEastAsia" w:hAnsiTheme="minorHAnsi" w:hint="eastAsia"/>
              <w:w w:val="108"/>
              <w:sz w:val="18"/>
              <w:szCs w:val="18"/>
              <w:lang w:val="en-GB" w:eastAsia="zh-CN"/>
            </w:rPr>
          </w:rPrChange>
        </w:rPr>
        <w:t>6</w:t>
      </w:r>
      <w:r w:rsidRPr="00452C4E">
        <w:rPr>
          <w:rFonts w:ascii="Times New Roman" w:eastAsiaTheme="minorEastAsia" w:hAnsi="Times New Roman"/>
          <w:w w:val="108"/>
          <w:sz w:val="18"/>
          <w:szCs w:val="18"/>
          <w:lang w:val="en-GB"/>
          <w:rPrChange w:id="692"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rPrChange w:id="693" w:author="Yibin Jiang (PGR)" w:date="2025-07-10T10:37:00Z">
            <w:rPr>
              <w:rFonts w:asciiTheme="minorHAnsi" w:eastAsiaTheme="minorEastAsia" w:hAnsiTheme="minorHAnsi"/>
              <w:w w:val="108"/>
              <w:sz w:val="18"/>
              <w:szCs w:val="18"/>
              <w:lang w:val="en-GB"/>
            </w:rPr>
          </w:rPrChange>
        </w:rPr>
        <w:t xml:space="preserve"> </w:t>
      </w:r>
      <w:r w:rsidR="00AC7D3C" w:rsidRPr="00452C4E">
        <w:rPr>
          <w:rFonts w:ascii="Times New Roman" w:eastAsiaTheme="minorEastAsia" w:hAnsi="Times New Roman"/>
          <w:w w:val="108"/>
          <w:sz w:val="18"/>
          <w:szCs w:val="18"/>
          <w:lang w:val="en-GB"/>
          <w:rPrChange w:id="694" w:author="Yibin Jiang (PGR)" w:date="2025-07-10T10:37:00Z">
            <w:rPr>
              <w:rFonts w:asciiTheme="minorHAnsi" w:eastAsiaTheme="minorEastAsia" w:hAnsiTheme="minorHAnsi"/>
              <w:w w:val="108"/>
              <w:sz w:val="18"/>
              <w:szCs w:val="18"/>
              <w:lang w:val="en-GB"/>
            </w:rPr>
          </w:rPrChange>
        </w:rPr>
        <w:t>provides</w:t>
      </w:r>
      <w:r w:rsidRPr="00452C4E">
        <w:rPr>
          <w:rFonts w:ascii="Times New Roman" w:eastAsiaTheme="minorEastAsia" w:hAnsi="Times New Roman"/>
          <w:w w:val="108"/>
          <w:sz w:val="18"/>
          <w:szCs w:val="18"/>
          <w:lang w:val="en-GB"/>
          <w:rPrChange w:id="695" w:author="Yibin Jiang (PGR)" w:date="2025-07-10T10:37:00Z">
            <w:rPr>
              <w:rFonts w:asciiTheme="minorHAnsi" w:eastAsiaTheme="minorEastAsia" w:hAnsiTheme="minorHAnsi"/>
              <w:w w:val="108"/>
              <w:sz w:val="18"/>
              <w:szCs w:val="18"/>
              <w:lang w:val="en-GB"/>
            </w:rPr>
          </w:rPrChange>
        </w:rPr>
        <w:t xml:space="preserve"> the volume calculation formula.</w:t>
      </w:r>
      <w:r w:rsidRPr="00452C4E">
        <w:rPr>
          <w:rFonts w:ascii="Times New Roman" w:eastAsiaTheme="minorEastAsia" w:hAnsi="Times New Roman"/>
          <w:w w:val="108"/>
          <w:sz w:val="18"/>
          <w:szCs w:val="18"/>
          <w:lang w:val="en-GB"/>
          <w:rPrChange w:id="696" w:author="Yibin Jiang (PGR)" w:date="2025-07-10T10:37:00Z">
            <w:rPr>
              <w:rFonts w:asciiTheme="minorHAnsi" w:eastAsiaTheme="minorEastAsia" w:hAnsiTheme="minorHAnsi" w:hint="eastAsia"/>
              <w:w w:val="108"/>
              <w:sz w:val="18"/>
              <w:szCs w:val="18"/>
              <w:lang w:val="en-GB"/>
            </w:rPr>
          </w:rPrChange>
        </w:rPr>
        <w:t xml:space="preserve">     </w:t>
      </w:r>
    </w:p>
    <w:p w14:paraId="39FF354E" w14:textId="2C5A650B" w:rsidR="00871EBB" w:rsidRPr="00452C4E" w:rsidRDefault="008656BD" w:rsidP="004D30F1">
      <w:pPr>
        <w:pStyle w:val="JCEbodytext"/>
        <w:tabs>
          <w:tab w:val="center" w:pos="4200"/>
          <w:tab w:val="right" w:pos="8295"/>
        </w:tabs>
        <w:ind w:firstLine="0"/>
        <w:jc w:val="center"/>
        <w:rPr>
          <w:rFonts w:ascii="Times New Roman" w:eastAsiaTheme="minorEastAsia" w:hAnsi="Times New Roman"/>
          <w:lang w:eastAsia="zh-CN"/>
          <w:rPrChange w:id="697" w:author="Yibin Jiang (PGR)" w:date="2025-07-10T10:37:00Z">
            <w:rPr>
              <w:rFonts w:eastAsiaTheme="minorEastAsia"/>
              <w:lang w:eastAsia="zh-CN"/>
            </w:rPr>
          </w:rPrChange>
        </w:rPr>
      </w:pPr>
      <m:oMath>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V</m:t>
            </m:r>
          </m:e>
          <m:sub>
            <m:r>
              <m:rPr>
                <m:nor/>
              </m:rPr>
              <w:rPr>
                <w:rStyle w:val="RSCB03MathematicsGreeketcChar"/>
                <w:rFonts w:eastAsia="宋体"/>
              </w:rPr>
              <m:t>add</m:t>
            </m:r>
          </m:sub>
        </m:sSub>
        <m:r>
          <m:rPr>
            <m:sty m:val="p"/>
          </m:rPr>
          <w:rPr>
            <w:rStyle w:val="RSCB03MathematicsGreeketcChar"/>
            <w:rFonts w:ascii="Cambria Math" w:eastAsia="宋体" w:hAnsi="Cambria Math"/>
          </w:rPr>
          <m:t>=</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V</m:t>
            </m:r>
          </m:e>
          <m:sub>
            <m:r>
              <m:rPr>
                <m:nor/>
              </m:rPr>
              <w:rPr>
                <w:rStyle w:val="RSCB03MathematicsGreeketcChar"/>
                <w:rFonts w:eastAsia="宋体"/>
              </w:rPr>
              <m:t>min</m:t>
            </m:r>
          </m:sub>
        </m:sSub>
        <m:r>
          <m:rPr>
            <m:sty m:val="p"/>
          </m:rPr>
          <w:rPr>
            <w:rStyle w:val="RSCB03MathematicsGreeketcChar"/>
            <w:rFonts w:ascii="Cambria Math" w:eastAsia="宋体" w:hAnsi="Cambria Math"/>
          </w:rPr>
          <m:t>+(</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V</m:t>
            </m:r>
          </m:e>
          <m:sub>
            <m:r>
              <m:rPr>
                <m:nor/>
              </m:rPr>
              <w:rPr>
                <w:rStyle w:val="RSCB03MathematicsGreeketcChar"/>
                <w:rFonts w:eastAsia="宋体"/>
              </w:rPr>
              <m:t>max</m:t>
            </m:r>
          </m:sub>
        </m:sSub>
        <m:r>
          <m:rPr>
            <m:nor/>
          </m:rPr>
          <w:rPr>
            <w:rStyle w:val="RSCB03MathematicsGreeketcChar"/>
            <w:rFonts w:eastAsia="宋体"/>
          </w:rPr>
          <m:t>-</m:t>
        </m:r>
        <m:sSub>
          <m:sSubPr>
            <m:ctrlPr>
              <w:rPr>
                <w:rStyle w:val="RSCB03MathematicsGreeketcChar"/>
                <w:rFonts w:ascii="Cambria Math" w:hAnsi="Cambria Math"/>
                <w:lang w:eastAsia="zh-CN"/>
              </w:rPr>
            </m:ctrlPr>
          </m:sSubPr>
          <m:e>
            <m:r>
              <m:rPr>
                <m:nor/>
              </m:rPr>
              <w:rPr>
                <w:rStyle w:val="RSCB03MathematicsGreeketcChar"/>
                <w:rFonts w:eastAsia="宋体"/>
              </w:rPr>
              <m:t>V</m:t>
            </m:r>
          </m:e>
          <m:sub>
            <m:r>
              <m:rPr>
                <m:nor/>
              </m:rPr>
              <w:rPr>
                <w:rStyle w:val="RSCB03MathematicsGreeketcChar"/>
                <w:rFonts w:eastAsia="宋体"/>
              </w:rPr>
              <m:t>min</m:t>
            </m:r>
          </m:sub>
        </m:sSub>
        <m:r>
          <m:rPr>
            <m:sty m:val="p"/>
          </m:rPr>
          <w:rPr>
            <w:rStyle w:val="RSCB03MathematicsGreeketcChar"/>
            <w:rFonts w:ascii="Cambria Math" w:eastAsia="宋体" w:hAnsi="Cambria Math"/>
          </w:rPr>
          <m:t>)</m:t>
        </m:r>
        <m:r>
          <m:rPr>
            <m:nor/>
          </m:rPr>
          <w:rPr>
            <w:rStyle w:val="RSCB03MathematicsGreeketcChar"/>
            <w:rFonts w:eastAsia="宋体"/>
          </w:rPr>
          <m:t>tanh</m:t>
        </m:r>
        <m:r>
          <m:rPr>
            <m:sty m:val="p"/>
          </m:rPr>
          <w:rPr>
            <w:rStyle w:val="RSCB03MathematicsGreeketcChar"/>
            <w:rFonts w:ascii="Cambria Math" w:eastAsia="宋体" w:hAnsi="Cambria Math"/>
          </w:rPr>
          <m:t>[α|Δ</m:t>
        </m:r>
        <m:r>
          <m:rPr>
            <m:nor/>
          </m:rPr>
          <w:rPr>
            <w:rStyle w:val="RSCB03MathematicsGreeketcChar"/>
            <w:rFonts w:eastAsia="宋体"/>
          </w:rPr>
          <m:t>pH</m:t>
        </m:r>
        <m:r>
          <m:rPr>
            <m:sty m:val="p"/>
          </m:rPr>
          <w:rPr>
            <w:rStyle w:val="RSCB03MathematicsGreeketcChar"/>
            <w:rFonts w:ascii="Cambria Math" w:eastAsia="宋体" w:hAnsi="Cambria Math"/>
          </w:rPr>
          <m:t>|+</m:t>
        </m:r>
        <m:r>
          <m:rPr>
            <m:nor/>
          </m:rPr>
          <w:rPr>
            <w:rStyle w:val="RSCB03MathematicsGreeketcChar"/>
            <w:rFonts w:eastAsia="宋体"/>
          </w:rPr>
          <m:t>0.1</m:t>
        </m:r>
        <m:sSub>
          <m:sSubPr>
            <m:ctrlPr>
              <w:rPr>
                <w:rStyle w:val="RSCB03MathematicsGreeketcChar"/>
                <w:rFonts w:ascii="Cambria Math" w:hAnsi="Cambria Math"/>
                <w:lang w:eastAsia="zh-CN"/>
              </w:rPr>
            </m:ctrlPr>
          </m:sSubPr>
          <m:e>
            <m:r>
              <m:rPr>
                <m:nor/>
              </m:rPr>
              <w:rPr>
                <w:rStyle w:val="RSCB03MathematicsGreeketcChar"/>
                <w:rFonts w:eastAsia="宋体"/>
              </w:rPr>
              <m:t>V</m:t>
            </m:r>
          </m:e>
          <m:sub>
            <m:r>
              <m:rPr>
                <m:nor/>
              </m:rPr>
              <w:rPr>
                <w:rStyle w:val="RSCB03MathematicsGreeketcChar"/>
                <w:rFonts w:eastAsia="宋体"/>
              </w:rPr>
              <m:t>req</m:t>
            </m:r>
          </m:sub>
        </m:sSub>
        <m:r>
          <m:rPr>
            <m:sty m:val="p"/>
          </m:rPr>
          <w:rPr>
            <w:rStyle w:val="RSCB03MathematicsGreeketcChar"/>
            <w:rFonts w:ascii="Cambria Math" w:eastAsia="宋体" w:hAnsi="Cambria Math"/>
          </w:rPr>
          <m:t>]</m:t>
        </m:r>
      </m:oMath>
      <w:r w:rsidR="004D30F1" w:rsidRPr="00452C4E">
        <w:rPr>
          <w:rFonts w:ascii="Times New Roman" w:eastAsia="宋体" w:hAnsi="Times New Roman"/>
          <w:sz w:val="24"/>
          <w:lang w:eastAsia="zh-CN"/>
          <w:rPrChange w:id="698" w:author="Yibin Jiang (PGR)" w:date="2025-07-10T10:37:00Z">
            <w:rPr>
              <w:rFonts w:ascii="Times New Roman" w:eastAsia="宋体" w:hint="eastAsia"/>
              <w:sz w:val="24"/>
              <w:lang w:eastAsia="zh-CN"/>
            </w:rPr>
          </w:rPrChange>
        </w:rPr>
        <w:t xml:space="preserve">  </w:t>
      </w:r>
      <w:r w:rsidR="00871EBB" w:rsidRPr="00452C4E">
        <w:rPr>
          <w:rFonts w:ascii="Times New Roman" w:eastAsiaTheme="minorEastAsia" w:hAnsi="Times New Roman"/>
          <w:sz w:val="18"/>
          <w:szCs w:val="18"/>
          <w:lang w:eastAsia="zh-CN"/>
          <w:rPrChange w:id="699" w:author="Yibin Jiang (PGR)" w:date="2025-07-10T10:37:00Z">
            <w:rPr>
              <w:rFonts w:asciiTheme="minorHAnsi" w:eastAsiaTheme="minorEastAsia" w:hAnsiTheme="minorHAnsi" w:cstheme="minorHAnsi"/>
              <w:sz w:val="18"/>
              <w:szCs w:val="18"/>
              <w:lang w:eastAsia="zh-CN"/>
            </w:rPr>
          </w:rPrChange>
        </w:rPr>
        <w:t>(</w:t>
      </w:r>
      <w:r w:rsidR="00F33053" w:rsidRPr="00452C4E">
        <w:rPr>
          <w:rFonts w:ascii="Times New Roman" w:eastAsiaTheme="minorEastAsia" w:hAnsi="Times New Roman"/>
          <w:sz w:val="18"/>
          <w:szCs w:val="18"/>
          <w:lang w:eastAsia="zh-CN"/>
          <w:rPrChange w:id="700" w:author="Yibin Jiang (PGR)" w:date="2025-07-10T10:37:00Z">
            <w:rPr>
              <w:rFonts w:asciiTheme="minorHAnsi" w:eastAsiaTheme="minorEastAsia" w:hAnsiTheme="minorHAnsi" w:cstheme="minorHAnsi"/>
              <w:sz w:val="18"/>
              <w:szCs w:val="18"/>
              <w:lang w:eastAsia="zh-CN"/>
            </w:rPr>
          </w:rPrChange>
        </w:rPr>
        <w:t>6</w:t>
      </w:r>
      <w:r w:rsidR="00871EBB" w:rsidRPr="00452C4E">
        <w:rPr>
          <w:rFonts w:ascii="Times New Roman" w:eastAsiaTheme="minorEastAsia" w:hAnsi="Times New Roman"/>
          <w:sz w:val="18"/>
          <w:szCs w:val="18"/>
          <w:lang w:eastAsia="zh-CN"/>
          <w:rPrChange w:id="701" w:author="Yibin Jiang (PGR)" w:date="2025-07-10T10:37:00Z">
            <w:rPr>
              <w:rFonts w:asciiTheme="minorHAnsi" w:eastAsiaTheme="minorEastAsia" w:hAnsiTheme="minorHAnsi" w:cstheme="minorHAnsi"/>
              <w:sz w:val="18"/>
              <w:szCs w:val="18"/>
              <w:lang w:eastAsia="zh-CN"/>
            </w:rPr>
          </w:rPrChange>
        </w:rPr>
        <w:t>)</w:t>
      </w:r>
    </w:p>
    <w:p w14:paraId="02D1CC3D" w14:textId="16CE33BB" w:rsidR="00871EBB" w:rsidRPr="00452C4E" w:rsidRDefault="00F33053" w:rsidP="00AC7D3C">
      <w:pPr>
        <w:pStyle w:val="JCEbodytext"/>
        <w:tabs>
          <w:tab w:val="center" w:pos="4200"/>
          <w:tab w:val="right" w:pos="8295"/>
        </w:tabs>
        <w:ind w:firstLineChars="200" w:firstLine="388"/>
        <w:jc w:val="both"/>
        <w:rPr>
          <w:rFonts w:ascii="Times New Roman" w:eastAsiaTheme="minorEastAsia" w:hAnsi="Times New Roman"/>
          <w:w w:val="108"/>
          <w:sz w:val="18"/>
          <w:szCs w:val="18"/>
          <w:lang w:val="en-GB"/>
          <w:rPrChange w:id="702"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eastAsia="zh-CN"/>
          <w:rPrChange w:id="703" w:author="Yibin Jiang (PGR)" w:date="2025-07-10T10:37:00Z">
            <w:rPr>
              <w:rFonts w:asciiTheme="minorHAnsi" w:eastAsiaTheme="minorEastAsia" w:hAnsiTheme="minorHAnsi"/>
              <w:w w:val="108"/>
              <w:sz w:val="18"/>
              <w:szCs w:val="18"/>
              <w:lang w:val="en-GB" w:eastAsia="zh-CN"/>
            </w:rPr>
          </w:rPrChange>
        </w:rPr>
        <w:t>I</w:t>
      </w:r>
      <w:r w:rsidRPr="00452C4E">
        <w:rPr>
          <w:rFonts w:ascii="Times New Roman" w:eastAsiaTheme="minorEastAsia" w:hAnsi="Times New Roman"/>
          <w:w w:val="108"/>
          <w:sz w:val="18"/>
          <w:szCs w:val="18"/>
          <w:lang w:val="en-GB" w:eastAsia="zh-CN"/>
          <w:rPrChange w:id="704" w:author="Yibin Jiang (PGR)" w:date="2025-07-10T10:37:00Z">
            <w:rPr>
              <w:rFonts w:asciiTheme="minorHAnsi" w:eastAsiaTheme="minorEastAsia" w:hAnsiTheme="minorHAnsi" w:hint="eastAsia"/>
              <w:w w:val="108"/>
              <w:sz w:val="18"/>
              <w:szCs w:val="18"/>
              <w:lang w:val="en-GB" w:eastAsia="zh-CN"/>
            </w:rPr>
          </w:rPrChange>
        </w:rPr>
        <w:t xml:space="preserve">n </w:t>
      </w:r>
      <w:r w:rsidRPr="00452C4E">
        <w:rPr>
          <w:rFonts w:ascii="Times New Roman" w:eastAsiaTheme="minorEastAsia" w:hAnsi="Times New Roman"/>
          <w:w w:val="108"/>
          <w:sz w:val="18"/>
          <w:szCs w:val="18"/>
          <w:lang w:val="en-GB"/>
          <w:rPrChange w:id="705" w:author="Yibin Jiang (PGR)" w:date="2025-07-10T10:37:00Z">
            <w:rPr>
              <w:rFonts w:asciiTheme="minorHAnsi" w:eastAsiaTheme="minorEastAsia" w:hAnsiTheme="minorHAnsi"/>
              <w:w w:val="108"/>
              <w:sz w:val="18"/>
              <w:szCs w:val="18"/>
              <w:lang w:val="en-GB"/>
            </w:rPr>
          </w:rPrChange>
        </w:rPr>
        <w:t xml:space="preserve">equation </w:t>
      </w:r>
      <w:r w:rsidRPr="00452C4E">
        <w:rPr>
          <w:rFonts w:ascii="Times New Roman" w:eastAsiaTheme="minorEastAsia" w:hAnsi="Times New Roman"/>
          <w:w w:val="108"/>
          <w:sz w:val="18"/>
          <w:szCs w:val="18"/>
          <w:lang w:val="en-GB"/>
          <w:rPrChange w:id="706" w:author="Yibin Jiang (PGR)" w:date="2025-07-10T10:37:00Z">
            <w:rPr>
              <w:rFonts w:asciiTheme="minorHAnsi" w:eastAsiaTheme="minorEastAsia" w:hAnsiTheme="minorHAnsi" w:hint="eastAsia"/>
              <w:w w:val="108"/>
              <w:sz w:val="18"/>
              <w:szCs w:val="18"/>
              <w:lang w:val="en-GB"/>
            </w:rPr>
          </w:rPrChange>
        </w:rPr>
        <w:t>(</w:t>
      </w:r>
      <w:r w:rsidRPr="00452C4E">
        <w:rPr>
          <w:rFonts w:ascii="Times New Roman" w:eastAsiaTheme="minorEastAsia" w:hAnsi="Times New Roman"/>
          <w:w w:val="108"/>
          <w:sz w:val="18"/>
          <w:szCs w:val="18"/>
          <w:lang w:val="en-GB" w:eastAsia="zh-CN"/>
          <w:rPrChange w:id="707" w:author="Yibin Jiang (PGR)" w:date="2025-07-10T10:37:00Z">
            <w:rPr>
              <w:rFonts w:asciiTheme="minorHAnsi" w:eastAsiaTheme="minorEastAsia" w:hAnsiTheme="minorHAnsi" w:hint="eastAsia"/>
              <w:w w:val="108"/>
              <w:sz w:val="18"/>
              <w:szCs w:val="18"/>
              <w:lang w:val="en-GB" w:eastAsia="zh-CN"/>
            </w:rPr>
          </w:rPrChange>
        </w:rPr>
        <w:t>6</w:t>
      </w:r>
      <w:r w:rsidRPr="00452C4E">
        <w:rPr>
          <w:rFonts w:ascii="Times New Roman" w:eastAsiaTheme="minorEastAsia" w:hAnsi="Times New Roman"/>
          <w:w w:val="108"/>
          <w:sz w:val="18"/>
          <w:szCs w:val="18"/>
          <w:lang w:val="en-GB"/>
          <w:rPrChange w:id="708" w:author="Yibin Jiang (PGR)" w:date="2025-07-10T10:37:00Z">
            <w:rPr>
              <w:rFonts w:asciiTheme="minorHAnsi" w:eastAsiaTheme="minorEastAsia" w:hAnsiTheme="minorHAnsi" w:hint="eastAsia"/>
              <w:w w:val="108"/>
              <w:sz w:val="18"/>
              <w:szCs w:val="18"/>
              <w:lang w:val="en-GB"/>
            </w:rPr>
          </w:rPrChange>
        </w:rPr>
        <w:t>)</w:t>
      </w:r>
      <w:r w:rsidR="004D30F1" w:rsidRPr="00452C4E">
        <w:rPr>
          <w:rFonts w:ascii="Times New Roman" w:eastAsiaTheme="minorEastAsia" w:hAnsi="Times New Roman"/>
          <w:w w:val="108"/>
          <w:sz w:val="18"/>
          <w:szCs w:val="18"/>
          <w:lang w:val="en-GB" w:eastAsia="zh-CN"/>
          <w:rPrChange w:id="709" w:author="Yibin Jiang (PGR)" w:date="2025-07-10T10:37:00Z">
            <w:rPr>
              <w:rFonts w:asciiTheme="minorHAnsi" w:eastAsiaTheme="minorEastAsia" w:hAnsiTheme="minorHAnsi" w:hint="eastAsia"/>
              <w:w w:val="108"/>
              <w:sz w:val="18"/>
              <w:szCs w:val="18"/>
              <w:lang w:val="en-GB" w:eastAsia="zh-CN"/>
            </w:rPr>
          </w:rPrChange>
        </w:rPr>
        <w:t xml:space="preserve"> </w:t>
      </w:r>
      <w:r w:rsidRPr="00452C4E">
        <w:rPr>
          <w:rFonts w:ascii="Times New Roman" w:eastAsiaTheme="minorEastAsia" w:hAnsi="Times New Roman"/>
          <w:b/>
          <w:bCs/>
          <w:w w:val="108"/>
          <w:sz w:val="18"/>
          <w:szCs w:val="18"/>
          <w:lang w:val="en-GB"/>
          <w:rPrChange w:id="710" w:author="Yibin Jiang (PGR)" w:date="2025-07-10T10:37:00Z">
            <w:rPr>
              <w:rFonts w:asciiTheme="minorHAnsi" w:eastAsiaTheme="minorEastAsia" w:hAnsiTheme="minorHAnsi"/>
              <w:b/>
              <w:bCs/>
              <w:w w:val="108"/>
              <w:sz w:val="18"/>
              <w:szCs w:val="18"/>
              <w:lang w:val="en-GB"/>
            </w:rPr>
          </w:rPrChange>
        </w:rPr>
        <w:t>V</w:t>
      </w:r>
      <w:r w:rsidRPr="00452C4E">
        <w:rPr>
          <w:rFonts w:ascii="Times New Roman" w:eastAsiaTheme="minorEastAsia" w:hAnsi="Times New Roman"/>
          <w:b/>
          <w:bCs/>
          <w:w w:val="108"/>
          <w:sz w:val="18"/>
          <w:szCs w:val="18"/>
          <w:vertAlign w:val="subscript"/>
          <w:lang w:val="en-GB"/>
          <w:rPrChange w:id="711" w:author="Yibin Jiang (PGR)" w:date="2025-07-10T10:37:00Z">
            <w:rPr>
              <w:rFonts w:asciiTheme="minorHAnsi" w:eastAsiaTheme="minorEastAsia" w:hAnsiTheme="minorHAnsi"/>
              <w:b/>
              <w:bCs/>
              <w:w w:val="108"/>
              <w:sz w:val="18"/>
              <w:szCs w:val="18"/>
              <w:vertAlign w:val="subscript"/>
              <w:lang w:val="en-GB"/>
            </w:rPr>
          </w:rPrChange>
        </w:rPr>
        <w:t>min</w:t>
      </w:r>
      <w:r w:rsidRPr="00452C4E">
        <w:rPr>
          <w:rFonts w:ascii="Times New Roman" w:eastAsiaTheme="minorEastAsia" w:hAnsi="Times New Roman"/>
          <w:w w:val="108"/>
          <w:sz w:val="18"/>
          <w:szCs w:val="18"/>
          <w:lang w:val="en-GB"/>
          <w:rPrChange w:id="712" w:author="Yibin Jiang (PGR)" w:date="2025-07-10T10:37:00Z">
            <w:rPr>
              <w:rFonts w:asciiTheme="minorHAnsi" w:eastAsiaTheme="minorEastAsia" w:hAnsiTheme="minorHAnsi"/>
              <w:w w:val="108"/>
              <w:sz w:val="18"/>
              <w:szCs w:val="18"/>
              <w:lang w:val="en-GB"/>
            </w:rPr>
          </w:rPrChange>
        </w:rPr>
        <w:t>=0.01 mL,</w:t>
      </w:r>
      <w:r w:rsidRPr="00452C4E">
        <w:rPr>
          <w:rFonts w:ascii="Times New Roman" w:eastAsiaTheme="minorEastAsia" w:hAnsi="Times New Roman"/>
          <w:b/>
          <w:bCs/>
          <w:w w:val="108"/>
          <w:sz w:val="18"/>
          <w:szCs w:val="18"/>
          <w:lang w:val="en-GB"/>
          <w:rPrChange w:id="713" w:author="Yibin Jiang (PGR)" w:date="2025-07-10T10:37:00Z">
            <w:rPr>
              <w:rFonts w:asciiTheme="minorHAnsi" w:eastAsiaTheme="minorEastAsia" w:hAnsiTheme="minorHAnsi"/>
              <w:b/>
              <w:bCs/>
              <w:w w:val="108"/>
              <w:sz w:val="18"/>
              <w:szCs w:val="18"/>
              <w:lang w:val="en-GB"/>
            </w:rPr>
          </w:rPrChange>
        </w:rPr>
        <w:t>V</w:t>
      </w:r>
      <w:r w:rsidRPr="00452C4E">
        <w:rPr>
          <w:rFonts w:ascii="Times New Roman" w:eastAsiaTheme="minorEastAsia" w:hAnsi="Times New Roman"/>
          <w:b/>
          <w:bCs/>
          <w:w w:val="108"/>
          <w:sz w:val="18"/>
          <w:szCs w:val="18"/>
          <w:vertAlign w:val="subscript"/>
          <w:lang w:val="en-GB"/>
          <w:rPrChange w:id="714" w:author="Yibin Jiang (PGR)" w:date="2025-07-10T10:37:00Z">
            <w:rPr>
              <w:rFonts w:asciiTheme="minorHAnsi" w:eastAsiaTheme="minorEastAsia" w:hAnsiTheme="minorHAnsi"/>
              <w:b/>
              <w:bCs/>
              <w:w w:val="108"/>
              <w:sz w:val="18"/>
              <w:szCs w:val="18"/>
              <w:vertAlign w:val="subscript"/>
              <w:lang w:val="en-GB"/>
            </w:rPr>
          </w:rPrChange>
        </w:rPr>
        <w:t>max</w:t>
      </w:r>
      <w:r w:rsidRPr="00452C4E">
        <w:rPr>
          <w:rFonts w:ascii="Times New Roman" w:eastAsiaTheme="minorEastAsia" w:hAnsi="Times New Roman"/>
          <w:w w:val="108"/>
          <w:sz w:val="18"/>
          <w:szCs w:val="18"/>
          <w:lang w:val="en-GB"/>
          <w:rPrChange w:id="715" w:author="Yibin Jiang (PGR)" w:date="2025-07-10T10:37:00Z">
            <w:rPr>
              <w:rFonts w:asciiTheme="minorHAnsi" w:eastAsiaTheme="minorEastAsia" w:hAnsiTheme="minorHAnsi"/>
              <w:w w:val="108"/>
              <w:sz w:val="18"/>
              <w:szCs w:val="18"/>
              <w:lang w:val="en-GB"/>
            </w:rPr>
          </w:rPrChange>
        </w:rPr>
        <w:t>=9.99 mL</w:t>
      </w:r>
      <w:r w:rsidR="00AC7D3C" w:rsidRPr="00452C4E">
        <w:rPr>
          <w:rFonts w:ascii="Times New Roman" w:eastAsiaTheme="minorEastAsia" w:hAnsi="Times New Roman"/>
          <w:w w:val="108"/>
          <w:sz w:val="18"/>
          <w:szCs w:val="18"/>
          <w:lang w:val="en-GB" w:eastAsia="zh-CN"/>
          <w:rPrChange w:id="716" w:author="Yibin Jiang (PGR)" w:date="2025-07-10T10:37:00Z">
            <w:rPr>
              <w:rFonts w:asciiTheme="minorHAnsi" w:eastAsiaTheme="minorEastAsia" w:hAnsiTheme="minorHAnsi" w:hint="eastAsia"/>
              <w:w w:val="108"/>
              <w:sz w:val="18"/>
              <w:szCs w:val="18"/>
              <w:lang w:val="en-GB" w:eastAsia="zh-CN"/>
            </w:rPr>
          </w:rPrChange>
        </w:rPr>
        <w:t xml:space="preserve"> </w:t>
      </w:r>
      <w:r w:rsidR="00871EBB" w:rsidRPr="00E34E75">
        <w:rPr>
          <w:rFonts w:ascii="Times New Roman" w:eastAsiaTheme="minorEastAsia" w:hAnsi="Times New Roman"/>
          <w:w w:val="108"/>
          <w:szCs w:val="18"/>
          <w:lang w:val="en-GB"/>
        </w:rPr>
        <w:t>α</w:t>
      </w:r>
      <w:r w:rsidR="00871EBB" w:rsidRPr="00452C4E">
        <w:rPr>
          <w:rFonts w:ascii="Times New Roman" w:eastAsiaTheme="minorEastAsia" w:hAnsi="Times New Roman"/>
          <w:w w:val="108"/>
          <w:sz w:val="18"/>
          <w:szCs w:val="18"/>
          <w:lang w:val="en-GB"/>
          <w:rPrChange w:id="717" w:author="Yibin Jiang (PGR)" w:date="2025-07-10T10:37:00Z">
            <w:rPr>
              <w:rFonts w:asciiTheme="minorHAnsi" w:eastAsiaTheme="minorEastAsia" w:hAnsiTheme="minorHAnsi"/>
              <w:w w:val="108"/>
              <w:sz w:val="18"/>
              <w:szCs w:val="18"/>
              <w:lang w:val="en-GB"/>
            </w:rPr>
          </w:rPrChange>
        </w:rPr>
        <w:t xml:space="preserve"> is given by</w:t>
      </w:r>
      <w:r w:rsidR="00871EBB" w:rsidRPr="00452C4E">
        <w:rPr>
          <w:rFonts w:ascii="Times New Roman" w:eastAsiaTheme="minorEastAsia" w:hAnsi="Times New Roman"/>
          <w:w w:val="108"/>
          <w:sz w:val="18"/>
          <w:szCs w:val="18"/>
          <w:lang w:val="en-GB"/>
          <w:rPrChange w:id="718" w:author="Yibin Jiang (PGR)" w:date="2025-07-10T10:37:00Z">
            <w:rPr>
              <w:rFonts w:asciiTheme="minorHAnsi" w:eastAsiaTheme="minorEastAsia" w:hAnsiTheme="minorHAnsi" w:hint="eastAsia"/>
              <w:w w:val="108"/>
              <w:sz w:val="18"/>
              <w:szCs w:val="18"/>
              <w:lang w:val="en-GB"/>
            </w:rPr>
          </w:rPrChange>
        </w:rPr>
        <w:t xml:space="preserve"> equations</w:t>
      </w:r>
      <w:r w:rsidR="00871EBB" w:rsidRPr="00452C4E">
        <w:rPr>
          <w:rFonts w:ascii="Times New Roman" w:eastAsiaTheme="minorEastAsia" w:hAnsi="Times New Roman"/>
          <w:w w:val="108"/>
          <w:sz w:val="18"/>
          <w:szCs w:val="18"/>
          <w:lang w:val="en-GB"/>
          <w:rPrChange w:id="719" w:author="Yibin Jiang (PGR)" w:date="2025-07-10T10:37:00Z">
            <w:rPr>
              <w:rFonts w:asciiTheme="minorHAnsi" w:eastAsiaTheme="minorEastAsia" w:hAnsiTheme="minorHAnsi"/>
              <w:w w:val="108"/>
              <w:sz w:val="18"/>
              <w:szCs w:val="18"/>
              <w:lang w:val="en-GB"/>
            </w:rPr>
          </w:rPrChange>
        </w:rPr>
        <w:t xml:space="preserve"> </w:t>
      </w:r>
      <w:r w:rsidR="00871EBB" w:rsidRPr="00452C4E">
        <w:rPr>
          <w:rFonts w:ascii="Times New Roman" w:eastAsiaTheme="minorEastAsia" w:hAnsi="Times New Roman"/>
          <w:w w:val="108"/>
          <w:sz w:val="18"/>
          <w:szCs w:val="18"/>
          <w:lang w:val="en-GB"/>
          <w:rPrChange w:id="720" w:author="Yibin Jiang (PGR)" w:date="2025-07-10T10:37:00Z">
            <w:rPr>
              <w:rFonts w:asciiTheme="minorHAnsi" w:eastAsiaTheme="minorEastAsia" w:hAnsiTheme="minorHAnsi" w:hint="eastAsia"/>
              <w:w w:val="108"/>
              <w:sz w:val="18"/>
              <w:szCs w:val="18"/>
              <w:lang w:val="en-GB"/>
            </w:rPr>
          </w:rPrChange>
        </w:rPr>
        <w:t>(</w:t>
      </w:r>
      <w:r w:rsidR="004D30F1" w:rsidRPr="00452C4E">
        <w:rPr>
          <w:rFonts w:ascii="Times New Roman" w:eastAsiaTheme="minorEastAsia" w:hAnsi="Times New Roman"/>
          <w:w w:val="108"/>
          <w:sz w:val="18"/>
          <w:szCs w:val="18"/>
          <w:lang w:val="en-GB"/>
          <w:rPrChange w:id="721" w:author="Yibin Jiang (PGR)" w:date="2025-07-10T10:37:00Z">
            <w:rPr>
              <w:rFonts w:asciiTheme="minorHAnsi" w:eastAsiaTheme="minorEastAsia" w:hAnsiTheme="minorHAnsi" w:hint="eastAsia"/>
              <w:w w:val="108"/>
              <w:sz w:val="18"/>
              <w:szCs w:val="18"/>
              <w:lang w:val="en-GB"/>
            </w:rPr>
          </w:rPrChange>
        </w:rPr>
        <w:t>7</w:t>
      </w:r>
      <w:r w:rsidR="00871EBB" w:rsidRPr="00452C4E">
        <w:rPr>
          <w:rFonts w:ascii="Times New Roman" w:eastAsiaTheme="minorEastAsia" w:hAnsi="Times New Roman"/>
          <w:w w:val="108"/>
          <w:sz w:val="18"/>
          <w:szCs w:val="18"/>
          <w:lang w:val="en-GB"/>
          <w:rPrChange w:id="722" w:author="Yibin Jiang (PGR)" w:date="2025-07-10T10:37:00Z">
            <w:rPr>
              <w:rFonts w:asciiTheme="minorHAnsi" w:eastAsiaTheme="minorEastAsia" w:hAnsiTheme="minorHAnsi" w:hint="eastAsia"/>
              <w:w w:val="108"/>
              <w:sz w:val="18"/>
              <w:szCs w:val="18"/>
              <w:lang w:val="en-GB"/>
            </w:rPr>
          </w:rPrChange>
        </w:rPr>
        <w:t>)</w:t>
      </w:r>
    </w:p>
    <w:p w14:paraId="4594E52D" w14:textId="1D5348D4" w:rsidR="00871EBB" w:rsidRPr="00E34E75" w:rsidRDefault="00871EBB" w:rsidP="004D30F1">
      <w:pPr>
        <w:pStyle w:val="RSCB03MathematicsGreeketc"/>
        <w:jc w:val="center"/>
        <w:rPr>
          <w:rFonts w:cs="Times New Roman"/>
          <w:lang w:eastAsia="zh-CN"/>
        </w:rPr>
      </w:pPr>
      <m:oMath>
        <m:r>
          <m:rPr>
            <m:sty m:val="p"/>
          </m:rPr>
          <w:rPr>
            <w:rFonts w:ascii="Cambria Math" w:hAnsi="Cambria Math" w:cs="Times New Roman"/>
            <w:lang w:eastAsia="zh-CN"/>
          </w:rPr>
          <m:t>α=</m:t>
        </m:r>
        <m:r>
          <m:rPr>
            <m:sty m:val="p"/>
          </m:rPr>
          <w:rPr>
            <w:rFonts w:ascii="Cambria Math" w:hAnsi="Cambria Math" w:cs="Times New Roman"/>
            <w:lang w:eastAsia="zh-CN"/>
            <w:rPrChange w:id="723" w:author="Yibin Jiang (PGR)" w:date="2025-07-10T10:37:00Z">
              <w:rPr>
                <w:rFonts w:ascii="Cambria Math" w:hAnsi="Cambria Math" w:hint="eastAsia"/>
                <w:lang w:eastAsia="zh-CN"/>
              </w:rPr>
            </w:rPrChange>
          </w:rPr>
          <m:t>Φ</m:t>
        </m:r>
        <m:d>
          <m:dPr>
            <m:ctrlPr>
              <w:rPr>
                <w:rFonts w:ascii="Cambria Math" w:hAnsi="Cambria Math" w:cs="Times New Roman"/>
                <w:lang w:eastAsia="zh-CN"/>
              </w:rPr>
            </m:ctrlPr>
          </m:dPr>
          <m:e>
            <m:r>
              <m:rPr>
                <m:sty m:val="p"/>
              </m:rPr>
              <w:rPr>
                <w:rFonts w:ascii="Cambria Math" w:hAnsi="Cambria Math" w:cs="Times New Roman"/>
                <w:lang w:eastAsia="zh-CN"/>
              </w:rPr>
              <m:t>1+r</m:t>
            </m:r>
          </m:e>
        </m:d>
        <m:d>
          <m:dPr>
            <m:ctrlPr>
              <w:rPr>
                <w:rFonts w:ascii="Cambria Math" w:hAnsi="Cambria Math" w:cs="Times New Roman"/>
                <w:lang w:eastAsia="zh-CN"/>
              </w:rPr>
            </m:ctrlPr>
          </m:dPr>
          <m:e>
            <m:r>
              <m:rPr>
                <m:sty m:val="p"/>
              </m:rPr>
              <w:rPr>
                <w:rFonts w:ascii="Cambria Math" w:hAnsi="Cambria Math" w:cs="Times New Roman"/>
                <w:lang w:eastAsia="zh-CN"/>
              </w:rPr>
              <m:t>1</m:t>
            </m:r>
            <m:r>
              <m:rPr>
                <m:nor/>
              </m:rPr>
              <w:rPr>
                <w:rFonts w:cs="Times New Roman"/>
                <w:iCs/>
                <w:lang w:eastAsia="zh-CN"/>
              </w:rPr>
              <m:t>-0.1u</m:t>
            </m:r>
          </m:e>
        </m:d>
        <m:r>
          <m:rPr>
            <m:sty m:val="p"/>
          </m:rPr>
          <w:rPr>
            <w:rFonts w:ascii="Cambria Math" w:hAnsi="Cambria Math" w:cs="Times New Roman"/>
            <w:lang w:eastAsia="zh-CN"/>
          </w:rPr>
          <m:t>B</m:t>
        </m:r>
      </m:oMath>
      <w:r w:rsidR="004D30F1" w:rsidRPr="00452C4E">
        <w:rPr>
          <w:rFonts w:cs="Times New Roman"/>
          <w:lang w:eastAsia="zh-CN"/>
          <w:rPrChange w:id="724" w:author="Yibin Jiang (PGR)" w:date="2025-07-10T10:37:00Z">
            <w:rPr>
              <w:rFonts w:hint="eastAsia"/>
              <w:lang w:eastAsia="zh-CN"/>
            </w:rPr>
          </w:rPrChange>
        </w:rPr>
        <w:t xml:space="preserve">  </w:t>
      </w:r>
      <w:r w:rsidRPr="00452C4E">
        <w:rPr>
          <w:rFonts w:cs="Times New Roman"/>
          <w:lang w:eastAsia="zh-CN"/>
          <w:rPrChange w:id="725" w:author="Yibin Jiang (PGR)" w:date="2025-07-10T10:37:00Z">
            <w:rPr>
              <w:rFonts w:asciiTheme="minorHAnsi" w:hAnsiTheme="minorHAnsi" w:cstheme="minorHAnsi"/>
              <w:lang w:eastAsia="zh-CN"/>
            </w:rPr>
          </w:rPrChange>
        </w:rPr>
        <w:t>(</w:t>
      </w:r>
      <w:r w:rsidR="004D30F1" w:rsidRPr="00452C4E">
        <w:rPr>
          <w:rFonts w:cs="Times New Roman"/>
          <w:lang w:eastAsia="zh-CN"/>
          <w:rPrChange w:id="726" w:author="Yibin Jiang (PGR)" w:date="2025-07-10T10:37:00Z">
            <w:rPr>
              <w:rFonts w:asciiTheme="minorHAnsi" w:hAnsiTheme="minorHAnsi" w:cstheme="minorHAnsi"/>
              <w:lang w:eastAsia="zh-CN"/>
            </w:rPr>
          </w:rPrChange>
        </w:rPr>
        <w:t>7</w:t>
      </w:r>
      <w:r w:rsidRPr="00452C4E">
        <w:rPr>
          <w:rFonts w:cs="Times New Roman"/>
          <w:lang w:eastAsia="zh-CN"/>
          <w:rPrChange w:id="727" w:author="Yibin Jiang (PGR)" w:date="2025-07-10T10:37:00Z">
            <w:rPr>
              <w:rFonts w:asciiTheme="minorHAnsi" w:hAnsiTheme="minorHAnsi" w:cstheme="minorHAnsi"/>
              <w:lang w:eastAsia="zh-CN"/>
            </w:rPr>
          </w:rPrChange>
        </w:rPr>
        <w:t>)</w:t>
      </w:r>
    </w:p>
    <w:p w14:paraId="7C28BED8" w14:textId="6D656943" w:rsidR="00871EBB" w:rsidRPr="00452C4E" w:rsidRDefault="00871EBB" w:rsidP="00FB523F">
      <w:pPr>
        <w:pStyle w:val="JCEbodytext"/>
        <w:ind w:firstLineChars="200" w:firstLine="388"/>
        <w:jc w:val="both"/>
        <w:rPr>
          <w:rFonts w:ascii="Times New Roman" w:eastAsiaTheme="minorEastAsia" w:hAnsi="Times New Roman"/>
          <w:w w:val="108"/>
          <w:sz w:val="18"/>
          <w:szCs w:val="18"/>
          <w:lang w:val="en-GB"/>
          <w:rPrChange w:id="728"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729" w:author="Yibin Jiang (PGR)" w:date="2025-07-10T10:37:00Z">
            <w:rPr>
              <w:rFonts w:asciiTheme="minorHAnsi" w:eastAsiaTheme="minorEastAsia" w:hAnsiTheme="minorHAnsi" w:hint="eastAsia"/>
              <w:w w:val="108"/>
              <w:sz w:val="18"/>
              <w:szCs w:val="18"/>
              <w:lang w:val="en-GB"/>
            </w:rPr>
          </w:rPrChange>
        </w:rPr>
        <w:t>P</w:t>
      </w:r>
      <w:r w:rsidRPr="00452C4E">
        <w:rPr>
          <w:rFonts w:ascii="Times New Roman" w:eastAsiaTheme="minorEastAsia" w:hAnsi="Times New Roman"/>
          <w:w w:val="108"/>
          <w:sz w:val="18"/>
          <w:szCs w:val="18"/>
          <w:lang w:val="en-GB"/>
          <w:rPrChange w:id="730" w:author="Yibin Jiang (PGR)" w:date="2025-07-10T10:37:00Z">
            <w:rPr>
              <w:rFonts w:asciiTheme="minorHAnsi" w:eastAsiaTheme="minorEastAsia" w:hAnsiTheme="minorHAnsi"/>
              <w:w w:val="108"/>
              <w:sz w:val="18"/>
              <w:szCs w:val="18"/>
              <w:lang w:val="en-GB"/>
            </w:rPr>
          </w:rPrChange>
        </w:rPr>
        <w:t>arameter</w:t>
      </w:r>
      <w:r w:rsidRPr="00452C4E">
        <w:rPr>
          <w:rFonts w:ascii="Times New Roman" w:eastAsiaTheme="minorEastAsia" w:hAnsi="Times New Roman"/>
          <w:w w:val="108"/>
          <w:sz w:val="18"/>
          <w:szCs w:val="18"/>
          <w:lang w:val="en-GB"/>
          <w:rPrChange w:id="731" w:author="Yibin Jiang (PGR)" w:date="2025-07-10T10:37:00Z">
            <w:rPr>
              <w:rFonts w:asciiTheme="minorHAnsi" w:eastAsiaTheme="minorEastAsia" w:hAnsiTheme="minorHAnsi" w:hint="eastAsia"/>
              <w:w w:val="108"/>
              <w:sz w:val="18"/>
              <w:szCs w:val="18"/>
              <w:lang w:val="en-GB"/>
            </w:rPr>
          </w:rPrChange>
        </w:rPr>
        <w:t xml:space="preserve"> </w:t>
      </w:r>
      <w:r w:rsidRPr="00E34E75">
        <w:rPr>
          <w:rFonts w:ascii="Times New Roman" w:eastAsiaTheme="minorEastAsia" w:hAnsi="Times New Roman"/>
          <w:b/>
          <w:bCs/>
          <w:w w:val="108"/>
          <w:sz w:val="18"/>
          <w:szCs w:val="18"/>
          <w:lang w:val="en-GB"/>
        </w:rPr>
        <w:t>Φ</w:t>
      </w:r>
      <w:r w:rsidRPr="00452C4E">
        <w:rPr>
          <w:rFonts w:ascii="Times New Roman" w:eastAsiaTheme="minorEastAsia" w:hAnsi="Times New Roman"/>
          <w:w w:val="108"/>
          <w:sz w:val="18"/>
          <w:szCs w:val="18"/>
          <w:lang w:val="en-GB"/>
          <w:rPrChange w:id="732" w:author="Yibin Jiang (PGR)" w:date="2025-07-10T10:37:00Z">
            <w:rPr>
              <w:rFonts w:asciiTheme="minorHAnsi" w:eastAsiaTheme="minorEastAsia" w:hAnsiTheme="minorHAnsi"/>
              <w:w w:val="108"/>
              <w:sz w:val="18"/>
              <w:szCs w:val="18"/>
              <w:lang w:val="en-GB"/>
            </w:rPr>
          </w:rPrChange>
        </w:rPr>
        <w:t xml:space="preserve">is a scaling coefficient used to adjust the magnitude of </w:t>
      </w:r>
      <w:r w:rsidRPr="00E34E75">
        <w:rPr>
          <w:rFonts w:ascii="Times New Roman" w:eastAsiaTheme="minorEastAsia" w:hAnsi="Times New Roman"/>
          <w:b/>
          <w:bCs/>
          <w:w w:val="108"/>
          <w:sz w:val="18"/>
          <w:szCs w:val="18"/>
          <w:lang w:val="en-GB"/>
        </w:rPr>
        <w:t>α</w:t>
      </w:r>
      <w:r w:rsidRPr="00452C4E">
        <w:rPr>
          <w:rFonts w:ascii="Times New Roman" w:eastAsiaTheme="minorEastAsia" w:hAnsi="Times New Roman"/>
          <w:w w:val="108"/>
          <w:sz w:val="18"/>
          <w:szCs w:val="18"/>
          <w:lang w:val="en-GB"/>
          <w:rPrChange w:id="733" w:author="Yibin Jiang (PGR)" w:date="2025-07-10T10:37:00Z">
            <w:rPr>
              <w:rFonts w:asciiTheme="minorHAnsi" w:eastAsiaTheme="minorEastAsia" w:hAnsiTheme="minorHAnsi" w:hint="eastAsia"/>
              <w:w w:val="108"/>
              <w:sz w:val="18"/>
              <w:szCs w:val="18"/>
              <w:lang w:val="en-GB"/>
            </w:rPr>
          </w:rPrChange>
        </w:rPr>
        <w:t xml:space="preserve">. </w:t>
      </w:r>
      <w:r w:rsidRPr="00E34E75">
        <w:rPr>
          <w:rFonts w:ascii="Times New Roman" w:eastAsiaTheme="minorEastAsia" w:hAnsi="Times New Roman"/>
          <w:b/>
          <w:bCs/>
          <w:w w:val="108"/>
          <w:sz w:val="18"/>
          <w:szCs w:val="18"/>
          <w:lang w:val="en-GB"/>
        </w:rPr>
        <w:t>Φ</w:t>
      </w:r>
      <w:r w:rsidRPr="00452C4E">
        <w:rPr>
          <w:rFonts w:ascii="Times New Roman" w:eastAsiaTheme="minorEastAsia" w:hAnsi="Times New Roman"/>
          <w:w w:val="108"/>
          <w:sz w:val="18"/>
          <w:szCs w:val="18"/>
          <w:lang w:val="en-GB"/>
          <w:rPrChange w:id="734" w:author="Yibin Jiang (PGR)" w:date="2025-07-10T10:37:00Z">
            <w:rPr>
              <w:rFonts w:asciiTheme="minorHAnsi" w:eastAsiaTheme="minorEastAsia" w:hAnsiTheme="minorHAnsi" w:hint="eastAsia"/>
              <w:w w:val="108"/>
              <w:sz w:val="18"/>
              <w:szCs w:val="18"/>
              <w:lang w:val="en-GB"/>
            </w:rPr>
          </w:rPrChange>
        </w:rPr>
        <w:t xml:space="preserve"> was set to</w:t>
      </w:r>
      <w:r w:rsidR="00FB523F" w:rsidRPr="00452C4E">
        <w:rPr>
          <w:rFonts w:ascii="Times New Roman" w:eastAsiaTheme="minorEastAsia" w:hAnsi="Times New Roman"/>
          <w:w w:val="108"/>
          <w:sz w:val="18"/>
          <w:szCs w:val="18"/>
          <w:lang w:val="en-GB"/>
          <w:rPrChange w:id="735" w:author="Yibin Jiang (PGR)" w:date="2025-07-10T10:37:00Z">
            <w:rPr>
              <w:rFonts w:asciiTheme="minorHAnsi" w:eastAsiaTheme="minorEastAsia" w:hAnsiTheme="minorHAnsi" w:hint="eastAsia"/>
              <w:w w:val="108"/>
              <w:sz w:val="18"/>
              <w:szCs w:val="18"/>
              <w:lang w:val="en-GB"/>
            </w:rPr>
          </w:rPrChange>
        </w:rPr>
        <w:t xml:space="preserve"> 0.2</w:t>
      </w:r>
    </w:p>
    <w:p w14:paraId="422E70F6" w14:textId="77777777" w:rsidR="00871EBB" w:rsidRPr="00452C4E" w:rsidRDefault="00871EBB" w:rsidP="00FB523F">
      <w:pPr>
        <w:pStyle w:val="JCEbodytext"/>
        <w:ind w:firstLineChars="200" w:firstLine="388"/>
        <w:jc w:val="both"/>
        <w:rPr>
          <w:rFonts w:ascii="Times New Roman" w:eastAsiaTheme="minorEastAsia" w:hAnsi="Times New Roman"/>
          <w:w w:val="108"/>
          <w:sz w:val="18"/>
          <w:szCs w:val="18"/>
          <w:lang w:val="en-GB"/>
          <w:rPrChange w:id="736"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737" w:author="Yibin Jiang (PGR)" w:date="2025-07-10T10:37:00Z">
            <w:rPr>
              <w:rFonts w:asciiTheme="minorHAnsi" w:eastAsiaTheme="minorEastAsia" w:hAnsiTheme="minorHAnsi" w:hint="eastAsia"/>
              <w:w w:val="108"/>
              <w:sz w:val="18"/>
              <w:szCs w:val="18"/>
              <w:lang w:val="en-GB"/>
            </w:rPr>
          </w:rPrChange>
        </w:rPr>
        <w:t>P</w:t>
      </w:r>
      <w:r w:rsidRPr="00452C4E">
        <w:rPr>
          <w:rFonts w:ascii="Times New Roman" w:eastAsiaTheme="minorEastAsia" w:hAnsi="Times New Roman"/>
          <w:w w:val="108"/>
          <w:sz w:val="18"/>
          <w:szCs w:val="18"/>
          <w:lang w:val="en-GB"/>
          <w:rPrChange w:id="738" w:author="Yibin Jiang (PGR)" w:date="2025-07-10T10:37:00Z">
            <w:rPr>
              <w:rFonts w:asciiTheme="minorHAnsi" w:eastAsiaTheme="minorEastAsia" w:hAnsiTheme="minorHAnsi"/>
              <w:w w:val="108"/>
              <w:sz w:val="18"/>
              <w:szCs w:val="18"/>
              <w:lang w:val="en-GB"/>
            </w:rPr>
          </w:rPrChange>
        </w:rPr>
        <w:t xml:space="preserve">arameter </w:t>
      </w:r>
      <w:r w:rsidRPr="00452C4E">
        <w:rPr>
          <w:rFonts w:ascii="Times New Roman" w:eastAsiaTheme="minorEastAsia" w:hAnsi="Times New Roman"/>
          <w:b/>
          <w:bCs/>
          <w:w w:val="108"/>
          <w:sz w:val="18"/>
          <w:szCs w:val="18"/>
          <w:lang w:val="en-GB"/>
          <w:rPrChange w:id="739" w:author="Yibin Jiang (PGR)" w:date="2025-07-10T10:37:00Z">
            <w:rPr>
              <w:rFonts w:asciiTheme="minorHAnsi" w:eastAsiaTheme="minorEastAsia" w:hAnsiTheme="minorHAnsi"/>
              <w:b/>
              <w:bCs/>
              <w:w w:val="108"/>
              <w:sz w:val="18"/>
              <w:szCs w:val="18"/>
              <w:lang w:val="en-GB"/>
            </w:rPr>
          </w:rPrChange>
        </w:rPr>
        <w:t>r</w:t>
      </w:r>
      <w:r w:rsidRPr="00452C4E">
        <w:rPr>
          <w:rFonts w:ascii="Times New Roman" w:eastAsiaTheme="minorEastAsia" w:hAnsi="Times New Roman"/>
          <w:w w:val="108"/>
          <w:sz w:val="18"/>
          <w:szCs w:val="18"/>
          <w:lang w:val="en-GB"/>
          <w:rPrChange w:id="740" w:author="Yibin Jiang (PGR)" w:date="2025-07-10T10:37:00Z">
            <w:rPr>
              <w:rFonts w:asciiTheme="minorHAnsi" w:eastAsiaTheme="minorEastAsia" w:hAnsiTheme="minorHAnsi"/>
              <w:w w:val="108"/>
              <w:sz w:val="18"/>
              <w:szCs w:val="18"/>
              <w:lang w:val="en-GB"/>
            </w:rPr>
          </w:rPrChange>
        </w:rPr>
        <w:t xml:space="preserve"> is a factor that promotes rapid approach</w:t>
      </w:r>
      <w:r w:rsidRPr="00452C4E">
        <w:rPr>
          <w:rFonts w:ascii="Times New Roman" w:eastAsiaTheme="minorEastAsia" w:hAnsi="Times New Roman"/>
          <w:w w:val="108"/>
          <w:sz w:val="18"/>
          <w:szCs w:val="18"/>
          <w:lang w:val="en-GB"/>
          <w:rPrChange w:id="741" w:author="Yibin Jiang (PGR)" w:date="2025-07-10T10:37:00Z">
            <w:rPr>
              <w:rFonts w:asciiTheme="minorHAnsi" w:eastAsiaTheme="minorEastAsia" w:hAnsiTheme="minorHAnsi" w:hint="eastAsia"/>
              <w:w w:val="108"/>
              <w:sz w:val="18"/>
              <w:szCs w:val="18"/>
              <w:lang w:val="en-GB"/>
            </w:rPr>
          </w:rPrChange>
        </w:rPr>
        <w:t>ing</w:t>
      </w:r>
      <w:r w:rsidRPr="00452C4E">
        <w:rPr>
          <w:rFonts w:ascii="Times New Roman" w:eastAsiaTheme="minorEastAsia" w:hAnsi="Times New Roman"/>
          <w:w w:val="108"/>
          <w:sz w:val="18"/>
          <w:szCs w:val="18"/>
          <w:lang w:val="en-GB"/>
          <w:rPrChange w:id="742" w:author="Yibin Jiang (PGR)" w:date="2025-07-10T10:37:00Z">
            <w:rPr>
              <w:rFonts w:asciiTheme="minorHAnsi" w:eastAsiaTheme="minorEastAsia" w:hAnsiTheme="minorHAnsi"/>
              <w:w w:val="108"/>
              <w:sz w:val="18"/>
              <w:szCs w:val="18"/>
              <w:lang w:val="en-GB"/>
            </w:rPr>
          </w:rPrChange>
        </w:rPr>
        <w:t xml:space="preserve"> to the target pH.</w:t>
      </w:r>
      <w:r w:rsidRPr="00452C4E">
        <w:rPr>
          <w:rFonts w:ascii="Times New Roman" w:eastAsiaTheme="minorEastAsia" w:hAnsi="Times New Roman"/>
          <w:w w:val="108"/>
          <w:sz w:val="18"/>
          <w:szCs w:val="18"/>
          <w:lang w:val="en-GB"/>
          <w:rPrChange w:id="743"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w w:val="108"/>
          <w:sz w:val="18"/>
          <w:szCs w:val="18"/>
          <w:lang w:val="en-GB"/>
          <w:rPrChange w:id="744" w:author="Yibin Jiang (PGR)" w:date="2025-07-10T10:37:00Z">
            <w:rPr>
              <w:rFonts w:asciiTheme="minorHAnsi" w:eastAsiaTheme="minorEastAsia" w:hAnsiTheme="minorHAnsi"/>
              <w:w w:val="108"/>
              <w:sz w:val="18"/>
              <w:szCs w:val="18"/>
              <w:lang w:val="en-GB"/>
            </w:rPr>
          </w:rPrChange>
        </w:rPr>
        <w:t xml:space="preserve">When the pH change rate is smaller, </w:t>
      </w:r>
      <w:r w:rsidRPr="00452C4E">
        <w:rPr>
          <w:rFonts w:ascii="Times New Roman" w:eastAsiaTheme="minorEastAsia" w:hAnsi="Times New Roman"/>
          <w:b/>
          <w:bCs/>
          <w:w w:val="108"/>
          <w:sz w:val="18"/>
          <w:szCs w:val="18"/>
          <w:lang w:val="en-GB"/>
          <w:rPrChange w:id="745" w:author="Yibin Jiang (PGR)" w:date="2025-07-10T10:37:00Z">
            <w:rPr>
              <w:rFonts w:asciiTheme="minorHAnsi" w:eastAsiaTheme="minorEastAsia" w:hAnsiTheme="minorHAnsi"/>
              <w:b/>
              <w:bCs/>
              <w:w w:val="108"/>
              <w:sz w:val="18"/>
              <w:szCs w:val="18"/>
              <w:lang w:val="en-GB"/>
            </w:rPr>
          </w:rPrChange>
        </w:rPr>
        <w:t>r</w:t>
      </w:r>
      <w:r w:rsidRPr="00452C4E">
        <w:rPr>
          <w:rFonts w:ascii="Times New Roman" w:eastAsiaTheme="minorEastAsia" w:hAnsi="Times New Roman"/>
          <w:w w:val="108"/>
          <w:sz w:val="18"/>
          <w:szCs w:val="18"/>
          <w:lang w:val="en-GB"/>
          <w:rPrChange w:id="746" w:author="Yibin Jiang (PGR)" w:date="2025-07-10T10:37:00Z">
            <w:rPr>
              <w:rFonts w:asciiTheme="minorHAnsi" w:eastAsiaTheme="minorEastAsia" w:hAnsiTheme="minorHAnsi"/>
              <w:w w:val="108"/>
              <w:sz w:val="18"/>
              <w:szCs w:val="18"/>
              <w:lang w:val="en-GB"/>
            </w:rPr>
          </w:rPrChange>
        </w:rPr>
        <w:t xml:space="preserve"> is larger; when the pH change is significant, </w:t>
      </w:r>
      <w:r w:rsidRPr="00452C4E">
        <w:rPr>
          <w:rFonts w:ascii="Times New Roman" w:eastAsiaTheme="minorEastAsia" w:hAnsi="Times New Roman"/>
          <w:b/>
          <w:bCs/>
          <w:w w:val="108"/>
          <w:sz w:val="18"/>
          <w:szCs w:val="18"/>
          <w:lang w:val="en-GB"/>
          <w:rPrChange w:id="747" w:author="Yibin Jiang (PGR)" w:date="2025-07-10T10:37:00Z">
            <w:rPr>
              <w:rFonts w:asciiTheme="minorHAnsi" w:eastAsiaTheme="minorEastAsia" w:hAnsiTheme="minorHAnsi"/>
              <w:b/>
              <w:bCs/>
              <w:w w:val="108"/>
              <w:sz w:val="18"/>
              <w:szCs w:val="18"/>
              <w:lang w:val="en-GB"/>
            </w:rPr>
          </w:rPrChange>
        </w:rPr>
        <w:t>r</w:t>
      </w:r>
      <w:r w:rsidRPr="00452C4E">
        <w:rPr>
          <w:rFonts w:ascii="Times New Roman" w:eastAsiaTheme="minorEastAsia" w:hAnsi="Times New Roman"/>
          <w:w w:val="108"/>
          <w:sz w:val="18"/>
          <w:szCs w:val="18"/>
          <w:lang w:val="en-GB"/>
          <w:rPrChange w:id="748" w:author="Yibin Jiang (PGR)" w:date="2025-07-10T10:37:00Z">
            <w:rPr>
              <w:rFonts w:asciiTheme="minorHAnsi" w:eastAsiaTheme="minorEastAsia" w:hAnsiTheme="minorHAnsi"/>
              <w:w w:val="108"/>
              <w:sz w:val="18"/>
              <w:szCs w:val="18"/>
              <w:lang w:val="en-GB"/>
            </w:rPr>
          </w:rPrChange>
        </w:rPr>
        <w:t xml:space="preserve"> approaches zero, thereby encouraging larger titration volumes when the pH change is slow.</w:t>
      </w:r>
    </w:p>
    <w:p w14:paraId="2A0749DD" w14:textId="0E1127AB" w:rsidR="00871EBB" w:rsidRPr="00452C4E" w:rsidRDefault="00871EBB" w:rsidP="00FB523F">
      <w:pPr>
        <w:pStyle w:val="JCEbodytext"/>
        <w:tabs>
          <w:tab w:val="center" w:pos="4200"/>
          <w:tab w:val="right" w:pos="8295"/>
        </w:tabs>
        <w:ind w:firstLine="0"/>
        <w:jc w:val="center"/>
        <w:rPr>
          <w:rFonts w:ascii="Times New Roman" w:eastAsiaTheme="minorEastAsia" w:hAnsi="Times New Roman"/>
          <w:lang w:eastAsia="zh-CN"/>
          <w:rPrChange w:id="749" w:author="Yibin Jiang (PGR)" w:date="2025-07-10T10:37:00Z">
            <w:rPr>
              <w:rFonts w:eastAsiaTheme="minorEastAsia"/>
              <w:lang w:eastAsia="zh-CN"/>
            </w:rPr>
          </w:rPrChange>
        </w:rPr>
      </w:pPr>
      <m:oMath>
        <m:r>
          <m:rPr>
            <m:sty m:val="p"/>
          </m:rPr>
          <w:rPr>
            <w:rStyle w:val="RSCB03MathematicsGreeketcChar"/>
            <w:rFonts w:ascii="Cambria Math" w:eastAsia="宋体" w:hAnsi="Cambria Math"/>
          </w:rPr>
          <w:lastRenderedPageBreak/>
          <m:t>r=pH_rate_bonus_factor(1</m:t>
        </m:r>
        <m:r>
          <m:rPr>
            <m:nor/>
          </m:rPr>
          <w:rPr>
            <w:rStyle w:val="RSCB03MathematicsGreeketcChar"/>
            <w:rFonts w:eastAsia="宋体"/>
          </w:rPr>
          <m:t>-min</m:t>
        </m:r>
        <m:r>
          <m:rPr>
            <m:sty m:val="p"/>
          </m:rPr>
          <w:rPr>
            <w:rStyle w:val="RSCB03MathematicsGreeketcChar"/>
            <w:rFonts w:ascii="Cambria Math" w:eastAsia="宋体" w:hAnsi="Cambria Math"/>
          </w:rPr>
          <m:t>(</m:t>
        </m:r>
        <m:f>
          <m:fPr>
            <m:ctrlPr>
              <w:rPr>
                <w:rStyle w:val="RSCB03MathematicsGreeketcChar"/>
                <w:rFonts w:ascii="Cambria Math" w:hAnsi="Cambria Math"/>
                <w:lang w:eastAsia="zh-CN"/>
              </w:rPr>
            </m:ctrlPr>
          </m:fPr>
          <m:num>
            <m:r>
              <m:rPr>
                <m:nor/>
              </m:rPr>
              <w:rPr>
                <w:rStyle w:val="RSCB03MathematicsGreeketcChar"/>
                <w:rFonts w:eastAsia="宋体"/>
              </w:rPr>
              <m:t>pH_rate</m:t>
            </m:r>
          </m:num>
          <m:den>
            <m:r>
              <m:rPr>
                <m:nor/>
              </m:rPr>
              <w:rPr>
                <w:rStyle w:val="RSCB03MathematicsGreeketcChar"/>
                <w:rFonts w:eastAsia="宋体"/>
              </w:rPr>
              <m:t>pH_rate_threshold</m:t>
            </m:r>
          </m:den>
        </m:f>
        <m:r>
          <m:rPr>
            <m:nor/>
          </m:rPr>
          <w:rPr>
            <w:rStyle w:val="RSCB03MathematicsGreeketcChar"/>
            <w:rFonts w:eastAsia="宋体"/>
          </w:rPr>
          <m:t>,1</m:t>
        </m:r>
        <m:r>
          <m:rPr>
            <m:sty m:val="p"/>
          </m:rPr>
          <w:rPr>
            <w:rStyle w:val="RSCB03MathematicsGreeketcChar"/>
            <w:rFonts w:ascii="Cambria Math" w:eastAsia="宋体" w:hAnsi="Cambria Math"/>
          </w:rPr>
          <m:t>))</m:t>
        </m:r>
      </m:oMath>
      <w:r w:rsidR="00FB523F" w:rsidRPr="00452C4E">
        <w:rPr>
          <w:rFonts w:ascii="Times New Roman" w:eastAsia="宋体" w:hAnsi="Times New Roman"/>
          <w:sz w:val="24"/>
          <w:szCs w:val="24"/>
          <w:lang w:eastAsia="zh-CN"/>
          <w:rPrChange w:id="750" w:author="Yibin Jiang (PGR)" w:date="2025-07-10T10:37:00Z">
            <w:rPr>
              <w:rFonts w:ascii="Times New Roman" w:eastAsia="宋体" w:hAnsi="宋体" w:cs="宋体" w:hint="eastAsia"/>
              <w:sz w:val="24"/>
              <w:szCs w:val="24"/>
              <w:lang w:eastAsia="zh-CN"/>
            </w:rPr>
          </w:rPrChange>
        </w:rPr>
        <w:t xml:space="preserve">  </w:t>
      </w:r>
      <w:r w:rsidRPr="00452C4E">
        <w:rPr>
          <w:rFonts w:ascii="Times New Roman" w:eastAsiaTheme="minorEastAsia" w:hAnsi="Times New Roman"/>
          <w:w w:val="108"/>
          <w:sz w:val="18"/>
          <w:szCs w:val="18"/>
          <w:lang w:val="en-GB"/>
          <w:rPrChange w:id="751" w:author="Yibin Jiang (PGR)" w:date="2025-07-10T10:37:00Z">
            <w:rPr>
              <w:rFonts w:asciiTheme="minorHAnsi" w:eastAsiaTheme="minorEastAsia" w:hAnsiTheme="minorHAnsi" w:hint="eastAsia"/>
              <w:w w:val="108"/>
              <w:sz w:val="18"/>
              <w:szCs w:val="18"/>
              <w:lang w:val="en-GB"/>
            </w:rPr>
          </w:rPrChange>
        </w:rPr>
        <w:t>(</w:t>
      </w:r>
      <w:r w:rsidR="008378D1" w:rsidRPr="00452C4E">
        <w:rPr>
          <w:rFonts w:ascii="Times New Roman" w:eastAsiaTheme="minorEastAsia" w:hAnsi="Times New Roman"/>
          <w:w w:val="108"/>
          <w:sz w:val="18"/>
          <w:szCs w:val="18"/>
          <w:lang w:val="en-GB" w:eastAsia="zh-CN"/>
          <w:rPrChange w:id="752" w:author="Yibin Jiang (PGR)" w:date="2025-07-10T10:37:00Z">
            <w:rPr>
              <w:rFonts w:asciiTheme="minorHAnsi" w:eastAsiaTheme="minorEastAsia" w:hAnsiTheme="minorHAnsi" w:hint="eastAsia"/>
              <w:w w:val="108"/>
              <w:sz w:val="18"/>
              <w:szCs w:val="18"/>
              <w:lang w:val="en-GB" w:eastAsia="zh-CN"/>
            </w:rPr>
          </w:rPrChange>
        </w:rPr>
        <w:t>8</w:t>
      </w:r>
      <w:r w:rsidRPr="00452C4E">
        <w:rPr>
          <w:rFonts w:ascii="Times New Roman" w:eastAsiaTheme="minorEastAsia" w:hAnsi="Times New Roman"/>
          <w:w w:val="108"/>
          <w:sz w:val="18"/>
          <w:szCs w:val="18"/>
          <w:lang w:val="en-GB"/>
          <w:rPrChange w:id="753" w:author="Yibin Jiang (PGR)" w:date="2025-07-10T10:37:00Z">
            <w:rPr>
              <w:rFonts w:asciiTheme="minorHAnsi" w:eastAsiaTheme="minorEastAsia" w:hAnsiTheme="minorHAnsi" w:hint="eastAsia"/>
              <w:w w:val="108"/>
              <w:sz w:val="18"/>
              <w:szCs w:val="18"/>
              <w:lang w:val="en-GB"/>
            </w:rPr>
          </w:rPrChange>
        </w:rPr>
        <w:t>)</w:t>
      </w:r>
    </w:p>
    <w:p w14:paraId="208BFBD7" w14:textId="049D3505" w:rsidR="00871EBB" w:rsidRPr="00452C4E" w:rsidRDefault="00871EBB" w:rsidP="00AC7D3C">
      <w:pPr>
        <w:pStyle w:val="JCEbodytext"/>
        <w:tabs>
          <w:tab w:val="center" w:pos="4200"/>
          <w:tab w:val="right" w:pos="8295"/>
        </w:tabs>
        <w:jc w:val="both"/>
        <w:rPr>
          <w:rFonts w:ascii="Times New Roman" w:eastAsiaTheme="minorEastAsia" w:hAnsi="Times New Roman"/>
          <w:w w:val="108"/>
          <w:sz w:val="18"/>
          <w:szCs w:val="18"/>
          <w:lang w:val="en-GB"/>
          <w:rPrChange w:id="754" w:author="Yibin Jiang (PGR)" w:date="2025-07-10T10:37:00Z">
            <w:rPr>
              <w:rFonts w:asciiTheme="minorHAnsi" w:eastAsiaTheme="minorEastAsia" w:hAnsiTheme="minorHAnsi"/>
              <w:w w:val="108"/>
              <w:sz w:val="18"/>
              <w:szCs w:val="18"/>
              <w:lang w:val="en-GB"/>
            </w:rPr>
          </w:rPrChange>
        </w:rPr>
      </w:pPr>
      <m:oMath>
        <m:r>
          <m:rPr>
            <m:sty m:val="p"/>
          </m:rPr>
          <w:rPr>
            <w:rFonts w:ascii="Cambria Math" w:eastAsiaTheme="minorEastAsia" w:hAnsi="Cambria Math"/>
            <w:w w:val="108"/>
            <w:sz w:val="18"/>
            <w:szCs w:val="18"/>
            <w:lang w:val="en-GB"/>
            <w:rPrChange w:id="755" w:author="Yibin Jiang (PGR)" w:date="2025-07-10T10:37:00Z">
              <w:rPr>
                <w:rFonts w:ascii="Cambria Math" w:eastAsiaTheme="minorEastAsia" w:hAnsiTheme="minorHAnsi"/>
                <w:w w:val="108"/>
                <w:sz w:val="18"/>
                <w:szCs w:val="18"/>
                <w:lang w:val="en-GB"/>
              </w:rPr>
            </w:rPrChange>
          </w:rPr>
          <m:t>pH_rate_bonus_factor</m:t>
        </m:r>
      </m:oMath>
      <w:r w:rsidRPr="00452C4E">
        <w:rPr>
          <w:rFonts w:ascii="Times New Roman" w:eastAsiaTheme="minorEastAsia" w:hAnsi="Times New Roman"/>
          <w:w w:val="108"/>
          <w:sz w:val="18"/>
          <w:szCs w:val="18"/>
          <w:lang w:val="en-GB"/>
          <w:rPrChange w:id="756" w:author="Yibin Jiang (PGR)" w:date="2025-07-10T10:37:00Z">
            <w:rPr>
              <w:rFonts w:asciiTheme="minorHAnsi" w:eastAsiaTheme="minorEastAsia" w:hAnsiTheme="minorHAnsi" w:hint="eastAsia"/>
              <w:w w:val="108"/>
              <w:sz w:val="18"/>
              <w:szCs w:val="18"/>
              <w:lang w:val="en-GB"/>
            </w:rPr>
          </w:rPrChange>
        </w:rPr>
        <w:t xml:space="preserve"> is </w:t>
      </w:r>
      <w:r w:rsidR="00AC7D3C" w:rsidRPr="00452C4E">
        <w:rPr>
          <w:rFonts w:ascii="Times New Roman" w:eastAsiaTheme="minorEastAsia" w:hAnsi="Times New Roman"/>
          <w:w w:val="108"/>
          <w:sz w:val="18"/>
          <w:szCs w:val="18"/>
          <w:lang w:val="en-GB"/>
          <w:rPrChange w:id="757" w:author="Yibin Jiang (PGR)" w:date="2025-07-10T10:37:00Z">
            <w:rPr>
              <w:rFonts w:asciiTheme="minorHAnsi" w:eastAsiaTheme="minorEastAsia" w:hAnsiTheme="minorHAnsi" w:hint="eastAsia"/>
              <w:w w:val="108"/>
              <w:sz w:val="18"/>
              <w:szCs w:val="18"/>
              <w:lang w:val="en-GB"/>
            </w:rPr>
          </w:rPrChange>
        </w:rPr>
        <w:t xml:space="preserve">0.5, </w:t>
      </w:r>
      <m:oMath>
        <m:r>
          <m:rPr>
            <m:nor/>
          </m:rPr>
          <w:rPr>
            <w:rFonts w:ascii="Times New Roman" w:eastAsiaTheme="minorEastAsia" w:hAnsi="Times New Roman"/>
            <w:w w:val="108"/>
            <w:sz w:val="18"/>
            <w:szCs w:val="18"/>
            <w:lang w:val="en-GB"/>
            <w:rPrChange w:id="758" w:author="Yibin Jiang (PGR)" w:date="2025-07-10T10:37:00Z">
              <w:rPr>
                <w:rFonts w:asciiTheme="minorHAnsi" w:eastAsiaTheme="minorEastAsia" w:hAnsiTheme="minorHAnsi"/>
                <w:w w:val="108"/>
                <w:sz w:val="18"/>
                <w:szCs w:val="18"/>
                <w:lang w:val="en-GB"/>
              </w:rPr>
            </w:rPrChange>
          </w:rPr>
          <m:t>pH_rate</m:t>
        </m:r>
      </m:oMath>
      <w:r w:rsidRPr="00452C4E">
        <w:rPr>
          <w:rFonts w:ascii="Times New Roman" w:eastAsiaTheme="minorEastAsia" w:hAnsi="Times New Roman"/>
          <w:w w:val="108"/>
          <w:sz w:val="18"/>
          <w:szCs w:val="18"/>
          <w:lang w:val="en-GB"/>
          <w:rPrChange w:id="759" w:author="Yibin Jiang (PGR)" w:date="2025-07-10T10:37:00Z">
            <w:rPr>
              <w:rFonts w:asciiTheme="minorHAnsi" w:eastAsiaTheme="minorEastAsia" w:hAnsiTheme="minorHAnsi" w:hint="eastAsia"/>
              <w:w w:val="108"/>
              <w:sz w:val="18"/>
              <w:szCs w:val="18"/>
              <w:lang w:val="en-GB"/>
            </w:rPr>
          </w:rPrChange>
        </w:rPr>
        <w:t xml:space="preserve"> is</w:t>
      </w:r>
      <m:oMath>
        <m:r>
          <m:rPr>
            <m:sty m:val="p"/>
          </m:rPr>
          <w:rPr>
            <w:rFonts w:ascii="Cambria Math" w:eastAsiaTheme="minorEastAsia" w:hAnsi="Cambria Math"/>
            <w:w w:val="108"/>
            <w:sz w:val="18"/>
            <w:szCs w:val="18"/>
            <w:lang w:val="en-GB"/>
          </w:rPr>
          <m:t xml:space="preserve"> </m:t>
        </m:r>
        <m:r>
          <m:rPr>
            <m:sty m:val="p"/>
          </m:rPr>
          <w:rPr>
            <w:rFonts w:ascii="Cambria Math" w:eastAsiaTheme="minorEastAsia" w:hAnsi="Cambria Math"/>
            <w:w w:val="108"/>
            <w:sz w:val="18"/>
            <w:szCs w:val="18"/>
            <w:lang w:val="en-GB"/>
            <w:rPrChange w:id="760" w:author="Yibin Jiang (PGR)" w:date="2025-07-10T10:37:00Z">
              <w:rPr>
                <w:rFonts w:ascii="Cambria Math" w:eastAsiaTheme="minorEastAsia" w:hAnsiTheme="minorHAnsi"/>
                <w:w w:val="108"/>
                <w:sz w:val="18"/>
                <w:szCs w:val="18"/>
                <w:lang w:val="en-GB"/>
              </w:rPr>
            </w:rPrChange>
          </w:rPr>
          <m:t>Δ</m:t>
        </m:r>
        <m:r>
          <m:rPr>
            <m:nor/>
          </m:rPr>
          <w:rPr>
            <w:rFonts w:ascii="Times New Roman" w:eastAsiaTheme="minorEastAsia" w:hAnsi="Times New Roman"/>
            <w:w w:val="108"/>
            <w:sz w:val="18"/>
            <w:szCs w:val="18"/>
            <w:lang w:val="en-GB"/>
            <w:rPrChange w:id="761" w:author="Yibin Jiang (PGR)" w:date="2025-07-10T10:37:00Z">
              <w:rPr>
                <w:rFonts w:asciiTheme="minorHAnsi" w:eastAsiaTheme="minorEastAsia" w:hAnsiTheme="minorHAnsi"/>
                <w:w w:val="108"/>
                <w:sz w:val="18"/>
                <w:szCs w:val="18"/>
                <w:lang w:val="en-GB"/>
              </w:rPr>
            </w:rPrChange>
          </w:rPr>
          <m:t>pH</m:t>
        </m:r>
        <m:r>
          <m:rPr>
            <m:nor/>
          </m:rPr>
          <w:rPr>
            <w:rFonts w:ascii="Times New Roman" w:eastAsiaTheme="minorEastAsia" w:hAnsi="Times New Roman"/>
            <w:w w:val="108"/>
            <w:sz w:val="18"/>
            <w:szCs w:val="18"/>
            <w:lang w:val="en-GB"/>
            <w:rPrChange w:id="762" w:author="Yibin Jiang (PGR)" w:date="2025-07-10T10:37:00Z">
              <w:rPr>
                <w:rFonts w:asciiTheme="minorHAnsi" w:eastAsiaTheme="minorEastAsia" w:hAnsiTheme="minorHAnsi" w:hint="eastAsia"/>
                <w:w w:val="108"/>
                <w:sz w:val="18"/>
                <w:szCs w:val="18"/>
                <w:lang w:val="en-GB"/>
              </w:rPr>
            </w:rPrChange>
          </w:rPr>
          <m:t>/V</m:t>
        </m:r>
      </m:oMath>
    </w:p>
    <w:p w14:paraId="35492C44" w14:textId="77E927A4" w:rsidR="00871EBB" w:rsidRPr="00452C4E" w:rsidRDefault="00871EBB" w:rsidP="00871EBB">
      <w:pPr>
        <w:pStyle w:val="JCEbodytext"/>
        <w:tabs>
          <w:tab w:val="center" w:pos="4200"/>
          <w:tab w:val="right" w:pos="8295"/>
        </w:tabs>
        <w:ind w:firstLine="0"/>
        <w:jc w:val="both"/>
        <w:rPr>
          <w:rFonts w:ascii="Times New Roman" w:eastAsiaTheme="minorEastAsia" w:hAnsi="Times New Roman"/>
          <w:w w:val="108"/>
          <w:sz w:val="18"/>
          <w:szCs w:val="18"/>
          <w:lang w:val="en-GB"/>
          <w:rPrChange w:id="763" w:author="Yibin Jiang (PGR)" w:date="2025-07-10T10:37:00Z">
            <w:rPr>
              <w:rFonts w:asciiTheme="minorHAnsi" w:eastAsiaTheme="minorEastAsia" w:hAnsiTheme="minorHAnsi"/>
              <w:w w:val="108"/>
              <w:sz w:val="18"/>
              <w:szCs w:val="18"/>
              <w:lang w:val="en-GB"/>
            </w:rPr>
          </w:rPrChange>
        </w:rPr>
      </w:pPr>
      <m:oMath>
        <m:r>
          <m:rPr>
            <m:nor/>
          </m:rPr>
          <w:rPr>
            <w:rFonts w:ascii="Times New Roman" w:eastAsiaTheme="minorEastAsia" w:hAnsi="Times New Roman"/>
            <w:w w:val="108"/>
            <w:sz w:val="18"/>
            <w:szCs w:val="18"/>
            <w:lang w:val="en-GB"/>
            <w:rPrChange w:id="764" w:author="Yibin Jiang (PGR)" w:date="2025-07-10T10:37:00Z">
              <w:rPr>
                <w:rFonts w:asciiTheme="minorHAnsi" w:eastAsiaTheme="minorEastAsia" w:hAnsiTheme="minorHAnsi"/>
                <w:w w:val="108"/>
                <w:sz w:val="18"/>
                <w:szCs w:val="18"/>
                <w:lang w:val="en-GB"/>
              </w:rPr>
            </w:rPrChange>
          </w:rPr>
          <m:t>pH_rate_threshold</m:t>
        </m:r>
      </m:oMath>
      <w:r w:rsidRPr="00452C4E">
        <w:rPr>
          <w:rFonts w:ascii="Times New Roman" w:eastAsiaTheme="minorEastAsia" w:hAnsi="Times New Roman"/>
          <w:w w:val="108"/>
          <w:sz w:val="18"/>
          <w:szCs w:val="18"/>
          <w:lang w:val="en-GB"/>
          <w:rPrChange w:id="765" w:author="Yibin Jiang (PGR)" w:date="2025-07-10T10:37:00Z">
            <w:rPr>
              <w:rFonts w:asciiTheme="minorHAnsi" w:eastAsiaTheme="minorEastAsia" w:hAnsiTheme="minorHAnsi" w:hint="eastAsia"/>
              <w:w w:val="108"/>
              <w:sz w:val="18"/>
              <w:szCs w:val="18"/>
              <w:lang w:val="en-GB"/>
            </w:rPr>
          </w:rPrChange>
        </w:rPr>
        <w:t xml:space="preserve"> is </w:t>
      </w:r>
      <w:r w:rsidR="00AC7D3C" w:rsidRPr="00452C4E">
        <w:rPr>
          <w:rFonts w:ascii="Times New Roman" w:eastAsiaTheme="minorEastAsia" w:hAnsi="Times New Roman"/>
          <w:w w:val="108"/>
          <w:sz w:val="18"/>
          <w:szCs w:val="18"/>
          <w:lang w:val="en-GB"/>
          <w:rPrChange w:id="766" w:author="Yibin Jiang (PGR)" w:date="2025-07-10T10:37:00Z">
            <w:rPr>
              <w:rFonts w:asciiTheme="minorHAnsi" w:eastAsiaTheme="minorEastAsia" w:hAnsiTheme="minorHAnsi" w:hint="eastAsia"/>
              <w:w w:val="108"/>
              <w:sz w:val="18"/>
              <w:szCs w:val="18"/>
              <w:lang w:val="en-GB"/>
            </w:rPr>
          </w:rPrChange>
        </w:rPr>
        <w:t>1.0</w:t>
      </w:r>
    </w:p>
    <w:p w14:paraId="5333F947" w14:textId="77777777" w:rsidR="00871EBB" w:rsidRPr="00452C4E" w:rsidRDefault="00871EBB" w:rsidP="00871EBB">
      <w:pPr>
        <w:pStyle w:val="JCEbodytext"/>
        <w:tabs>
          <w:tab w:val="center" w:pos="4200"/>
          <w:tab w:val="right" w:pos="8295"/>
        </w:tabs>
        <w:ind w:firstLineChars="200" w:firstLine="388"/>
        <w:jc w:val="both"/>
        <w:rPr>
          <w:rFonts w:ascii="Times New Roman" w:eastAsiaTheme="minorEastAsia" w:hAnsi="Times New Roman"/>
          <w:w w:val="108"/>
          <w:sz w:val="18"/>
          <w:szCs w:val="18"/>
          <w:lang w:val="en-GB"/>
          <w:rPrChange w:id="767"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w w:val="108"/>
          <w:sz w:val="18"/>
          <w:szCs w:val="18"/>
          <w:lang w:val="en-GB"/>
          <w:rPrChange w:id="768" w:author="Yibin Jiang (PGR)" w:date="2025-07-10T10:37:00Z">
            <w:rPr>
              <w:rFonts w:asciiTheme="minorHAnsi" w:eastAsiaTheme="minorEastAsia" w:hAnsiTheme="minorHAnsi" w:hint="eastAsia"/>
              <w:w w:val="108"/>
              <w:sz w:val="18"/>
              <w:szCs w:val="18"/>
              <w:lang w:val="en-GB"/>
            </w:rPr>
          </w:rPrChange>
        </w:rPr>
        <w:t>P</w:t>
      </w:r>
      <w:r w:rsidRPr="00452C4E">
        <w:rPr>
          <w:rFonts w:ascii="Times New Roman" w:eastAsiaTheme="minorEastAsia" w:hAnsi="Times New Roman"/>
          <w:w w:val="108"/>
          <w:sz w:val="18"/>
          <w:szCs w:val="18"/>
          <w:lang w:val="en-GB"/>
          <w:rPrChange w:id="769" w:author="Yibin Jiang (PGR)" w:date="2025-07-10T10:37:00Z">
            <w:rPr>
              <w:rFonts w:asciiTheme="minorHAnsi" w:eastAsiaTheme="minorEastAsia" w:hAnsiTheme="minorHAnsi"/>
              <w:w w:val="108"/>
              <w:sz w:val="18"/>
              <w:szCs w:val="18"/>
              <w:lang w:val="en-GB"/>
            </w:rPr>
          </w:rPrChange>
        </w:rPr>
        <w:t xml:space="preserve">arameter </w:t>
      </w:r>
      <w:r w:rsidRPr="00452C4E">
        <w:rPr>
          <w:rFonts w:ascii="Times New Roman" w:eastAsiaTheme="minorEastAsia" w:hAnsi="Times New Roman"/>
          <w:b/>
          <w:bCs/>
          <w:w w:val="108"/>
          <w:sz w:val="18"/>
          <w:szCs w:val="18"/>
          <w:lang w:val="en-GB"/>
          <w:rPrChange w:id="770" w:author="Yibin Jiang (PGR)" w:date="2025-07-10T10:37:00Z">
            <w:rPr>
              <w:rFonts w:asciiTheme="minorHAnsi" w:eastAsiaTheme="minorEastAsia" w:hAnsiTheme="minorHAnsi"/>
              <w:b/>
              <w:bCs/>
              <w:w w:val="108"/>
              <w:sz w:val="18"/>
              <w:szCs w:val="18"/>
              <w:lang w:val="en-GB"/>
            </w:rPr>
          </w:rPrChange>
        </w:rPr>
        <w:t>u</w:t>
      </w:r>
      <w:r w:rsidRPr="00452C4E">
        <w:rPr>
          <w:rFonts w:ascii="Times New Roman" w:eastAsiaTheme="minorEastAsia" w:hAnsi="Times New Roman"/>
          <w:w w:val="108"/>
          <w:sz w:val="18"/>
          <w:szCs w:val="18"/>
          <w:lang w:val="en-GB"/>
          <w:rPrChange w:id="771" w:author="Yibin Jiang (PGR)" w:date="2025-07-10T10:37:00Z">
            <w:rPr>
              <w:rFonts w:asciiTheme="minorHAnsi" w:eastAsiaTheme="minorEastAsia" w:hAnsiTheme="minorHAnsi"/>
              <w:w w:val="108"/>
              <w:sz w:val="18"/>
              <w:szCs w:val="18"/>
              <w:lang w:val="en-GB"/>
            </w:rPr>
          </w:rPrChange>
        </w:rPr>
        <w:t xml:space="preserve"> utilizes variance to reflect the average uncertainty of the posterior pKa of the current buffer system. The greater the uncertainty </w:t>
      </w:r>
      <w:r w:rsidRPr="00452C4E">
        <w:rPr>
          <w:rFonts w:ascii="Times New Roman" w:eastAsiaTheme="minorEastAsia" w:hAnsi="Times New Roman"/>
          <w:b/>
          <w:bCs/>
          <w:w w:val="108"/>
          <w:sz w:val="18"/>
          <w:szCs w:val="18"/>
          <w:lang w:val="en-GB"/>
          <w:rPrChange w:id="772" w:author="Yibin Jiang (PGR)" w:date="2025-07-10T10:37:00Z">
            <w:rPr>
              <w:rFonts w:asciiTheme="minorHAnsi" w:eastAsiaTheme="minorEastAsia" w:hAnsiTheme="minorHAnsi"/>
              <w:b/>
              <w:bCs/>
              <w:w w:val="108"/>
              <w:sz w:val="18"/>
              <w:szCs w:val="18"/>
              <w:lang w:val="en-GB"/>
            </w:rPr>
          </w:rPrChange>
        </w:rPr>
        <w:t>u</w:t>
      </w:r>
      <w:r w:rsidRPr="00452C4E">
        <w:rPr>
          <w:rFonts w:ascii="Times New Roman" w:eastAsiaTheme="minorEastAsia" w:hAnsi="Times New Roman"/>
          <w:w w:val="108"/>
          <w:sz w:val="18"/>
          <w:szCs w:val="18"/>
          <w:lang w:val="en-GB"/>
          <w:rPrChange w:id="773" w:author="Yibin Jiang (PGR)" w:date="2025-07-10T10:37:00Z">
            <w:rPr>
              <w:rFonts w:asciiTheme="minorHAnsi" w:eastAsiaTheme="minorEastAsia" w:hAnsiTheme="minorHAnsi"/>
              <w:w w:val="108"/>
              <w:sz w:val="18"/>
              <w:szCs w:val="18"/>
              <w:lang w:val="en-GB"/>
            </w:rPr>
          </w:rPrChange>
        </w:rPr>
        <w:t xml:space="preserve">, the smaller </w:t>
      </w:r>
      <w:r w:rsidRPr="00E34E75">
        <w:rPr>
          <w:rFonts w:ascii="Times New Roman" w:eastAsiaTheme="minorEastAsia" w:hAnsi="Times New Roman"/>
          <w:b/>
          <w:bCs/>
          <w:w w:val="108"/>
          <w:sz w:val="18"/>
          <w:szCs w:val="18"/>
          <w:lang w:val="en-GB"/>
        </w:rPr>
        <w:t>α</w:t>
      </w:r>
      <w:r w:rsidRPr="00452C4E">
        <w:rPr>
          <w:rFonts w:ascii="Times New Roman" w:eastAsiaTheme="minorEastAsia" w:hAnsi="Times New Roman"/>
          <w:w w:val="108"/>
          <w:sz w:val="18"/>
          <w:szCs w:val="18"/>
          <w:lang w:val="en-GB"/>
          <w:rPrChange w:id="774" w:author="Yibin Jiang (PGR)" w:date="2025-07-10T10:37:00Z">
            <w:rPr>
              <w:rFonts w:asciiTheme="minorHAnsi" w:eastAsiaTheme="minorEastAsia" w:hAnsiTheme="minorHAnsi"/>
              <w:w w:val="108"/>
              <w:sz w:val="18"/>
              <w:szCs w:val="18"/>
              <w:lang w:val="en-GB"/>
            </w:rPr>
          </w:rPrChange>
        </w:rPr>
        <w:t xml:space="preserve"> becomes, resulting in smaller titration volumes and more conservative operations.</w:t>
      </w:r>
    </w:p>
    <w:p w14:paraId="0BEF0B10" w14:textId="126E9DA2" w:rsidR="00871EBB" w:rsidRPr="00E34E75" w:rsidRDefault="00871EBB" w:rsidP="007241D2">
      <w:pPr>
        <w:pStyle w:val="RSCB03MathematicsGreeketc"/>
        <w:jc w:val="center"/>
        <w:rPr>
          <w:rFonts w:cs="Times New Roman"/>
          <w:iCs/>
          <w:lang w:eastAsia="zh-CN"/>
        </w:rPr>
      </w:pPr>
      <m:oMathPara>
        <m:oMath>
          <m:r>
            <m:rPr>
              <m:sty m:val="p"/>
            </m:rPr>
            <w:rPr>
              <w:rFonts w:ascii="Cambria Math" w:hAnsi="Cambria Math" w:cs="Times New Roman"/>
              <w:lang w:eastAsia="zh-CN"/>
            </w:rPr>
            <m:t>u=min⁡(</m:t>
          </m:r>
          <m:f>
            <m:fPr>
              <m:ctrlPr>
                <w:rPr>
                  <w:rFonts w:ascii="Cambria Math" w:hAnsi="Cambria Math" w:cs="Times New Roman"/>
                  <w:iCs/>
                  <w:lang w:eastAsia="zh-CN"/>
                </w:rPr>
              </m:ctrlPr>
            </m:fPr>
            <m:num>
              <m:acc>
                <m:accPr>
                  <m:chr m:val="̅"/>
                  <m:ctrlPr>
                    <w:rPr>
                      <w:rFonts w:ascii="Cambria Math" w:hAnsi="Cambria Math" w:cs="Times New Roman"/>
                      <w:iCs/>
                      <w:lang w:eastAsia="zh-CN"/>
                    </w:rPr>
                  </m:ctrlPr>
                </m:accPr>
                <m:e>
                  <m:r>
                    <m:rPr>
                      <m:sty m:val="p"/>
                    </m:rPr>
                    <w:rPr>
                      <w:rFonts w:ascii="Cambria Math" w:hAnsi="Cambria Math" w:cs="Times New Roman"/>
                      <w:lang w:eastAsia="zh-CN"/>
                    </w:rPr>
                    <m:t>σ</m:t>
                  </m:r>
                </m:e>
              </m:acc>
            </m:num>
            <m:den>
              <m:sSub>
                <m:sSubPr>
                  <m:ctrlPr>
                    <w:rPr>
                      <w:rFonts w:ascii="Cambria Math" w:hAnsi="Cambria Math" w:cs="Times New Roman"/>
                      <w:iCs/>
                      <w:lang w:eastAsia="zh-CN"/>
                    </w:rPr>
                  </m:ctrlPr>
                </m:sSubPr>
                <m:e>
                  <m:r>
                    <m:rPr>
                      <m:sty m:val="p"/>
                    </m:rPr>
                    <w:rPr>
                      <w:rFonts w:ascii="Cambria Math" w:hAnsi="Cambria Math" w:cs="Times New Roman"/>
                      <w:lang w:eastAsia="zh-CN"/>
                    </w:rPr>
                    <m:t>σ</m:t>
                  </m:r>
                </m:e>
                <m:sub>
                  <m:r>
                    <m:rPr>
                      <m:sty m:val="p"/>
                    </m:rPr>
                    <w:rPr>
                      <w:rFonts w:ascii="Cambria Math" w:hAnsi="Cambria Math" w:cs="Times New Roman"/>
                      <w:lang w:eastAsia="zh-CN"/>
                    </w:rPr>
                    <m:t>max</m:t>
                  </m:r>
                </m:sub>
              </m:sSub>
            </m:den>
          </m:f>
          <m:r>
            <m:rPr>
              <m:sty m:val="p"/>
            </m:rPr>
            <w:rPr>
              <w:rFonts w:ascii="Cambria Math" w:hAnsi="Cambria Math" w:cs="Times New Roman"/>
              <w:lang w:eastAsia="zh-CN"/>
            </w:rPr>
            <m:t>,1)</m:t>
          </m:r>
        </m:oMath>
      </m:oMathPara>
    </w:p>
    <w:p w14:paraId="6C88185C" w14:textId="1EB752AB" w:rsidR="00871EBB" w:rsidRPr="00E34E75" w:rsidRDefault="008656BD" w:rsidP="007241D2">
      <w:pPr>
        <w:pStyle w:val="RSCB03MathematicsGreeketc"/>
        <w:jc w:val="center"/>
        <w:rPr>
          <w:rFonts w:cs="Times New Roman"/>
          <w:lang w:eastAsia="zh-CN"/>
        </w:rPr>
      </w:pPr>
      <m:oMathPara>
        <m:oMath>
          <m:sSub>
            <m:sSubPr>
              <m:ctrlPr>
                <w:rPr>
                  <w:rFonts w:ascii="Cambria Math" w:hAnsi="Cambria Math" w:cs="Times New Roman"/>
                  <w:lang w:eastAsia="zh-CN"/>
                </w:rPr>
              </m:ctrlPr>
            </m:sSubPr>
            <m:e>
              <m:r>
                <m:rPr>
                  <m:sty m:val="p"/>
                </m:rPr>
                <w:rPr>
                  <w:rFonts w:ascii="Cambria Math" w:hAnsi="Cambria Math" w:cs="Times New Roman"/>
                  <w:lang w:eastAsia="zh-CN"/>
                </w:rPr>
                <m:t>σ</m:t>
              </m:r>
            </m:e>
            <m:sub>
              <m:sSub>
                <m:sSubPr>
                  <m:ctrlPr>
                    <w:rPr>
                      <w:rFonts w:ascii="Cambria Math" w:hAnsi="Cambria Math" w:cs="Times New Roman"/>
                      <w:lang w:eastAsia="zh-CN"/>
                    </w:rPr>
                  </m:ctrlPr>
                </m:sSubPr>
                <m:e>
                  <m:r>
                    <m:rPr>
                      <m:sty m:val="p"/>
                    </m:rPr>
                    <w:rPr>
                      <w:rFonts w:ascii="Cambria Math" w:hAnsi="Cambria Math" w:cs="Times New Roman"/>
                      <w:lang w:eastAsia="zh-CN"/>
                    </w:rPr>
                    <m:t>pKa</m:t>
                  </m:r>
                </m:e>
                <m:sub>
                  <m:r>
                    <m:rPr>
                      <m:sty m:val="p"/>
                    </m:rPr>
                    <w:rPr>
                      <w:rFonts w:ascii="Cambria Math" w:hAnsi="Cambria Math" w:cs="Times New Roman"/>
                      <w:lang w:eastAsia="zh-CN"/>
                    </w:rPr>
                    <m:t>i</m:t>
                  </m:r>
                </m:sub>
              </m:sSub>
            </m:sub>
          </m:sSub>
          <m:r>
            <m:rPr>
              <m:sty m:val="p"/>
            </m:rPr>
            <w:rPr>
              <w:rFonts w:ascii="Cambria Math" w:hAnsi="Cambria Math" w:cs="Times New Roman"/>
              <w:lang w:eastAsia="zh-CN"/>
            </w:rPr>
            <m:t>=</m:t>
          </m:r>
          <m:rad>
            <m:radPr>
              <m:degHide m:val="1"/>
              <m:ctrlPr>
                <w:rPr>
                  <w:rFonts w:ascii="Cambria Math" w:hAnsi="Cambria Math" w:cs="Times New Roman"/>
                  <w:lang w:eastAsia="zh-CN"/>
                </w:rPr>
              </m:ctrlPr>
            </m:radPr>
            <m:deg/>
            <m:e>
              <m:f>
                <m:fPr>
                  <m:ctrlPr>
                    <w:rPr>
                      <w:rFonts w:ascii="Cambria Math" w:hAnsi="Cambria Math" w:cs="Times New Roman"/>
                      <w:lang w:eastAsia="zh-CN"/>
                    </w:rPr>
                  </m:ctrlPr>
                </m:fPr>
                <m:num>
                  <m:r>
                    <m:rPr>
                      <m:sty m:val="p"/>
                    </m:rPr>
                    <w:rPr>
                      <w:rFonts w:ascii="Cambria Math" w:hAnsi="Cambria Math" w:cs="Times New Roman"/>
                      <w:lang w:eastAsia="zh-CN"/>
                    </w:rPr>
                    <m:t>1</m:t>
                  </m:r>
                </m:num>
                <m:den>
                  <m:r>
                    <m:rPr>
                      <m:sty m:val="p"/>
                    </m:rPr>
                    <w:rPr>
                      <w:rFonts w:ascii="Cambria Math" w:hAnsi="Cambria Math" w:cs="Times New Roman"/>
                      <w:lang w:eastAsia="zh-CN"/>
                    </w:rPr>
                    <m:t>N</m:t>
                  </m:r>
                </m:den>
              </m:f>
              <m:nary>
                <m:naryPr>
                  <m:chr m:val="∑"/>
                  <m:limLoc m:val="undOvr"/>
                  <m:ctrlPr>
                    <w:rPr>
                      <w:rFonts w:ascii="Cambria Math" w:hAnsi="Cambria Math" w:cs="Times New Roman"/>
                      <w:lang w:eastAsia="zh-CN"/>
                    </w:rPr>
                  </m:ctrlPr>
                </m:naryPr>
                <m:sub>
                  <m:r>
                    <m:rPr>
                      <m:sty m:val="p"/>
                    </m:rPr>
                    <w:rPr>
                      <w:rFonts w:ascii="Cambria Math" w:hAnsi="Cambria Math" w:cs="Times New Roman"/>
                      <w:lang w:eastAsia="zh-CN"/>
                      <w:rPrChange w:id="775" w:author="Yibin Jiang (PGR)" w:date="2025-07-10T10:37:00Z">
                        <w:rPr>
                          <w:rFonts w:ascii="Cambria Math" w:hAnsi="Cambria Math" w:hint="eastAsia"/>
                          <w:lang w:eastAsia="zh-CN"/>
                        </w:rPr>
                      </w:rPrChange>
                    </w:rPr>
                    <m:t>j</m:t>
                  </m:r>
                  <m:r>
                    <m:rPr>
                      <m:sty m:val="p"/>
                    </m:rPr>
                    <w:rPr>
                      <w:rFonts w:ascii="Cambria Math" w:hAnsi="Cambria Math" w:cs="Times New Roman"/>
                      <w:lang w:eastAsia="zh-CN"/>
                    </w:rPr>
                    <m:t>=1</m:t>
                  </m:r>
                </m:sub>
                <m:sup>
                  <m:r>
                    <m:rPr>
                      <m:sty m:val="p"/>
                    </m:rPr>
                    <w:rPr>
                      <w:rFonts w:ascii="Cambria Math" w:hAnsi="Cambria Math" w:cs="Times New Roman"/>
                      <w:lang w:eastAsia="zh-CN"/>
                    </w:rPr>
                    <m:t>N</m:t>
                  </m:r>
                </m:sup>
                <m:e>
                  <m:sSup>
                    <m:sSupPr>
                      <m:ctrlPr>
                        <w:rPr>
                          <w:rFonts w:ascii="Cambria Math" w:hAnsi="Cambria Math" w:cs="Times New Roman"/>
                          <w:lang w:eastAsia="zh-CN"/>
                        </w:rPr>
                      </m:ctrlPr>
                    </m:sSupPr>
                    <m:e>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pKa</m:t>
                          </m:r>
                        </m:e>
                        <m:sub>
                          <m:r>
                            <m:rPr>
                              <m:sty m:val="p"/>
                            </m:rPr>
                            <w:rPr>
                              <w:rFonts w:ascii="Cambria Math" w:hAnsi="Cambria Math" w:cs="Times New Roman"/>
                              <w:lang w:eastAsia="zh-CN"/>
                            </w:rPr>
                            <m:t>i,j</m:t>
                          </m:r>
                        </m:sub>
                      </m:sSub>
                      <m:r>
                        <m:rPr>
                          <m:sty m:val="p"/>
                        </m:rPr>
                        <w:rPr>
                          <w:rFonts w:ascii="Cambria Math" w:hAnsi="Cambria Math" w:cs="Times New Roman"/>
                          <w:lang w:eastAsia="zh-CN"/>
                        </w:rPr>
                        <m:t>-</m:t>
                      </m:r>
                      <m:acc>
                        <m:accPr>
                          <m:chr m:val="̅"/>
                          <m:ctrlPr>
                            <w:rPr>
                              <w:rFonts w:ascii="Cambria Math" w:hAnsi="Cambria Math" w:cs="Times New Roman"/>
                              <w:lang w:eastAsia="zh-CN"/>
                            </w:rPr>
                          </m:ctrlPr>
                        </m:accPr>
                        <m:e>
                          <m:sSub>
                            <m:sSubPr>
                              <m:ctrlPr>
                                <w:rPr>
                                  <w:rFonts w:ascii="Cambria Math" w:hAnsi="Cambria Math" w:cs="Times New Roman"/>
                                  <w:lang w:eastAsia="zh-CN"/>
                                </w:rPr>
                              </m:ctrlPr>
                            </m:sSubPr>
                            <m:e>
                              <m:r>
                                <m:rPr>
                                  <m:sty m:val="p"/>
                                </m:rPr>
                                <w:rPr>
                                  <w:rFonts w:ascii="Cambria Math" w:hAnsi="Cambria Math" w:cs="Times New Roman"/>
                                  <w:lang w:eastAsia="zh-CN"/>
                                </w:rPr>
                                <m:t>pKa</m:t>
                              </m:r>
                            </m:e>
                            <m:sub>
                              <m:r>
                                <m:rPr>
                                  <m:sty m:val="p"/>
                                </m:rPr>
                                <w:rPr>
                                  <w:rFonts w:ascii="Cambria Math" w:hAnsi="Cambria Math" w:cs="Times New Roman"/>
                                  <w:lang w:eastAsia="zh-CN"/>
                                </w:rPr>
                                <m:t>i</m:t>
                              </m:r>
                            </m:sub>
                          </m:sSub>
                        </m:e>
                      </m:acc>
                      <m:r>
                        <m:rPr>
                          <m:sty m:val="p"/>
                        </m:rPr>
                        <w:rPr>
                          <w:rFonts w:ascii="Cambria Math" w:hAnsi="Cambria Math" w:cs="Times New Roman"/>
                          <w:lang w:eastAsia="zh-CN"/>
                        </w:rPr>
                        <m:t>)</m:t>
                      </m:r>
                    </m:e>
                    <m:sup>
                      <m:r>
                        <m:rPr>
                          <m:sty m:val="p"/>
                        </m:rPr>
                        <w:rPr>
                          <w:rFonts w:ascii="Cambria Math" w:hAnsi="Cambria Math" w:cs="Times New Roman"/>
                          <w:lang w:eastAsia="zh-CN"/>
                        </w:rPr>
                        <m:t>2</m:t>
                      </m:r>
                    </m:sup>
                  </m:sSup>
                </m:e>
              </m:nary>
            </m:e>
          </m:rad>
        </m:oMath>
      </m:oMathPara>
    </w:p>
    <w:p w14:paraId="3C1B806D" w14:textId="7937C488" w:rsidR="00871EBB" w:rsidRPr="00E34E75" w:rsidRDefault="008656BD" w:rsidP="007241D2">
      <w:pPr>
        <w:pStyle w:val="RSCB03MathematicsGreeketc"/>
        <w:jc w:val="center"/>
        <w:rPr>
          <w:rFonts w:cs="Times New Roman"/>
          <w:lang w:eastAsia="zh-CN"/>
        </w:rPr>
      </w:pPr>
      <m:oMath>
        <m:acc>
          <m:accPr>
            <m:chr m:val="̅"/>
            <m:ctrlPr>
              <w:rPr>
                <w:rFonts w:ascii="Cambria Math" w:hAnsi="Cambria Math" w:cs="Times New Roman"/>
                <w:iCs/>
                <w:lang w:eastAsia="zh-CN"/>
              </w:rPr>
            </m:ctrlPr>
          </m:accPr>
          <m:e>
            <m:r>
              <m:rPr>
                <m:sty m:val="p"/>
              </m:rPr>
              <w:rPr>
                <w:rFonts w:ascii="Cambria Math" w:hAnsi="Cambria Math" w:cs="Times New Roman"/>
                <w:lang w:eastAsia="zh-CN"/>
              </w:rPr>
              <m:t>σ</m:t>
            </m:r>
          </m:e>
        </m:acc>
        <m:r>
          <m:rPr>
            <m:sty m:val="p"/>
          </m:rPr>
          <w:rPr>
            <w:rFonts w:ascii="Cambria Math" w:hAnsi="Cambria Math" w:cs="Times New Roman"/>
            <w:lang w:eastAsia="zh-CN"/>
          </w:rPr>
          <m:t>=</m:t>
        </m:r>
        <m:f>
          <m:fPr>
            <m:ctrlPr>
              <w:rPr>
                <w:rFonts w:ascii="Cambria Math" w:hAnsi="Cambria Math" w:cs="Times New Roman"/>
                <w:iCs/>
                <w:lang w:eastAsia="zh-CN"/>
              </w:rPr>
            </m:ctrlPr>
          </m:fPr>
          <m:num>
            <m:r>
              <m:rPr>
                <m:sty m:val="p"/>
              </m:rPr>
              <w:rPr>
                <w:rFonts w:ascii="Cambria Math" w:hAnsi="Cambria Math" w:cs="Times New Roman"/>
                <w:lang w:eastAsia="zh-CN"/>
              </w:rPr>
              <m:t>1</m:t>
            </m:r>
          </m:num>
          <m:den>
            <m:r>
              <m:rPr>
                <m:sty m:val="p"/>
              </m:rPr>
              <w:rPr>
                <w:rFonts w:ascii="Cambria Math" w:hAnsi="Cambria Math" w:cs="Times New Roman"/>
                <w:lang w:eastAsia="zh-CN"/>
              </w:rPr>
              <m:t>n</m:t>
            </m:r>
          </m:den>
        </m:f>
        <m:nary>
          <m:naryPr>
            <m:chr m:val="∑"/>
            <m:limLoc m:val="undOvr"/>
            <m:ctrlPr>
              <w:rPr>
                <w:rFonts w:ascii="Cambria Math" w:hAnsi="Cambria Math" w:cs="Times New Roman"/>
                <w:iCs/>
                <w:lang w:eastAsia="zh-CN"/>
              </w:rPr>
            </m:ctrlPr>
          </m:naryPr>
          <m:sub>
            <m:r>
              <m:rPr>
                <m:sty m:val="p"/>
              </m:rPr>
              <w:rPr>
                <w:rFonts w:ascii="Cambria Math" w:hAnsi="Cambria Math" w:cs="Times New Roman"/>
                <w:lang w:eastAsia="zh-CN"/>
              </w:rPr>
              <m:t>i=1</m:t>
            </m:r>
          </m:sub>
          <m:sup>
            <m:r>
              <m:rPr>
                <m:sty m:val="p"/>
              </m:rPr>
              <w:rPr>
                <w:rFonts w:ascii="Cambria Math" w:hAnsi="Cambria Math" w:cs="Times New Roman"/>
                <w:lang w:eastAsia="zh-CN"/>
              </w:rPr>
              <m:t>n</m:t>
            </m:r>
          </m:sup>
          <m:e>
            <m:sSub>
              <m:sSubPr>
                <m:ctrlPr>
                  <w:rPr>
                    <w:rFonts w:ascii="Cambria Math" w:hAnsi="Cambria Math" w:cs="Times New Roman"/>
                    <w:iCs/>
                    <w:lang w:eastAsia="zh-CN"/>
                  </w:rPr>
                </m:ctrlPr>
              </m:sSubPr>
              <m:e>
                <m:r>
                  <m:rPr>
                    <m:sty m:val="p"/>
                  </m:rPr>
                  <w:rPr>
                    <w:rFonts w:ascii="Cambria Math" w:hAnsi="Cambria Math" w:cs="Times New Roman"/>
                    <w:lang w:eastAsia="zh-CN"/>
                  </w:rPr>
                  <m:t>σ</m:t>
                </m:r>
              </m:e>
              <m:sub>
                <m:sSub>
                  <m:sSubPr>
                    <m:ctrlPr>
                      <w:rPr>
                        <w:rFonts w:ascii="Cambria Math" w:hAnsi="Cambria Math" w:cs="Times New Roman"/>
                        <w:iCs/>
                        <w:lang w:eastAsia="zh-CN"/>
                      </w:rPr>
                    </m:ctrlPr>
                  </m:sSubPr>
                  <m:e>
                    <m:r>
                      <m:rPr>
                        <m:sty m:val="p"/>
                      </m:rPr>
                      <w:rPr>
                        <w:rFonts w:ascii="Cambria Math" w:hAnsi="Cambria Math" w:cs="Times New Roman"/>
                        <w:lang w:eastAsia="zh-CN"/>
                      </w:rPr>
                      <m:t>pKa</m:t>
                    </m:r>
                  </m:e>
                  <m:sub>
                    <m:r>
                      <m:rPr>
                        <m:sty m:val="p"/>
                      </m:rPr>
                      <w:rPr>
                        <w:rFonts w:ascii="Cambria Math" w:hAnsi="Cambria Math" w:cs="Times New Roman"/>
                        <w:lang w:eastAsia="zh-CN"/>
                      </w:rPr>
                      <m:t>i</m:t>
                    </m:r>
                  </m:sub>
                </m:sSub>
              </m:sub>
            </m:sSub>
            <m:r>
              <w:rPr>
                <w:rFonts w:ascii="Cambria Math" w:hAnsi="Cambria Math" w:cs="Times New Roman"/>
                <w:lang w:eastAsia="zh-CN"/>
              </w:rPr>
              <m:t xml:space="preserve">  </m:t>
            </m:r>
          </m:e>
        </m:nary>
      </m:oMath>
      <w:r w:rsidR="00871EBB" w:rsidRPr="00452C4E">
        <w:rPr>
          <w:rFonts w:cs="Times New Roman"/>
          <w:szCs w:val="18"/>
          <w:lang w:eastAsia="zh-CN"/>
          <w:rPrChange w:id="776" w:author="Yibin Jiang (PGR)" w:date="2025-07-10T10:37:00Z">
            <w:rPr>
              <w:rFonts w:asciiTheme="minorHAnsi" w:hAnsiTheme="minorHAnsi" w:cstheme="minorHAnsi"/>
              <w:szCs w:val="18"/>
              <w:lang w:eastAsia="zh-CN"/>
            </w:rPr>
          </w:rPrChange>
        </w:rPr>
        <w:t>(</w:t>
      </w:r>
      <w:r w:rsidR="008378D1" w:rsidRPr="00452C4E">
        <w:rPr>
          <w:rFonts w:cs="Times New Roman"/>
          <w:szCs w:val="18"/>
          <w:lang w:eastAsia="zh-CN"/>
          <w:rPrChange w:id="777" w:author="Yibin Jiang (PGR)" w:date="2025-07-10T10:37:00Z">
            <w:rPr>
              <w:rFonts w:asciiTheme="minorHAnsi" w:hAnsiTheme="minorHAnsi" w:cstheme="minorHAnsi" w:hint="eastAsia"/>
              <w:szCs w:val="18"/>
              <w:lang w:eastAsia="zh-CN"/>
            </w:rPr>
          </w:rPrChange>
        </w:rPr>
        <w:t>9</w:t>
      </w:r>
      <w:r w:rsidR="00871EBB" w:rsidRPr="00452C4E">
        <w:rPr>
          <w:rFonts w:cs="Times New Roman"/>
          <w:szCs w:val="18"/>
          <w:lang w:eastAsia="zh-CN"/>
          <w:rPrChange w:id="778" w:author="Yibin Jiang (PGR)" w:date="2025-07-10T10:37:00Z">
            <w:rPr>
              <w:rFonts w:asciiTheme="minorHAnsi" w:hAnsiTheme="minorHAnsi" w:cstheme="minorHAnsi"/>
              <w:szCs w:val="18"/>
              <w:lang w:eastAsia="zh-CN"/>
            </w:rPr>
          </w:rPrChange>
        </w:rPr>
        <w:t>)</w:t>
      </w:r>
    </w:p>
    <w:p w14:paraId="061AAAF2" w14:textId="77777777" w:rsidR="00871EBB" w:rsidRPr="00452C4E" w:rsidRDefault="00871EBB" w:rsidP="00871EBB">
      <w:pPr>
        <w:pStyle w:val="JCEbodytext"/>
        <w:tabs>
          <w:tab w:val="center" w:pos="4200"/>
          <w:tab w:val="right" w:pos="8295"/>
        </w:tabs>
        <w:jc w:val="both"/>
        <w:rPr>
          <w:rFonts w:ascii="Times New Roman" w:eastAsiaTheme="minorEastAsia" w:hAnsi="Times New Roman"/>
          <w:lang w:eastAsia="zh-CN"/>
          <w:rPrChange w:id="779" w:author="Yibin Jiang (PGR)" w:date="2025-07-10T10:37:00Z">
            <w:rPr>
              <w:rFonts w:eastAsiaTheme="minorEastAsia"/>
              <w:lang w:eastAsia="zh-CN"/>
            </w:rPr>
          </w:rPrChange>
        </w:rPr>
      </w:pPr>
      <w:r w:rsidRPr="00452C4E">
        <w:rPr>
          <w:rFonts w:ascii="Times New Roman" w:eastAsiaTheme="minorEastAsia" w:hAnsi="Times New Roman"/>
          <w:w w:val="108"/>
          <w:sz w:val="18"/>
          <w:szCs w:val="18"/>
          <w:lang w:val="en-GB"/>
          <w:rPrChange w:id="780" w:author="Yibin Jiang (PGR)" w:date="2025-07-10T10:37:00Z">
            <w:rPr>
              <w:rFonts w:asciiTheme="minorHAnsi" w:eastAsiaTheme="minorEastAsia" w:hAnsiTheme="minorHAnsi" w:hint="eastAsia"/>
              <w:w w:val="108"/>
              <w:sz w:val="18"/>
              <w:szCs w:val="18"/>
              <w:lang w:val="en-GB"/>
            </w:rPr>
          </w:rPrChange>
        </w:rPr>
        <w:t>P</w:t>
      </w:r>
      <w:r w:rsidRPr="00452C4E">
        <w:rPr>
          <w:rFonts w:ascii="Times New Roman" w:eastAsiaTheme="minorEastAsia" w:hAnsi="Times New Roman"/>
          <w:w w:val="108"/>
          <w:sz w:val="18"/>
          <w:szCs w:val="18"/>
          <w:lang w:val="en-GB"/>
          <w:rPrChange w:id="781" w:author="Yibin Jiang (PGR)" w:date="2025-07-10T10:37:00Z">
            <w:rPr>
              <w:rFonts w:asciiTheme="minorHAnsi" w:eastAsiaTheme="minorEastAsia" w:hAnsiTheme="minorHAnsi"/>
              <w:w w:val="108"/>
              <w:sz w:val="18"/>
              <w:szCs w:val="18"/>
              <w:lang w:val="en-GB"/>
            </w:rPr>
          </w:rPrChange>
        </w:rPr>
        <w:t>arameter</w:t>
      </w:r>
      <w:r w:rsidRPr="00452C4E">
        <w:rPr>
          <w:rFonts w:ascii="Times New Roman" w:eastAsiaTheme="minorEastAsia" w:hAnsi="Times New Roman"/>
          <w:w w:val="108"/>
          <w:sz w:val="18"/>
          <w:szCs w:val="18"/>
          <w:lang w:val="en-GB"/>
          <w:rPrChange w:id="782" w:author="Yibin Jiang (PGR)" w:date="2025-07-10T10:37:00Z">
            <w:rPr>
              <w:rFonts w:asciiTheme="minorHAnsi" w:eastAsiaTheme="minorEastAsia" w:hAnsiTheme="minorHAnsi" w:hint="eastAsia"/>
              <w:w w:val="108"/>
              <w:sz w:val="18"/>
              <w:szCs w:val="18"/>
              <w:lang w:val="en-GB"/>
            </w:rPr>
          </w:rPrChange>
        </w:rPr>
        <w:t xml:space="preserve"> </w:t>
      </w:r>
      <w:r w:rsidRPr="00452C4E">
        <w:rPr>
          <w:rFonts w:ascii="Times New Roman" w:eastAsiaTheme="minorEastAsia" w:hAnsi="Times New Roman"/>
          <w:b/>
          <w:bCs/>
          <w:w w:val="108"/>
          <w:sz w:val="18"/>
          <w:szCs w:val="18"/>
          <w:lang w:val="en-GB"/>
          <w:rPrChange w:id="783" w:author="Yibin Jiang (PGR)" w:date="2025-07-10T10:37:00Z">
            <w:rPr>
              <w:rFonts w:asciiTheme="minorHAnsi" w:eastAsiaTheme="minorEastAsia" w:hAnsiTheme="minorHAnsi"/>
              <w:b/>
              <w:bCs/>
              <w:w w:val="108"/>
              <w:sz w:val="18"/>
              <w:szCs w:val="18"/>
              <w:lang w:val="en-GB"/>
            </w:rPr>
          </w:rPrChange>
        </w:rPr>
        <w:t>B</w:t>
      </w:r>
      <w:r w:rsidRPr="00452C4E">
        <w:rPr>
          <w:rFonts w:ascii="Times New Roman" w:eastAsiaTheme="minorEastAsia" w:hAnsi="Times New Roman"/>
          <w:w w:val="108"/>
          <w:sz w:val="18"/>
          <w:szCs w:val="18"/>
          <w:lang w:val="en-GB"/>
          <w:rPrChange w:id="784" w:author="Yibin Jiang (PGR)" w:date="2025-07-10T10:37:00Z">
            <w:rPr>
              <w:rFonts w:asciiTheme="minorHAnsi" w:eastAsiaTheme="minorEastAsia" w:hAnsiTheme="minorHAnsi"/>
              <w:w w:val="108"/>
              <w:sz w:val="18"/>
              <w:szCs w:val="18"/>
              <w:lang w:val="en-GB"/>
            </w:rPr>
          </w:rPrChange>
        </w:rPr>
        <w:t xml:space="preserve"> measures the deviation of the total </w:t>
      </w:r>
      <w:r w:rsidRPr="00452C4E">
        <w:rPr>
          <w:rFonts w:ascii="Times New Roman" w:eastAsiaTheme="minorEastAsia" w:hAnsi="Times New Roman"/>
          <w:w w:val="108"/>
          <w:sz w:val="18"/>
          <w:szCs w:val="18"/>
          <w:lang w:val="en-GB"/>
          <w:rPrChange w:id="785" w:author="Yibin Jiang (PGR)" w:date="2025-07-10T10:37:00Z">
            <w:rPr>
              <w:rFonts w:asciiTheme="minorHAnsi" w:eastAsiaTheme="minorEastAsia" w:hAnsiTheme="minorHAnsi" w:hint="eastAsia"/>
              <w:w w:val="108"/>
              <w:sz w:val="18"/>
              <w:szCs w:val="18"/>
              <w:lang w:val="en-GB"/>
            </w:rPr>
          </w:rPrChange>
        </w:rPr>
        <w:t>concentration</w:t>
      </w:r>
      <w:r w:rsidRPr="00452C4E">
        <w:rPr>
          <w:rFonts w:ascii="Times New Roman" w:eastAsiaTheme="minorEastAsia" w:hAnsi="Times New Roman"/>
          <w:w w:val="108"/>
          <w:sz w:val="18"/>
          <w:szCs w:val="18"/>
          <w:lang w:val="en-GB"/>
          <w:rPrChange w:id="786" w:author="Yibin Jiang (PGR)" w:date="2025-07-10T10:37:00Z">
            <w:rPr>
              <w:rFonts w:asciiTheme="minorHAnsi" w:eastAsiaTheme="minorEastAsia" w:hAnsiTheme="minorHAnsi"/>
              <w:w w:val="108"/>
              <w:sz w:val="18"/>
              <w:szCs w:val="18"/>
              <w:lang w:val="en-GB"/>
            </w:rPr>
          </w:rPrChange>
        </w:rPr>
        <w:t xml:space="preserve"> of buffer substance relative to a reference value. The greater the buffer </w:t>
      </w:r>
      <w:r w:rsidRPr="00452C4E">
        <w:rPr>
          <w:rFonts w:ascii="Times New Roman" w:eastAsiaTheme="minorEastAsia" w:hAnsi="Times New Roman"/>
          <w:w w:val="108"/>
          <w:sz w:val="18"/>
          <w:szCs w:val="18"/>
          <w:lang w:val="en-GB"/>
          <w:rPrChange w:id="787" w:author="Yibin Jiang (PGR)" w:date="2025-07-10T10:37:00Z">
            <w:rPr>
              <w:rFonts w:asciiTheme="minorHAnsi" w:eastAsiaTheme="minorEastAsia" w:hAnsiTheme="minorHAnsi" w:hint="eastAsia"/>
              <w:w w:val="108"/>
              <w:sz w:val="18"/>
              <w:szCs w:val="18"/>
              <w:lang w:val="en-GB"/>
            </w:rPr>
          </w:rPrChange>
        </w:rPr>
        <w:t>concentration</w:t>
      </w:r>
      <w:r w:rsidRPr="00452C4E">
        <w:rPr>
          <w:rFonts w:ascii="Times New Roman" w:eastAsiaTheme="minorEastAsia" w:hAnsi="Times New Roman"/>
          <w:w w:val="108"/>
          <w:sz w:val="18"/>
          <w:szCs w:val="18"/>
          <w:lang w:val="en-GB"/>
          <w:rPrChange w:id="788" w:author="Yibin Jiang (PGR)" w:date="2025-07-10T10:37:00Z">
            <w:rPr>
              <w:rFonts w:asciiTheme="minorHAnsi" w:eastAsiaTheme="minorEastAsia" w:hAnsiTheme="minorHAnsi"/>
              <w:w w:val="108"/>
              <w:sz w:val="18"/>
              <w:szCs w:val="18"/>
              <w:lang w:val="en-GB"/>
            </w:rPr>
          </w:rPrChange>
        </w:rPr>
        <w:t xml:space="preserve">, the stronger the buffering capacity, resulting in less pH changes during acid or base addition. In such cases, the parameter </w:t>
      </w:r>
      <w:r w:rsidRPr="00452C4E">
        <w:rPr>
          <w:rFonts w:ascii="Times New Roman" w:eastAsiaTheme="minorEastAsia" w:hAnsi="Times New Roman"/>
          <w:b/>
          <w:bCs/>
          <w:w w:val="108"/>
          <w:sz w:val="18"/>
          <w:szCs w:val="18"/>
          <w:lang w:val="en-GB"/>
          <w:rPrChange w:id="789" w:author="Yibin Jiang (PGR)" w:date="2025-07-10T10:37:00Z">
            <w:rPr>
              <w:rFonts w:asciiTheme="minorHAnsi" w:eastAsiaTheme="minorEastAsia" w:hAnsiTheme="minorHAnsi"/>
              <w:b/>
              <w:bCs/>
              <w:w w:val="108"/>
              <w:sz w:val="18"/>
              <w:szCs w:val="18"/>
              <w:lang w:val="en-GB"/>
            </w:rPr>
          </w:rPrChange>
        </w:rPr>
        <w:t>B</w:t>
      </w:r>
      <w:r w:rsidRPr="00452C4E">
        <w:rPr>
          <w:rFonts w:ascii="Times New Roman" w:eastAsiaTheme="minorEastAsia" w:hAnsi="Times New Roman"/>
          <w:w w:val="108"/>
          <w:sz w:val="18"/>
          <w:szCs w:val="18"/>
          <w:lang w:val="en-GB"/>
          <w:rPrChange w:id="790" w:author="Yibin Jiang (PGR)" w:date="2025-07-10T10:37:00Z">
            <w:rPr>
              <w:rFonts w:asciiTheme="minorHAnsi" w:eastAsiaTheme="minorEastAsia" w:hAnsiTheme="minorHAnsi"/>
              <w:w w:val="108"/>
              <w:sz w:val="18"/>
              <w:szCs w:val="18"/>
              <w:lang w:val="en-GB"/>
            </w:rPr>
          </w:rPrChange>
        </w:rPr>
        <w:t xml:space="preserve"> comes into play, appropriately amplifying </w:t>
      </w:r>
      <w:r w:rsidRPr="00452C4E">
        <w:rPr>
          <w:rFonts w:ascii="Times New Roman" w:eastAsiaTheme="minorEastAsia" w:hAnsi="Times New Roman"/>
          <w:b/>
          <w:bCs/>
          <w:w w:val="108"/>
          <w:sz w:val="18"/>
          <w:szCs w:val="18"/>
          <w:lang w:val="en-GB"/>
          <w:rPrChange w:id="791" w:author="Yibin Jiang (PGR)" w:date="2025-07-10T10:37:00Z">
            <w:rPr>
              <w:rFonts w:asciiTheme="minorHAnsi" w:eastAsiaTheme="minorEastAsia" w:hAnsiTheme="minorHAnsi"/>
              <w:b/>
              <w:bCs/>
              <w:w w:val="108"/>
              <w:sz w:val="18"/>
              <w:szCs w:val="18"/>
              <w:lang w:val="en-GB"/>
            </w:rPr>
          </w:rPrChange>
        </w:rPr>
        <w:t>α</w:t>
      </w:r>
      <w:r w:rsidRPr="00452C4E">
        <w:rPr>
          <w:rFonts w:ascii="Times New Roman" w:eastAsiaTheme="minorEastAsia" w:hAnsi="Times New Roman"/>
          <w:w w:val="108"/>
          <w:sz w:val="18"/>
          <w:szCs w:val="18"/>
          <w:lang w:val="en-GB"/>
          <w:rPrChange w:id="792" w:author="Yibin Jiang (PGR)" w:date="2025-07-10T10:37:00Z">
            <w:rPr>
              <w:rFonts w:asciiTheme="minorHAnsi" w:eastAsiaTheme="minorEastAsia" w:hAnsiTheme="minorHAnsi"/>
              <w:w w:val="108"/>
              <w:sz w:val="18"/>
              <w:szCs w:val="18"/>
              <w:lang w:val="en-GB"/>
            </w:rPr>
          </w:rPrChange>
        </w:rPr>
        <w:t xml:space="preserve">. </w:t>
      </w:r>
      <w:r w:rsidRPr="00452C4E">
        <w:rPr>
          <w:rFonts w:ascii="Times New Roman" w:eastAsiaTheme="minorEastAsia" w:hAnsi="Times New Roman"/>
          <w:b/>
          <w:bCs/>
          <w:w w:val="108"/>
          <w:sz w:val="18"/>
          <w:szCs w:val="18"/>
          <w:lang w:val="en-GB"/>
          <w:rPrChange w:id="793" w:author="Yibin Jiang (PGR)" w:date="2025-07-10T10:37:00Z">
            <w:rPr>
              <w:rFonts w:asciiTheme="minorHAnsi" w:eastAsiaTheme="minorEastAsia" w:hAnsiTheme="minorHAnsi"/>
              <w:b/>
              <w:bCs/>
              <w:w w:val="108"/>
              <w:sz w:val="18"/>
              <w:szCs w:val="18"/>
              <w:lang w:val="en-GB"/>
            </w:rPr>
          </w:rPrChange>
        </w:rPr>
        <w:t>M</w:t>
      </w:r>
      <w:r w:rsidRPr="00452C4E">
        <w:rPr>
          <w:rFonts w:ascii="Times New Roman" w:eastAsiaTheme="minorEastAsia" w:hAnsi="Times New Roman"/>
          <w:b/>
          <w:bCs/>
          <w:w w:val="108"/>
          <w:sz w:val="18"/>
          <w:szCs w:val="18"/>
          <w:vertAlign w:val="subscript"/>
          <w:lang w:val="en-GB"/>
          <w:rPrChange w:id="794" w:author="Yibin Jiang (PGR)" w:date="2025-07-10T10:37:00Z">
            <w:rPr>
              <w:rFonts w:asciiTheme="minorHAnsi" w:eastAsiaTheme="minorEastAsia" w:hAnsiTheme="minorHAnsi"/>
              <w:b/>
              <w:bCs/>
              <w:w w:val="108"/>
              <w:sz w:val="18"/>
              <w:szCs w:val="18"/>
              <w:vertAlign w:val="subscript"/>
              <w:lang w:val="en-GB"/>
            </w:rPr>
          </w:rPrChange>
        </w:rPr>
        <w:t>buffer</w:t>
      </w:r>
      <w:r w:rsidRPr="00452C4E">
        <w:rPr>
          <w:rFonts w:ascii="Times New Roman" w:eastAsiaTheme="minorEastAsia" w:hAnsi="Times New Roman"/>
          <w:w w:val="108"/>
          <w:sz w:val="18"/>
          <w:szCs w:val="18"/>
          <w:lang w:val="en-GB"/>
          <w:rPrChange w:id="795" w:author="Yibin Jiang (PGR)" w:date="2025-07-10T10:37:00Z">
            <w:rPr>
              <w:rFonts w:asciiTheme="minorHAnsi" w:eastAsiaTheme="minorEastAsia" w:hAnsiTheme="minorHAnsi"/>
              <w:w w:val="108"/>
              <w:sz w:val="18"/>
              <w:szCs w:val="18"/>
              <w:lang w:val="en-GB"/>
            </w:rPr>
          </w:rPrChange>
        </w:rPr>
        <w:t xml:space="preserve"> is the average posterior total buffer </w:t>
      </w:r>
      <w:r w:rsidRPr="00452C4E">
        <w:rPr>
          <w:rFonts w:ascii="Times New Roman" w:eastAsiaTheme="minorEastAsia" w:hAnsi="Times New Roman"/>
          <w:w w:val="108"/>
          <w:sz w:val="18"/>
          <w:szCs w:val="18"/>
          <w:lang w:val="en-GB"/>
          <w:rPrChange w:id="796" w:author="Yibin Jiang (PGR)" w:date="2025-07-10T10:37:00Z">
            <w:rPr>
              <w:rFonts w:asciiTheme="minorHAnsi" w:eastAsiaTheme="minorEastAsia" w:hAnsiTheme="minorHAnsi" w:hint="eastAsia"/>
              <w:w w:val="108"/>
              <w:sz w:val="18"/>
              <w:szCs w:val="18"/>
              <w:lang w:val="en-GB"/>
            </w:rPr>
          </w:rPrChange>
        </w:rPr>
        <w:t>concentrations</w:t>
      </w:r>
      <w:r w:rsidRPr="00452C4E">
        <w:rPr>
          <w:rFonts w:ascii="Times New Roman" w:eastAsiaTheme="minorEastAsia" w:hAnsi="Times New Roman"/>
          <w:w w:val="108"/>
          <w:sz w:val="18"/>
          <w:szCs w:val="18"/>
          <w:lang w:val="en-GB"/>
          <w:rPrChange w:id="797" w:author="Yibin Jiang (PGR)" w:date="2025-07-10T10:37:00Z">
            <w:rPr>
              <w:rFonts w:asciiTheme="minorHAnsi" w:eastAsiaTheme="minorEastAsia" w:hAnsiTheme="minorHAnsi"/>
              <w:w w:val="108"/>
              <w:sz w:val="18"/>
              <w:szCs w:val="18"/>
              <w:lang w:val="en-GB"/>
            </w:rPr>
          </w:rPrChange>
        </w:rPr>
        <w:t xml:space="preserve"> across all </w:t>
      </w:r>
      <w:r w:rsidRPr="00452C4E">
        <w:rPr>
          <w:rFonts w:ascii="Times New Roman" w:eastAsiaTheme="minorEastAsia" w:hAnsi="Times New Roman"/>
          <w:w w:val="108"/>
          <w:sz w:val="18"/>
          <w:szCs w:val="18"/>
          <w:lang w:val="en-GB"/>
          <w:rPrChange w:id="798" w:author="Yibin Jiang (PGR)" w:date="2025-07-10T10:37:00Z">
            <w:rPr>
              <w:rFonts w:asciiTheme="minorHAnsi" w:eastAsiaTheme="minorEastAsia" w:hAnsiTheme="minorHAnsi" w:hint="eastAsia"/>
              <w:w w:val="108"/>
              <w:sz w:val="18"/>
              <w:szCs w:val="18"/>
              <w:lang w:val="en-GB"/>
            </w:rPr>
          </w:rPrChange>
        </w:rPr>
        <w:t>combinations</w:t>
      </w:r>
      <w:r w:rsidRPr="00452C4E">
        <w:rPr>
          <w:rFonts w:ascii="Times New Roman" w:eastAsiaTheme="minorEastAsia" w:hAnsi="Times New Roman"/>
          <w:w w:val="108"/>
          <w:sz w:val="18"/>
          <w:szCs w:val="18"/>
          <w:lang w:val="en-GB"/>
          <w:rPrChange w:id="799" w:author="Yibin Jiang (PGR)" w:date="2025-07-10T10:37:00Z">
            <w:rPr>
              <w:rFonts w:asciiTheme="minorHAnsi" w:eastAsiaTheme="minorEastAsia" w:hAnsiTheme="minorHAnsi"/>
              <w:w w:val="108"/>
              <w:sz w:val="18"/>
              <w:szCs w:val="18"/>
              <w:lang w:val="en-GB"/>
            </w:rPr>
          </w:rPrChange>
        </w:rPr>
        <w:t>, with</w:t>
      </w:r>
      <w:r w:rsidRPr="00452C4E">
        <w:rPr>
          <w:rFonts w:ascii="Times New Roman" w:eastAsiaTheme="minorEastAsia" w:hAnsi="Times New Roman"/>
          <w:b/>
          <w:bCs/>
          <w:lang w:eastAsia="zh-CN"/>
          <w:rPrChange w:id="800" w:author="Yibin Jiang (PGR)" w:date="2025-07-10T10:37:00Z">
            <w:rPr>
              <w:rFonts w:eastAsiaTheme="minorEastAsia"/>
              <w:b/>
              <w:bCs/>
              <w:lang w:eastAsia="zh-CN"/>
            </w:rPr>
          </w:rPrChange>
        </w:rPr>
        <w:t xml:space="preserve"> </w:t>
      </w:r>
      <w:r w:rsidRPr="00452C4E">
        <w:rPr>
          <w:rFonts w:ascii="Times New Roman" w:eastAsiaTheme="minorEastAsia" w:hAnsi="Times New Roman"/>
          <w:b/>
          <w:bCs/>
          <w:lang w:eastAsia="zh-CN"/>
          <w:rPrChange w:id="801" w:author="Yibin Jiang (PGR)" w:date="2025-07-10T10:37:00Z">
            <w:rPr>
              <w:rFonts w:asciiTheme="minorHAnsi" w:eastAsiaTheme="minorEastAsia" w:hAnsiTheme="minorHAnsi" w:cstheme="minorHAnsi"/>
              <w:b/>
              <w:bCs/>
              <w:lang w:eastAsia="zh-CN"/>
            </w:rPr>
          </w:rPrChange>
        </w:rPr>
        <w:t>M</w:t>
      </w:r>
      <w:r w:rsidRPr="00452C4E">
        <w:rPr>
          <w:rFonts w:ascii="Times New Roman" w:eastAsiaTheme="minorEastAsia" w:hAnsi="Times New Roman"/>
          <w:b/>
          <w:bCs/>
          <w:vertAlign w:val="subscript"/>
          <w:lang w:eastAsia="zh-CN"/>
          <w:rPrChange w:id="802" w:author="Yibin Jiang (PGR)" w:date="2025-07-10T10:37:00Z">
            <w:rPr>
              <w:rFonts w:asciiTheme="minorHAnsi" w:eastAsiaTheme="minorEastAsia" w:hAnsiTheme="minorHAnsi" w:cstheme="minorHAnsi"/>
              <w:b/>
              <w:bCs/>
              <w:vertAlign w:val="subscript"/>
              <w:lang w:eastAsia="zh-CN"/>
            </w:rPr>
          </w:rPrChange>
        </w:rPr>
        <w:t>ref</w:t>
      </w:r>
      <w:r w:rsidRPr="00452C4E">
        <w:rPr>
          <w:rFonts w:ascii="Times New Roman" w:eastAsiaTheme="minorEastAsia" w:hAnsi="Times New Roman"/>
          <w:vertAlign w:val="subscript"/>
          <w:lang w:eastAsia="zh-CN"/>
          <w:rPrChange w:id="803" w:author="Yibin Jiang (PGR)" w:date="2025-07-10T10:37:00Z">
            <w:rPr>
              <w:rFonts w:asciiTheme="minorHAnsi" w:eastAsiaTheme="minorEastAsia" w:hAnsiTheme="minorHAnsi" w:cstheme="minorHAnsi"/>
              <w:vertAlign w:val="subscript"/>
              <w:lang w:eastAsia="zh-CN"/>
            </w:rPr>
          </w:rPrChange>
        </w:rPr>
        <w:t xml:space="preserve"> </w:t>
      </w:r>
      <w:r w:rsidRPr="00452C4E">
        <w:rPr>
          <w:rFonts w:ascii="Times New Roman" w:eastAsiaTheme="minorEastAsia" w:hAnsi="Times New Roman"/>
          <w:w w:val="108"/>
          <w:sz w:val="18"/>
          <w:szCs w:val="18"/>
          <w:lang w:val="en-GB"/>
          <w:rPrChange w:id="804" w:author="Yibin Jiang (PGR)" w:date="2025-07-10T10:37:00Z">
            <w:rPr>
              <w:rFonts w:asciiTheme="minorHAnsi" w:eastAsiaTheme="minorEastAsia" w:hAnsiTheme="minorHAnsi"/>
              <w:w w:val="108"/>
              <w:sz w:val="18"/>
              <w:szCs w:val="18"/>
              <w:lang w:val="en-GB"/>
            </w:rPr>
          </w:rPrChange>
        </w:rPr>
        <w:t>set to 0.5. After calculation, the value is clipped to the range [0.95, 1.05].</w:t>
      </w:r>
    </w:p>
    <w:p w14:paraId="481CB51E" w14:textId="64548E7D" w:rsidR="00871EBB" w:rsidRPr="00452C4E" w:rsidRDefault="00871EBB" w:rsidP="003B7519">
      <w:pPr>
        <w:pStyle w:val="RSCB03MathematicsGreeketc"/>
        <w:jc w:val="center"/>
        <w:rPr>
          <w:rFonts w:cs="Times New Roman"/>
          <w:szCs w:val="18"/>
          <w:lang w:eastAsia="zh-CN"/>
          <w:rPrChange w:id="805" w:author="Yibin Jiang (PGR)" w:date="2025-07-10T10:37:00Z">
            <w:rPr>
              <w:rFonts w:ascii="Bookman Old Style" w:hAnsi="Bookman Old Style" w:cs="Times New Roman"/>
              <w:szCs w:val="18"/>
              <w:lang w:eastAsia="zh-CN"/>
            </w:rPr>
          </w:rPrChange>
        </w:rPr>
      </w:pPr>
      <m:oMath>
        <m:r>
          <m:rPr>
            <m:sty m:val="p"/>
          </m:rPr>
          <w:rPr>
            <w:rFonts w:ascii="Cambria Math" w:hAnsi="Cambria Math" w:cs="Times New Roman"/>
            <w:lang w:eastAsia="zh-CN"/>
          </w:rPr>
          <m:t>B=clip(1+0.1</m:t>
        </m:r>
        <m:d>
          <m:dPr>
            <m:ctrlPr>
              <w:rPr>
                <w:rFonts w:ascii="Cambria Math" w:hAnsi="Cambria Math" w:cs="Times New Roman"/>
                <w:iCs/>
                <w:lang w:eastAsia="zh-CN"/>
              </w:rPr>
            </m:ctrlPr>
          </m:dPr>
          <m:e>
            <m:acc>
              <m:accPr>
                <m:chr m:val="̅"/>
                <m:ctrlPr>
                  <w:rPr>
                    <w:rFonts w:ascii="Cambria Math" w:hAnsi="Cambria Math" w:cs="Times New Roman"/>
                    <w:iCs/>
                    <w:lang w:eastAsia="zh-CN"/>
                  </w:rPr>
                </m:ctrlPr>
              </m:accPr>
              <m:e>
                <m:sSub>
                  <m:sSubPr>
                    <m:ctrlPr>
                      <w:rPr>
                        <w:rFonts w:ascii="Cambria Math" w:hAnsi="Cambria Math" w:cs="Times New Roman"/>
                        <w:iCs/>
                        <w:lang w:eastAsia="zh-CN"/>
                      </w:rPr>
                    </m:ctrlPr>
                  </m:sSubPr>
                  <m:e>
                    <m:r>
                      <m:rPr>
                        <m:sty m:val="p"/>
                      </m:rPr>
                      <w:rPr>
                        <w:rFonts w:ascii="Cambria Math" w:hAnsi="Cambria Math" w:cs="Times New Roman"/>
                        <w:lang w:eastAsia="zh-CN"/>
                      </w:rPr>
                      <m:t>M</m:t>
                    </m:r>
                  </m:e>
                  <m:sub>
                    <m:r>
                      <m:rPr>
                        <m:sty m:val="p"/>
                      </m:rPr>
                      <w:rPr>
                        <w:rFonts w:ascii="Cambria Math" w:hAnsi="Cambria Math" w:cs="Times New Roman"/>
                        <w:lang w:eastAsia="zh-CN"/>
                      </w:rPr>
                      <m:t>buffer</m:t>
                    </m:r>
                  </m:sub>
                </m:sSub>
              </m:e>
            </m:acc>
            <m:r>
              <m:rPr>
                <m:sty m:val="p"/>
              </m:rPr>
              <w:rPr>
                <w:rFonts w:ascii="Cambria Math" w:hAnsi="Cambria Math" w:cs="Times New Roman"/>
                <w:lang w:eastAsia="zh-CN"/>
              </w:rPr>
              <m:t>-</m:t>
            </m:r>
            <m:sSub>
              <m:sSubPr>
                <m:ctrlPr>
                  <w:rPr>
                    <w:rFonts w:ascii="Cambria Math" w:hAnsi="Cambria Math" w:cs="Times New Roman"/>
                    <w:iCs/>
                    <w:lang w:eastAsia="zh-CN"/>
                  </w:rPr>
                </m:ctrlPr>
              </m:sSubPr>
              <m:e>
                <m:r>
                  <m:rPr>
                    <m:sty m:val="p"/>
                  </m:rPr>
                  <w:rPr>
                    <w:rFonts w:ascii="Cambria Math" w:hAnsi="Cambria Math" w:cs="Times New Roman"/>
                    <w:lang w:eastAsia="zh-CN"/>
                  </w:rPr>
                  <m:t>M</m:t>
                </m:r>
              </m:e>
              <m:sub>
                <m:r>
                  <m:rPr>
                    <m:sty m:val="p"/>
                  </m:rPr>
                  <w:rPr>
                    <w:rFonts w:ascii="Cambria Math" w:hAnsi="Cambria Math" w:cs="Times New Roman"/>
                    <w:lang w:eastAsia="zh-CN"/>
                  </w:rPr>
                  <m:t>ref</m:t>
                </m:r>
              </m:sub>
            </m:sSub>
          </m:e>
        </m:d>
        <m:r>
          <m:rPr>
            <m:sty m:val="p"/>
          </m:rPr>
          <w:rPr>
            <w:rFonts w:ascii="Cambria Math" w:hAnsi="Cambria Math" w:cs="Times New Roman"/>
            <w:lang w:eastAsia="zh-CN"/>
          </w:rPr>
          <m:t>,0.95,1.05)</m:t>
        </m:r>
      </m:oMath>
      <w:r w:rsidR="00B247A2" w:rsidRPr="00452C4E">
        <w:rPr>
          <w:rFonts w:cs="Times New Roman"/>
          <w:sz w:val="20"/>
          <w:szCs w:val="20"/>
          <w:lang w:eastAsia="zh-CN"/>
          <w:rPrChange w:id="806" w:author="Yibin Jiang (PGR)" w:date="2025-07-10T10:37:00Z">
            <w:rPr>
              <w:rFonts w:ascii="Bookman Old Style" w:hAnsi="Bookman Old Style" w:cs="Times New Roman" w:hint="eastAsia"/>
              <w:sz w:val="20"/>
              <w:szCs w:val="20"/>
              <w:lang w:eastAsia="zh-CN"/>
            </w:rPr>
          </w:rPrChange>
        </w:rPr>
        <w:t xml:space="preserve"> </w:t>
      </w:r>
      <w:r w:rsidR="00B247A2" w:rsidRPr="00452C4E">
        <w:rPr>
          <w:rFonts w:cs="Times New Roman"/>
          <w:szCs w:val="18"/>
          <w:lang w:eastAsia="zh-CN"/>
          <w:rPrChange w:id="807" w:author="Yibin Jiang (PGR)" w:date="2025-07-10T10:37:00Z">
            <w:rPr>
              <w:rFonts w:ascii="Bookman Old Style" w:hAnsi="Bookman Old Style" w:cs="Times New Roman" w:hint="eastAsia"/>
              <w:szCs w:val="18"/>
              <w:lang w:eastAsia="zh-CN"/>
            </w:rPr>
          </w:rPrChange>
        </w:rPr>
        <w:t xml:space="preserve"> </w:t>
      </w:r>
      <w:r w:rsidRPr="00452C4E">
        <w:rPr>
          <w:rFonts w:cs="Times New Roman"/>
          <w:szCs w:val="18"/>
          <w:lang w:eastAsia="zh-CN"/>
          <w:rPrChange w:id="808" w:author="Yibin Jiang (PGR)" w:date="2025-07-10T10:37:00Z">
            <w:rPr>
              <w:rFonts w:asciiTheme="minorHAnsi" w:hAnsiTheme="minorHAnsi" w:cstheme="minorHAnsi"/>
              <w:szCs w:val="18"/>
              <w:lang w:eastAsia="zh-CN"/>
            </w:rPr>
          </w:rPrChange>
        </w:rPr>
        <w:t>(</w:t>
      </w:r>
      <w:r w:rsidR="008378D1" w:rsidRPr="00452C4E">
        <w:rPr>
          <w:rFonts w:cs="Times New Roman"/>
          <w:szCs w:val="18"/>
          <w:lang w:eastAsia="zh-CN"/>
          <w:rPrChange w:id="809" w:author="Yibin Jiang (PGR)" w:date="2025-07-10T10:37:00Z">
            <w:rPr>
              <w:rFonts w:asciiTheme="minorHAnsi" w:hAnsiTheme="minorHAnsi" w:cstheme="minorHAnsi"/>
              <w:szCs w:val="18"/>
              <w:lang w:eastAsia="zh-CN"/>
            </w:rPr>
          </w:rPrChange>
        </w:rPr>
        <w:t>10</w:t>
      </w:r>
      <w:r w:rsidRPr="00452C4E">
        <w:rPr>
          <w:rFonts w:cs="Times New Roman"/>
          <w:szCs w:val="18"/>
          <w:lang w:eastAsia="zh-CN"/>
          <w:rPrChange w:id="810" w:author="Yibin Jiang (PGR)" w:date="2025-07-10T10:37:00Z">
            <w:rPr>
              <w:rFonts w:asciiTheme="minorHAnsi" w:hAnsiTheme="minorHAnsi" w:cstheme="minorHAnsi"/>
              <w:szCs w:val="18"/>
              <w:lang w:eastAsia="zh-CN"/>
            </w:rPr>
          </w:rPrChange>
        </w:rPr>
        <w:t>)</w:t>
      </w:r>
    </w:p>
    <w:p w14:paraId="105D2A60" w14:textId="77777777" w:rsidR="00871EBB" w:rsidRPr="00452C4E" w:rsidRDefault="00871EBB" w:rsidP="00871EBB">
      <w:pPr>
        <w:pStyle w:val="JCEbodytext"/>
        <w:tabs>
          <w:tab w:val="center" w:pos="4200"/>
          <w:tab w:val="right" w:pos="8295"/>
        </w:tabs>
        <w:ind w:firstLineChars="200" w:firstLine="361"/>
        <w:jc w:val="both"/>
        <w:rPr>
          <w:rFonts w:ascii="Times New Roman" w:eastAsiaTheme="minorEastAsia" w:hAnsi="Times New Roman"/>
          <w:snapToGrid w:val="0"/>
          <w:color w:val="404040"/>
          <w:sz w:val="18"/>
          <w:szCs w:val="18"/>
          <w:shd w:val="clear" w:color="auto" w:fill="FFFFFF"/>
          <w:lang w:eastAsia="zh-CN"/>
          <w:rPrChange w:id="811" w:author="Yibin Jiang (PGR)" w:date="2025-07-10T10:37:00Z">
            <w:rPr>
              <w:rFonts w:ascii="Segoe UI" w:eastAsiaTheme="minorEastAsia" w:hAnsi="Segoe UI" w:cs="Segoe UI"/>
              <w:snapToGrid w:val="0"/>
              <w:color w:val="404040"/>
              <w:sz w:val="18"/>
              <w:szCs w:val="18"/>
              <w:shd w:val="clear" w:color="auto" w:fill="FFFFFF"/>
              <w:lang w:eastAsia="zh-CN"/>
            </w:rPr>
          </w:rPrChange>
        </w:rPr>
      </w:pPr>
      <w:r w:rsidRPr="00452C4E">
        <w:rPr>
          <w:rFonts w:ascii="Times New Roman" w:eastAsiaTheme="minorEastAsia" w:hAnsi="Times New Roman"/>
          <w:b/>
          <w:bCs/>
          <w:sz w:val="18"/>
          <w:szCs w:val="18"/>
          <w:lang w:eastAsia="zh-CN"/>
          <w:rPrChange w:id="812" w:author="Yibin Jiang (PGR)" w:date="2025-07-10T10:37:00Z">
            <w:rPr>
              <w:rFonts w:asciiTheme="minorHAnsi" w:eastAsiaTheme="minorEastAsia" w:hAnsiTheme="minorHAnsi" w:cstheme="minorHAnsi"/>
              <w:b/>
              <w:bCs/>
              <w:sz w:val="18"/>
              <w:szCs w:val="18"/>
              <w:lang w:eastAsia="zh-CN"/>
            </w:rPr>
          </w:rPrChange>
        </w:rPr>
        <w:t>V</w:t>
      </w:r>
      <w:r w:rsidRPr="00452C4E">
        <w:rPr>
          <w:rFonts w:ascii="Times New Roman" w:eastAsiaTheme="minorEastAsia" w:hAnsi="Times New Roman"/>
          <w:b/>
          <w:bCs/>
          <w:sz w:val="18"/>
          <w:szCs w:val="18"/>
          <w:vertAlign w:val="subscript"/>
          <w:lang w:eastAsia="zh-CN"/>
          <w:rPrChange w:id="813" w:author="Yibin Jiang (PGR)" w:date="2025-07-10T10:37:00Z">
            <w:rPr>
              <w:rFonts w:asciiTheme="minorHAnsi" w:eastAsiaTheme="minorEastAsia" w:hAnsiTheme="minorHAnsi" w:cstheme="minorHAnsi"/>
              <w:b/>
              <w:bCs/>
              <w:sz w:val="18"/>
              <w:szCs w:val="18"/>
              <w:vertAlign w:val="subscript"/>
              <w:lang w:eastAsia="zh-CN"/>
            </w:rPr>
          </w:rPrChange>
        </w:rPr>
        <w:t>req</w:t>
      </w:r>
      <w:r w:rsidRPr="00452C4E">
        <w:rPr>
          <w:rFonts w:ascii="Times New Roman" w:eastAsiaTheme="minorEastAsia" w:hAnsi="Times New Roman"/>
          <w:sz w:val="18"/>
          <w:szCs w:val="18"/>
          <w:lang w:eastAsia="zh-CN"/>
          <w:rPrChange w:id="814" w:author="Yibin Jiang (PGR)" w:date="2025-07-10T10:37:00Z">
            <w:rPr>
              <w:rFonts w:eastAsiaTheme="minorEastAsia"/>
              <w:sz w:val="18"/>
              <w:szCs w:val="18"/>
              <w:lang w:eastAsia="zh-CN"/>
            </w:rPr>
          </w:rPrChange>
        </w:rPr>
        <w:t xml:space="preserve"> </w:t>
      </w:r>
      <w:r w:rsidRPr="00452C4E">
        <w:rPr>
          <w:rFonts w:ascii="Times New Roman" w:eastAsiaTheme="minorEastAsia" w:hAnsi="Times New Roman"/>
          <w:sz w:val="18"/>
          <w:szCs w:val="18"/>
          <w:lang w:eastAsia="zh-CN"/>
          <w:rPrChange w:id="815" w:author="Yibin Jiang (PGR)" w:date="2025-07-10T10:37:00Z">
            <w:rPr>
              <w:rFonts w:asciiTheme="minorHAnsi" w:eastAsiaTheme="minorEastAsia" w:hAnsiTheme="minorHAnsi" w:cstheme="minorHAnsi"/>
              <w:sz w:val="18"/>
              <w:szCs w:val="18"/>
              <w:lang w:eastAsia="zh-CN"/>
            </w:rPr>
          </w:rPrChange>
        </w:rPr>
        <w:t>is the theoretical volume required to adjust the solution to the target pH.</w:t>
      </w:r>
      <w:r w:rsidRPr="00452C4E">
        <w:rPr>
          <w:rFonts w:ascii="Times New Roman" w:eastAsia="Arial" w:hAnsi="Times New Roman"/>
          <w:snapToGrid w:val="0"/>
          <w:color w:val="404040"/>
          <w:sz w:val="18"/>
          <w:szCs w:val="18"/>
          <w:shd w:val="clear" w:color="auto" w:fill="FFFFFF"/>
          <w:rPrChange w:id="816" w:author="Yibin Jiang (PGR)" w:date="2025-07-10T10:37:00Z">
            <w:rPr>
              <w:rFonts w:ascii="Segoe UI" w:eastAsia="Arial" w:hAnsi="Segoe UI" w:cs="Segoe UI"/>
              <w:snapToGrid w:val="0"/>
              <w:color w:val="404040"/>
              <w:sz w:val="18"/>
              <w:szCs w:val="18"/>
              <w:shd w:val="clear" w:color="auto" w:fill="FFFFFF"/>
            </w:rPr>
          </w:rPrChange>
        </w:rPr>
        <w:t xml:space="preserve"> </w:t>
      </w:r>
    </w:p>
    <w:p w14:paraId="612F5C9F" w14:textId="0480F3AD" w:rsidR="00871EBB" w:rsidRPr="00E34E75" w:rsidRDefault="008656BD" w:rsidP="003B7519">
      <w:pPr>
        <w:pStyle w:val="RSCB03MathematicsGreeketc"/>
        <w:jc w:val="center"/>
        <w:rPr>
          <w:rFonts w:cs="Times New Roman"/>
          <w:lang w:eastAsia="zh-CN"/>
        </w:rPr>
      </w:pPr>
      <m:oMath>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req</m:t>
            </m:r>
          </m:sub>
        </m:sSub>
        <m:r>
          <m:rPr>
            <m:sty m:val="p"/>
          </m:rPr>
          <w:rPr>
            <w:rFonts w:ascii="Cambria Math" w:hAnsi="Cambria Math" w:cs="Times New Roman"/>
            <w:lang w:eastAsia="zh-CN"/>
          </w:rPr>
          <m:t>:F(</m:t>
        </m:r>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req</m:t>
            </m:r>
          </m:sub>
        </m:sSub>
        <m:r>
          <m:rPr>
            <m:sty m:val="p"/>
          </m:rPr>
          <w:rPr>
            <w:rFonts w:ascii="Cambria Math" w:hAnsi="Cambria Math" w:cs="Times New Roman"/>
            <w:lang w:eastAsia="zh-CN"/>
          </w:rPr>
          <m:t>)=0,F(V)=pH(V)</m:t>
        </m:r>
        <m:r>
          <m:rPr>
            <m:nor/>
          </m:rPr>
          <w:rPr>
            <w:rFonts w:cs="Times New Roman"/>
            <w:lang w:eastAsia="zh-CN"/>
          </w:rPr>
          <m:t>-p</m:t>
        </m:r>
        <m:sSub>
          <m:sSubPr>
            <m:ctrlPr>
              <w:rPr>
                <w:rFonts w:ascii="Cambria Math" w:hAnsi="Cambria Math" w:cs="Times New Roman"/>
                <w:lang w:eastAsia="zh-CN"/>
              </w:rPr>
            </m:ctrlPr>
          </m:sSubPr>
          <m:e>
            <m:r>
              <m:rPr>
                <m:nor/>
              </m:rPr>
              <w:rPr>
                <w:rFonts w:cs="Times New Roman"/>
                <w:lang w:eastAsia="zh-CN"/>
              </w:rPr>
              <m:t>H</m:t>
            </m:r>
          </m:e>
          <m:sub>
            <m:r>
              <m:rPr>
                <m:nor/>
              </m:rPr>
              <w:rPr>
                <w:rFonts w:cs="Times New Roman"/>
                <w:lang w:eastAsia="zh-CN"/>
              </w:rPr>
              <m:t>target</m:t>
            </m:r>
          </m:sub>
        </m:sSub>
      </m:oMath>
      <w:r w:rsidR="00B247A2" w:rsidRPr="00452C4E">
        <w:rPr>
          <w:rFonts w:cs="Times New Roman"/>
          <w:lang w:eastAsia="zh-CN"/>
          <w:rPrChange w:id="817" w:author="Yibin Jiang (PGR)" w:date="2025-07-10T10:37:00Z">
            <w:rPr>
              <w:rFonts w:ascii="Bookman Old Style" w:hAnsi="Bookman Old Style" w:cs="Times New Roman" w:hint="eastAsia"/>
              <w:lang w:eastAsia="zh-CN"/>
            </w:rPr>
          </w:rPrChange>
        </w:rPr>
        <w:t xml:space="preserve"> </w:t>
      </w:r>
      <w:r w:rsidR="00871EBB" w:rsidRPr="00452C4E">
        <w:rPr>
          <w:rFonts w:cs="Times New Roman"/>
          <w:sz w:val="20"/>
          <w:szCs w:val="20"/>
          <w:lang w:eastAsia="zh-CN"/>
          <w:rPrChange w:id="818" w:author="Yibin Jiang (PGR)" w:date="2025-07-10T10:37:00Z">
            <w:rPr>
              <w:rFonts w:ascii="Bookman Old Style" w:hAnsi="Bookman Old Style" w:cs="Times New Roman" w:hint="eastAsia"/>
              <w:sz w:val="20"/>
              <w:szCs w:val="20"/>
              <w:lang w:eastAsia="zh-CN"/>
            </w:rPr>
          </w:rPrChange>
        </w:rPr>
        <w:t xml:space="preserve"> </w:t>
      </w:r>
      <w:r w:rsidR="00871EBB" w:rsidRPr="00452C4E">
        <w:rPr>
          <w:rFonts w:cs="Times New Roman"/>
          <w:szCs w:val="18"/>
          <w:lang w:eastAsia="zh-CN"/>
          <w:rPrChange w:id="819" w:author="Yibin Jiang (PGR)" w:date="2025-07-10T10:37:00Z">
            <w:rPr>
              <w:rFonts w:asciiTheme="minorHAnsi" w:hAnsiTheme="minorHAnsi" w:cstheme="minorHAnsi"/>
              <w:szCs w:val="18"/>
              <w:lang w:eastAsia="zh-CN"/>
            </w:rPr>
          </w:rPrChange>
        </w:rPr>
        <w:t>(</w:t>
      </w:r>
      <w:r w:rsidR="008378D1" w:rsidRPr="00452C4E">
        <w:rPr>
          <w:rFonts w:cs="Times New Roman"/>
          <w:szCs w:val="18"/>
          <w:lang w:eastAsia="zh-CN"/>
          <w:rPrChange w:id="820" w:author="Yibin Jiang (PGR)" w:date="2025-07-10T10:37:00Z">
            <w:rPr>
              <w:rFonts w:asciiTheme="minorHAnsi" w:hAnsiTheme="minorHAnsi" w:cstheme="minorHAnsi"/>
              <w:szCs w:val="18"/>
              <w:lang w:eastAsia="zh-CN"/>
            </w:rPr>
          </w:rPrChange>
        </w:rPr>
        <w:t>11</w:t>
      </w:r>
      <w:r w:rsidR="00871EBB" w:rsidRPr="00452C4E">
        <w:rPr>
          <w:rFonts w:cs="Times New Roman"/>
          <w:szCs w:val="18"/>
          <w:lang w:eastAsia="zh-CN"/>
          <w:rPrChange w:id="821" w:author="Yibin Jiang (PGR)" w:date="2025-07-10T10:37:00Z">
            <w:rPr>
              <w:rFonts w:asciiTheme="minorHAnsi" w:hAnsiTheme="minorHAnsi" w:cstheme="minorHAnsi"/>
              <w:szCs w:val="18"/>
              <w:lang w:eastAsia="zh-CN"/>
            </w:rPr>
          </w:rPrChange>
        </w:rPr>
        <w:t>)</w:t>
      </w:r>
    </w:p>
    <w:p w14:paraId="71011EFE" w14:textId="77777777" w:rsidR="00871EBB" w:rsidRPr="00452C4E" w:rsidRDefault="00871EBB" w:rsidP="00871EBB">
      <w:pPr>
        <w:pStyle w:val="JCEbodytext"/>
        <w:tabs>
          <w:tab w:val="center" w:pos="4200"/>
          <w:tab w:val="right" w:pos="8295"/>
        </w:tabs>
        <w:ind w:firstLineChars="200"/>
        <w:jc w:val="both"/>
        <w:rPr>
          <w:rFonts w:ascii="Times New Roman" w:eastAsiaTheme="minorEastAsia" w:hAnsi="Times New Roman"/>
          <w:sz w:val="18"/>
          <w:szCs w:val="18"/>
          <w:lang w:eastAsia="zh-CN"/>
          <w:rPrChange w:id="822"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23" w:author="Yibin Jiang (PGR)" w:date="2025-07-10T10:37:00Z">
            <w:rPr>
              <w:rFonts w:asciiTheme="minorHAnsi" w:eastAsiaTheme="minorEastAsia" w:hAnsiTheme="minorHAnsi" w:cstheme="minorHAnsi"/>
              <w:sz w:val="18"/>
              <w:szCs w:val="18"/>
              <w:lang w:eastAsia="zh-CN"/>
            </w:rPr>
          </w:rPrChange>
        </w:rPr>
        <w:t>The pH(</w:t>
      </w:r>
      <w:r w:rsidRPr="00452C4E">
        <w:rPr>
          <w:rFonts w:ascii="Times New Roman" w:eastAsiaTheme="minorEastAsia" w:hAnsi="Times New Roman"/>
          <w:b/>
          <w:bCs/>
          <w:sz w:val="18"/>
          <w:szCs w:val="18"/>
          <w:lang w:eastAsia="zh-CN"/>
          <w:rPrChange w:id="824" w:author="Yibin Jiang (PGR)" w:date="2025-07-10T10:37:00Z">
            <w:rPr>
              <w:rFonts w:asciiTheme="minorHAnsi" w:eastAsiaTheme="minorEastAsia" w:hAnsiTheme="minorHAnsi" w:cstheme="minorHAnsi"/>
              <w:b/>
              <w:bCs/>
              <w:sz w:val="18"/>
              <w:szCs w:val="18"/>
              <w:lang w:eastAsia="zh-CN"/>
            </w:rPr>
          </w:rPrChange>
        </w:rPr>
        <w:t>V</w:t>
      </w:r>
      <w:r w:rsidRPr="00452C4E">
        <w:rPr>
          <w:rFonts w:ascii="Times New Roman" w:eastAsiaTheme="minorEastAsia" w:hAnsi="Times New Roman"/>
          <w:sz w:val="18"/>
          <w:szCs w:val="18"/>
          <w:lang w:eastAsia="zh-CN"/>
          <w:rPrChange w:id="825" w:author="Yibin Jiang (PGR)" w:date="2025-07-10T10:37:00Z">
            <w:rPr>
              <w:rFonts w:asciiTheme="minorHAnsi" w:eastAsiaTheme="minorEastAsia" w:hAnsiTheme="minorHAnsi" w:cstheme="minorHAnsi"/>
              <w:sz w:val="18"/>
              <w:szCs w:val="18"/>
              <w:lang w:eastAsia="zh-CN"/>
            </w:rPr>
          </w:rPrChange>
        </w:rPr>
        <w:t xml:space="preserve">) function represents the theoretical pH of the solution after adding a volume </w:t>
      </w:r>
      <w:r w:rsidRPr="00452C4E">
        <w:rPr>
          <w:rFonts w:ascii="Times New Roman" w:eastAsiaTheme="minorEastAsia" w:hAnsi="Times New Roman"/>
          <w:b/>
          <w:bCs/>
          <w:sz w:val="18"/>
          <w:szCs w:val="18"/>
          <w:lang w:eastAsia="zh-CN"/>
          <w:rPrChange w:id="826" w:author="Yibin Jiang (PGR)" w:date="2025-07-10T10:37:00Z">
            <w:rPr>
              <w:rFonts w:asciiTheme="minorHAnsi" w:eastAsiaTheme="minorEastAsia" w:hAnsiTheme="minorHAnsi" w:cstheme="minorHAnsi"/>
              <w:b/>
              <w:bCs/>
              <w:sz w:val="18"/>
              <w:szCs w:val="18"/>
              <w:lang w:eastAsia="zh-CN"/>
            </w:rPr>
          </w:rPrChange>
        </w:rPr>
        <w:t>V</w:t>
      </w:r>
      <w:r w:rsidRPr="00452C4E">
        <w:rPr>
          <w:rFonts w:ascii="Times New Roman" w:eastAsiaTheme="minorEastAsia" w:hAnsi="Times New Roman"/>
          <w:sz w:val="18"/>
          <w:szCs w:val="18"/>
          <w:lang w:eastAsia="zh-CN"/>
          <w:rPrChange w:id="827" w:author="Yibin Jiang (PGR)" w:date="2025-07-10T10:37:00Z">
            <w:rPr>
              <w:rFonts w:asciiTheme="minorHAnsi" w:eastAsiaTheme="minorEastAsia" w:hAnsiTheme="minorHAnsi" w:cstheme="minorHAnsi"/>
              <w:sz w:val="18"/>
              <w:szCs w:val="18"/>
              <w:lang w:eastAsia="zh-CN"/>
            </w:rPr>
          </w:rPrChange>
        </w:rPr>
        <w:t xml:space="preserve"> of acid or base. This theoretical value is calculated using the posterior pKa and its associated uncertainty. The computational method involves the following steps:</w:t>
      </w:r>
    </w:p>
    <w:p w14:paraId="530EF14E" w14:textId="77777777" w:rsidR="00871EBB" w:rsidRPr="00452C4E" w:rsidRDefault="00871EBB" w:rsidP="00871EBB">
      <w:pPr>
        <w:pStyle w:val="JCEbodytext"/>
        <w:tabs>
          <w:tab w:val="center" w:pos="4200"/>
          <w:tab w:val="right" w:pos="8295"/>
        </w:tabs>
        <w:ind w:firstLineChars="200"/>
        <w:jc w:val="both"/>
        <w:rPr>
          <w:rFonts w:ascii="Times New Roman" w:eastAsiaTheme="minorEastAsia" w:hAnsi="Times New Roman"/>
          <w:sz w:val="18"/>
          <w:szCs w:val="18"/>
          <w:lang w:eastAsia="zh-CN"/>
          <w:rPrChange w:id="828"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29" w:author="Yibin Jiang (PGR)" w:date="2025-07-10T10:37:00Z">
            <w:rPr>
              <w:rFonts w:asciiTheme="minorHAnsi" w:eastAsiaTheme="minorEastAsia" w:hAnsiTheme="minorHAnsi" w:cstheme="minorHAnsi"/>
              <w:sz w:val="18"/>
              <w:szCs w:val="18"/>
              <w:lang w:eastAsia="zh-CN"/>
            </w:rPr>
          </w:rPrChange>
        </w:rPr>
        <w:t>First we calculate the effective pKa</w:t>
      </w:r>
    </w:p>
    <w:p w14:paraId="7F4C2110" w14:textId="68CD801D" w:rsidR="00871EBB" w:rsidRPr="00E34E75" w:rsidRDefault="008656BD" w:rsidP="00AC20C2">
      <w:pPr>
        <w:pStyle w:val="RSCB03MathematicsGreeketc"/>
        <w:jc w:val="center"/>
        <w:rPr>
          <w:rFonts w:cs="Times New Roman"/>
          <w:iCs/>
          <w:lang w:eastAsia="zh-CN"/>
        </w:rPr>
      </w:pPr>
      <m:oMathPara>
        <m:oMath>
          <m:sSub>
            <m:sSubPr>
              <m:ctrlPr>
                <w:rPr>
                  <w:rFonts w:ascii="Cambria Math" w:hAnsi="Cambria Math" w:cs="Times New Roman"/>
                  <w:iCs/>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i</m:t>
              </m:r>
            </m:sub>
          </m:sSub>
          <m:r>
            <m:rPr>
              <m:sty m:val="p"/>
            </m:rPr>
            <w:rPr>
              <w:rFonts w:ascii="Cambria Math" w:hAnsi="Cambria Math" w:cs="Times New Roman"/>
              <w:lang w:eastAsia="zh-CN"/>
            </w:rPr>
            <m:t>=weight_</m:t>
          </m:r>
          <m:func>
            <m:funcPr>
              <m:ctrlPr>
                <w:rPr>
                  <w:rFonts w:ascii="Cambria Math" w:hAnsi="Cambria Math" w:cs="Times New Roman"/>
                  <w:iCs/>
                  <w:lang w:eastAsia="zh-CN"/>
                </w:rPr>
              </m:ctrlPr>
            </m:funcPr>
            <m:fName>
              <m:r>
                <m:rPr>
                  <m:sty m:val="p"/>
                </m:rPr>
                <w:rPr>
                  <w:rFonts w:ascii="Cambria Math" w:hAnsi="Cambria Math" w:cs="Times New Roman"/>
                  <w:lang w:eastAsia="zh-CN"/>
                </w:rPr>
                <m:t>max</m:t>
              </m:r>
            </m:fName>
            <m:e>
              <m:r>
                <m:rPr>
                  <m:sty m:val="p"/>
                </m:rPr>
                <w:rPr>
                  <w:rFonts w:ascii="Cambria Math" w:hAnsi="Cambria Math" w:cs="Times New Roman"/>
                  <w:lang w:eastAsia="zh-CN"/>
                </w:rPr>
                <m:t>(</m:t>
              </m:r>
            </m:e>
          </m:func>
          <m:r>
            <m:rPr>
              <m:sty m:val="p"/>
            </m:rPr>
            <w:rPr>
              <w:rFonts w:ascii="Cambria Math" w:hAnsi="Cambria Math" w:cs="Times New Roman"/>
              <w:lang w:eastAsia="zh-CN"/>
            </w:rPr>
            <m:t>1</m:t>
          </m:r>
          <m:r>
            <m:rPr>
              <m:nor/>
            </m:rPr>
            <w:rPr>
              <w:rFonts w:cs="Times New Roman"/>
              <w:iCs/>
              <w:lang w:eastAsia="zh-CN"/>
            </w:rPr>
            <m:t>-tanh</m:t>
          </m:r>
          <m:r>
            <m:rPr>
              <m:sty m:val="p"/>
            </m:rPr>
            <w:rPr>
              <w:rFonts w:ascii="Cambria Math" w:hAnsi="Cambria Math" w:cs="Times New Roman"/>
              <w:lang w:eastAsia="zh-CN"/>
            </w:rPr>
            <m:t>(k</m:t>
          </m:r>
          <m:sSub>
            <m:sSubPr>
              <m:ctrlPr>
                <w:rPr>
                  <w:rFonts w:ascii="Cambria Math" w:hAnsi="Cambria Math" w:cs="Times New Roman"/>
                  <w:iCs/>
                  <w:lang w:eastAsia="zh-CN"/>
                </w:rPr>
              </m:ctrlPr>
            </m:sSubPr>
            <m:e>
              <m:r>
                <m:rPr>
                  <m:sty m:val="p"/>
                </m:rPr>
                <w:rPr>
                  <w:rFonts w:ascii="Cambria Math" w:hAnsi="Cambria Math" w:cs="Times New Roman"/>
                  <w:lang w:eastAsia="zh-CN"/>
                </w:rPr>
                <m:t>σ</m:t>
              </m:r>
            </m:e>
            <m:sub>
              <m:r>
                <m:rPr>
                  <m:sty m:val="p"/>
                </m:rPr>
                <w:rPr>
                  <w:rFonts w:ascii="Cambria Math" w:hAnsi="Cambria Math" w:cs="Times New Roman"/>
                  <w:lang w:eastAsia="zh-CN"/>
                </w:rPr>
                <m:t>i</m:t>
              </m:r>
            </m:sub>
          </m:sSub>
          <m:r>
            <m:rPr>
              <m:sty m:val="p"/>
            </m:rPr>
            <w:rPr>
              <w:rFonts w:ascii="Cambria Math" w:hAnsi="Cambria Math" w:cs="Times New Roman"/>
              <w:lang w:eastAsia="zh-CN"/>
            </w:rPr>
            <m:t>))</m:t>
          </m:r>
        </m:oMath>
      </m:oMathPara>
    </w:p>
    <w:p w14:paraId="269D59F3" w14:textId="4A9D02CB" w:rsidR="00871EBB" w:rsidRPr="00E34E75" w:rsidRDefault="00871EBB" w:rsidP="00AC20C2">
      <w:pPr>
        <w:pStyle w:val="RSCB03MathematicsGreeketc"/>
        <w:jc w:val="center"/>
        <w:rPr>
          <w:rFonts w:cs="Times New Roman"/>
          <w:lang w:eastAsia="zh-CN"/>
        </w:rPr>
      </w:pPr>
      <m:oMath>
        <m:r>
          <m:rPr>
            <m:sty m:val="p"/>
          </m:rPr>
          <w:rPr>
            <w:rFonts w:ascii="Cambria Math" w:hAnsi="Cambria Math" w:cs="Times New Roman"/>
            <w:lang w:eastAsia="zh-CN"/>
          </w:rPr>
          <m:t>pK</m:t>
        </m:r>
        <m:sSub>
          <m:sSubPr>
            <m:ctrlPr>
              <w:rPr>
                <w:rFonts w:ascii="Cambria Math" w:hAnsi="Cambria Math" w:cs="Times New Roman"/>
                <w:lang w:eastAsia="zh-CN"/>
              </w:rPr>
            </m:ctrlPr>
          </m:sSubPr>
          <m:e>
            <m:r>
              <m:rPr>
                <m:sty m:val="p"/>
              </m:rPr>
              <w:rPr>
                <w:rFonts w:ascii="Cambria Math" w:hAnsi="Cambria Math" w:cs="Times New Roman"/>
                <w:lang w:eastAsia="zh-CN"/>
              </w:rPr>
              <m:t>a</m:t>
            </m:r>
          </m:e>
          <m:sub>
            <m:r>
              <m:rPr>
                <m:sty m:val="p"/>
              </m:rPr>
              <w:rPr>
                <w:rFonts w:ascii="Cambria Math" w:hAnsi="Cambria Math" w:cs="Times New Roman"/>
                <w:lang w:eastAsia="zh-CN"/>
              </w:rPr>
              <m:t>eff</m:t>
            </m:r>
          </m:sub>
        </m:sSub>
        <m:r>
          <m:rPr>
            <m:sty m:val="p"/>
          </m:rPr>
          <w:rPr>
            <w:rFonts w:ascii="Cambria Math" w:hAnsi="Cambria Math" w:cs="Times New Roman"/>
            <w:lang w:eastAsia="zh-CN"/>
          </w:rPr>
          <m:t>=ref_pK</m:t>
        </m:r>
        <m:sSub>
          <m:sSubPr>
            <m:ctrlPr>
              <w:rPr>
                <w:rFonts w:ascii="Cambria Math" w:hAnsi="Cambria Math" w:cs="Times New Roman"/>
                <w:lang w:eastAsia="zh-CN"/>
              </w:rPr>
            </m:ctrlPr>
          </m:sSubPr>
          <m:e>
            <m:r>
              <m:rPr>
                <m:sty m:val="p"/>
              </m:rPr>
              <w:rPr>
                <w:rFonts w:ascii="Cambria Math" w:hAnsi="Cambria Math" w:cs="Times New Roman"/>
                <w:lang w:eastAsia="zh-CN"/>
              </w:rPr>
              <m:t>a</m:t>
            </m:r>
          </m:e>
          <m:sub>
            <m:r>
              <m:rPr>
                <m:sty m:val="p"/>
              </m:rPr>
              <w:rPr>
                <w:rFonts w:ascii="Cambria Math" w:hAnsi="Cambria Math" w:cs="Times New Roman"/>
                <w:lang w:eastAsia="zh-CN"/>
              </w:rPr>
              <m:t>i</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i</m:t>
            </m:r>
          </m:sub>
        </m:sSub>
        <m:r>
          <m:rPr>
            <m:sty m:val="p"/>
          </m:rPr>
          <w:rPr>
            <w:rFonts w:ascii="Cambria Math" w:hAnsi="Cambria Math" w:cs="Times New Roman"/>
            <w:lang w:eastAsia="zh-CN"/>
          </w:rPr>
          <m:t>(pK</m:t>
        </m:r>
        <m:sSub>
          <m:sSubPr>
            <m:ctrlPr>
              <w:rPr>
                <w:rFonts w:ascii="Cambria Math" w:hAnsi="Cambria Math" w:cs="Times New Roman"/>
                <w:lang w:eastAsia="zh-CN"/>
              </w:rPr>
            </m:ctrlPr>
          </m:sSubPr>
          <m:e>
            <m:r>
              <m:rPr>
                <m:sty m:val="p"/>
              </m:rPr>
              <w:rPr>
                <w:rFonts w:ascii="Cambria Math" w:hAnsi="Cambria Math" w:cs="Times New Roman"/>
                <w:lang w:eastAsia="zh-CN"/>
              </w:rPr>
              <m:t>a</m:t>
            </m:r>
          </m:e>
          <m:sub>
            <m:r>
              <m:rPr>
                <m:sty m:val="p"/>
              </m:rPr>
              <w:rPr>
                <w:rFonts w:ascii="Cambria Math" w:hAnsi="Cambria Math" w:cs="Times New Roman"/>
                <w:lang w:eastAsia="zh-CN"/>
              </w:rPr>
              <m:t>i</m:t>
            </m:r>
          </m:sub>
        </m:sSub>
        <m:r>
          <m:rPr>
            <m:nor/>
          </m:rPr>
          <w:rPr>
            <w:rFonts w:cs="Times New Roman"/>
            <w:lang w:eastAsia="zh-CN"/>
          </w:rPr>
          <m:t>-ref_</m:t>
        </m:r>
        <m:r>
          <m:rPr>
            <m:sty m:val="p"/>
          </m:rPr>
          <w:rPr>
            <w:rFonts w:ascii="Cambria Math" w:hAnsi="Cambria Math" w:cs="Times New Roman"/>
            <w:lang w:eastAsia="zh-CN"/>
          </w:rPr>
          <m:t>pK</m:t>
        </m:r>
        <m:sSub>
          <m:sSubPr>
            <m:ctrlPr>
              <w:rPr>
                <w:rFonts w:ascii="Cambria Math" w:hAnsi="Cambria Math" w:cs="Times New Roman"/>
                <w:lang w:eastAsia="zh-CN"/>
              </w:rPr>
            </m:ctrlPr>
          </m:sSubPr>
          <m:e>
            <m:r>
              <m:rPr>
                <m:sty m:val="p"/>
              </m:rPr>
              <w:rPr>
                <w:rFonts w:ascii="Cambria Math" w:hAnsi="Cambria Math" w:cs="Times New Roman"/>
                <w:lang w:eastAsia="zh-CN"/>
              </w:rPr>
              <m:t>a</m:t>
            </m:r>
          </m:e>
          <m:sub>
            <m:r>
              <m:rPr>
                <m:sty m:val="p"/>
              </m:rPr>
              <w:rPr>
                <w:rFonts w:ascii="Cambria Math" w:hAnsi="Cambria Math" w:cs="Times New Roman"/>
                <w:lang w:eastAsia="zh-CN"/>
              </w:rPr>
              <m:t>i</m:t>
            </m:r>
          </m:sub>
        </m:sSub>
        <m:r>
          <m:rPr>
            <m:sty m:val="p"/>
          </m:rPr>
          <w:rPr>
            <w:rFonts w:ascii="Cambria Math" w:hAnsi="Cambria Math" w:cs="Times New Roman"/>
            <w:lang w:eastAsia="zh-CN"/>
          </w:rPr>
          <m:t>)</m:t>
        </m:r>
      </m:oMath>
      <w:r w:rsidR="00B247A2" w:rsidRPr="00452C4E">
        <w:rPr>
          <w:rFonts w:cs="Times New Roman"/>
          <w:lang w:eastAsia="zh-CN"/>
          <w:rPrChange w:id="830" w:author="Yibin Jiang (PGR)" w:date="2025-07-10T10:37:00Z">
            <w:rPr>
              <w:rFonts w:asciiTheme="minorHAnsi" w:hAnsiTheme="minorHAnsi" w:cstheme="minorHAnsi" w:hint="eastAsia"/>
              <w:lang w:eastAsia="zh-CN"/>
            </w:rPr>
          </w:rPrChange>
        </w:rPr>
        <w:t xml:space="preserve">  </w:t>
      </w:r>
      <w:r w:rsidRPr="00452C4E">
        <w:rPr>
          <w:rFonts w:cs="Times New Roman"/>
          <w:szCs w:val="18"/>
          <w:lang w:eastAsia="zh-CN"/>
          <w:rPrChange w:id="831" w:author="Yibin Jiang (PGR)" w:date="2025-07-10T10:37:00Z">
            <w:rPr>
              <w:rFonts w:asciiTheme="minorHAnsi" w:hAnsiTheme="minorHAnsi" w:cstheme="minorHAnsi"/>
              <w:szCs w:val="18"/>
              <w:lang w:eastAsia="zh-CN"/>
            </w:rPr>
          </w:rPrChange>
        </w:rPr>
        <w:t>(1</w:t>
      </w:r>
      <w:r w:rsidR="00B247A2" w:rsidRPr="00452C4E">
        <w:rPr>
          <w:rFonts w:cs="Times New Roman"/>
          <w:szCs w:val="18"/>
          <w:lang w:eastAsia="zh-CN"/>
          <w:rPrChange w:id="832" w:author="Yibin Jiang (PGR)" w:date="2025-07-10T10:37:00Z">
            <w:rPr>
              <w:rFonts w:asciiTheme="minorHAnsi" w:hAnsiTheme="minorHAnsi" w:cstheme="minorHAnsi" w:hint="eastAsia"/>
              <w:szCs w:val="18"/>
              <w:lang w:eastAsia="zh-CN"/>
            </w:rPr>
          </w:rPrChange>
        </w:rPr>
        <w:t>2</w:t>
      </w:r>
      <w:r w:rsidRPr="00452C4E">
        <w:rPr>
          <w:rFonts w:cs="Times New Roman"/>
          <w:szCs w:val="18"/>
          <w:lang w:eastAsia="zh-CN"/>
          <w:rPrChange w:id="833" w:author="Yibin Jiang (PGR)" w:date="2025-07-10T10:37:00Z">
            <w:rPr>
              <w:rFonts w:asciiTheme="minorHAnsi" w:hAnsiTheme="minorHAnsi" w:cstheme="minorHAnsi"/>
              <w:szCs w:val="18"/>
              <w:lang w:eastAsia="zh-CN"/>
            </w:rPr>
          </w:rPrChange>
        </w:rPr>
        <w:t>)</w:t>
      </w:r>
    </w:p>
    <w:p w14:paraId="7D9091EB" w14:textId="77777777" w:rsidR="00871EBB" w:rsidRPr="00452C4E" w:rsidRDefault="00871EBB" w:rsidP="00871EBB">
      <w:pPr>
        <w:pStyle w:val="JCEbodytext"/>
        <w:tabs>
          <w:tab w:val="center" w:pos="4200"/>
          <w:tab w:val="right" w:pos="8295"/>
        </w:tabs>
        <w:ind w:firstLineChars="200" w:firstLine="361"/>
        <w:jc w:val="both"/>
        <w:rPr>
          <w:rFonts w:ascii="Times New Roman" w:eastAsiaTheme="minorEastAsia" w:hAnsi="Times New Roman"/>
          <w:sz w:val="18"/>
          <w:szCs w:val="18"/>
          <w:lang w:eastAsia="zh-CN"/>
          <w:rPrChange w:id="834"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b/>
          <w:bCs/>
          <w:sz w:val="18"/>
          <w:szCs w:val="18"/>
          <w:lang w:eastAsia="zh-CN"/>
          <w:rPrChange w:id="835" w:author="Yibin Jiang (PGR)" w:date="2025-07-10T10:37:00Z">
            <w:rPr>
              <w:rFonts w:asciiTheme="minorHAnsi" w:eastAsiaTheme="minorEastAsia" w:hAnsiTheme="minorHAnsi" w:cstheme="minorHAnsi"/>
              <w:b/>
              <w:bCs/>
              <w:sz w:val="18"/>
              <w:szCs w:val="18"/>
              <w:lang w:eastAsia="zh-CN"/>
            </w:rPr>
          </w:rPrChange>
        </w:rPr>
        <w:t>Weight_max</w:t>
      </w:r>
      <w:r w:rsidRPr="00452C4E">
        <w:rPr>
          <w:rFonts w:ascii="Times New Roman" w:eastAsiaTheme="minorEastAsia" w:hAnsi="Times New Roman"/>
          <w:sz w:val="18"/>
          <w:szCs w:val="18"/>
          <w:lang w:eastAsia="zh-CN"/>
          <w:rPrChange w:id="836" w:author="Yibin Jiang (PGR)" w:date="2025-07-10T10:37:00Z">
            <w:rPr>
              <w:rFonts w:asciiTheme="minorHAnsi" w:eastAsiaTheme="minorEastAsia" w:hAnsiTheme="minorHAnsi" w:cstheme="minorHAnsi"/>
              <w:sz w:val="18"/>
              <w:szCs w:val="18"/>
              <w:lang w:eastAsia="zh-CN"/>
            </w:rPr>
          </w:rPrChange>
        </w:rPr>
        <w:t xml:space="preserve"> is set to 0.2, where </w:t>
      </w:r>
      <w:r w:rsidRPr="00452C4E">
        <w:rPr>
          <w:rFonts w:ascii="Times New Roman" w:eastAsiaTheme="minorEastAsia" w:hAnsi="Times New Roman"/>
          <w:b/>
          <w:bCs/>
          <w:sz w:val="18"/>
          <w:szCs w:val="18"/>
          <w:lang w:eastAsia="zh-CN"/>
          <w:rPrChange w:id="837" w:author="Yibin Jiang (PGR)" w:date="2025-07-10T10:37:00Z">
            <w:rPr>
              <w:rFonts w:asciiTheme="minorHAnsi" w:eastAsiaTheme="minorEastAsia" w:hAnsiTheme="minorHAnsi" w:cstheme="minorHAnsi"/>
              <w:b/>
              <w:bCs/>
              <w:sz w:val="18"/>
              <w:szCs w:val="18"/>
              <w:lang w:eastAsia="zh-CN"/>
            </w:rPr>
          </w:rPrChange>
        </w:rPr>
        <w:t>σ</w:t>
      </w:r>
      <w:r w:rsidRPr="00452C4E">
        <w:rPr>
          <w:rFonts w:ascii="Times New Roman" w:eastAsiaTheme="minorEastAsia" w:hAnsi="Times New Roman"/>
          <w:sz w:val="18"/>
          <w:szCs w:val="18"/>
          <w:lang w:eastAsia="zh-CN"/>
          <w:rPrChange w:id="838" w:author="Yibin Jiang (PGR)" w:date="2025-07-10T10:37:00Z">
            <w:rPr>
              <w:rFonts w:asciiTheme="minorHAnsi" w:eastAsiaTheme="minorEastAsia" w:hAnsiTheme="minorHAnsi" w:cstheme="minorHAnsi"/>
              <w:sz w:val="18"/>
              <w:szCs w:val="18"/>
              <w:lang w:eastAsia="zh-CN"/>
            </w:rPr>
          </w:rPrChange>
        </w:rPr>
        <w:t xml:space="preserve"> is variance of the posterior pKa distribution for each particle, and </w:t>
      </w:r>
      <w:r w:rsidRPr="00452C4E">
        <w:rPr>
          <w:rFonts w:ascii="Times New Roman" w:eastAsiaTheme="minorEastAsia" w:hAnsi="Times New Roman"/>
          <w:b/>
          <w:bCs/>
          <w:sz w:val="18"/>
          <w:szCs w:val="18"/>
          <w:lang w:eastAsia="zh-CN"/>
          <w:rPrChange w:id="839" w:author="Yibin Jiang (PGR)" w:date="2025-07-10T10:37:00Z">
            <w:rPr>
              <w:rFonts w:asciiTheme="minorHAnsi" w:eastAsiaTheme="minorEastAsia" w:hAnsiTheme="minorHAnsi" w:cstheme="minorHAnsi"/>
              <w:b/>
              <w:bCs/>
              <w:sz w:val="18"/>
              <w:szCs w:val="18"/>
              <w:lang w:eastAsia="zh-CN"/>
            </w:rPr>
          </w:rPrChange>
        </w:rPr>
        <w:t>ref_pKa</w:t>
      </w:r>
      <w:r w:rsidRPr="00452C4E">
        <w:rPr>
          <w:rFonts w:ascii="Times New Roman" w:eastAsiaTheme="minorEastAsia" w:hAnsi="Times New Roman"/>
          <w:sz w:val="18"/>
          <w:szCs w:val="18"/>
          <w:lang w:eastAsia="zh-CN"/>
          <w:rPrChange w:id="840" w:author="Yibin Jiang (PGR)" w:date="2025-07-10T10:37:00Z">
            <w:rPr>
              <w:rFonts w:asciiTheme="minorHAnsi" w:eastAsiaTheme="minorEastAsia" w:hAnsiTheme="minorHAnsi" w:cstheme="minorHAnsi"/>
              <w:sz w:val="18"/>
              <w:szCs w:val="18"/>
              <w:lang w:eastAsia="zh-CN"/>
            </w:rPr>
          </w:rPrChange>
        </w:rPr>
        <w:t xml:space="preserve"> is the prior pKa determined during the initial sampling.</w:t>
      </w:r>
    </w:p>
    <w:p w14:paraId="2E3AF1FD" w14:textId="77777777" w:rsidR="00871EBB" w:rsidRPr="00452C4E" w:rsidRDefault="00871EBB" w:rsidP="00871EBB">
      <w:pPr>
        <w:pStyle w:val="JCEbodytext"/>
        <w:tabs>
          <w:tab w:val="center" w:pos="4200"/>
          <w:tab w:val="right" w:pos="8295"/>
        </w:tabs>
        <w:ind w:firstLineChars="200"/>
        <w:jc w:val="both"/>
        <w:rPr>
          <w:rFonts w:ascii="Times New Roman" w:eastAsiaTheme="minorEastAsia" w:hAnsi="Times New Roman"/>
          <w:sz w:val="18"/>
          <w:szCs w:val="18"/>
          <w:lang w:eastAsia="zh-CN"/>
          <w:rPrChange w:id="841"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42" w:author="Yibin Jiang (PGR)" w:date="2025-07-10T10:37:00Z">
            <w:rPr>
              <w:rFonts w:asciiTheme="minorHAnsi" w:eastAsiaTheme="minorEastAsia" w:hAnsiTheme="minorHAnsi" w:cstheme="minorHAnsi"/>
              <w:sz w:val="18"/>
              <w:szCs w:val="18"/>
              <w:lang w:eastAsia="zh-CN"/>
            </w:rPr>
          </w:rPrChange>
        </w:rPr>
        <w:t xml:space="preserve">Then we calculate the solution pH after adding volume </w:t>
      </w:r>
      <w:r w:rsidRPr="00452C4E">
        <w:rPr>
          <w:rFonts w:ascii="Times New Roman" w:eastAsiaTheme="minorEastAsia" w:hAnsi="Times New Roman"/>
          <w:b/>
          <w:bCs/>
          <w:sz w:val="18"/>
          <w:szCs w:val="18"/>
          <w:lang w:eastAsia="zh-CN"/>
          <w:rPrChange w:id="843" w:author="Yibin Jiang (PGR)" w:date="2025-07-10T10:37:00Z">
            <w:rPr>
              <w:rFonts w:asciiTheme="minorHAnsi" w:eastAsiaTheme="minorEastAsia" w:hAnsiTheme="minorHAnsi" w:cstheme="minorHAnsi"/>
              <w:b/>
              <w:bCs/>
              <w:sz w:val="18"/>
              <w:szCs w:val="18"/>
              <w:lang w:eastAsia="zh-CN"/>
            </w:rPr>
          </w:rPrChange>
        </w:rPr>
        <w:t>V</w:t>
      </w:r>
      <w:r w:rsidRPr="00452C4E">
        <w:rPr>
          <w:rFonts w:ascii="Times New Roman" w:eastAsiaTheme="minorEastAsia" w:hAnsi="Times New Roman"/>
          <w:sz w:val="18"/>
          <w:szCs w:val="18"/>
          <w:lang w:eastAsia="zh-CN"/>
          <w:rPrChange w:id="844" w:author="Yibin Jiang (PGR)" w:date="2025-07-10T10:37:00Z">
            <w:rPr>
              <w:rFonts w:asciiTheme="minorHAnsi" w:eastAsiaTheme="minorEastAsia" w:hAnsiTheme="minorHAnsi" w:cstheme="minorHAnsi"/>
              <w:sz w:val="18"/>
              <w:szCs w:val="18"/>
              <w:lang w:eastAsia="zh-CN"/>
            </w:rPr>
          </w:rPrChange>
        </w:rPr>
        <w:t xml:space="preserve"> based on the effective pKa. The value of </w:t>
      </w:r>
      <w:r w:rsidRPr="00452C4E">
        <w:rPr>
          <w:rFonts w:ascii="Times New Roman" w:eastAsiaTheme="minorEastAsia" w:hAnsi="Times New Roman"/>
          <w:b/>
          <w:bCs/>
          <w:sz w:val="18"/>
          <w:szCs w:val="18"/>
          <w:lang w:eastAsia="zh-CN"/>
          <w:rPrChange w:id="845" w:author="Yibin Jiang (PGR)" w:date="2025-07-10T10:37:00Z">
            <w:rPr>
              <w:rFonts w:asciiTheme="minorHAnsi" w:eastAsiaTheme="minorEastAsia" w:hAnsiTheme="minorHAnsi" w:cstheme="minorHAnsi"/>
              <w:b/>
              <w:bCs/>
              <w:sz w:val="18"/>
              <w:szCs w:val="18"/>
              <w:lang w:eastAsia="zh-CN"/>
            </w:rPr>
          </w:rPrChange>
        </w:rPr>
        <w:t>V</w:t>
      </w:r>
      <w:r w:rsidRPr="00452C4E">
        <w:rPr>
          <w:rFonts w:ascii="Times New Roman" w:eastAsiaTheme="minorEastAsia" w:hAnsi="Times New Roman"/>
          <w:sz w:val="18"/>
          <w:szCs w:val="18"/>
          <w:lang w:eastAsia="zh-CN"/>
          <w:rPrChange w:id="846" w:author="Yibin Jiang (PGR)" w:date="2025-07-10T10:37:00Z">
            <w:rPr>
              <w:rFonts w:asciiTheme="minorHAnsi" w:eastAsiaTheme="minorEastAsia" w:hAnsiTheme="minorHAnsi" w:cstheme="minorHAnsi"/>
              <w:sz w:val="18"/>
              <w:szCs w:val="18"/>
              <w:lang w:eastAsia="zh-CN"/>
            </w:rPr>
          </w:rPrChange>
        </w:rPr>
        <w:t xml:space="preserve"> that satisfies F(</w:t>
      </w:r>
      <w:r w:rsidRPr="00452C4E">
        <w:rPr>
          <w:rFonts w:ascii="Times New Roman" w:eastAsiaTheme="minorEastAsia" w:hAnsi="Times New Roman"/>
          <w:b/>
          <w:bCs/>
          <w:sz w:val="18"/>
          <w:szCs w:val="18"/>
          <w:lang w:eastAsia="zh-CN"/>
          <w:rPrChange w:id="847" w:author="Yibin Jiang (PGR)" w:date="2025-07-10T10:37:00Z">
            <w:rPr>
              <w:rFonts w:asciiTheme="minorHAnsi" w:eastAsiaTheme="minorEastAsia" w:hAnsiTheme="minorHAnsi" w:cstheme="minorHAnsi"/>
              <w:b/>
              <w:bCs/>
              <w:sz w:val="18"/>
              <w:szCs w:val="18"/>
              <w:lang w:eastAsia="zh-CN"/>
            </w:rPr>
          </w:rPrChange>
        </w:rPr>
        <w:t>V</w:t>
      </w:r>
      <w:r w:rsidRPr="00452C4E">
        <w:rPr>
          <w:rFonts w:ascii="Times New Roman" w:eastAsiaTheme="minorEastAsia" w:hAnsi="Times New Roman"/>
          <w:sz w:val="18"/>
          <w:szCs w:val="18"/>
          <w:lang w:eastAsia="zh-CN"/>
          <w:rPrChange w:id="848" w:author="Yibin Jiang (PGR)" w:date="2025-07-10T10:37:00Z">
            <w:rPr>
              <w:rFonts w:asciiTheme="minorHAnsi" w:eastAsiaTheme="minorEastAsia" w:hAnsiTheme="minorHAnsi" w:cstheme="minorHAnsi"/>
              <w:sz w:val="18"/>
              <w:szCs w:val="18"/>
              <w:lang w:eastAsia="zh-CN"/>
            </w:rPr>
          </w:rPrChange>
        </w:rPr>
        <w:t>) = 0 corresponds to the theoretical volume required to adjust the pH to the target value.</w:t>
      </w:r>
    </w:p>
    <w:p w14:paraId="33BD617D" w14:textId="77777777" w:rsidR="008927DF" w:rsidRPr="00452C4E" w:rsidRDefault="008927DF" w:rsidP="008927DF">
      <w:pPr>
        <w:pStyle w:val="JCEbodytext"/>
        <w:tabs>
          <w:tab w:val="center" w:pos="4200"/>
          <w:tab w:val="right" w:pos="8295"/>
        </w:tabs>
        <w:ind w:firstLine="0"/>
        <w:jc w:val="both"/>
        <w:outlineLvl w:val="0"/>
        <w:rPr>
          <w:rFonts w:ascii="Times New Roman" w:eastAsiaTheme="minorEastAsia" w:hAnsi="Times New Roman"/>
          <w:b/>
          <w:sz w:val="18"/>
          <w:szCs w:val="22"/>
          <w:lang w:val="en-GB" w:eastAsia="zh-CN"/>
          <w:rPrChange w:id="849" w:author="Yibin Jiang (PGR)" w:date="2025-07-10T10:37:00Z">
            <w:rPr>
              <w:rFonts w:asciiTheme="minorHAnsi" w:eastAsiaTheme="minorEastAsia" w:hAnsiTheme="minorHAnsi" w:cstheme="minorBidi"/>
              <w:b/>
              <w:sz w:val="18"/>
              <w:szCs w:val="22"/>
              <w:lang w:val="en-GB" w:eastAsia="zh-CN"/>
            </w:rPr>
          </w:rPrChange>
        </w:rPr>
      </w:pPr>
      <w:r w:rsidRPr="00452C4E">
        <w:rPr>
          <w:rFonts w:ascii="Times New Roman" w:eastAsiaTheme="minorEastAsia" w:hAnsi="Times New Roman"/>
          <w:b/>
          <w:sz w:val="18"/>
          <w:szCs w:val="22"/>
          <w:lang w:val="en-GB" w:eastAsia="zh-CN"/>
          <w:rPrChange w:id="850" w:author="Yibin Jiang (PGR)" w:date="2025-07-10T10:37:00Z">
            <w:rPr>
              <w:rFonts w:asciiTheme="minorHAnsi" w:eastAsiaTheme="minorEastAsia" w:hAnsiTheme="minorHAnsi" w:cstheme="minorBidi"/>
              <w:b/>
              <w:sz w:val="18"/>
              <w:szCs w:val="22"/>
              <w:lang w:val="en-GB" w:eastAsia="zh-CN"/>
            </w:rPr>
          </w:rPrChange>
        </w:rPr>
        <w:t>imitation learning</w:t>
      </w:r>
    </w:p>
    <w:p w14:paraId="0351D2DA" w14:textId="77777777" w:rsidR="008927DF" w:rsidRPr="00452C4E" w:rsidRDefault="008927DF" w:rsidP="008927DF">
      <w:pPr>
        <w:pStyle w:val="JCEbodytext"/>
        <w:tabs>
          <w:tab w:val="center" w:pos="4200"/>
          <w:tab w:val="right" w:pos="8295"/>
        </w:tabs>
        <w:ind w:firstLineChars="200"/>
        <w:jc w:val="both"/>
        <w:rPr>
          <w:rFonts w:ascii="Times New Roman" w:eastAsiaTheme="minorEastAsia" w:hAnsi="Times New Roman"/>
          <w:sz w:val="18"/>
          <w:szCs w:val="18"/>
          <w:lang w:eastAsia="zh-CN"/>
          <w:rPrChange w:id="851"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52" w:author="Yibin Jiang (PGR)" w:date="2025-07-10T10:37:00Z">
            <w:rPr>
              <w:rFonts w:asciiTheme="minorHAnsi" w:eastAsiaTheme="minorEastAsia" w:hAnsiTheme="minorHAnsi" w:cstheme="minorHAnsi"/>
              <w:sz w:val="18"/>
              <w:szCs w:val="18"/>
              <w:lang w:eastAsia="zh-CN"/>
            </w:rPr>
          </w:rPrChange>
        </w:rPr>
        <w:t xml:space="preserve">First, we simulated the generation of 8,000 successful experimental trajectories using code based on a Bayesian </w:t>
      </w:r>
      <w:r w:rsidRPr="00452C4E">
        <w:rPr>
          <w:rFonts w:ascii="Times New Roman" w:eastAsiaTheme="minorEastAsia" w:hAnsi="Times New Roman"/>
          <w:sz w:val="18"/>
          <w:szCs w:val="18"/>
          <w:lang w:eastAsia="zh-CN"/>
          <w:rPrChange w:id="853" w:author="Yibin Jiang (PGR)" w:date="2025-07-10T10:37:00Z">
            <w:rPr>
              <w:rFonts w:asciiTheme="minorHAnsi" w:eastAsiaTheme="minorEastAsia" w:hAnsiTheme="minorHAnsi" w:cstheme="minorHAnsi" w:hint="eastAsia"/>
              <w:sz w:val="18"/>
              <w:szCs w:val="18"/>
              <w:lang w:eastAsia="zh-CN"/>
            </w:rPr>
          </w:rPrChange>
        </w:rPr>
        <w:t xml:space="preserve">inference </w:t>
      </w:r>
      <w:r w:rsidRPr="00452C4E">
        <w:rPr>
          <w:rFonts w:ascii="Times New Roman" w:eastAsiaTheme="minorEastAsia" w:hAnsi="Times New Roman"/>
          <w:sz w:val="18"/>
          <w:szCs w:val="18"/>
          <w:lang w:eastAsia="zh-CN"/>
          <w:rPrChange w:id="854" w:author="Yibin Jiang (PGR)" w:date="2025-07-10T10:37:00Z">
            <w:rPr>
              <w:rFonts w:asciiTheme="minorHAnsi" w:eastAsiaTheme="minorEastAsia" w:hAnsiTheme="minorHAnsi" w:cstheme="minorHAnsi"/>
              <w:sz w:val="18"/>
              <w:szCs w:val="18"/>
              <w:lang w:eastAsia="zh-CN"/>
            </w:rPr>
          </w:rPrChange>
        </w:rPr>
        <w:t>parameter updating algorithm. Each experiment consists of multiple state-action pairs. The states used for imitation learning training include: current pH, target pH, the difference between the current and previous measured pH values, current error, and the previous titration volume. The action for training is the current titration volume. All successful experiments were split into individual state-action pairs, shuffled to eliminate their original sequential relationships, and then randomly partitioned into a 70% training set, 15% test set, and 15% validation set.</w:t>
      </w:r>
    </w:p>
    <w:p w14:paraId="7512B1E2" w14:textId="77777777" w:rsidR="008927DF" w:rsidRPr="00452C4E" w:rsidRDefault="008927DF" w:rsidP="008927DF">
      <w:pPr>
        <w:pStyle w:val="JCEbodytext"/>
        <w:tabs>
          <w:tab w:val="center" w:pos="4200"/>
          <w:tab w:val="right" w:pos="8295"/>
        </w:tabs>
        <w:ind w:firstLineChars="200"/>
        <w:jc w:val="both"/>
        <w:rPr>
          <w:rFonts w:ascii="Times New Roman" w:eastAsiaTheme="minorEastAsia" w:hAnsi="Times New Roman"/>
          <w:sz w:val="18"/>
          <w:szCs w:val="18"/>
          <w:lang w:eastAsia="zh-CN"/>
          <w:rPrChange w:id="855"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56" w:author="Yibin Jiang (PGR)" w:date="2025-07-10T10:37:00Z">
            <w:rPr>
              <w:rFonts w:asciiTheme="minorHAnsi" w:eastAsiaTheme="minorEastAsia" w:hAnsiTheme="minorHAnsi" w:cstheme="minorHAnsi"/>
              <w:sz w:val="18"/>
              <w:szCs w:val="18"/>
              <w:lang w:eastAsia="zh-CN"/>
            </w:rPr>
          </w:rPrChange>
        </w:rPr>
        <w:t>The model is a multilayer perceptron (MLP) with a 5-dimensional input, two hidden layers each containing 256 neurons (both using ReLU activation functions), and a 1000-dimensional output layer that predicts logits for 1000 discrete titration volume categories (ranging from 0.01 to 10.00 mL with a step size of 0.01 mL). During inference, the volume corresponding to the highest logit value is selected as the predicted titration volume. The cross-entropy loss was chosen as the loss function, and the Adam optimizer was employed with a learning rate of 1e-3, batch size of 64, and 80 training epochs. This 5→256→256→1000 architecture not only captures nonlinear combinations of input features but also ensures sufficient expressive power to fit the mapping from states to discrete titration volumes.</w:t>
      </w:r>
    </w:p>
    <w:p w14:paraId="382AEF7A" w14:textId="693D01BD" w:rsidR="008927DF" w:rsidRPr="00452C4E" w:rsidRDefault="008927DF" w:rsidP="008927DF">
      <w:pPr>
        <w:pStyle w:val="JCEbodytext"/>
        <w:tabs>
          <w:tab w:val="center" w:pos="4200"/>
          <w:tab w:val="right" w:pos="8295"/>
        </w:tabs>
        <w:ind w:firstLineChars="200"/>
        <w:jc w:val="both"/>
        <w:rPr>
          <w:rFonts w:ascii="Times New Roman" w:eastAsiaTheme="minorEastAsia" w:hAnsi="Times New Roman"/>
          <w:lang w:eastAsia="zh-CN"/>
          <w:rPrChange w:id="857" w:author="Yibin Jiang (PGR)" w:date="2025-07-10T10:37:00Z">
            <w:rPr>
              <w:rFonts w:eastAsiaTheme="minorEastAsia"/>
              <w:lang w:eastAsia="zh-CN"/>
            </w:rPr>
          </w:rPrChange>
        </w:rPr>
      </w:pPr>
      <w:r w:rsidRPr="00452C4E">
        <w:rPr>
          <w:rFonts w:ascii="Times New Roman" w:eastAsiaTheme="minorEastAsia" w:hAnsi="Times New Roman"/>
          <w:sz w:val="18"/>
          <w:szCs w:val="18"/>
          <w:lang w:eastAsia="zh-CN"/>
          <w:rPrChange w:id="858" w:author="Yibin Jiang (PGR)" w:date="2025-07-10T10:37:00Z">
            <w:rPr>
              <w:rFonts w:asciiTheme="minorHAnsi" w:eastAsiaTheme="minorEastAsia" w:hAnsiTheme="minorHAnsi" w:cstheme="minorHAnsi"/>
              <w:sz w:val="18"/>
              <w:szCs w:val="18"/>
              <w:lang w:eastAsia="zh-CN"/>
            </w:rPr>
          </w:rPrChange>
        </w:rPr>
        <w:lastRenderedPageBreak/>
        <w:t>The model demonstrated excellent performance in forward prediction on the test set, with Test MSE Loss: 0</w:t>
      </w:r>
      <w:r w:rsidRPr="00452C4E">
        <w:rPr>
          <w:rFonts w:ascii="Times New Roman" w:eastAsiaTheme="minorEastAsia" w:hAnsi="Times New Roman"/>
          <w:sz w:val="18"/>
          <w:szCs w:val="18"/>
          <w:lang w:eastAsia="zh-CN"/>
          <w:rPrChange w:id="859" w:author="Yibin Jiang (PGR)" w:date="2025-07-10T10:37:00Z">
            <w:rPr>
              <w:rFonts w:asciiTheme="minorHAnsi" w:eastAsiaTheme="minorEastAsia" w:hAnsiTheme="minorHAnsi" w:cstheme="minorHAnsi" w:hint="eastAsia"/>
              <w:sz w:val="18"/>
              <w:szCs w:val="18"/>
              <w:lang w:eastAsia="zh-CN"/>
            </w:rPr>
          </w:rPrChange>
        </w:rPr>
        <w:t>.0062</w:t>
      </w:r>
      <w:r w:rsidRPr="00452C4E">
        <w:rPr>
          <w:rFonts w:ascii="Times New Roman" w:eastAsiaTheme="minorEastAsia" w:hAnsi="Times New Roman"/>
          <w:sz w:val="18"/>
          <w:szCs w:val="18"/>
          <w:lang w:eastAsia="zh-CN"/>
          <w:rPrChange w:id="860" w:author="Yibin Jiang (PGR)" w:date="2025-07-10T10:37:00Z">
            <w:rPr>
              <w:rFonts w:asciiTheme="minorHAnsi" w:eastAsiaTheme="minorEastAsia" w:hAnsiTheme="minorHAnsi" w:cstheme="minorHAnsi"/>
              <w:sz w:val="18"/>
              <w:szCs w:val="18"/>
              <w:lang w:eastAsia="zh-CN"/>
            </w:rPr>
          </w:rPrChange>
        </w:rPr>
        <w:t>, Test MAE Loss: 0.</w:t>
      </w:r>
      <w:r w:rsidRPr="00452C4E">
        <w:rPr>
          <w:rFonts w:ascii="Times New Roman" w:eastAsiaTheme="minorEastAsia" w:hAnsi="Times New Roman"/>
          <w:sz w:val="18"/>
          <w:szCs w:val="18"/>
          <w:lang w:eastAsia="zh-CN"/>
          <w:rPrChange w:id="861" w:author="Yibin Jiang (PGR)" w:date="2025-07-10T10:37:00Z">
            <w:rPr>
              <w:rFonts w:asciiTheme="minorHAnsi" w:eastAsiaTheme="minorEastAsia" w:hAnsiTheme="minorHAnsi" w:cstheme="minorHAnsi" w:hint="eastAsia"/>
              <w:sz w:val="18"/>
              <w:szCs w:val="18"/>
              <w:lang w:eastAsia="zh-CN"/>
            </w:rPr>
          </w:rPrChange>
        </w:rPr>
        <w:t>0335</w:t>
      </w:r>
      <w:r w:rsidRPr="00452C4E">
        <w:rPr>
          <w:rFonts w:ascii="Times New Roman" w:eastAsiaTheme="minorEastAsia" w:hAnsi="Times New Roman"/>
          <w:sz w:val="18"/>
          <w:szCs w:val="18"/>
          <w:lang w:eastAsia="zh-CN"/>
          <w:rPrChange w:id="862" w:author="Yibin Jiang (PGR)" w:date="2025-07-10T10:37:00Z">
            <w:rPr>
              <w:rFonts w:asciiTheme="minorHAnsi" w:eastAsiaTheme="minorEastAsia" w:hAnsiTheme="minorHAnsi" w:cstheme="minorHAnsi"/>
              <w:sz w:val="18"/>
              <w:szCs w:val="18"/>
              <w:lang w:eastAsia="zh-CN"/>
            </w:rPr>
          </w:rPrChange>
        </w:rPr>
        <w:t>, and Test R² Score: 0.9</w:t>
      </w:r>
      <w:r w:rsidRPr="00452C4E">
        <w:rPr>
          <w:rFonts w:ascii="Times New Roman" w:eastAsiaTheme="minorEastAsia" w:hAnsi="Times New Roman"/>
          <w:sz w:val="18"/>
          <w:szCs w:val="18"/>
          <w:lang w:eastAsia="zh-CN"/>
          <w:rPrChange w:id="863" w:author="Yibin Jiang (PGR)" w:date="2025-07-10T10:37:00Z">
            <w:rPr>
              <w:rFonts w:asciiTheme="minorHAnsi" w:eastAsiaTheme="minorEastAsia" w:hAnsiTheme="minorHAnsi" w:cstheme="minorHAnsi" w:hint="eastAsia"/>
              <w:sz w:val="18"/>
              <w:szCs w:val="18"/>
              <w:lang w:eastAsia="zh-CN"/>
            </w:rPr>
          </w:rPrChange>
        </w:rPr>
        <w:t>992</w:t>
      </w:r>
      <w:r w:rsidRPr="00452C4E">
        <w:rPr>
          <w:rFonts w:ascii="Times New Roman" w:eastAsiaTheme="minorEastAsia" w:hAnsi="Times New Roman"/>
          <w:sz w:val="18"/>
          <w:szCs w:val="18"/>
          <w:lang w:eastAsia="zh-CN"/>
          <w:rPrChange w:id="864" w:author="Yibin Jiang (PGR)" w:date="2025-07-10T10:37:00Z">
            <w:rPr>
              <w:rFonts w:asciiTheme="minorHAnsi" w:eastAsiaTheme="minorEastAsia" w:hAnsiTheme="minorHAnsi" w:cstheme="minorHAnsi"/>
              <w:sz w:val="18"/>
              <w:szCs w:val="18"/>
              <w:lang w:eastAsia="zh-CN"/>
            </w:rPr>
          </w:rPrChange>
        </w:rPr>
        <w:t xml:space="preserve">. These results indicate that the model has successfully </w:t>
      </w:r>
      <w:r w:rsidRPr="00452C4E">
        <w:rPr>
          <w:rFonts w:ascii="Times New Roman" w:eastAsiaTheme="minorEastAsia" w:hAnsi="Times New Roman"/>
          <w:sz w:val="18"/>
          <w:szCs w:val="18"/>
          <w:lang w:eastAsia="zh-CN"/>
          <w:rPrChange w:id="865" w:author="Yibin Jiang (PGR)" w:date="2025-07-10T10:37:00Z">
            <w:rPr>
              <w:rFonts w:asciiTheme="minorHAnsi" w:eastAsiaTheme="minorEastAsia" w:hAnsiTheme="minorHAnsi" w:cstheme="minorHAnsi" w:hint="eastAsia"/>
              <w:sz w:val="18"/>
              <w:szCs w:val="18"/>
              <w:lang w:eastAsia="zh-CN"/>
            </w:rPr>
          </w:rPrChange>
        </w:rPr>
        <w:t>imitated</w:t>
      </w:r>
      <w:r w:rsidRPr="00452C4E">
        <w:rPr>
          <w:rFonts w:ascii="Times New Roman" w:eastAsiaTheme="minorEastAsia" w:hAnsi="Times New Roman"/>
          <w:sz w:val="18"/>
          <w:szCs w:val="18"/>
          <w:lang w:eastAsia="zh-CN"/>
          <w:rPrChange w:id="866" w:author="Yibin Jiang (PGR)" w:date="2025-07-10T10:37:00Z">
            <w:rPr>
              <w:rFonts w:asciiTheme="minorHAnsi" w:eastAsiaTheme="minorEastAsia" w:hAnsiTheme="minorHAnsi" w:cstheme="minorHAnsi"/>
              <w:sz w:val="18"/>
              <w:szCs w:val="18"/>
              <w:lang w:eastAsia="zh-CN"/>
            </w:rPr>
          </w:rPrChange>
        </w:rPr>
        <w:t xml:space="preserve"> the Bayesian </w:t>
      </w:r>
      <w:r w:rsidRPr="00452C4E">
        <w:rPr>
          <w:rFonts w:ascii="Times New Roman" w:eastAsiaTheme="minorEastAsia" w:hAnsi="Times New Roman"/>
          <w:sz w:val="18"/>
          <w:szCs w:val="18"/>
          <w:lang w:eastAsia="zh-CN"/>
          <w:rPrChange w:id="867" w:author="Yibin Jiang (PGR)" w:date="2025-07-10T10:37:00Z">
            <w:rPr>
              <w:rFonts w:asciiTheme="minorHAnsi" w:eastAsiaTheme="minorEastAsia" w:hAnsiTheme="minorHAnsi" w:cstheme="minorHAnsi" w:hint="eastAsia"/>
              <w:sz w:val="18"/>
              <w:szCs w:val="18"/>
              <w:lang w:eastAsia="zh-CN"/>
            </w:rPr>
          </w:rPrChange>
        </w:rPr>
        <w:t xml:space="preserve">inference </w:t>
      </w:r>
      <w:r w:rsidRPr="00452C4E">
        <w:rPr>
          <w:rFonts w:ascii="Times New Roman" w:eastAsiaTheme="minorEastAsia" w:hAnsi="Times New Roman"/>
          <w:sz w:val="18"/>
          <w:szCs w:val="18"/>
          <w:lang w:eastAsia="zh-CN"/>
          <w:rPrChange w:id="868" w:author="Yibin Jiang (PGR)" w:date="2025-07-10T10:37:00Z">
            <w:rPr>
              <w:rFonts w:asciiTheme="minorHAnsi" w:eastAsiaTheme="minorEastAsia" w:hAnsiTheme="minorHAnsi" w:cstheme="minorHAnsi"/>
              <w:sz w:val="18"/>
              <w:szCs w:val="18"/>
              <w:lang w:eastAsia="zh-CN"/>
            </w:rPr>
          </w:rPrChange>
        </w:rPr>
        <w:t>parameter updating algorithm.</w:t>
      </w:r>
    </w:p>
    <w:p w14:paraId="6231E832" w14:textId="77777777" w:rsidR="008927DF" w:rsidRPr="00452C4E" w:rsidRDefault="008927DF" w:rsidP="008927DF">
      <w:pPr>
        <w:pStyle w:val="JCEbodytext"/>
        <w:tabs>
          <w:tab w:val="center" w:pos="4200"/>
          <w:tab w:val="right" w:pos="8295"/>
        </w:tabs>
        <w:ind w:firstLine="0"/>
        <w:jc w:val="both"/>
        <w:outlineLvl w:val="0"/>
        <w:rPr>
          <w:rFonts w:ascii="Times New Roman" w:eastAsiaTheme="minorEastAsia" w:hAnsi="Times New Roman"/>
          <w:b/>
          <w:sz w:val="18"/>
          <w:szCs w:val="22"/>
          <w:lang w:val="en-GB" w:eastAsia="zh-CN"/>
          <w:rPrChange w:id="869" w:author="Yibin Jiang (PGR)" w:date="2025-07-10T10:37:00Z">
            <w:rPr>
              <w:rFonts w:asciiTheme="minorHAnsi" w:eastAsiaTheme="minorEastAsia" w:hAnsiTheme="minorHAnsi" w:cstheme="minorBidi"/>
              <w:b/>
              <w:sz w:val="18"/>
              <w:szCs w:val="22"/>
              <w:lang w:val="en-GB" w:eastAsia="zh-CN"/>
            </w:rPr>
          </w:rPrChange>
        </w:rPr>
      </w:pPr>
      <w:r w:rsidRPr="00452C4E">
        <w:rPr>
          <w:rFonts w:ascii="Times New Roman" w:eastAsiaTheme="minorEastAsia" w:hAnsi="Times New Roman"/>
          <w:b/>
          <w:sz w:val="18"/>
          <w:szCs w:val="22"/>
          <w:lang w:val="en-GB" w:eastAsia="zh-CN"/>
          <w:rPrChange w:id="870" w:author="Yibin Jiang (PGR)" w:date="2025-07-10T10:37:00Z">
            <w:rPr>
              <w:rFonts w:asciiTheme="minorHAnsi" w:eastAsiaTheme="minorEastAsia" w:hAnsiTheme="minorHAnsi" w:cstheme="minorBidi"/>
              <w:b/>
              <w:sz w:val="18"/>
              <w:szCs w:val="22"/>
              <w:lang w:val="en-GB" w:eastAsia="zh-CN"/>
            </w:rPr>
          </w:rPrChange>
        </w:rPr>
        <w:t>Optimizing Neural Network Parameters via Reinforcement Learning</w:t>
      </w:r>
    </w:p>
    <w:p w14:paraId="2FA5ADF1" w14:textId="77777777" w:rsidR="008927DF" w:rsidRPr="00452C4E" w:rsidRDefault="008927DF" w:rsidP="008927DF">
      <w:pPr>
        <w:pStyle w:val="JCEbodytext"/>
        <w:tabs>
          <w:tab w:val="center" w:pos="4200"/>
          <w:tab w:val="right" w:pos="8295"/>
        </w:tabs>
        <w:jc w:val="both"/>
        <w:rPr>
          <w:rFonts w:ascii="Times New Roman" w:eastAsiaTheme="minorEastAsia" w:hAnsi="Times New Roman"/>
          <w:sz w:val="18"/>
          <w:szCs w:val="18"/>
          <w:lang w:eastAsia="zh-CN"/>
          <w:rPrChange w:id="871"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72" w:author="Yibin Jiang (PGR)" w:date="2025-07-10T10:37:00Z">
            <w:rPr>
              <w:rFonts w:asciiTheme="minorHAnsi" w:eastAsiaTheme="minorEastAsia" w:hAnsiTheme="minorHAnsi" w:cstheme="minorHAnsi"/>
              <w:sz w:val="18"/>
              <w:szCs w:val="18"/>
              <w:lang w:eastAsia="zh-CN"/>
            </w:rPr>
          </w:rPrChange>
        </w:rPr>
        <w:t xml:space="preserve">Based on the imitation model, we employ the REINFORCE algorithm (a Monte Carlo policy gradient algorithm) for reinforcement learning. By guiding the model through a well-designed reward function to continuously update toward achieving higher cumulative returns, we enhance the performance of the </w:t>
      </w:r>
      <w:r w:rsidRPr="00452C4E">
        <w:rPr>
          <w:rFonts w:ascii="Times New Roman" w:eastAsiaTheme="minorEastAsia" w:hAnsi="Times New Roman"/>
          <w:sz w:val="18"/>
          <w:szCs w:val="18"/>
          <w:lang w:eastAsia="zh-CN"/>
          <w:rPrChange w:id="873" w:author="Yibin Jiang (PGR)" w:date="2025-07-10T10:37:00Z">
            <w:rPr>
              <w:rFonts w:asciiTheme="minorHAnsi" w:eastAsiaTheme="minorEastAsia" w:hAnsiTheme="minorHAnsi" w:cstheme="minorHAnsi" w:hint="eastAsia"/>
              <w:sz w:val="18"/>
              <w:szCs w:val="18"/>
              <w:lang w:eastAsia="zh-CN"/>
            </w:rPr>
          </w:rPrChange>
        </w:rPr>
        <w:t>imitation</w:t>
      </w:r>
      <w:r w:rsidRPr="00452C4E">
        <w:rPr>
          <w:rFonts w:ascii="Times New Roman" w:eastAsiaTheme="minorEastAsia" w:hAnsi="Times New Roman"/>
          <w:sz w:val="18"/>
          <w:szCs w:val="18"/>
          <w:lang w:eastAsia="zh-CN"/>
          <w:rPrChange w:id="874" w:author="Yibin Jiang (PGR)" w:date="2025-07-10T10:37:00Z">
            <w:rPr>
              <w:rFonts w:asciiTheme="minorHAnsi" w:eastAsiaTheme="minorEastAsia" w:hAnsiTheme="minorHAnsi" w:cstheme="minorHAnsi"/>
              <w:sz w:val="18"/>
              <w:szCs w:val="18"/>
              <w:lang w:eastAsia="zh-CN"/>
            </w:rPr>
          </w:rPrChange>
        </w:rPr>
        <w:t xml:space="preserve"> model by updating its parameters. The parameter update process proceeds as follows:</w:t>
      </w:r>
    </w:p>
    <w:p w14:paraId="020EBFFC" w14:textId="77777777" w:rsidR="008927DF" w:rsidRPr="00452C4E" w:rsidRDefault="008927DF" w:rsidP="008927DF">
      <w:pPr>
        <w:pStyle w:val="JCEbodytext"/>
        <w:numPr>
          <w:ilvl w:val="0"/>
          <w:numId w:val="5"/>
        </w:numPr>
        <w:tabs>
          <w:tab w:val="center" w:pos="4200"/>
          <w:tab w:val="right" w:pos="8295"/>
        </w:tabs>
        <w:jc w:val="both"/>
        <w:rPr>
          <w:rFonts w:ascii="Times New Roman" w:eastAsiaTheme="minorEastAsia" w:hAnsi="Times New Roman"/>
          <w:sz w:val="18"/>
          <w:szCs w:val="18"/>
          <w:lang w:eastAsia="zh-CN"/>
          <w:rPrChange w:id="875"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76" w:author="Yibin Jiang (PGR)" w:date="2025-07-10T10:37:00Z">
            <w:rPr>
              <w:rFonts w:asciiTheme="minorHAnsi" w:eastAsiaTheme="minorEastAsia" w:hAnsiTheme="minorHAnsi" w:cstheme="minorHAnsi"/>
              <w:sz w:val="18"/>
              <w:szCs w:val="18"/>
              <w:lang w:eastAsia="zh-CN"/>
            </w:rPr>
          </w:rPrChange>
        </w:rPr>
        <w:t>Sample a complete trajectory (i.e., successfully complete an experiment online).</w:t>
      </w:r>
    </w:p>
    <w:p w14:paraId="0AE7DA53" w14:textId="2C09BF9E" w:rsidR="008927DF" w:rsidRPr="00452C4E" w:rsidRDefault="008927DF" w:rsidP="008927DF">
      <w:pPr>
        <w:pStyle w:val="JCEbodytext"/>
        <w:numPr>
          <w:ilvl w:val="0"/>
          <w:numId w:val="5"/>
        </w:numPr>
        <w:tabs>
          <w:tab w:val="center" w:pos="4200"/>
          <w:tab w:val="right" w:pos="8295"/>
        </w:tabs>
        <w:jc w:val="both"/>
        <w:rPr>
          <w:rFonts w:ascii="Times New Roman" w:eastAsiaTheme="minorEastAsia" w:hAnsi="Times New Roman"/>
          <w:sz w:val="18"/>
          <w:szCs w:val="18"/>
          <w:lang w:eastAsia="zh-CN"/>
          <w:rPrChange w:id="877" w:author="Yibin Jiang (PGR)" w:date="2025-07-10T10:37:00Z">
            <w:rPr>
              <w:rFonts w:asciiTheme="minorHAnsi" w:eastAsiaTheme="minorEastAsia" w:hAnsiTheme="minorHAnsi" w:cstheme="minorHAnsi"/>
              <w:sz w:val="18"/>
              <w:szCs w:val="18"/>
              <w:lang w:eastAsia="zh-CN"/>
            </w:rPr>
          </w:rPrChange>
        </w:rPr>
      </w:pPr>
      <w:r w:rsidRPr="00452C4E">
        <w:rPr>
          <w:rFonts w:ascii="Times New Roman" w:eastAsiaTheme="minorEastAsia" w:hAnsi="Times New Roman"/>
          <w:sz w:val="18"/>
          <w:szCs w:val="18"/>
          <w:lang w:eastAsia="zh-CN"/>
          <w:rPrChange w:id="878" w:author="Yibin Jiang (PGR)" w:date="2025-07-10T10:37:00Z">
            <w:rPr>
              <w:rFonts w:asciiTheme="minorHAnsi" w:eastAsiaTheme="minorEastAsia" w:hAnsiTheme="minorHAnsi" w:cstheme="minorHAnsi"/>
              <w:sz w:val="18"/>
              <w:szCs w:val="18"/>
              <w:lang w:eastAsia="zh-CN"/>
            </w:rPr>
          </w:rPrChange>
        </w:rPr>
        <w:t>Calculate the discounted return using the formula</w:t>
      </w:r>
      <w:r w:rsidRPr="00452C4E">
        <w:rPr>
          <w:rFonts w:ascii="Times New Roman" w:eastAsiaTheme="minorEastAsia" w:hAnsi="Times New Roman"/>
          <w:sz w:val="18"/>
          <w:szCs w:val="18"/>
          <w:lang w:eastAsia="zh-CN"/>
          <w:rPrChange w:id="879" w:author="Yibin Jiang (PGR)" w:date="2025-07-10T10:37:00Z">
            <w:rPr>
              <w:rFonts w:asciiTheme="minorHAnsi" w:eastAsiaTheme="minorEastAsia" w:hAnsiTheme="minorHAnsi" w:cstheme="minorHAnsi" w:hint="eastAsia"/>
              <w:sz w:val="18"/>
              <w:szCs w:val="18"/>
              <w:lang w:eastAsia="zh-CN"/>
            </w:rPr>
          </w:rPrChange>
        </w:rPr>
        <w:t xml:space="preserve"> (1</w:t>
      </w:r>
      <w:r w:rsidR="0046179B" w:rsidRPr="00452C4E">
        <w:rPr>
          <w:rFonts w:ascii="Times New Roman" w:eastAsiaTheme="minorEastAsia" w:hAnsi="Times New Roman"/>
          <w:sz w:val="18"/>
          <w:szCs w:val="18"/>
          <w:lang w:eastAsia="zh-CN"/>
          <w:rPrChange w:id="880" w:author="Yibin Jiang (PGR)" w:date="2025-07-10T10:37:00Z">
            <w:rPr>
              <w:rFonts w:asciiTheme="minorHAnsi" w:eastAsiaTheme="minorEastAsia" w:hAnsiTheme="minorHAnsi" w:cstheme="minorHAnsi" w:hint="eastAsia"/>
              <w:sz w:val="18"/>
              <w:szCs w:val="18"/>
              <w:lang w:eastAsia="zh-CN"/>
            </w:rPr>
          </w:rPrChange>
        </w:rPr>
        <w:t>3</w:t>
      </w:r>
      <w:r w:rsidRPr="00452C4E">
        <w:rPr>
          <w:rFonts w:ascii="Times New Roman" w:eastAsiaTheme="minorEastAsia" w:hAnsi="Times New Roman"/>
          <w:sz w:val="18"/>
          <w:szCs w:val="18"/>
          <w:lang w:eastAsia="zh-CN"/>
          <w:rPrChange w:id="881" w:author="Yibin Jiang (PGR)" w:date="2025-07-10T10:37:00Z">
            <w:rPr>
              <w:rFonts w:asciiTheme="minorHAnsi" w:eastAsiaTheme="minorEastAsia" w:hAnsiTheme="minorHAnsi" w:cstheme="minorHAnsi" w:hint="eastAsia"/>
              <w:sz w:val="18"/>
              <w:szCs w:val="18"/>
              <w:lang w:eastAsia="zh-CN"/>
            </w:rPr>
          </w:rPrChange>
        </w:rPr>
        <w:t>)</w:t>
      </w:r>
      <w:r w:rsidRPr="00452C4E">
        <w:rPr>
          <w:rFonts w:ascii="Times New Roman" w:eastAsiaTheme="minorEastAsia" w:hAnsi="Times New Roman"/>
          <w:sz w:val="18"/>
          <w:szCs w:val="18"/>
          <w:lang w:eastAsia="zh-CN"/>
          <w:rPrChange w:id="882" w:author="Yibin Jiang (PGR)" w:date="2025-07-10T10:37:00Z">
            <w:rPr>
              <w:rFonts w:asciiTheme="minorHAnsi" w:eastAsiaTheme="minorEastAsia" w:hAnsiTheme="minorHAnsi" w:cstheme="minorHAnsi"/>
              <w:sz w:val="18"/>
              <w:szCs w:val="18"/>
              <w:lang w:eastAsia="zh-CN"/>
            </w:rPr>
          </w:rPrChange>
        </w:rPr>
        <w:t>, where rt</w:t>
      </w:r>
      <w:r w:rsidRPr="00452C4E">
        <w:rPr>
          <w:rFonts w:ascii="Times New Roman" w:eastAsiaTheme="minorEastAsia" w:hAnsi="Times New Roman"/>
          <w:sz w:val="18"/>
          <w:szCs w:val="18"/>
          <w:lang w:eastAsia="zh-CN"/>
          <w:rPrChange w:id="883" w:author="Yibin Jiang (PGR)" w:date="2025-07-10T10:37:00Z">
            <w:rPr>
              <w:rFonts w:asciiTheme="minorHAnsi" w:eastAsiaTheme="minorEastAsia" w:hAnsiTheme="minorHAnsi" w:cstheme="minorHAnsi" w:hint="eastAsia"/>
              <w:sz w:val="18"/>
              <w:szCs w:val="18"/>
              <w:lang w:eastAsia="zh-CN"/>
            </w:rPr>
          </w:rPrChange>
        </w:rPr>
        <w:t xml:space="preserve"> </w:t>
      </w:r>
      <w:r w:rsidRPr="00452C4E">
        <w:rPr>
          <w:rFonts w:ascii="Times New Roman" w:eastAsiaTheme="minorEastAsia" w:hAnsi="Times New Roman"/>
          <w:sz w:val="18"/>
          <w:szCs w:val="18"/>
          <w:lang w:eastAsia="zh-CN"/>
          <w:rPrChange w:id="884" w:author="Yibin Jiang (PGR)" w:date="2025-07-10T10:37:00Z">
            <w:rPr>
              <w:rFonts w:asciiTheme="minorHAnsi" w:eastAsiaTheme="minorEastAsia" w:hAnsiTheme="minorHAnsi" w:cstheme="minorHAnsi"/>
              <w:sz w:val="18"/>
              <w:szCs w:val="18"/>
              <w:lang w:eastAsia="zh-CN"/>
            </w:rPr>
          </w:rPrChange>
        </w:rPr>
        <w:t>denotes the reward at step t, with the discount factor γ set to 0.99 in practice.</w:t>
      </w:r>
    </w:p>
    <w:p w14:paraId="7BAF6955" w14:textId="5AFDFA83" w:rsidR="008927DF" w:rsidRPr="00E34E75" w:rsidRDefault="008656BD" w:rsidP="00637CFA">
      <w:pPr>
        <w:pStyle w:val="ListParagraph"/>
        <w:tabs>
          <w:tab w:val="center" w:pos="4200"/>
          <w:tab w:val="right" w:pos="8295"/>
        </w:tabs>
        <w:spacing w:line="360" w:lineRule="auto"/>
        <w:jc w:val="center"/>
        <w:rPr>
          <w:rFonts w:ascii="Times New Roman" w:eastAsia="宋体" w:hAnsi="Times New Roman" w:cs="Times New Roman"/>
          <w:spacing w:val="-9"/>
          <w:sz w:val="24"/>
          <w:szCs w:val="30"/>
        </w:rPr>
      </w:pPr>
      <m:oMathPara>
        <m:oMath>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G</m:t>
              </m:r>
            </m:e>
            <m:sub>
              <m:r>
                <w:rPr>
                  <w:rStyle w:val="RSCB03MathematicsGreeketcChar"/>
                  <w:rFonts w:ascii="Cambria Math" w:hAnsi="Cambria Math" w:cs="Times New Roman"/>
                </w:rPr>
                <m:t>T</m:t>
              </m:r>
            </m:sub>
          </m:sSub>
          <m:r>
            <w:rPr>
              <w:rStyle w:val="RSCB03MathematicsGreeketcChar"/>
              <w:rFonts w:ascii="Cambria Math" w:hAnsi="Cambria Math" w:cs="Times New Roman"/>
            </w:rPr>
            <m:t>=0</m:t>
          </m:r>
          <m:r>
            <m:rPr>
              <m:sty m:val="p"/>
            </m:rPr>
            <w:rPr>
              <w:rStyle w:val="RSCB03MathematicsGreeketcChar"/>
              <w:rFonts w:ascii="Cambria Math" w:hAnsi="Cambria Math" w:cs="Times New Roman"/>
            </w:rPr>
            <w:br/>
          </m:r>
        </m:oMath>
        <m:oMath>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G</m:t>
              </m:r>
            </m:e>
            <m:sub>
              <m:r>
                <w:rPr>
                  <w:rStyle w:val="RSCB03MathematicsGreeketcChar"/>
                  <w:rFonts w:ascii="Cambria Math" w:hAnsi="Cambria Math" w:cs="Times New Roman"/>
                </w:rPr>
                <m:t>t</m:t>
              </m:r>
            </m:sub>
          </m:sSub>
          <m:r>
            <w:rPr>
              <w:rStyle w:val="RSCB03MathematicsGreeketcChar"/>
              <w:rFonts w:ascii="Cambria Math" w:hAnsi="Cambria Math" w:cs="Times New Roman"/>
            </w:rPr>
            <m:t>=</m:t>
          </m:r>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r</m:t>
              </m:r>
            </m:e>
            <m:sub>
              <m:r>
                <w:rPr>
                  <w:rStyle w:val="RSCB03MathematicsGreeketcChar"/>
                  <w:rFonts w:ascii="Cambria Math" w:hAnsi="Cambria Math" w:cs="Times New Roman"/>
                </w:rPr>
                <m:t>t</m:t>
              </m:r>
            </m:sub>
          </m:sSub>
          <m:r>
            <w:rPr>
              <w:rStyle w:val="RSCB03MathematicsGreeketcChar"/>
              <w:rFonts w:ascii="Cambria Math" w:hAnsi="Cambria Math" w:cs="Times New Roman"/>
            </w:rPr>
            <m:t>+γ</m:t>
          </m:r>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G</m:t>
              </m:r>
            </m:e>
            <m:sub>
              <m:r>
                <w:rPr>
                  <w:rStyle w:val="RSCB03MathematicsGreeketcChar"/>
                  <w:rFonts w:ascii="Cambria Math" w:hAnsi="Cambria Math" w:cs="Times New Roman"/>
                </w:rPr>
                <m:t>t+1</m:t>
              </m:r>
            </m:sub>
          </m:sSub>
          <m:r>
            <m:rPr>
              <m:sty m:val="p"/>
            </m:rPr>
            <w:rPr>
              <w:rStyle w:val="RSCB03MathematicsGreeketcChar"/>
              <w:rFonts w:ascii="Cambria Math" w:hAnsi="Cambria Math" w:cs="Times New Roman"/>
            </w:rPr>
            <w:br/>
          </m:r>
        </m:oMath>
      </m:oMathPara>
      <m:oMath>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G</m:t>
            </m:r>
          </m:e>
          <m:sub>
            <m:r>
              <w:rPr>
                <w:rStyle w:val="RSCB03MathematicsGreeketcChar"/>
                <w:rFonts w:ascii="Cambria Math" w:hAnsi="Cambria Math" w:cs="Times New Roman"/>
              </w:rPr>
              <m:t>t</m:t>
            </m:r>
          </m:sub>
        </m:sSub>
        <m:r>
          <w:rPr>
            <w:rStyle w:val="RSCB03MathematicsGreeketcChar"/>
            <w:rFonts w:ascii="Cambria Math" w:hAnsi="Cambria Math" w:cs="Times New Roman"/>
          </w:rPr>
          <m:t>=</m:t>
        </m:r>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r</m:t>
            </m:r>
          </m:e>
          <m:sub>
            <m:r>
              <w:rPr>
                <w:rStyle w:val="RSCB03MathematicsGreeketcChar"/>
                <w:rFonts w:ascii="Cambria Math" w:hAnsi="Cambria Math" w:cs="Times New Roman"/>
              </w:rPr>
              <m:t>t</m:t>
            </m:r>
          </m:sub>
        </m:sSub>
        <m:r>
          <w:rPr>
            <w:rStyle w:val="RSCB03MathematicsGreeketcChar"/>
            <w:rFonts w:ascii="Cambria Math" w:hAnsi="Cambria Math" w:cs="Times New Roman"/>
          </w:rPr>
          <m:t>+γ</m:t>
        </m:r>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G</m:t>
            </m:r>
          </m:e>
          <m:sub>
            <m:r>
              <w:rPr>
                <w:rStyle w:val="RSCB03MathematicsGreeketcChar"/>
                <w:rFonts w:ascii="Cambria Math" w:hAnsi="Cambria Math" w:cs="Times New Roman"/>
              </w:rPr>
              <m:t>t+1</m:t>
            </m:r>
          </m:sub>
        </m:sSub>
        <m:r>
          <w:rPr>
            <w:rStyle w:val="RSCB03MathematicsGreeketcChar"/>
            <w:rFonts w:ascii="Cambria Math" w:hAnsi="Cambria Math" w:cs="Times New Roman"/>
          </w:rPr>
          <m:t>+</m:t>
        </m:r>
        <m:sSup>
          <m:sSupPr>
            <m:ctrlPr>
              <w:rPr>
                <w:rStyle w:val="RSCB03MathematicsGreeketcChar"/>
                <w:rFonts w:ascii="Cambria Math" w:hAnsi="Cambria Math" w:cs="Times New Roman"/>
                <w:i/>
              </w:rPr>
            </m:ctrlPr>
          </m:sSupPr>
          <m:e>
            <m:r>
              <w:rPr>
                <w:rStyle w:val="RSCB03MathematicsGreeketcChar"/>
                <w:rFonts w:ascii="Cambria Math" w:hAnsi="Cambria Math" w:cs="Times New Roman"/>
              </w:rPr>
              <m:t>γ</m:t>
            </m:r>
          </m:e>
          <m:sup>
            <m:r>
              <w:rPr>
                <w:rStyle w:val="RSCB03MathematicsGreeketcChar"/>
                <w:rFonts w:ascii="Cambria Math" w:hAnsi="Cambria Math" w:cs="Times New Roman"/>
              </w:rPr>
              <m:t>2</m:t>
            </m:r>
          </m:sup>
        </m:sSup>
        <m:sSub>
          <m:sSubPr>
            <m:ctrlPr>
              <w:rPr>
                <w:rStyle w:val="RSCB03MathematicsGreeketcChar"/>
                <w:rFonts w:ascii="Cambria Math" w:hAnsi="Cambria Math" w:cs="Times New Roman"/>
                <w:i/>
              </w:rPr>
            </m:ctrlPr>
          </m:sSubPr>
          <m:e>
            <m:r>
              <w:rPr>
                <w:rStyle w:val="RSCB03MathematicsGreeketcChar"/>
                <w:rFonts w:ascii="Cambria Math" w:hAnsi="Cambria Math" w:cs="Times New Roman"/>
              </w:rPr>
              <m:t>G</m:t>
            </m:r>
          </m:e>
          <m:sub>
            <m:r>
              <w:rPr>
                <w:rStyle w:val="RSCB03MathematicsGreeketcChar"/>
                <w:rFonts w:ascii="Cambria Math" w:hAnsi="Cambria Math" w:cs="Times New Roman"/>
              </w:rPr>
              <m:t>t+2</m:t>
            </m:r>
          </m:sub>
        </m:sSub>
        <m:r>
          <w:rPr>
            <w:rStyle w:val="RSCB03MathematicsGreeketcChar"/>
            <w:rFonts w:ascii="Cambria Math" w:hAnsi="Cambria Math" w:cs="Times New Roman"/>
          </w:rPr>
          <m:t>+…</m:t>
        </m:r>
      </m:oMath>
      <w:r w:rsidR="008927DF" w:rsidRPr="00452C4E">
        <w:rPr>
          <w:rFonts w:ascii="Times New Roman" w:hAnsi="Times New Roman" w:cs="Times New Roman"/>
          <w:sz w:val="18"/>
          <w:szCs w:val="18"/>
          <w:rPrChange w:id="885" w:author="Yibin Jiang (PGR)" w:date="2025-07-10T10:37:00Z">
            <w:rPr>
              <w:rFonts w:cstheme="minorHAnsi"/>
              <w:sz w:val="18"/>
              <w:szCs w:val="18"/>
            </w:rPr>
          </w:rPrChange>
        </w:rPr>
        <w:t>（</w:t>
      </w:r>
      <w:r w:rsidR="008927DF" w:rsidRPr="00452C4E">
        <w:rPr>
          <w:rFonts w:ascii="Times New Roman" w:hAnsi="Times New Roman" w:cs="Times New Roman"/>
          <w:sz w:val="18"/>
          <w:szCs w:val="18"/>
          <w:rPrChange w:id="886" w:author="Yibin Jiang (PGR)" w:date="2025-07-10T10:37:00Z">
            <w:rPr>
              <w:rFonts w:cstheme="minorHAnsi"/>
              <w:sz w:val="18"/>
              <w:szCs w:val="18"/>
            </w:rPr>
          </w:rPrChange>
        </w:rPr>
        <w:t>1</w:t>
      </w:r>
      <w:r w:rsidR="00637CFA" w:rsidRPr="00452C4E">
        <w:rPr>
          <w:rFonts w:ascii="Times New Roman" w:hAnsi="Times New Roman" w:cs="Times New Roman"/>
          <w:sz w:val="18"/>
          <w:szCs w:val="18"/>
          <w:lang w:eastAsia="zh-CN"/>
          <w:rPrChange w:id="887" w:author="Yibin Jiang (PGR)" w:date="2025-07-10T10:37:00Z">
            <w:rPr>
              <w:rFonts w:cstheme="minorHAnsi" w:hint="eastAsia"/>
              <w:sz w:val="18"/>
              <w:szCs w:val="18"/>
              <w:lang w:eastAsia="zh-CN"/>
            </w:rPr>
          </w:rPrChange>
        </w:rPr>
        <w:t>3</w:t>
      </w:r>
      <w:r w:rsidR="008927DF" w:rsidRPr="00452C4E">
        <w:rPr>
          <w:rFonts w:ascii="Times New Roman" w:hAnsi="Times New Roman" w:cs="Times New Roman"/>
          <w:sz w:val="18"/>
          <w:szCs w:val="18"/>
          <w:rPrChange w:id="888" w:author="Yibin Jiang (PGR)" w:date="2025-07-10T10:37:00Z">
            <w:rPr>
              <w:rFonts w:cstheme="minorHAnsi"/>
              <w:sz w:val="18"/>
              <w:szCs w:val="18"/>
            </w:rPr>
          </w:rPrChange>
        </w:rPr>
        <w:t>）</w:t>
      </w:r>
    </w:p>
    <w:p w14:paraId="1368E825" w14:textId="77777777" w:rsidR="008927DF" w:rsidRPr="00452C4E" w:rsidRDefault="008927DF" w:rsidP="00100D8D">
      <w:pPr>
        <w:tabs>
          <w:tab w:val="center" w:pos="4200"/>
          <w:tab w:val="right" w:pos="8295"/>
        </w:tabs>
        <w:spacing w:after="0" w:line="480" w:lineRule="auto"/>
        <w:ind w:firstLineChars="200" w:firstLine="360"/>
        <w:jc w:val="both"/>
        <w:rPr>
          <w:rFonts w:ascii="Times New Roman" w:hAnsi="Times New Roman" w:cs="Times New Roman"/>
          <w:sz w:val="18"/>
          <w:szCs w:val="18"/>
          <w:lang w:val="en-US" w:eastAsia="zh-CN"/>
          <w:rPrChange w:id="889" w:author="Yibin Jiang (PGR)" w:date="2025-07-10T10:37:00Z">
            <w:rPr>
              <w:rFonts w:cstheme="minorHAnsi"/>
              <w:sz w:val="18"/>
              <w:szCs w:val="18"/>
              <w:lang w:val="en-US" w:eastAsia="zh-CN"/>
            </w:rPr>
          </w:rPrChange>
        </w:rPr>
      </w:pPr>
      <w:r w:rsidRPr="00452C4E">
        <w:rPr>
          <w:rFonts w:ascii="Times New Roman" w:hAnsi="Times New Roman" w:cs="Times New Roman"/>
          <w:sz w:val="18"/>
          <w:szCs w:val="18"/>
          <w:lang w:val="en-US" w:eastAsia="zh-CN"/>
          <w:rPrChange w:id="890" w:author="Yibin Jiang (PGR)" w:date="2025-07-10T10:37:00Z">
            <w:rPr>
              <w:rFonts w:cstheme="minorHAnsi"/>
              <w:sz w:val="18"/>
              <w:szCs w:val="18"/>
              <w:lang w:val="en-US" w:eastAsia="zh-CN"/>
            </w:rPr>
          </w:rPrChange>
        </w:rPr>
        <w:t>The cumulative discounted return is composed of step-wise rewards. We also clip the rewards to avoid adverse effects from excessively large or small values. After multiple rounds of online training, we obtain an updated policy network capable of generating experimental actions based on the current state.</w:t>
      </w:r>
      <w:r w:rsidRPr="00452C4E">
        <w:rPr>
          <w:rFonts w:ascii="Times New Roman" w:hAnsi="Times New Roman" w:cs="Times New Roman"/>
          <w:sz w:val="18"/>
          <w:szCs w:val="18"/>
          <w:lang w:val="en-US" w:eastAsia="zh-CN"/>
          <w:rPrChange w:id="891" w:author="Yibin Jiang (PGR)" w:date="2025-07-10T10:37:00Z">
            <w:rPr>
              <w:rFonts w:cstheme="minorHAnsi" w:hint="eastAsia"/>
              <w:sz w:val="18"/>
              <w:szCs w:val="18"/>
              <w:lang w:val="en-US" w:eastAsia="zh-CN"/>
            </w:rPr>
          </w:rPrChange>
        </w:rPr>
        <w:t xml:space="preserve"> </w:t>
      </w:r>
      <w:r w:rsidRPr="00452C4E">
        <w:rPr>
          <w:rFonts w:ascii="Times New Roman" w:hAnsi="Times New Roman" w:cs="Times New Roman"/>
          <w:sz w:val="18"/>
          <w:szCs w:val="18"/>
          <w:lang w:val="en-US" w:eastAsia="zh-CN"/>
          <w:rPrChange w:id="892" w:author="Yibin Jiang (PGR)" w:date="2025-07-10T10:37:00Z">
            <w:rPr>
              <w:rFonts w:cstheme="minorHAnsi"/>
              <w:sz w:val="18"/>
              <w:szCs w:val="18"/>
              <w:lang w:val="en-US" w:eastAsia="zh-CN"/>
            </w:rPr>
          </w:rPrChange>
        </w:rPr>
        <w:t>The specific calculation formulas for the reward components are as follows:</w:t>
      </w:r>
    </w:p>
    <w:p w14:paraId="3A9E8AF7" w14:textId="77777777" w:rsidR="008927DF" w:rsidRPr="00452C4E" w:rsidRDefault="008927DF" w:rsidP="00100D8D">
      <w:pPr>
        <w:tabs>
          <w:tab w:val="center" w:pos="4200"/>
          <w:tab w:val="right" w:pos="8295"/>
        </w:tabs>
        <w:spacing w:after="0" w:line="480" w:lineRule="auto"/>
        <w:ind w:firstLineChars="200" w:firstLine="360"/>
        <w:jc w:val="both"/>
        <w:rPr>
          <w:rFonts w:ascii="Times New Roman" w:hAnsi="Times New Roman" w:cs="Times New Roman"/>
          <w:sz w:val="18"/>
          <w:szCs w:val="18"/>
          <w:lang w:val="en-US" w:eastAsia="zh-CN"/>
          <w:rPrChange w:id="893" w:author="Yibin Jiang (PGR)" w:date="2025-07-10T10:37:00Z">
            <w:rPr>
              <w:rFonts w:cstheme="minorHAnsi"/>
              <w:sz w:val="18"/>
              <w:szCs w:val="18"/>
              <w:lang w:val="en-US" w:eastAsia="zh-CN"/>
            </w:rPr>
          </w:rPrChange>
        </w:rPr>
      </w:pPr>
      <w:r w:rsidRPr="00452C4E">
        <w:rPr>
          <w:rFonts w:ascii="Times New Roman" w:hAnsi="Times New Roman" w:cs="Times New Roman"/>
          <w:sz w:val="18"/>
          <w:szCs w:val="18"/>
          <w:lang w:val="en-US" w:eastAsia="zh-CN"/>
          <w:rPrChange w:id="894" w:author="Yibin Jiang (PGR)" w:date="2025-07-10T10:37:00Z">
            <w:rPr>
              <w:rFonts w:cstheme="minorHAnsi" w:hint="eastAsia"/>
              <w:sz w:val="18"/>
              <w:szCs w:val="18"/>
              <w:lang w:val="en-US" w:eastAsia="zh-CN"/>
            </w:rPr>
          </w:rPrChange>
        </w:rPr>
        <w:t>1.</w:t>
      </w:r>
      <w:r w:rsidRPr="00452C4E">
        <w:rPr>
          <w:rFonts w:ascii="Times New Roman" w:hAnsi="Times New Roman" w:cs="Times New Roman"/>
          <w:sz w:val="18"/>
          <w:szCs w:val="18"/>
          <w:lang w:val="en-US" w:eastAsia="zh-CN"/>
          <w:rPrChange w:id="895" w:author="Yibin Jiang (PGR)" w:date="2025-07-10T10:37:00Z">
            <w:rPr>
              <w:rFonts w:cstheme="minorHAnsi"/>
              <w:sz w:val="18"/>
              <w:szCs w:val="18"/>
              <w:lang w:val="en-US" w:eastAsia="zh-CN"/>
            </w:rPr>
          </w:rPrChange>
        </w:rPr>
        <w:t>Dense Reward</w:t>
      </w:r>
      <w:r w:rsidRPr="00452C4E">
        <w:rPr>
          <w:rFonts w:ascii="Times New Roman" w:hAnsi="Times New Roman" w:cs="Times New Roman"/>
          <w:sz w:val="18"/>
          <w:szCs w:val="18"/>
          <w:lang w:val="en-US" w:eastAsia="zh-CN"/>
          <w:rPrChange w:id="896" w:author="Yibin Jiang (PGR)" w:date="2025-07-10T10:37:00Z">
            <w:rPr>
              <w:rFonts w:cstheme="minorHAnsi" w:hint="eastAsia"/>
              <w:sz w:val="18"/>
              <w:szCs w:val="18"/>
              <w:lang w:val="en-US" w:eastAsia="zh-CN"/>
            </w:rPr>
          </w:rPrChange>
        </w:rPr>
        <w:t xml:space="preserve"> Calculation. </w:t>
      </w:r>
      <w:r w:rsidRPr="00452C4E">
        <w:rPr>
          <w:rFonts w:ascii="Times New Roman" w:hAnsi="Times New Roman" w:cs="Times New Roman"/>
          <w:sz w:val="18"/>
          <w:szCs w:val="18"/>
          <w:lang w:val="en-US" w:eastAsia="zh-CN"/>
          <w:rPrChange w:id="897" w:author="Yibin Jiang (PGR)" w:date="2025-07-10T10:37:00Z">
            <w:rPr>
              <w:rFonts w:cstheme="minorHAnsi"/>
              <w:sz w:val="18"/>
              <w:szCs w:val="18"/>
              <w:lang w:val="en-US" w:eastAsia="zh-CN"/>
            </w:rPr>
          </w:rPrChange>
        </w:rPr>
        <w:t>Dense Reward</w:t>
      </w:r>
      <w:r w:rsidRPr="00452C4E">
        <w:rPr>
          <w:rFonts w:ascii="Times New Roman" w:hAnsi="Times New Roman" w:cs="Times New Roman"/>
          <w:sz w:val="18"/>
          <w:szCs w:val="18"/>
          <w:lang w:val="en-US" w:eastAsia="zh-CN"/>
          <w:rPrChange w:id="898" w:author="Yibin Jiang (PGR)" w:date="2025-07-10T10:37:00Z">
            <w:rPr>
              <w:rFonts w:cstheme="minorHAnsi" w:hint="eastAsia"/>
              <w:sz w:val="18"/>
              <w:szCs w:val="18"/>
              <w:lang w:val="en-US" w:eastAsia="zh-CN"/>
            </w:rPr>
          </w:rPrChange>
        </w:rPr>
        <w:t xml:space="preserve"> d</w:t>
      </w:r>
      <w:r w:rsidRPr="00452C4E">
        <w:rPr>
          <w:rFonts w:ascii="Times New Roman" w:hAnsi="Times New Roman" w:cs="Times New Roman"/>
          <w:sz w:val="18"/>
          <w:szCs w:val="18"/>
          <w:lang w:val="en-US" w:eastAsia="zh-CN"/>
          <w:rPrChange w:id="899" w:author="Yibin Jiang (PGR)" w:date="2025-07-10T10:37:00Z">
            <w:rPr>
              <w:rFonts w:cstheme="minorHAnsi"/>
              <w:sz w:val="18"/>
              <w:szCs w:val="18"/>
              <w:lang w:val="en-US" w:eastAsia="zh-CN"/>
            </w:rPr>
          </w:rPrChange>
        </w:rPr>
        <w:t>irectly rewards actions that reduce the difference between the current pH and target pH.</w:t>
      </w:r>
    </w:p>
    <w:p w14:paraId="6F45F00F" w14:textId="12E9AF6F" w:rsidR="008927DF" w:rsidRPr="00452C4E" w:rsidRDefault="008927DF" w:rsidP="00100D8D">
      <w:pPr>
        <w:tabs>
          <w:tab w:val="center" w:pos="4200"/>
          <w:tab w:val="right" w:pos="8295"/>
        </w:tabs>
        <w:spacing w:before="120" w:after="120" w:line="415" w:lineRule="auto"/>
        <w:jc w:val="center"/>
        <w:rPr>
          <w:rFonts w:ascii="Times New Roman" w:eastAsia="宋体" w:hAnsi="Times New Roman" w:cs="Times New Roman"/>
          <w:sz w:val="24"/>
          <w:szCs w:val="36"/>
          <w:lang w:eastAsia="zh-CN"/>
          <w:rPrChange w:id="900" w:author="Yibin Jiang (PGR)" w:date="2025-07-10T10:37:00Z">
            <w:rPr>
              <w:rFonts w:ascii="Times New Roman" w:eastAsia="宋体"/>
              <w:sz w:val="24"/>
              <w:szCs w:val="36"/>
              <w:lang w:eastAsia="zh-CN"/>
            </w:rPr>
          </w:rPrChange>
        </w:rPr>
      </w:pPr>
      <m:oMath>
        <m:r>
          <m:rPr>
            <m:sty m:val="p"/>
          </m:rPr>
          <w:rPr>
            <w:rStyle w:val="RSCB03MathematicsGreeketcChar"/>
            <w:rFonts w:ascii="Cambria Math" w:hAnsi="Cambria Math" w:cs="Times New Roman"/>
          </w:rPr>
          <m:t>dense_reward=λ(|</m:t>
        </m:r>
        <m:sSub>
          <m:sSubPr>
            <m:ctrlPr>
              <w:rPr>
                <w:rStyle w:val="RSCB03MathematicsGreeketcChar"/>
                <w:rFonts w:ascii="Cambria Math" w:hAnsi="Cambria Math" w:cs="Times New Roman"/>
                <w:lang w:eastAsia="zh-CN"/>
              </w:rPr>
            </m:ctrlPr>
          </m:sSubPr>
          <m:e>
            <m:r>
              <m:rPr>
                <m:sty m:val="p"/>
              </m:rPr>
              <w:rPr>
                <w:rStyle w:val="RSCB03MathematicsGreeketcChar"/>
                <w:rFonts w:ascii="Cambria Math" w:hAnsi="Cambria Math" w:cs="Times New Roman"/>
              </w:rPr>
              <m:t>e</m:t>
            </m:r>
          </m:e>
          <m:sub>
            <m:r>
              <m:rPr>
                <m:sty m:val="p"/>
              </m:rPr>
              <w:rPr>
                <w:rStyle w:val="RSCB03MathematicsGreeketcChar"/>
                <w:rFonts w:ascii="Cambria Math" w:hAnsi="Cambria Math" w:cs="Times New Roman"/>
              </w:rPr>
              <m:t>t</m:t>
            </m:r>
            <m:r>
              <m:rPr>
                <m:nor/>
              </m:rPr>
              <w:rPr>
                <w:rStyle w:val="RSCB03MathematicsGreeketcChar"/>
                <w:rFonts w:cs="Times New Roman"/>
              </w:rPr>
              <m:t>-1</m:t>
            </m:r>
          </m:sub>
        </m:sSub>
        <m:r>
          <m:rPr>
            <m:sty m:val="p"/>
          </m:rPr>
          <w:rPr>
            <w:rStyle w:val="RSCB03MathematicsGreeketcChar"/>
            <w:rFonts w:ascii="Cambria Math" w:hAnsi="Cambria Math" w:cs="Times New Roman"/>
          </w:rPr>
          <m:t>|-|</m:t>
        </m:r>
        <m:sSub>
          <m:sSubPr>
            <m:ctrlPr>
              <w:rPr>
                <w:rStyle w:val="RSCB03MathematicsGreeketcChar"/>
                <w:rFonts w:ascii="Cambria Math" w:hAnsi="Cambria Math" w:cs="Times New Roman"/>
                <w:lang w:eastAsia="zh-CN"/>
              </w:rPr>
            </m:ctrlPr>
          </m:sSubPr>
          <m:e>
            <m:r>
              <m:rPr>
                <m:sty m:val="p"/>
              </m:rPr>
              <w:rPr>
                <w:rStyle w:val="RSCB03MathematicsGreeketcChar"/>
                <w:rFonts w:ascii="Cambria Math" w:hAnsi="Cambria Math" w:cs="Times New Roman"/>
              </w:rPr>
              <m:t>e</m:t>
            </m:r>
          </m:e>
          <m:sub>
            <m:r>
              <m:rPr>
                <m:sty m:val="p"/>
              </m:rPr>
              <w:rPr>
                <w:rStyle w:val="RSCB03MathematicsGreeketcChar"/>
                <w:rFonts w:ascii="Cambria Math" w:hAnsi="Cambria Math" w:cs="Times New Roman"/>
              </w:rPr>
              <m:t>t</m:t>
            </m:r>
          </m:sub>
        </m:sSub>
        <m:r>
          <m:rPr>
            <m:sty m:val="p"/>
          </m:rPr>
          <w:rPr>
            <w:rStyle w:val="RSCB03MathematicsGreeketcChar"/>
            <w:rFonts w:ascii="Cambria Math" w:hAnsi="Cambria Math" w:cs="Times New Roman"/>
          </w:rPr>
          <m:t>|)(1+</m:t>
        </m:r>
        <m:f>
          <m:fPr>
            <m:ctrlPr>
              <w:rPr>
                <w:rStyle w:val="RSCB03MathematicsGreeketcChar"/>
                <w:rFonts w:ascii="Cambria Math" w:hAnsi="Cambria Math" w:cs="Times New Roman"/>
                <w:lang w:eastAsia="zh-CN"/>
              </w:rPr>
            </m:ctrlPr>
          </m:fPr>
          <m:num>
            <m:r>
              <m:rPr>
                <m:sty m:val="p"/>
              </m:rPr>
              <w:rPr>
                <w:rStyle w:val="RSCB03MathematicsGreeketcChar"/>
                <w:rFonts w:ascii="Cambria Math" w:hAnsi="Cambria Math" w:cs="Times New Roman"/>
              </w:rPr>
              <m:t>M</m:t>
            </m:r>
            <m:r>
              <m:rPr>
                <m:nor/>
              </m:rPr>
              <w:rPr>
                <w:rStyle w:val="RSCB03MathematicsGreeketcChar"/>
                <w:rFonts w:cs="Times New Roman"/>
              </w:rPr>
              <m:t>-t</m:t>
            </m:r>
          </m:num>
          <m:den>
            <m:r>
              <m:rPr>
                <m:sty m:val="p"/>
              </m:rPr>
              <w:rPr>
                <w:rStyle w:val="RSCB03MathematicsGreeketcChar"/>
                <w:rFonts w:ascii="Cambria Math" w:hAnsi="Cambria Math" w:cs="Times New Roman"/>
              </w:rPr>
              <m:t>M</m:t>
            </m:r>
          </m:den>
        </m:f>
        <m:r>
          <m:rPr>
            <m:sty m:val="p"/>
          </m:rPr>
          <w:rPr>
            <w:rStyle w:val="RSCB03MathematicsGreeketcChar"/>
            <w:rFonts w:ascii="Cambria Math" w:hAnsi="Cambria Math" w:cs="Times New Roman"/>
          </w:rPr>
          <m:t>)</m:t>
        </m:r>
      </m:oMath>
      <w:r w:rsidR="00AE771D" w:rsidRPr="00452C4E">
        <w:rPr>
          <w:rFonts w:ascii="Times New Roman" w:hAnsi="Times New Roman" w:cs="Times New Roman"/>
          <w:sz w:val="18"/>
          <w:szCs w:val="18"/>
          <w:lang w:eastAsia="zh-CN"/>
          <w:rPrChange w:id="901" w:author="Yibin Jiang (PGR)" w:date="2025-07-10T10:37:00Z">
            <w:rPr>
              <w:rFonts w:cstheme="minorHAnsi" w:hint="eastAsia"/>
              <w:sz w:val="18"/>
              <w:szCs w:val="18"/>
              <w:lang w:eastAsia="zh-CN"/>
            </w:rPr>
          </w:rPrChange>
        </w:rPr>
        <w:t>(</w:t>
      </w:r>
      <w:r w:rsidR="00AE771D" w:rsidRPr="00452C4E">
        <w:rPr>
          <w:rFonts w:ascii="Times New Roman" w:hAnsi="Times New Roman" w:cs="Times New Roman"/>
          <w:sz w:val="18"/>
          <w:szCs w:val="18"/>
          <w:lang w:eastAsia="zh-CN"/>
          <w:rPrChange w:id="902" w:author="Yibin Jiang (PGR)" w:date="2025-07-10T10:37:00Z">
            <w:rPr>
              <w:rFonts w:cstheme="minorHAnsi"/>
              <w:sz w:val="18"/>
              <w:szCs w:val="18"/>
              <w:lang w:eastAsia="zh-CN"/>
            </w:rPr>
          </w:rPrChange>
        </w:rPr>
        <w:t>14</w:t>
      </w:r>
      <w:r w:rsidR="00AE771D" w:rsidRPr="00452C4E">
        <w:rPr>
          <w:rFonts w:ascii="Times New Roman" w:hAnsi="Times New Roman" w:cs="Times New Roman"/>
          <w:sz w:val="18"/>
          <w:szCs w:val="18"/>
          <w:lang w:eastAsia="zh-CN"/>
          <w:rPrChange w:id="903" w:author="Yibin Jiang (PGR)" w:date="2025-07-10T10:37:00Z">
            <w:rPr>
              <w:rFonts w:cstheme="minorHAnsi" w:hint="eastAsia"/>
              <w:sz w:val="18"/>
              <w:szCs w:val="18"/>
              <w:lang w:eastAsia="zh-CN"/>
            </w:rPr>
          </w:rPrChange>
        </w:rPr>
        <w:t>)</w:t>
      </w:r>
    </w:p>
    <w:p w14:paraId="6DC773A7" w14:textId="4AE0BF0A" w:rsidR="00100D8D" w:rsidRPr="00452C4E" w:rsidRDefault="00100D8D" w:rsidP="00100D8D">
      <w:pPr>
        <w:tabs>
          <w:tab w:val="center" w:pos="4200"/>
          <w:tab w:val="right" w:pos="8295"/>
        </w:tabs>
        <w:spacing w:after="0" w:line="480" w:lineRule="auto"/>
        <w:ind w:firstLineChars="200" w:firstLine="360"/>
        <w:jc w:val="both"/>
        <w:rPr>
          <w:rFonts w:ascii="Times New Roman" w:hAnsi="Times New Roman" w:cs="Times New Roman"/>
          <w:sz w:val="18"/>
          <w:szCs w:val="18"/>
          <w:lang w:val="en-US" w:eastAsia="zh-CN"/>
          <w:rPrChange w:id="904" w:author="Yibin Jiang (PGR)" w:date="2025-07-10T10:37:00Z">
            <w:rPr>
              <w:rFonts w:cstheme="minorHAnsi"/>
              <w:sz w:val="18"/>
              <w:szCs w:val="18"/>
              <w:lang w:val="en-US" w:eastAsia="zh-CN"/>
            </w:rPr>
          </w:rPrChange>
        </w:rPr>
      </w:pPr>
      <w:r w:rsidRPr="00452C4E">
        <w:rPr>
          <w:rFonts w:ascii="Times New Roman" w:hAnsi="Times New Roman" w:cs="Times New Roman"/>
          <w:sz w:val="18"/>
          <w:szCs w:val="18"/>
          <w:lang w:val="en-US" w:eastAsia="zh-CN"/>
          <w:rPrChange w:id="905" w:author="Yibin Jiang (PGR)" w:date="2025-07-10T10:37:00Z">
            <w:rPr>
              <w:rFonts w:cstheme="minorHAnsi"/>
              <w:sz w:val="18"/>
              <w:szCs w:val="18"/>
              <w:lang w:val="en-US" w:eastAsia="zh-CN"/>
            </w:rPr>
          </w:rPrChange>
        </w:rPr>
        <w:t>In equation (1</w:t>
      </w:r>
      <w:r w:rsidRPr="00452C4E">
        <w:rPr>
          <w:rFonts w:ascii="Times New Roman" w:hAnsi="Times New Roman" w:cs="Times New Roman"/>
          <w:sz w:val="18"/>
          <w:szCs w:val="18"/>
          <w:lang w:val="en-US" w:eastAsia="zh-CN"/>
          <w:rPrChange w:id="906" w:author="Yibin Jiang (PGR)" w:date="2025-07-10T10:37:00Z">
            <w:rPr>
              <w:rFonts w:cstheme="minorHAnsi" w:hint="eastAsia"/>
              <w:sz w:val="18"/>
              <w:szCs w:val="18"/>
              <w:lang w:val="en-US" w:eastAsia="zh-CN"/>
            </w:rPr>
          </w:rPrChange>
        </w:rPr>
        <w:t>4</w:t>
      </w:r>
      <w:r w:rsidRPr="00452C4E">
        <w:rPr>
          <w:rFonts w:ascii="Times New Roman" w:hAnsi="Times New Roman" w:cs="Times New Roman"/>
          <w:sz w:val="18"/>
          <w:szCs w:val="18"/>
          <w:lang w:val="en-US" w:eastAsia="zh-CN"/>
          <w:rPrChange w:id="907" w:author="Yibin Jiang (PGR)" w:date="2025-07-10T10:37:00Z">
            <w:rPr>
              <w:rFonts w:cstheme="minorHAnsi"/>
              <w:sz w:val="18"/>
              <w:szCs w:val="18"/>
              <w:lang w:val="en-US" w:eastAsia="zh-CN"/>
            </w:rPr>
          </w:rPrChange>
        </w:rPr>
        <w:t xml:space="preserve">): λ is fixed scaling parameter set to </w:t>
      </w:r>
      <w:r w:rsidRPr="00452C4E">
        <w:rPr>
          <w:rFonts w:ascii="Times New Roman" w:hAnsi="Times New Roman" w:cs="Times New Roman"/>
          <w:sz w:val="18"/>
          <w:szCs w:val="18"/>
          <w:lang w:val="en-US" w:eastAsia="zh-CN"/>
          <w:rPrChange w:id="908" w:author="Yibin Jiang (PGR)" w:date="2025-07-10T10:37:00Z">
            <w:rPr>
              <w:rFonts w:cstheme="minorHAnsi" w:hint="eastAsia"/>
              <w:sz w:val="18"/>
              <w:szCs w:val="18"/>
              <w:lang w:val="en-US" w:eastAsia="zh-CN"/>
            </w:rPr>
          </w:rPrChange>
        </w:rPr>
        <w:t>-0.03</w:t>
      </w:r>
      <w:r w:rsidRPr="00452C4E">
        <w:rPr>
          <w:rFonts w:ascii="Times New Roman" w:hAnsi="Times New Roman" w:cs="Times New Roman"/>
          <w:sz w:val="18"/>
          <w:szCs w:val="18"/>
          <w:lang w:val="en-US" w:eastAsia="zh-CN"/>
          <w:rPrChange w:id="909" w:author="Yibin Jiang (PGR)" w:date="2025-07-10T10:37:00Z">
            <w:rPr>
              <w:rFonts w:cstheme="minorHAnsi"/>
              <w:sz w:val="18"/>
              <w:szCs w:val="18"/>
              <w:lang w:val="en-US" w:eastAsia="zh-CN"/>
            </w:rPr>
          </w:rPrChange>
        </w:rPr>
        <w:t>. t is current step index (ranges from 1 to M). et: pH error at step t. M: Maximum allowed steps in the experiment (fixed to 50 in practice). The dense reward incentivizes early reduction of the pH deviation from the target, thereby steering the experiment toward progressive advancement.</w:t>
      </w:r>
    </w:p>
    <w:p w14:paraId="567D6E25" w14:textId="293D03AE" w:rsidR="00100D8D" w:rsidRPr="00452C4E" w:rsidRDefault="00100D8D" w:rsidP="00100D8D">
      <w:pPr>
        <w:tabs>
          <w:tab w:val="center" w:pos="4200"/>
          <w:tab w:val="right" w:pos="8295"/>
        </w:tabs>
        <w:spacing w:after="0" w:line="480" w:lineRule="auto"/>
        <w:ind w:firstLineChars="200" w:firstLine="360"/>
        <w:jc w:val="both"/>
        <w:rPr>
          <w:rFonts w:ascii="Times New Roman" w:hAnsi="Times New Roman" w:cs="Times New Roman"/>
          <w:sz w:val="18"/>
          <w:szCs w:val="18"/>
          <w:rPrChange w:id="910" w:author="Yibin Jiang (PGR)" w:date="2025-07-10T10:37:00Z">
            <w:rPr>
              <w:rFonts w:cstheme="minorHAnsi"/>
              <w:sz w:val="18"/>
              <w:szCs w:val="18"/>
            </w:rPr>
          </w:rPrChange>
        </w:rPr>
      </w:pPr>
      <w:r w:rsidRPr="00452C4E">
        <w:rPr>
          <w:rFonts w:ascii="Times New Roman" w:hAnsi="Times New Roman" w:cs="Times New Roman"/>
          <w:sz w:val="18"/>
          <w:szCs w:val="18"/>
          <w:rPrChange w:id="911" w:author="Yibin Jiang (PGR)" w:date="2025-07-10T10:37:00Z">
            <w:rPr>
              <w:rFonts w:cstheme="minorHAnsi"/>
              <w:sz w:val="18"/>
              <w:szCs w:val="18"/>
            </w:rPr>
          </w:rPrChange>
        </w:rPr>
        <w:t>2. Step Penalty Calculation. A fixed penalty is applied for each action taken, encouraging the agent to accomplish the experimental objective in fewer steps.</w:t>
      </w:r>
    </w:p>
    <w:p w14:paraId="407E4A71" w14:textId="16693548" w:rsidR="00100D8D" w:rsidRPr="00452C4E" w:rsidRDefault="00100D8D" w:rsidP="00100D8D">
      <w:pPr>
        <w:tabs>
          <w:tab w:val="center" w:pos="4200"/>
          <w:tab w:val="right" w:pos="8295"/>
        </w:tabs>
        <w:spacing w:line="360" w:lineRule="auto"/>
        <w:ind w:firstLineChars="200" w:firstLine="360"/>
        <w:jc w:val="both"/>
        <w:rPr>
          <w:rFonts w:ascii="Times New Roman" w:hAnsi="Times New Roman" w:cs="Times New Roman"/>
          <w:sz w:val="18"/>
          <w:szCs w:val="18"/>
          <w:rPrChange w:id="912" w:author="Yibin Jiang (PGR)" w:date="2025-07-10T10:37:00Z">
            <w:rPr>
              <w:rFonts w:cstheme="minorHAnsi"/>
              <w:sz w:val="18"/>
              <w:szCs w:val="18"/>
            </w:rPr>
          </w:rPrChange>
        </w:rPr>
      </w:pPr>
      <w:r w:rsidRPr="00452C4E">
        <w:rPr>
          <w:rFonts w:ascii="Times New Roman" w:hAnsi="Times New Roman" w:cs="Times New Roman"/>
          <w:sz w:val="18"/>
          <w:szCs w:val="18"/>
          <w:rPrChange w:id="913" w:author="Yibin Jiang (PGR)" w:date="2025-07-10T10:37:00Z">
            <w:rPr>
              <w:rFonts w:cstheme="minorHAnsi"/>
              <w:sz w:val="18"/>
              <w:szCs w:val="18"/>
            </w:rPr>
          </w:rPrChange>
        </w:rPr>
        <w:t>3. Overshoot Penalty Calculation. The overshoot penalty is triggered when the pH deviation overshoots the target pH by a threshold of 0.1 (</w:t>
      </w:r>
      <w:bookmarkStart w:id="914" w:name="OLE_LINK1"/>
      <w:r w:rsidRPr="00452C4E">
        <w:rPr>
          <w:rFonts w:ascii="Times New Roman" w:hAnsi="Times New Roman" w:cs="Times New Roman"/>
          <w:sz w:val="18"/>
          <w:szCs w:val="18"/>
          <w:rPrChange w:id="915" w:author="Yibin Jiang (PGR)" w:date="2025-07-10T10:37:00Z">
            <w:rPr>
              <w:rFonts w:cstheme="minorHAnsi"/>
              <w:sz w:val="18"/>
              <w:szCs w:val="18"/>
            </w:rPr>
          </w:rPrChange>
        </w:rPr>
        <w:t>either above or below</w:t>
      </w:r>
      <w:bookmarkEnd w:id="914"/>
      <w:r w:rsidRPr="00452C4E">
        <w:rPr>
          <w:rFonts w:ascii="Times New Roman" w:hAnsi="Times New Roman" w:cs="Times New Roman"/>
          <w:sz w:val="18"/>
          <w:szCs w:val="18"/>
          <w:rPrChange w:id="916" w:author="Yibin Jiang (PGR)" w:date="2025-07-10T10:37:00Z">
            <w:rPr>
              <w:rFonts w:cstheme="minorHAnsi"/>
              <w:sz w:val="18"/>
              <w:szCs w:val="18"/>
            </w:rPr>
          </w:rPrChange>
        </w:rPr>
        <w:t>). This penalty is applied to reduce scenarios where adding acid after overshooting with base, or vice versa.</w:t>
      </w:r>
    </w:p>
    <w:p w14:paraId="767B70F5" w14:textId="291900E5" w:rsidR="00E46F67" w:rsidRPr="00452C4E" w:rsidRDefault="00E46F67" w:rsidP="00E46F67">
      <w:pPr>
        <w:tabs>
          <w:tab w:val="center" w:pos="4200"/>
          <w:tab w:val="right" w:pos="8295"/>
        </w:tabs>
        <w:spacing w:line="360" w:lineRule="auto"/>
        <w:jc w:val="both"/>
        <w:rPr>
          <w:rFonts w:ascii="Times New Roman" w:hAnsi="Times New Roman" w:cs="Times New Roman"/>
          <w:sz w:val="20"/>
          <w:szCs w:val="20"/>
          <w:lang w:eastAsia="zh-CN"/>
          <w:rPrChange w:id="917" w:author="Yibin Jiang (PGR)" w:date="2025-07-10T10:37:00Z">
            <w:rPr>
              <w:rFonts w:ascii="Bookman Old Style" w:hAnsi="Bookman Old Style" w:cs="Times New Roman"/>
              <w:sz w:val="20"/>
              <w:szCs w:val="20"/>
              <w:lang w:eastAsia="zh-CN"/>
            </w:rPr>
          </w:rPrChange>
        </w:rPr>
      </w:pPr>
      <m:oMath>
        <m:r>
          <m:rPr>
            <m:sty m:val="p"/>
          </m:rPr>
          <w:rPr>
            <w:rStyle w:val="RSCB03MathematicsGreeketcChar"/>
            <w:rFonts w:ascii="Cambria Math" w:hAnsi="Cambria Math" w:cs="Times New Roman"/>
          </w:rPr>
          <m:t>overshoot</m:t>
        </m:r>
        <m:r>
          <m:rPr>
            <m:nor/>
          </m:rPr>
          <w:rPr>
            <w:rStyle w:val="RSCB03MathematicsGreeketcChar"/>
            <w:rFonts w:cs="Times New Roman"/>
            <w:iCs/>
          </w:rPr>
          <m:t>_pen</m:t>
        </m:r>
        <m:r>
          <m:rPr>
            <m:nor/>
          </m:rPr>
          <w:rPr>
            <w:rStyle w:val="RSCB03MathematicsGreeketcChar"/>
            <w:rFonts w:cs="Times New Roman"/>
            <w:iCs/>
            <w:rPrChange w:id="918" w:author="Yibin Jiang (PGR)" w:date="2025-07-10T10:37:00Z">
              <w:rPr>
                <w:rStyle w:val="RSCB03MathematicsGreeketcChar"/>
                <w:rFonts w:hint="eastAsia"/>
                <w:iCs/>
              </w:rPr>
            </w:rPrChange>
          </w:rPr>
          <m:t>a</m:t>
        </m:r>
        <m:r>
          <m:rPr>
            <m:nor/>
          </m:rPr>
          <w:rPr>
            <w:rStyle w:val="RSCB03MathematicsGreeketcChar"/>
            <w:rFonts w:cs="Times New Roman"/>
            <w:iCs/>
          </w:rPr>
          <m:t>lty</m:t>
        </m:r>
        <m:r>
          <m:rPr>
            <m:sty m:val="p"/>
          </m:rPr>
          <w:rPr>
            <w:rStyle w:val="RSCB03MathematicsGreeketcChar"/>
            <w:rFonts w:ascii="Cambria Math" w:hAnsi="Cambria Math" w:cs="Times New Roman"/>
          </w:rPr>
          <m:t>=</m:t>
        </m:r>
        <m:r>
          <m:rPr>
            <m:nor/>
          </m:rPr>
          <w:rPr>
            <w:rStyle w:val="RSCB03MathematicsGreeketcChar"/>
            <w:rFonts w:cs="Times New Roman"/>
            <w:iCs/>
          </w:rPr>
          <m:t>-w</m:t>
        </m:r>
        <m:r>
          <m:rPr>
            <m:sty m:val="p"/>
          </m:rPr>
          <w:rPr>
            <w:rStyle w:val="RSCB03MathematicsGreeketcChar"/>
            <w:rFonts w:ascii="Cambria Math" w:hAnsi="Cambria Math" w:cs="Times New Roman"/>
          </w:rPr>
          <m:t>σ(|</m:t>
        </m:r>
        <m:sSub>
          <m:sSubPr>
            <m:ctrlPr>
              <w:rPr>
                <w:rStyle w:val="RSCB03MathematicsGreeketcChar"/>
                <w:rFonts w:ascii="Cambria Math" w:hAnsi="Cambria Math" w:cs="Times New Roman"/>
                <w:lang w:eastAsia="zh-CN"/>
              </w:rPr>
            </m:ctrlPr>
          </m:sSubPr>
          <m:e>
            <m:r>
              <m:rPr>
                <m:sty m:val="p"/>
              </m:rPr>
              <w:rPr>
                <w:rStyle w:val="RSCB03MathematicsGreeketcChar"/>
                <w:rFonts w:ascii="Cambria Math" w:hAnsi="Cambria Math" w:cs="Times New Roman"/>
              </w:rPr>
              <m:t>e</m:t>
            </m:r>
          </m:e>
          <m:sub>
            <m:r>
              <m:rPr>
                <m:sty m:val="p"/>
              </m:rPr>
              <w:rPr>
                <w:rStyle w:val="RSCB03MathematicsGreeketcChar"/>
                <w:rFonts w:ascii="Cambria Math" w:hAnsi="Cambria Math" w:cs="Times New Roman"/>
              </w:rPr>
              <m:t>t</m:t>
            </m:r>
          </m:sub>
        </m:sSub>
        <m:r>
          <m:rPr>
            <m:sty m:val="p"/>
          </m:rPr>
          <w:rPr>
            <w:rStyle w:val="RSCB03MathematicsGreeketcChar"/>
            <w:rFonts w:ascii="Cambria Math" w:hAnsi="Cambria Math" w:cs="Times New Roman"/>
          </w:rPr>
          <m:t>|-δ)</m:t>
        </m:r>
        <m:r>
          <m:rPr>
            <m:nor/>
          </m:rPr>
          <w:rPr>
            <w:rStyle w:val="RSCB03MathematicsGreeketcChar"/>
            <w:rFonts w:cs="Times New Roman"/>
            <w:iCs/>
          </w:rPr>
          <m:t>,if</m:t>
        </m:r>
        <m:r>
          <m:rPr>
            <m:nor/>
          </m:rPr>
          <w:rPr>
            <w:rStyle w:val="RSCB03MathematicsGreeketcChar"/>
            <w:rFonts w:cs="Times New Roman"/>
            <w:iCs/>
            <w:rPrChange w:id="919" w:author="Yibin Jiang (PGR)" w:date="2025-07-10T10:37:00Z">
              <w:rPr>
                <w:rStyle w:val="RSCB03MathematicsGreeketcChar"/>
                <w:rFonts w:hint="eastAsia"/>
                <w:iCs/>
              </w:rPr>
            </w:rPrChange>
          </w:rPr>
          <m:t xml:space="preserve"> </m:t>
        </m:r>
        <m:r>
          <m:rPr>
            <m:sty m:val="p"/>
          </m:rPr>
          <w:rPr>
            <w:rStyle w:val="RSCB03MathematicsGreeketcChar"/>
            <w:rFonts w:ascii="Cambria Math" w:hAnsi="Cambria Math" w:cs="Times New Roman"/>
          </w:rPr>
          <m:t>(</m:t>
        </m:r>
        <m:sSub>
          <m:sSubPr>
            <m:ctrlPr>
              <w:rPr>
                <w:rStyle w:val="RSCB03MathematicsGreeketcChar"/>
                <w:rFonts w:ascii="Cambria Math" w:hAnsi="Cambria Math" w:cs="Times New Roman"/>
                <w:lang w:eastAsia="zh-CN"/>
              </w:rPr>
            </m:ctrlPr>
          </m:sSubPr>
          <m:e>
            <m:r>
              <m:rPr>
                <m:sty m:val="p"/>
              </m:rPr>
              <w:rPr>
                <w:rStyle w:val="RSCB03MathematicsGreeketcChar"/>
                <w:rFonts w:ascii="Cambria Math" w:hAnsi="Cambria Math" w:cs="Times New Roman"/>
              </w:rPr>
              <m:t>e</m:t>
            </m:r>
          </m:e>
          <m:sub>
            <m:r>
              <m:rPr>
                <m:nor/>
              </m:rPr>
              <w:rPr>
                <w:rStyle w:val="RSCB03MathematicsGreeketcChar"/>
                <w:rFonts w:cs="Times New Roman"/>
                <w:iCs/>
              </w:rPr>
              <m:t>t-1</m:t>
            </m:r>
          </m:sub>
        </m:sSub>
        <m:r>
          <m:rPr>
            <m:sty m:val="p"/>
          </m:rPr>
          <w:rPr>
            <w:rStyle w:val="RSCB03MathematicsGreeketcChar"/>
            <w:rFonts w:ascii="Cambria Math" w:hAnsi="Cambria Math" w:cs="Times New Roman"/>
          </w:rPr>
          <m:t>•</m:t>
        </m:r>
        <m:sSub>
          <m:sSubPr>
            <m:ctrlPr>
              <w:rPr>
                <w:rStyle w:val="RSCB03MathematicsGreeketcChar"/>
                <w:rFonts w:ascii="Cambria Math" w:hAnsi="Cambria Math" w:cs="Times New Roman"/>
                <w:lang w:eastAsia="zh-CN"/>
              </w:rPr>
            </m:ctrlPr>
          </m:sSubPr>
          <m:e>
            <m:r>
              <m:rPr>
                <m:sty m:val="p"/>
              </m:rPr>
              <w:rPr>
                <w:rStyle w:val="RSCB03MathematicsGreeketcChar"/>
                <w:rFonts w:ascii="Cambria Math" w:hAnsi="Cambria Math" w:cs="Times New Roman"/>
              </w:rPr>
              <m:t>e</m:t>
            </m:r>
          </m:e>
          <m:sub>
            <m:r>
              <m:rPr>
                <m:sty m:val="p"/>
              </m:rPr>
              <w:rPr>
                <w:rStyle w:val="RSCB03MathematicsGreeketcChar"/>
                <w:rFonts w:ascii="Cambria Math" w:hAnsi="Cambria Math" w:cs="Times New Roman"/>
              </w:rPr>
              <m:t>t</m:t>
            </m:r>
          </m:sub>
        </m:sSub>
        <m:r>
          <m:rPr>
            <m:sty m:val="p"/>
          </m:rPr>
          <w:rPr>
            <w:rStyle w:val="RSCB03MathematicsGreeketcChar"/>
            <w:rFonts w:ascii="Cambria Math" w:hAnsi="Cambria Math" w:cs="Times New Roman"/>
          </w:rPr>
          <m:t>&lt;0)∧|</m:t>
        </m:r>
        <m:sSub>
          <m:sSubPr>
            <m:ctrlPr>
              <w:rPr>
                <w:rStyle w:val="RSCB03MathematicsGreeketcChar"/>
                <w:rFonts w:ascii="Cambria Math" w:hAnsi="Cambria Math" w:cs="Times New Roman"/>
                <w:lang w:eastAsia="zh-CN"/>
              </w:rPr>
            </m:ctrlPr>
          </m:sSubPr>
          <m:e>
            <m:r>
              <m:rPr>
                <m:sty m:val="p"/>
              </m:rPr>
              <w:rPr>
                <w:rStyle w:val="RSCB03MathematicsGreeketcChar"/>
                <w:rFonts w:ascii="Cambria Math" w:hAnsi="Cambria Math" w:cs="Times New Roman"/>
              </w:rPr>
              <m:t>e</m:t>
            </m:r>
          </m:e>
          <m:sub>
            <m:r>
              <m:rPr>
                <m:sty m:val="p"/>
              </m:rPr>
              <w:rPr>
                <w:rStyle w:val="RSCB03MathematicsGreeketcChar"/>
                <w:rFonts w:ascii="Cambria Math" w:hAnsi="Cambria Math" w:cs="Times New Roman"/>
              </w:rPr>
              <m:t>t</m:t>
            </m:r>
          </m:sub>
        </m:sSub>
        <m:r>
          <m:rPr>
            <m:sty m:val="p"/>
          </m:rPr>
          <w:rPr>
            <w:rStyle w:val="RSCB03MathematicsGreeketcChar"/>
            <w:rFonts w:ascii="Cambria Math" w:hAnsi="Cambria Math" w:cs="Times New Roman"/>
          </w:rPr>
          <m:t>|</m:t>
        </m:r>
      </m:oMath>
      <w:r w:rsidRPr="00452C4E">
        <w:rPr>
          <w:rFonts w:ascii="Times New Roman" w:eastAsia="宋体" w:hAnsi="Times New Roman" w:cs="Times New Roman"/>
          <w:sz w:val="24"/>
          <w:szCs w:val="36"/>
          <w:lang w:eastAsia="zh-CN"/>
          <w:rPrChange w:id="920" w:author="Yibin Jiang (PGR)" w:date="2025-07-10T10:37:00Z">
            <w:rPr>
              <w:rFonts w:ascii="Times New Roman" w:eastAsia="宋体" w:hint="eastAsia"/>
              <w:sz w:val="24"/>
              <w:szCs w:val="36"/>
              <w:lang w:eastAsia="zh-CN"/>
            </w:rPr>
          </w:rPrChange>
        </w:rPr>
        <w:t xml:space="preserve"> </w:t>
      </w:r>
      <w:r w:rsidRPr="00452C4E">
        <w:rPr>
          <w:rFonts w:ascii="Times New Roman" w:hAnsi="Times New Roman" w:cs="Times New Roman"/>
          <w:sz w:val="18"/>
          <w:szCs w:val="18"/>
          <w:lang w:eastAsia="zh-CN"/>
          <w:rPrChange w:id="921" w:author="Yibin Jiang (PGR)" w:date="2025-07-10T10:37:00Z">
            <w:rPr>
              <w:rFonts w:cstheme="minorHAnsi"/>
              <w:sz w:val="18"/>
              <w:szCs w:val="18"/>
              <w:lang w:eastAsia="zh-CN"/>
            </w:rPr>
          </w:rPrChange>
        </w:rPr>
        <w:t>(15)</w:t>
      </w:r>
    </w:p>
    <w:p w14:paraId="78A95E10" w14:textId="4939A963" w:rsidR="00E46F67" w:rsidRPr="00452C4E" w:rsidRDefault="00E46F67" w:rsidP="00E02311">
      <w:pPr>
        <w:tabs>
          <w:tab w:val="center" w:pos="4200"/>
          <w:tab w:val="right" w:pos="8295"/>
        </w:tabs>
        <w:spacing w:after="0" w:line="480" w:lineRule="auto"/>
        <w:ind w:firstLineChars="200" w:firstLine="360"/>
        <w:jc w:val="both"/>
        <w:rPr>
          <w:rFonts w:ascii="Times New Roman" w:hAnsi="Times New Roman" w:cs="Times New Roman"/>
          <w:sz w:val="18"/>
          <w:szCs w:val="18"/>
          <w:lang w:eastAsia="zh-CN"/>
          <w:rPrChange w:id="922" w:author="Yibin Jiang (PGR)" w:date="2025-07-10T10:37:00Z">
            <w:rPr>
              <w:rFonts w:cstheme="minorHAnsi"/>
              <w:sz w:val="18"/>
              <w:szCs w:val="18"/>
              <w:lang w:eastAsia="zh-CN"/>
            </w:rPr>
          </w:rPrChange>
        </w:rPr>
      </w:pPr>
      <w:r w:rsidRPr="00452C4E">
        <w:rPr>
          <w:rFonts w:ascii="Times New Roman" w:hAnsi="Times New Roman" w:cs="Times New Roman"/>
          <w:sz w:val="18"/>
          <w:szCs w:val="18"/>
          <w:lang w:eastAsia="zh-CN"/>
          <w:rPrChange w:id="923" w:author="Yibin Jiang (PGR)" w:date="2025-07-10T10:37:00Z">
            <w:rPr>
              <w:rFonts w:cstheme="minorHAnsi"/>
              <w:sz w:val="18"/>
              <w:szCs w:val="18"/>
              <w:lang w:eastAsia="zh-CN"/>
            </w:rPr>
          </w:rPrChange>
        </w:rPr>
        <w:t>In Equation (1</w:t>
      </w:r>
      <w:r w:rsidR="00E02311" w:rsidRPr="00452C4E">
        <w:rPr>
          <w:rFonts w:ascii="Times New Roman" w:hAnsi="Times New Roman" w:cs="Times New Roman"/>
          <w:sz w:val="18"/>
          <w:szCs w:val="18"/>
          <w:lang w:eastAsia="zh-CN"/>
          <w:rPrChange w:id="924" w:author="Yibin Jiang (PGR)" w:date="2025-07-10T10:37:00Z">
            <w:rPr>
              <w:rFonts w:cstheme="minorHAnsi"/>
              <w:sz w:val="18"/>
              <w:szCs w:val="18"/>
              <w:lang w:eastAsia="zh-CN"/>
            </w:rPr>
          </w:rPrChange>
        </w:rPr>
        <w:t>5</w:t>
      </w:r>
      <w:r w:rsidRPr="00452C4E">
        <w:rPr>
          <w:rFonts w:ascii="Times New Roman" w:hAnsi="Times New Roman" w:cs="Times New Roman"/>
          <w:sz w:val="18"/>
          <w:szCs w:val="18"/>
          <w:lang w:eastAsia="zh-CN"/>
          <w:rPrChange w:id="925" w:author="Yibin Jiang (PGR)" w:date="2025-07-10T10:37:00Z">
            <w:rPr>
              <w:rFonts w:cstheme="minorHAnsi"/>
              <w:sz w:val="18"/>
              <w:szCs w:val="18"/>
              <w:lang w:eastAsia="zh-CN"/>
            </w:rPr>
          </w:rPrChange>
        </w:rPr>
        <w:t>):</w:t>
      </w:r>
      <w:r w:rsidRPr="00452C4E">
        <w:rPr>
          <w:rFonts w:ascii="Times New Roman" w:hAnsi="Times New Roman" w:cs="Times New Roman"/>
          <w:i/>
          <w:iCs/>
          <w:color w:val="404040"/>
          <w:sz w:val="18"/>
          <w:szCs w:val="18"/>
          <w:shd w:val="clear" w:color="auto" w:fill="FFFFFF"/>
          <w:rPrChange w:id="926" w:author="Yibin Jiang (PGR)" w:date="2025-07-10T10:37:00Z">
            <w:rPr>
              <w:rFonts w:cstheme="minorHAnsi"/>
              <w:i/>
              <w:iCs/>
              <w:color w:val="404040"/>
              <w:sz w:val="18"/>
              <w:szCs w:val="18"/>
              <w:shd w:val="clear" w:color="auto" w:fill="FFFFFF"/>
            </w:rPr>
          </w:rPrChange>
        </w:rPr>
        <w:t xml:space="preserve"> </w:t>
      </w:r>
      <w:r w:rsidRPr="00452C4E">
        <w:rPr>
          <w:rFonts w:ascii="Times New Roman" w:hAnsi="Times New Roman" w:cs="Times New Roman"/>
          <w:b/>
          <w:bCs/>
          <w:sz w:val="18"/>
          <w:szCs w:val="18"/>
          <w:lang w:eastAsia="zh-CN"/>
          <w:rPrChange w:id="927" w:author="Yibin Jiang (PGR)" w:date="2025-07-10T10:37:00Z">
            <w:rPr>
              <w:rFonts w:cstheme="minorHAnsi"/>
              <w:b/>
              <w:bCs/>
              <w:sz w:val="18"/>
              <w:szCs w:val="18"/>
              <w:lang w:eastAsia="zh-CN"/>
            </w:rPr>
          </w:rPrChange>
        </w:rPr>
        <w:t xml:space="preserve"> w</w:t>
      </w:r>
      <w:r w:rsidRPr="00452C4E">
        <w:rPr>
          <w:rFonts w:ascii="Times New Roman" w:hAnsi="Times New Roman" w:cs="Times New Roman"/>
          <w:sz w:val="18"/>
          <w:szCs w:val="18"/>
          <w:lang w:eastAsia="zh-CN"/>
          <w:rPrChange w:id="928" w:author="Yibin Jiang (PGR)" w:date="2025-07-10T10:37:00Z">
            <w:rPr>
              <w:rFonts w:cstheme="minorHAnsi"/>
              <w:sz w:val="18"/>
              <w:szCs w:val="18"/>
              <w:lang w:eastAsia="zh-CN"/>
            </w:rPr>
          </w:rPrChange>
        </w:rPr>
        <w:t xml:space="preserve"> is a fixed constant weighting factor</w:t>
      </w:r>
      <w:r w:rsidR="00E02311" w:rsidRPr="00452C4E">
        <w:rPr>
          <w:rFonts w:ascii="Times New Roman" w:hAnsi="Times New Roman" w:cs="Times New Roman"/>
          <w:sz w:val="18"/>
          <w:szCs w:val="18"/>
          <w:lang w:eastAsia="zh-CN"/>
          <w:rPrChange w:id="929" w:author="Yibin Jiang (PGR)" w:date="2025-07-10T10:37:00Z">
            <w:rPr>
              <w:rFonts w:cstheme="minorHAnsi"/>
              <w:sz w:val="18"/>
              <w:szCs w:val="18"/>
              <w:lang w:eastAsia="zh-CN"/>
            </w:rPr>
          </w:rPrChange>
        </w:rPr>
        <w:t xml:space="preserve"> set to 0.2</w:t>
      </w:r>
      <w:r w:rsidRPr="00452C4E">
        <w:rPr>
          <w:rFonts w:ascii="Times New Roman" w:hAnsi="Times New Roman" w:cs="Times New Roman"/>
          <w:sz w:val="18"/>
          <w:szCs w:val="18"/>
          <w:lang w:eastAsia="zh-CN"/>
          <w:rPrChange w:id="930" w:author="Yibin Jiang (PGR)" w:date="2025-07-10T10:37:00Z">
            <w:rPr>
              <w:rFonts w:cstheme="minorHAnsi"/>
              <w:sz w:val="18"/>
              <w:szCs w:val="18"/>
              <w:lang w:eastAsia="zh-CN"/>
            </w:rPr>
          </w:rPrChange>
        </w:rPr>
        <w:t>,</w:t>
      </w:r>
      <w:r w:rsidRPr="00452C4E">
        <w:rPr>
          <w:rFonts w:ascii="Times New Roman" w:hAnsi="Times New Roman" w:cs="Times New Roman"/>
          <w:color w:val="404040"/>
          <w:sz w:val="18"/>
          <w:szCs w:val="18"/>
          <w:bdr w:val="none" w:sz="0" w:space="0" w:color="auto" w:frame="1"/>
          <w:shd w:val="clear" w:color="auto" w:fill="FFFFFF"/>
          <w:rPrChange w:id="931" w:author="Yibin Jiang (PGR)" w:date="2025-07-10T10:37:00Z">
            <w:rPr>
              <w:rFonts w:cstheme="minorHAnsi"/>
              <w:color w:val="404040"/>
              <w:sz w:val="18"/>
              <w:szCs w:val="18"/>
              <w:bdr w:val="none" w:sz="0" w:space="0" w:color="auto" w:frame="1"/>
              <w:shd w:val="clear" w:color="auto" w:fill="FFFFFF"/>
            </w:rPr>
          </w:rPrChange>
        </w:rPr>
        <w:t xml:space="preserve"> </w:t>
      </w:r>
      <w:r w:rsidRPr="00452C4E">
        <w:rPr>
          <w:rFonts w:ascii="Times New Roman" w:hAnsi="Times New Roman" w:cs="Times New Roman"/>
          <w:b/>
          <w:bCs/>
          <w:sz w:val="18"/>
          <w:szCs w:val="18"/>
          <w:lang w:eastAsia="zh-CN"/>
          <w:rPrChange w:id="932" w:author="Yibin Jiang (PGR)" w:date="2025-07-10T10:37:00Z">
            <w:rPr>
              <w:rFonts w:cstheme="minorHAnsi"/>
              <w:b/>
              <w:bCs/>
              <w:sz w:val="18"/>
              <w:szCs w:val="18"/>
              <w:lang w:eastAsia="zh-CN"/>
            </w:rPr>
          </w:rPrChange>
        </w:rPr>
        <w:t>δ</w:t>
      </w:r>
      <w:r w:rsidRPr="00452C4E">
        <w:rPr>
          <w:rFonts w:ascii="Times New Roman" w:hAnsi="Times New Roman" w:cs="Times New Roman"/>
          <w:sz w:val="18"/>
          <w:szCs w:val="18"/>
          <w:lang w:eastAsia="zh-CN"/>
          <w:rPrChange w:id="933" w:author="Yibin Jiang (PGR)" w:date="2025-07-10T10:37:00Z">
            <w:rPr>
              <w:rFonts w:cstheme="minorHAnsi"/>
              <w:sz w:val="18"/>
              <w:szCs w:val="18"/>
              <w:lang w:eastAsia="zh-CN"/>
            </w:rPr>
          </w:rPrChange>
        </w:rPr>
        <w:t xml:space="preserve"> is a fixed constant overshoot boundary, set to 0.1,</w:t>
      </w:r>
      <w:r w:rsidRPr="00452C4E">
        <w:rPr>
          <w:rFonts w:ascii="Times New Roman" w:hAnsi="Times New Roman" w:cs="Times New Roman"/>
          <w:i/>
          <w:iCs/>
          <w:color w:val="404040"/>
          <w:sz w:val="18"/>
          <w:szCs w:val="18"/>
          <w:shd w:val="clear" w:color="auto" w:fill="FFFFFF"/>
          <w:rPrChange w:id="934" w:author="Yibin Jiang (PGR)" w:date="2025-07-10T10:37:00Z">
            <w:rPr>
              <w:rFonts w:cstheme="minorHAnsi"/>
              <w:i/>
              <w:iCs/>
              <w:color w:val="404040"/>
              <w:sz w:val="18"/>
              <w:szCs w:val="18"/>
              <w:shd w:val="clear" w:color="auto" w:fill="FFFFFF"/>
            </w:rPr>
          </w:rPrChange>
        </w:rPr>
        <w:t xml:space="preserve"> </w:t>
      </w:r>
      <w:r w:rsidRPr="00452C4E">
        <w:rPr>
          <w:rFonts w:ascii="Times New Roman" w:hAnsi="Times New Roman" w:cs="Times New Roman"/>
          <w:b/>
          <w:bCs/>
          <w:i/>
          <w:iCs/>
          <w:sz w:val="18"/>
          <w:szCs w:val="18"/>
          <w:lang w:eastAsia="zh-CN"/>
          <w:rPrChange w:id="935" w:author="Yibin Jiang (PGR)" w:date="2025-07-10T10:37:00Z">
            <w:rPr>
              <w:rFonts w:cstheme="minorHAnsi"/>
              <w:b/>
              <w:bCs/>
              <w:i/>
              <w:iCs/>
              <w:sz w:val="18"/>
              <w:szCs w:val="18"/>
              <w:lang w:eastAsia="zh-CN"/>
            </w:rPr>
          </w:rPrChange>
        </w:rPr>
        <w:t>e</w:t>
      </w:r>
      <w:r w:rsidRPr="00452C4E">
        <w:rPr>
          <w:rFonts w:ascii="Times New Roman" w:hAnsi="Times New Roman" w:cs="Times New Roman"/>
          <w:b/>
          <w:bCs/>
          <w:i/>
          <w:iCs/>
          <w:sz w:val="18"/>
          <w:szCs w:val="18"/>
          <w:vertAlign w:val="subscript"/>
          <w:lang w:eastAsia="zh-CN"/>
          <w:rPrChange w:id="936" w:author="Yibin Jiang (PGR)" w:date="2025-07-10T10:37:00Z">
            <w:rPr>
              <w:rFonts w:cstheme="minorHAnsi"/>
              <w:b/>
              <w:bCs/>
              <w:i/>
              <w:iCs/>
              <w:sz w:val="18"/>
              <w:szCs w:val="18"/>
              <w:vertAlign w:val="subscript"/>
              <w:lang w:eastAsia="zh-CN"/>
            </w:rPr>
          </w:rPrChange>
        </w:rPr>
        <w:t>t</w:t>
      </w:r>
      <w:r w:rsidRPr="00452C4E">
        <w:rPr>
          <w:rFonts w:ascii="Times New Roman" w:hAnsi="Times New Roman" w:cs="Times New Roman"/>
          <w:sz w:val="18"/>
          <w:szCs w:val="18"/>
          <w:lang w:eastAsia="zh-CN"/>
          <w:rPrChange w:id="937" w:author="Yibin Jiang (PGR)" w:date="2025-07-10T10:37:00Z">
            <w:rPr>
              <w:rFonts w:cstheme="minorHAnsi"/>
              <w:sz w:val="18"/>
              <w:szCs w:val="18"/>
              <w:lang w:eastAsia="zh-CN"/>
            </w:rPr>
          </w:rPrChange>
        </w:rPr>
        <w:t xml:space="preserve"> is pH deviation from the target at step t.</w:t>
      </w:r>
    </w:p>
    <w:p w14:paraId="20081FC6" w14:textId="2406471C" w:rsidR="00E46F67" w:rsidRPr="00452C4E" w:rsidRDefault="00E46F67" w:rsidP="00E02311">
      <w:pPr>
        <w:tabs>
          <w:tab w:val="center" w:pos="4200"/>
          <w:tab w:val="right" w:pos="8295"/>
        </w:tabs>
        <w:spacing w:after="0" w:line="480" w:lineRule="auto"/>
        <w:ind w:firstLineChars="200" w:firstLine="360"/>
        <w:jc w:val="both"/>
        <w:rPr>
          <w:rFonts w:ascii="Times New Roman" w:hAnsi="Times New Roman" w:cs="Times New Roman"/>
          <w:sz w:val="18"/>
          <w:szCs w:val="18"/>
          <w:rPrChange w:id="938" w:author="Yibin Jiang (PGR)" w:date="2025-07-10T10:37:00Z">
            <w:rPr>
              <w:rFonts w:cstheme="minorHAnsi"/>
              <w:sz w:val="18"/>
              <w:szCs w:val="18"/>
            </w:rPr>
          </w:rPrChange>
        </w:rPr>
      </w:pPr>
      <w:r w:rsidRPr="00452C4E">
        <w:rPr>
          <w:rFonts w:ascii="Times New Roman" w:hAnsi="Times New Roman" w:cs="Times New Roman"/>
          <w:sz w:val="18"/>
          <w:szCs w:val="18"/>
          <w:rPrChange w:id="939" w:author="Yibin Jiang (PGR)" w:date="2025-07-10T10:37:00Z">
            <w:rPr>
              <w:rFonts w:cstheme="minorHAnsi"/>
              <w:sz w:val="18"/>
              <w:szCs w:val="18"/>
            </w:rPr>
          </w:rPrChange>
        </w:rPr>
        <w:t>4. Incorrect Reagent Penalty Calculation. A fixed penalty is applied if an acid is added when attempting to increase pH or a base is added when attempting to decrease pH.</w:t>
      </w:r>
    </w:p>
    <w:p w14:paraId="642BDE61" w14:textId="1E30DABA" w:rsidR="005C17BD" w:rsidRPr="00452C4E" w:rsidRDefault="00E46F67" w:rsidP="00E02311">
      <w:pPr>
        <w:tabs>
          <w:tab w:val="center" w:pos="4200"/>
          <w:tab w:val="right" w:pos="8295"/>
        </w:tabs>
        <w:spacing w:after="0" w:line="480" w:lineRule="auto"/>
        <w:ind w:firstLineChars="200" w:firstLine="360"/>
        <w:jc w:val="both"/>
        <w:rPr>
          <w:rFonts w:ascii="Times New Roman" w:hAnsi="Times New Roman" w:cs="Times New Roman"/>
          <w:sz w:val="18"/>
          <w:szCs w:val="18"/>
          <w:rPrChange w:id="940" w:author="Yibin Jiang (PGR)" w:date="2025-07-10T10:37:00Z">
            <w:rPr>
              <w:rFonts w:cstheme="minorHAnsi"/>
              <w:sz w:val="18"/>
              <w:szCs w:val="18"/>
            </w:rPr>
          </w:rPrChange>
        </w:rPr>
      </w:pPr>
      <w:r w:rsidRPr="00452C4E">
        <w:rPr>
          <w:rFonts w:ascii="Times New Roman" w:hAnsi="Times New Roman" w:cs="Times New Roman"/>
          <w:sz w:val="18"/>
          <w:szCs w:val="18"/>
          <w:rPrChange w:id="941" w:author="Yibin Jiang (PGR)" w:date="2025-07-10T10:37:00Z">
            <w:rPr>
              <w:rFonts w:cstheme="minorHAnsi"/>
              <w:sz w:val="18"/>
              <w:szCs w:val="18"/>
            </w:rPr>
          </w:rPrChange>
        </w:rPr>
        <w:t>5.Calculation of Overshoot Volume Penalty and Reward.</w:t>
      </w:r>
      <w:r w:rsidRPr="00452C4E">
        <w:rPr>
          <w:rFonts w:ascii="Times New Roman" w:hAnsi="Times New Roman" w:cs="Times New Roman"/>
          <w:sz w:val="18"/>
          <w:szCs w:val="18"/>
          <w:lang w:eastAsia="zh-CN"/>
          <w:rPrChange w:id="942" w:author="Yibin Jiang (PGR)" w:date="2025-07-10T10:37:00Z">
            <w:rPr>
              <w:rFonts w:cstheme="minorHAnsi"/>
              <w:sz w:val="18"/>
              <w:szCs w:val="18"/>
              <w:lang w:eastAsia="zh-CN"/>
            </w:rPr>
          </w:rPrChange>
        </w:rPr>
        <w:t>Equation (15) provides the specific calculation formula for volume penalty and volume bonus. If overshoot occurs in the previous step, an overshoot volume penalty will be triggered, with the penalty amount related to the added volume causing the overshoot, where v</w:t>
      </w:r>
      <w:r w:rsidRPr="00452C4E">
        <w:rPr>
          <w:rFonts w:ascii="Times New Roman" w:hAnsi="Times New Roman" w:cs="Times New Roman"/>
          <w:sz w:val="18"/>
          <w:szCs w:val="18"/>
          <w:vertAlign w:val="subscript"/>
          <w:lang w:eastAsia="zh-CN"/>
          <w:rPrChange w:id="943" w:author="Yibin Jiang (PGR)" w:date="2025-07-10T10:37:00Z">
            <w:rPr>
              <w:rFonts w:cstheme="minorHAnsi"/>
              <w:sz w:val="18"/>
              <w:szCs w:val="18"/>
              <w:vertAlign w:val="subscript"/>
              <w:lang w:eastAsia="zh-CN"/>
            </w:rPr>
          </w:rPrChange>
        </w:rPr>
        <w:t>t</w:t>
      </w:r>
      <w:r w:rsidRPr="00452C4E">
        <w:rPr>
          <w:rFonts w:ascii="Times New Roman" w:hAnsi="Times New Roman" w:cs="Times New Roman"/>
          <w:sz w:val="18"/>
          <w:szCs w:val="18"/>
          <w:lang w:eastAsia="zh-CN"/>
          <w:rPrChange w:id="944" w:author="Yibin Jiang (PGR)" w:date="2025-07-10T10:37:00Z">
            <w:rPr>
              <w:rFonts w:cstheme="minorHAnsi"/>
              <w:sz w:val="18"/>
              <w:szCs w:val="18"/>
              <w:lang w:eastAsia="zh-CN"/>
            </w:rPr>
          </w:rPrChange>
        </w:rPr>
        <w:t xml:space="preserve"> is the volume of the current step and p</w:t>
      </w:r>
      <w:r w:rsidRPr="00452C4E">
        <w:rPr>
          <w:rFonts w:ascii="Times New Roman" w:hAnsi="Times New Roman" w:cs="Times New Roman"/>
          <w:sz w:val="18"/>
          <w:szCs w:val="18"/>
          <w:vertAlign w:val="subscript"/>
          <w:lang w:eastAsia="zh-CN"/>
          <w:rPrChange w:id="945" w:author="Yibin Jiang (PGR)" w:date="2025-07-10T10:37:00Z">
            <w:rPr>
              <w:rFonts w:cstheme="minorHAnsi"/>
              <w:sz w:val="18"/>
              <w:szCs w:val="18"/>
              <w:vertAlign w:val="subscript"/>
              <w:lang w:eastAsia="zh-CN"/>
            </w:rPr>
          </w:rPrChange>
        </w:rPr>
        <w:t>vol</w:t>
      </w:r>
      <w:r w:rsidRPr="00452C4E">
        <w:rPr>
          <w:rFonts w:ascii="Times New Roman" w:hAnsi="Times New Roman" w:cs="Times New Roman"/>
          <w:sz w:val="18"/>
          <w:szCs w:val="18"/>
          <w:lang w:eastAsia="zh-CN"/>
          <w:rPrChange w:id="946" w:author="Yibin Jiang (PGR)" w:date="2025-07-10T10:37:00Z">
            <w:rPr>
              <w:rFonts w:cstheme="minorHAnsi"/>
              <w:sz w:val="18"/>
              <w:szCs w:val="18"/>
              <w:lang w:eastAsia="zh-CN"/>
            </w:rPr>
          </w:rPrChange>
        </w:rPr>
        <w:t xml:space="preserve"> is a fixed constant</w:t>
      </w:r>
      <w:r w:rsidR="00790631" w:rsidRPr="00452C4E">
        <w:rPr>
          <w:rFonts w:ascii="Times New Roman" w:hAnsi="Times New Roman" w:cs="Times New Roman"/>
          <w:sz w:val="18"/>
          <w:szCs w:val="18"/>
          <w:lang w:eastAsia="zh-CN"/>
          <w:rPrChange w:id="947" w:author="Yibin Jiang (PGR)" w:date="2025-07-10T10:37:00Z">
            <w:rPr>
              <w:rFonts w:cstheme="minorHAnsi"/>
              <w:sz w:val="18"/>
              <w:szCs w:val="18"/>
              <w:lang w:eastAsia="zh-CN"/>
            </w:rPr>
          </w:rPrChange>
        </w:rPr>
        <w:t xml:space="preserve"> set to 0.1. If overshoot occurred in the previous step and the titration volume in the next step is less than the overshoot step, an overshoot volume reward will be triggered, where b</w:t>
      </w:r>
      <w:r w:rsidR="00790631" w:rsidRPr="00452C4E">
        <w:rPr>
          <w:rFonts w:ascii="Times New Roman" w:hAnsi="Times New Roman" w:cs="Times New Roman"/>
          <w:sz w:val="18"/>
          <w:szCs w:val="18"/>
          <w:vertAlign w:val="subscript"/>
          <w:lang w:eastAsia="zh-CN"/>
          <w:rPrChange w:id="948" w:author="Yibin Jiang (PGR)" w:date="2025-07-10T10:37:00Z">
            <w:rPr>
              <w:rFonts w:cstheme="minorHAnsi"/>
              <w:sz w:val="18"/>
              <w:szCs w:val="18"/>
              <w:vertAlign w:val="subscript"/>
              <w:lang w:eastAsia="zh-CN"/>
            </w:rPr>
          </w:rPrChange>
        </w:rPr>
        <w:t>vol</w:t>
      </w:r>
      <w:r w:rsidR="00790631" w:rsidRPr="00452C4E">
        <w:rPr>
          <w:rFonts w:ascii="Times New Roman" w:hAnsi="Times New Roman" w:cs="Times New Roman"/>
          <w:sz w:val="18"/>
          <w:szCs w:val="18"/>
          <w:lang w:eastAsia="zh-CN"/>
          <w:rPrChange w:id="949" w:author="Yibin Jiang (PGR)" w:date="2025-07-10T10:37:00Z">
            <w:rPr>
              <w:rFonts w:cstheme="minorHAnsi"/>
              <w:sz w:val="18"/>
              <w:szCs w:val="18"/>
              <w:lang w:eastAsia="zh-CN"/>
            </w:rPr>
          </w:rPrChange>
        </w:rPr>
        <w:t xml:space="preserve"> is a fixed constant </w:t>
      </w:r>
      <w:r w:rsidR="00790631" w:rsidRPr="00452C4E">
        <w:rPr>
          <w:rFonts w:ascii="Times New Roman" w:hAnsi="Times New Roman" w:cs="Times New Roman"/>
          <w:sz w:val="18"/>
          <w:szCs w:val="18"/>
          <w:lang w:eastAsia="zh-CN"/>
          <w:rPrChange w:id="950" w:author="Yibin Jiang (PGR)" w:date="2025-07-10T10:37:00Z">
            <w:rPr>
              <w:rFonts w:cstheme="minorHAnsi" w:hint="eastAsia"/>
              <w:sz w:val="18"/>
              <w:szCs w:val="18"/>
              <w:lang w:eastAsia="zh-CN"/>
            </w:rPr>
          </w:rPrChange>
        </w:rPr>
        <w:t>also set to 0.1</w:t>
      </w:r>
      <w:r w:rsidR="00790631" w:rsidRPr="00452C4E">
        <w:rPr>
          <w:rFonts w:ascii="Times New Roman" w:hAnsi="Times New Roman" w:cs="Times New Roman"/>
          <w:sz w:val="18"/>
          <w:szCs w:val="18"/>
          <w:lang w:eastAsia="zh-CN"/>
          <w:rPrChange w:id="951" w:author="Yibin Jiang (PGR)" w:date="2025-07-10T10:37:00Z">
            <w:rPr>
              <w:rFonts w:cstheme="minorHAnsi"/>
              <w:sz w:val="18"/>
              <w:szCs w:val="18"/>
              <w:lang w:eastAsia="zh-CN"/>
            </w:rPr>
          </w:rPrChange>
        </w:rPr>
        <w:t>and V</w:t>
      </w:r>
      <w:r w:rsidR="00790631" w:rsidRPr="00452C4E">
        <w:rPr>
          <w:rFonts w:ascii="Times New Roman" w:hAnsi="Times New Roman" w:cs="Times New Roman"/>
          <w:sz w:val="18"/>
          <w:szCs w:val="18"/>
          <w:vertAlign w:val="subscript"/>
          <w:lang w:eastAsia="zh-CN"/>
          <w:rPrChange w:id="952" w:author="Yibin Jiang (PGR)" w:date="2025-07-10T10:37:00Z">
            <w:rPr>
              <w:rFonts w:cstheme="minorHAnsi"/>
              <w:sz w:val="18"/>
              <w:szCs w:val="18"/>
              <w:vertAlign w:val="subscript"/>
              <w:lang w:eastAsia="zh-CN"/>
            </w:rPr>
          </w:rPrChange>
        </w:rPr>
        <w:t>over</w:t>
      </w:r>
      <w:r w:rsidR="00790631" w:rsidRPr="00452C4E">
        <w:rPr>
          <w:rFonts w:ascii="Times New Roman" w:hAnsi="Times New Roman" w:cs="Times New Roman"/>
          <w:sz w:val="18"/>
          <w:szCs w:val="18"/>
          <w:lang w:eastAsia="zh-CN"/>
          <w:rPrChange w:id="953" w:author="Yibin Jiang (PGR)" w:date="2025-07-10T10:37:00Z">
            <w:rPr>
              <w:rFonts w:cstheme="minorHAnsi"/>
              <w:sz w:val="18"/>
              <w:szCs w:val="18"/>
              <w:lang w:eastAsia="zh-CN"/>
            </w:rPr>
          </w:rPrChange>
        </w:rPr>
        <w:t xml:space="preserve"> is the added volume causing the overshoot step.</w:t>
      </w:r>
    </w:p>
    <w:p w14:paraId="1628973A" w14:textId="2E3E3C8D" w:rsidR="00F311A5" w:rsidRPr="00E34E75" w:rsidRDefault="00F311A5" w:rsidP="00F311A5">
      <w:pPr>
        <w:pStyle w:val="JCEbodytext"/>
        <w:ind w:firstLineChars="200"/>
        <w:jc w:val="center"/>
        <w:rPr>
          <w:rStyle w:val="RSCB03MathematicsGreeketcChar"/>
          <w:rFonts w:eastAsia="宋体"/>
        </w:rPr>
      </w:pPr>
      <m:oMathPara>
        <m:oMath>
          <m:r>
            <m:rPr>
              <m:sty m:val="p"/>
            </m:rPr>
            <w:rPr>
              <w:rStyle w:val="RSCB03MathematicsGreeketcChar"/>
              <w:rFonts w:ascii="Cambria Math" w:eastAsia="宋体" w:hAnsi="Cambria Math"/>
            </w:rPr>
            <m:t>volum</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e</m:t>
              </m:r>
            </m:e>
            <m:sub>
              <m:r>
                <m:rPr>
                  <m:sty m:val="p"/>
                </m:rPr>
                <w:rPr>
                  <w:rStyle w:val="RSCB03MathematicsGreeketcChar"/>
                  <w:rFonts w:ascii="Cambria Math" w:eastAsia="宋体" w:hAnsi="Cambria Math"/>
                </w:rPr>
                <m:t>-</m:t>
              </m:r>
            </m:sub>
          </m:sSub>
          <m:r>
            <m:rPr>
              <m:sty m:val="p"/>
            </m:rPr>
            <w:rPr>
              <w:rStyle w:val="RSCB03MathematicsGreeketcChar"/>
              <w:rFonts w:ascii="Cambria Math" w:eastAsia="宋体" w:hAnsi="Cambria Math"/>
            </w:rPr>
            <m:t>penalty=</m:t>
          </m:r>
          <m:r>
            <m:rPr>
              <m:nor/>
            </m:rPr>
            <w:rPr>
              <w:rStyle w:val="RSCB03MathematicsGreeketcChar"/>
              <w:rFonts w:eastAsia="宋体"/>
            </w:rPr>
            <m:t>-</m:t>
          </m:r>
          <m:sSub>
            <m:sSubPr>
              <m:ctrlPr>
                <w:rPr>
                  <w:rStyle w:val="RSCB03MathematicsGreeketcChar"/>
                  <w:rFonts w:ascii="Cambria Math" w:hAnsi="Cambria Math"/>
                  <w:lang w:eastAsia="zh-CN"/>
                </w:rPr>
              </m:ctrlPr>
            </m:sSubPr>
            <m:e>
              <m:r>
                <m:rPr>
                  <m:nor/>
                </m:rPr>
                <w:rPr>
                  <w:rStyle w:val="RSCB03MathematicsGreeketcChar"/>
                  <w:rFonts w:eastAsia="宋体"/>
                </w:rPr>
                <m:t>p</m:t>
              </m:r>
            </m:e>
            <m:sub>
              <m:r>
                <m:rPr>
                  <m:nor/>
                </m:rPr>
                <w:rPr>
                  <w:rStyle w:val="RSCB03MathematicsGreeketcChar"/>
                  <w:rFonts w:eastAsia="宋体"/>
                </w:rPr>
                <m:t>vol</m:t>
              </m:r>
            </m:sub>
          </m:sSub>
          <m:r>
            <m:rPr>
              <m:sty m:val="p"/>
            </m:rPr>
            <w:rPr>
              <w:rStyle w:val="RSCB03MathematicsGreeketcChar"/>
              <w:rFonts w:ascii="Cambria Math" w:eastAsia="宋体" w:hAnsi="Cambria Math"/>
            </w:rPr>
            <m:t>×</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v</m:t>
              </m:r>
            </m:e>
            <m:sub>
              <m:r>
                <m:rPr>
                  <m:sty m:val="p"/>
                </m:rPr>
                <w:rPr>
                  <w:rStyle w:val="RSCB03MathematicsGreeketcChar"/>
                  <w:rFonts w:ascii="Cambria Math" w:eastAsia="宋体" w:hAnsi="Cambria Math"/>
                </w:rPr>
                <m:t>t</m:t>
              </m:r>
            </m:sub>
          </m:sSub>
        </m:oMath>
      </m:oMathPara>
    </w:p>
    <w:p w14:paraId="314847B6" w14:textId="5ACF1B2D" w:rsidR="005C17BD" w:rsidRPr="00452C4E" w:rsidRDefault="00F311A5" w:rsidP="00F311A5">
      <w:pPr>
        <w:pStyle w:val="JCEbodytext"/>
        <w:ind w:firstLineChars="200"/>
        <w:jc w:val="center"/>
        <w:rPr>
          <w:rFonts w:ascii="Times New Roman" w:eastAsiaTheme="minorEastAsia" w:hAnsi="Times New Roman"/>
          <w:w w:val="108"/>
          <w:sz w:val="18"/>
          <w:szCs w:val="18"/>
          <w:lang w:val="en-GB"/>
          <w:rPrChange w:id="954" w:author="Yibin Jiang (PGR)" w:date="2025-07-10T10:37:00Z">
            <w:rPr>
              <w:rFonts w:asciiTheme="minorHAnsi" w:eastAsiaTheme="minorEastAsia" w:hAnsiTheme="minorHAnsi"/>
              <w:w w:val="108"/>
              <w:sz w:val="18"/>
              <w:szCs w:val="18"/>
              <w:lang w:val="en-GB"/>
            </w:rPr>
          </w:rPrChange>
        </w:rPr>
      </w:pPr>
      <m:oMath>
        <m:r>
          <m:rPr>
            <m:nor/>
          </m:rPr>
          <w:rPr>
            <w:rStyle w:val="RSCB03MathematicsGreeketcChar"/>
            <w:rFonts w:eastAsia="宋体"/>
          </w:rPr>
          <m:t>vo</m:t>
        </m:r>
        <m:r>
          <m:rPr>
            <m:sty m:val="p"/>
          </m:rPr>
          <w:rPr>
            <w:rStyle w:val="RSCB03MathematicsGreeketcChar"/>
            <w:rFonts w:ascii="Cambria Math" w:eastAsia="宋体" w:hAnsi="Cambria Math"/>
          </w:rPr>
          <m:t>lum</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e</m:t>
            </m:r>
          </m:e>
          <m:sub>
            <m:r>
              <m:rPr>
                <m:sty m:val="p"/>
              </m:rPr>
              <w:rPr>
                <w:rStyle w:val="RSCB03MathematicsGreeketcChar"/>
                <w:rFonts w:ascii="Cambria Math" w:eastAsia="宋体" w:hAnsi="Cambria Math"/>
              </w:rPr>
              <m:t>bonus</m:t>
            </m:r>
          </m:sub>
        </m:sSub>
        <m:r>
          <m:rPr>
            <m:sty m:val="p"/>
          </m:rPr>
          <w:rPr>
            <w:rStyle w:val="RSCB03MathematicsGreeketcChar"/>
            <w:rFonts w:ascii="Cambria Math" w:eastAsia="宋体" w:hAnsi="Cambria Math"/>
          </w:rPr>
          <m:t>=</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b</m:t>
            </m:r>
          </m:e>
          <m:sub>
            <m:r>
              <m:rPr>
                <m:sty m:val="p"/>
              </m:rPr>
              <w:rPr>
                <w:rStyle w:val="RSCB03MathematicsGreeketcChar"/>
                <w:rFonts w:ascii="Cambria Math" w:eastAsia="宋体" w:hAnsi="Cambria Math"/>
              </w:rPr>
              <m:t>vol</m:t>
            </m:r>
          </m:sub>
        </m:sSub>
        <m:d>
          <m:dPr>
            <m:ctrlPr>
              <w:rPr>
                <w:rStyle w:val="RSCB03MathematicsGreeketcChar"/>
                <w:rFonts w:ascii="Cambria Math" w:hAnsi="Cambria Math"/>
                <w:lang w:eastAsia="zh-CN"/>
              </w:rPr>
            </m:ctrlPr>
          </m:dPr>
          <m:e>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V</m:t>
                </m:r>
              </m:e>
              <m:sub>
                <m:r>
                  <m:rPr>
                    <m:sty m:val="p"/>
                  </m:rPr>
                  <w:rPr>
                    <w:rStyle w:val="RSCB03MathematicsGreeketcChar"/>
                    <w:rFonts w:ascii="Cambria Math" w:eastAsia="宋体" w:hAnsi="Cambria Math"/>
                  </w:rPr>
                  <m:t>over</m:t>
                </m:r>
              </m:sub>
            </m:sSub>
            <m:r>
              <m:rPr>
                <m:nor/>
              </m:rPr>
              <w:rPr>
                <w:rStyle w:val="RSCB03MathematicsGreeketcChar"/>
                <w:rFonts w:eastAsia="宋体"/>
              </w:rPr>
              <m:t>-</m:t>
            </m:r>
            <m:sSub>
              <m:sSubPr>
                <m:ctrlPr>
                  <w:rPr>
                    <w:rStyle w:val="RSCB03MathematicsGreeketcChar"/>
                    <w:rFonts w:ascii="Cambria Math" w:hAnsi="Cambria Math"/>
                    <w:lang w:eastAsia="zh-CN"/>
                  </w:rPr>
                </m:ctrlPr>
              </m:sSubPr>
              <m:e>
                <m:r>
                  <m:rPr>
                    <m:nor/>
                  </m:rPr>
                  <w:rPr>
                    <w:rStyle w:val="RSCB03MathematicsGreeketcChar"/>
                    <w:rFonts w:eastAsia="宋体"/>
                  </w:rPr>
                  <m:t>v</m:t>
                </m:r>
              </m:e>
              <m:sub>
                <m:r>
                  <m:rPr>
                    <m:sty m:val="p"/>
                  </m:rPr>
                  <w:rPr>
                    <w:rStyle w:val="RSCB03MathematicsGreeketcChar"/>
                    <w:rFonts w:ascii="Cambria Math" w:eastAsia="宋体" w:hAnsi="Cambria Math"/>
                  </w:rPr>
                  <m:t>t</m:t>
                </m:r>
              </m:sub>
            </m:sSub>
          </m:e>
        </m:d>
        <m:r>
          <m:rPr>
            <m:sty m:val="p"/>
          </m:rPr>
          <w:rPr>
            <w:rStyle w:val="RSCB03MathematicsGreeketcChar"/>
            <w:rFonts w:ascii="Cambria Math" w:eastAsia="宋体" w:hAnsi="Cambria Math"/>
          </w:rPr>
          <m:t xml:space="preserve">,if     </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v</m:t>
            </m:r>
          </m:e>
          <m:sub>
            <m:r>
              <m:rPr>
                <m:sty m:val="p"/>
              </m:rPr>
              <w:rPr>
                <w:rStyle w:val="RSCB03MathematicsGreeketcChar"/>
                <w:rFonts w:ascii="Cambria Math" w:eastAsia="宋体" w:hAnsi="Cambria Math"/>
              </w:rPr>
              <m:t>t</m:t>
            </m:r>
          </m:sub>
        </m:sSub>
        <m:r>
          <m:rPr>
            <m:sty m:val="p"/>
          </m:rPr>
          <w:rPr>
            <w:rStyle w:val="RSCB03MathematicsGreeketcChar"/>
            <w:rFonts w:ascii="Cambria Math" w:eastAsia="宋体" w:hAnsi="Cambria Math"/>
          </w:rPr>
          <m:t>&lt;</m:t>
        </m:r>
        <m:sSub>
          <m:sSubPr>
            <m:ctrlPr>
              <w:rPr>
                <w:rStyle w:val="RSCB03MathematicsGreeketcChar"/>
                <w:rFonts w:ascii="Cambria Math" w:hAnsi="Cambria Math"/>
                <w:lang w:eastAsia="zh-CN"/>
              </w:rPr>
            </m:ctrlPr>
          </m:sSubPr>
          <m:e>
            <m:r>
              <m:rPr>
                <m:sty m:val="p"/>
              </m:rPr>
              <w:rPr>
                <w:rStyle w:val="RSCB03MathematicsGreeketcChar"/>
                <w:rFonts w:ascii="Cambria Math" w:eastAsia="宋体" w:hAnsi="Cambria Math"/>
              </w:rPr>
              <m:t>V</m:t>
            </m:r>
          </m:e>
          <m:sub>
            <m:r>
              <m:rPr>
                <m:sty m:val="p"/>
              </m:rPr>
              <w:rPr>
                <w:rStyle w:val="RSCB03MathematicsGreeketcChar"/>
                <w:rFonts w:ascii="Cambria Math" w:eastAsia="宋体" w:hAnsi="Cambria Math"/>
              </w:rPr>
              <m:t>over</m:t>
            </m:r>
          </m:sub>
        </m:sSub>
      </m:oMath>
      <w:r w:rsidR="00BC618A" w:rsidRPr="00452C4E">
        <w:rPr>
          <w:rFonts w:ascii="Times New Roman" w:eastAsiaTheme="minorEastAsia" w:hAnsi="Times New Roman"/>
          <w:sz w:val="18"/>
          <w:szCs w:val="18"/>
          <w:lang w:eastAsia="zh-CN"/>
          <w:rPrChange w:id="955" w:author="Yibin Jiang (PGR)" w:date="2025-07-10T10:37:00Z">
            <w:rPr>
              <w:rFonts w:asciiTheme="minorHAnsi" w:eastAsiaTheme="minorEastAsia" w:hAnsiTheme="minorHAnsi" w:cstheme="minorHAnsi" w:hint="eastAsia"/>
              <w:sz w:val="18"/>
              <w:szCs w:val="18"/>
              <w:lang w:eastAsia="zh-CN"/>
            </w:rPr>
          </w:rPrChange>
        </w:rPr>
        <w:t xml:space="preserve">  (</w:t>
      </w:r>
      <w:r w:rsidR="00BC618A" w:rsidRPr="00452C4E">
        <w:rPr>
          <w:rFonts w:ascii="Times New Roman" w:eastAsiaTheme="minorEastAsia" w:hAnsi="Times New Roman"/>
          <w:sz w:val="18"/>
          <w:szCs w:val="18"/>
          <w:lang w:eastAsia="zh-CN"/>
          <w:rPrChange w:id="956" w:author="Yibin Jiang (PGR)" w:date="2025-07-10T10:37:00Z">
            <w:rPr>
              <w:rFonts w:asciiTheme="minorHAnsi" w:eastAsiaTheme="minorEastAsia" w:hAnsiTheme="minorHAnsi" w:cstheme="minorHAnsi"/>
              <w:sz w:val="18"/>
              <w:szCs w:val="18"/>
              <w:lang w:eastAsia="zh-CN"/>
            </w:rPr>
          </w:rPrChange>
        </w:rPr>
        <w:t>17</w:t>
      </w:r>
      <w:r w:rsidR="00BC618A" w:rsidRPr="00452C4E">
        <w:rPr>
          <w:rFonts w:ascii="Times New Roman" w:eastAsiaTheme="minorEastAsia" w:hAnsi="Times New Roman"/>
          <w:sz w:val="18"/>
          <w:szCs w:val="18"/>
          <w:lang w:eastAsia="zh-CN"/>
          <w:rPrChange w:id="957" w:author="Yibin Jiang (PGR)" w:date="2025-07-10T10:37:00Z">
            <w:rPr>
              <w:rFonts w:asciiTheme="minorHAnsi" w:eastAsiaTheme="minorEastAsia" w:hAnsiTheme="minorHAnsi" w:cstheme="minorHAnsi" w:hint="eastAsia"/>
              <w:sz w:val="18"/>
              <w:szCs w:val="18"/>
              <w:lang w:eastAsia="zh-CN"/>
            </w:rPr>
          </w:rPrChange>
        </w:rPr>
        <w:t>)</w:t>
      </w:r>
    </w:p>
    <w:p w14:paraId="09C7CE4F" w14:textId="781A8AEB" w:rsidR="00962951" w:rsidRPr="00452C4E" w:rsidRDefault="00BC618A" w:rsidP="00962951">
      <w:pPr>
        <w:tabs>
          <w:tab w:val="center" w:pos="4200"/>
          <w:tab w:val="right" w:pos="8295"/>
        </w:tabs>
        <w:spacing w:after="0" w:line="480" w:lineRule="auto"/>
        <w:ind w:firstLineChars="200" w:firstLine="360"/>
        <w:jc w:val="both"/>
        <w:rPr>
          <w:rFonts w:ascii="Times New Roman" w:eastAsia="宋体" w:hAnsi="Times New Roman" w:cs="Times New Roman"/>
          <w:sz w:val="18"/>
          <w:szCs w:val="18"/>
          <w:lang w:eastAsia="zh-CN"/>
          <w:rPrChange w:id="958" w:author="Yibin Jiang (PGR)" w:date="2025-07-10T10:37:00Z">
            <w:rPr>
              <w:rFonts w:eastAsia="宋体" w:cstheme="minorHAnsi"/>
              <w:sz w:val="18"/>
              <w:szCs w:val="18"/>
              <w:lang w:eastAsia="zh-CN"/>
            </w:rPr>
          </w:rPrChange>
        </w:rPr>
      </w:pPr>
      <w:r w:rsidRPr="00452C4E">
        <w:rPr>
          <w:rFonts w:ascii="Times New Roman" w:hAnsi="Times New Roman" w:cs="Times New Roman"/>
          <w:sz w:val="18"/>
          <w:szCs w:val="18"/>
          <w:lang w:eastAsia="zh-CN"/>
          <w:rPrChange w:id="959" w:author="Yibin Jiang (PGR)" w:date="2025-07-10T10:37:00Z">
            <w:rPr>
              <w:rFonts w:cstheme="minorHAnsi" w:hint="eastAsia"/>
              <w:sz w:val="18"/>
              <w:szCs w:val="18"/>
              <w:lang w:eastAsia="zh-CN"/>
            </w:rPr>
          </w:rPrChange>
        </w:rPr>
        <w:lastRenderedPageBreak/>
        <w:t>6.</w:t>
      </w:r>
      <w:r w:rsidRPr="00452C4E">
        <w:rPr>
          <w:rFonts w:ascii="Times New Roman" w:hAnsi="Times New Roman" w:cs="Times New Roman"/>
          <w:sz w:val="18"/>
          <w:szCs w:val="18"/>
          <w:lang w:eastAsia="zh-CN"/>
          <w:rPrChange w:id="960" w:author="Yibin Jiang (PGR)" w:date="2025-07-10T10:37:00Z">
            <w:rPr>
              <w:rFonts w:cstheme="minorHAnsi"/>
              <w:sz w:val="18"/>
              <w:szCs w:val="18"/>
              <w:lang w:eastAsia="zh-CN"/>
            </w:rPr>
          </w:rPrChange>
        </w:rPr>
        <w:t>Terminal Reward</w:t>
      </w:r>
      <w:r w:rsidR="00962951" w:rsidRPr="00452C4E">
        <w:rPr>
          <w:rFonts w:ascii="Times New Roman" w:hAnsi="Times New Roman" w:cs="Times New Roman"/>
          <w:sz w:val="18"/>
          <w:szCs w:val="18"/>
          <w:lang w:eastAsia="zh-CN"/>
          <w:rPrChange w:id="961" w:author="Yibin Jiang (PGR)" w:date="2025-07-10T10:37:00Z">
            <w:rPr>
              <w:rFonts w:cstheme="minorHAnsi"/>
              <w:sz w:val="18"/>
              <w:szCs w:val="18"/>
              <w:lang w:eastAsia="zh-CN"/>
            </w:rPr>
          </w:rPrChange>
        </w:rPr>
        <w:t xml:space="preserve"> A reward is given at the end of the experiment. If the number of steps used is less than half of the maximum steps, a higher reward is granted, where B is a fixed constant set to 3.9.</w:t>
      </w:r>
      <w:r w:rsidR="00962951" w:rsidRPr="00452C4E">
        <w:rPr>
          <w:rFonts w:ascii="Times New Roman" w:eastAsia="宋体" w:hAnsi="Times New Roman" w:cs="Times New Roman"/>
          <w:sz w:val="18"/>
          <w:szCs w:val="18"/>
          <w:lang w:eastAsia="zh-CN"/>
          <w:rPrChange w:id="962" w:author="Yibin Jiang (PGR)" w:date="2025-07-10T10:37:00Z">
            <w:rPr>
              <w:rFonts w:eastAsia="宋体" w:cstheme="minorHAnsi"/>
              <w:sz w:val="18"/>
              <w:szCs w:val="18"/>
              <w:lang w:eastAsia="zh-CN"/>
            </w:rPr>
          </w:rPrChange>
        </w:rPr>
        <w:t xml:space="preserve"> </w:t>
      </w:r>
    </w:p>
    <w:p w14:paraId="78D27318" w14:textId="73377841" w:rsidR="00BC618A" w:rsidRPr="00E34E75" w:rsidRDefault="00BC618A" w:rsidP="00BC618A">
      <w:pPr>
        <w:pStyle w:val="RSCB03MathematicsGreeketc"/>
        <w:jc w:val="center"/>
        <w:rPr>
          <w:rFonts w:cs="Times New Roman"/>
        </w:rPr>
      </w:pPr>
      <w:bookmarkStart w:id="963" w:name="_Hlk198197118"/>
      <m:oMathPara>
        <m:oMath>
          <m:r>
            <m:rPr>
              <m:nor/>
            </m:rPr>
            <w:rPr>
              <w:rFonts w:cs="Times New Roman"/>
              <w:snapToGrid w:val="0"/>
            </w:rPr>
            <m:t>terminal_bouns</m:t>
          </m:r>
          <m:r>
            <m:rPr>
              <m:sty m:val="p"/>
            </m:rPr>
            <w:rPr>
              <w:rFonts w:ascii="Cambria Math" w:hAnsi="Cambria Math" w:cs="Times New Roman"/>
              <w:snapToGrid w:val="0"/>
            </w:rPr>
            <m:t>=B×2.0,    if  t&lt;</m:t>
          </m:r>
          <m:f>
            <m:fPr>
              <m:ctrlPr>
                <w:rPr>
                  <w:rFonts w:ascii="Cambria Math" w:hAnsi="Cambria Math" w:cs="Times New Roman"/>
                  <w:snapToGrid w:val="0"/>
                </w:rPr>
              </m:ctrlPr>
            </m:fPr>
            <m:num>
              <m:r>
                <m:rPr>
                  <m:sty m:val="p"/>
                </m:rPr>
                <w:rPr>
                  <w:rFonts w:ascii="Cambria Math" w:hAnsi="Cambria Math" w:cs="Times New Roman"/>
                  <w:snapToGrid w:val="0"/>
                </w:rPr>
                <m:t>M</m:t>
              </m:r>
            </m:num>
            <m:den>
              <m:r>
                <m:rPr>
                  <m:sty m:val="p"/>
                </m:rPr>
                <w:rPr>
                  <w:rFonts w:ascii="Cambria Math" w:hAnsi="Cambria Math" w:cs="Times New Roman"/>
                  <w:snapToGrid w:val="0"/>
                </w:rPr>
                <m:t>2</m:t>
              </m:r>
            </m:den>
          </m:f>
          <m:r>
            <m:rPr>
              <m:sty m:val="p"/>
            </m:rPr>
            <w:rPr>
              <w:rFonts w:ascii="Cambria Math" w:hAnsi="Cambria Math" w:cs="Times New Roman"/>
              <w:rPrChange w:id="964" w:author="Yibin Jiang (PGR)" w:date="2025-07-10T10:37:00Z">
                <w:rPr>
                  <w:rFonts w:ascii="Cambria Math" w:hAnsi="Cambria Math" w:hint="eastAsia"/>
                </w:rPr>
              </w:rPrChange>
            </w:rPr>
            <w:br/>
          </m:r>
        </m:oMath>
      </m:oMathPara>
      <m:oMath>
        <m:r>
          <m:rPr>
            <m:nor/>
          </m:rPr>
          <w:rPr>
            <w:rFonts w:cs="Times New Roman"/>
            <w:snapToGrid w:val="0"/>
          </w:rPr>
          <m:t>terminal_bouns</m:t>
        </m:r>
        <m:r>
          <m:rPr>
            <m:sty m:val="p"/>
          </m:rPr>
          <w:rPr>
            <w:rFonts w:ascii="Cambria Math" w:hAnsi="Cambria Math" w:cs="Times New Roman"/>
            <w:snapToGrid w:val="0"/>
          </w:rPr>
          <m:t>=B×1.0,</m:t>
        </m:r>
        <m:r>
          <m:rPr>
            <m:sty m:val="p"/>
          </m:rPr>
          <w:rPr>
            <w:rFonts w:ascii="Cambria Math" w:eastAsia="微软雅黑" w:hAnsi="Cambria Math" w:cs="Times New Roman"/>
            <w:snapToGrid w:val="0"/>
          </w:rPr>
          <m:t xml:space="preserve">    </m:t>
        </m:r>
        <m:r>
          <m:rPr>
            <m:sty m:val="p"/>
          </m:rPr>
          <w:rPr>
            <w:rFonts w:ascii="Cambria Math" w:hAnsi="Cambria Math" w:cs="Times New Roman"/>
            <w:snapToGrid w:val="0"/>
          </w:rPr>
          <m:t>if</m:t>
        </m:r>
        <m:r>
          <m:rPr>
            <m:sty m:val="p"/>
          </m:rPr>
          <w:rPr>
            <w:rFonts w:ascii="Cambria Math" w:eastAsia="微软雅黑" w:hAnsi="Cambria Math" w:cs="Times New Roman"/>
            <w:snapToGrid w:val="0"/>
          </w:rPr>
          <m:t xml:space="preserve">  </m:t>
        </m:r>
        <m:r>
          <m:rPr>
            <m:sty m:val="p"/>
          </m:rPr>
          <w:rPr>
            <w:rFonts w:ascii="Cambria Math" w:hAnsi="Cambria Math" w:cs="Times New Roman"/>
            <w:snapToGrid w:val="0"/>
          </w:rPr>
          <m:t>t&gt;=</m:t>
        </m:r>
        <m:f>
          <m:fPr>
            <m:ctrlPr>
              <w:rPr>
                <w:rFonts w:ascii="Cambria Math" w:hAnsi="Cambria Math" w:cs="Times New Roman"/>
                <w:snapToGrid w:val="0"/>
              </w:rPr>
            </m:ctrlPr>
          </m:fPr>
          <m:num>
            <m:r>
              <m:rPr>
                <m:sty m:val="p"/>
              </m:rPr>
              <w:rPr>
                <w:rFonts w:ascii="Cambria Math" w:hAnsi="Cambria Math" w:cs="Times New Roman"/>
                <w:snapToGrid w:val="0"/>
              </w:rPr>
              <m:t>M</m:t>
            </m:r>
          </m:num>
          <m:den>
            <m:r>
              <m:rPr>
                <m:sty m:val="p"/>
              </m:rPr>
              <w:rPr>
                <w:rFonts w:ascii="Cambria Math" w:hAnsi="Cambria Math" w:cs="Times New Roman"/>
                <w:snapToGrid w:val="0"/>
              </w:rPr>
              <m:t>2</m:t>
            </m:r>
          </m:den>
        </m:f>
      </m:oMath>
      <w:bookmarkEnd w:id="963"/>
      <w:r w:rsidRPr="00452C4E">
        <w:rPr>
          <w:rFonts w:cs="Times New Roman"/>
          <w:snapToGrid w:val="0"/>
          <w:lang w:eastAsia="zh-CN"/>
          <w:rPrChange w:id="965" w:author="Yibin Jiang (PGR)" w:date="2025-07-10T10:37:00Z">
            <w:rPr>
              <w:rFonts w:asciiTheme="minorHAnsi" w:hAnsiTheme="minorHAnsi" w:cstheme="minorHAnsi" w:hint="eastAsia"/>
              <w:snapToGrid w:val="0"/>
              <w:lang w:eastAsia="zh-CN"/>
            </w:rPr>
          </w:rPrChange>
        </w:rPr>
        <w:t xml:space="preserve">  </w:t>
      </w:r>
      <w:r w:rsidRPr="00452C4E">
        <w:rPr>
          <w:rFonts w:cs="Times New Roman"/>
          <w:szCs w:val="18"/>
          <w:lang w:eastAsia="zh-CN"/>
          <w:rPrChange w:id="966" w:author="Yibin Jiang (PGR)" w:date="2025-07-10T10:37:00Z">
            <w:rPr>
              <w:rFonts w:asciiTheme="minorHAnsi" w:hAnsiTheme="minorHAnsi" w:cstheme="minorHAnsi" w:hint="eastAsia"/>
              <w:szCs w:val="18"/>
              <w:lang w:eastAsia="zh-CN"/>
            </w:rPr>
          </w:rPrChange>
        </w:rPr>
        <w:t>(</w:t>
      </w:r>
      <w:r w:rsidRPr="00452C4E">
        <w:rPr>
          <w:rFonts w:cs="Times New Roman"/>
          <w:szCs w:val="18"/>
          <w:lang w:eastAsia="zh-CN"/>
          <w:rPrChange w:id="967" w:author="Yibin Jiang (PGR)" w:date="2025-07-10T10:37:00Z">
            <w:rPr>
              <w:rFonts w:asciiTheme="minorHAnsi" w:hAnsiTheme="minorHAnsi" w:cstheme="minorHAnsi"/>
              <w:szCs w:val="18"/>
              <w:lang w:eastAsia="zh-CN"/>
            </w:rPr>
          </w:rPrChange>
        </w:rPr>
        <w:t>1</w:t>
      </w:r>
      <w:r w:rsidRPr="00452C4E">
        <w:rPr>
          <w:rFonts w:cs="Times New Roman"/>
          <w:szCs w:val="18"/>
          <w:lang w:eastAsia="zh-CN"/>
          <w:rPrChange w:id="968" w:author="Yibin Jiang (PGR)" w:date="2025-07-10T10:37:00Z">
            <w:rPr>
              <w:rFonts w:asciiTheme="minorHAnsi" w:hAnsiTheme="minorHAnsi" w:cstheme="minorHAnsi" w:hint="eastAsia"/>
              <w:szCs w:val="18"/>
              <w:lang w:eastAsia="zh-CN"/>
            </w:rPr>
          </w:rPrChange>
        </w:rPr>
        <w:t>8)</w:t>
      </w:r>
    </w:p>
    <w:p w14:paraId="75135A31" w14:textId="729117DB" w:rsidR="005C17BD" w:rsidRPr="00452C4E" w:rsidRDefault="00BC618A" w:rsidP="00A53B88">
      <w:pPr>
        <w:tabs>
          <w:tab w:val="center" w:pos="4200"/>
          <w:tab w:val="right" w:pos="8295"/>
        </w:tabs>
        <w:spacing w:after="0" w:line="480" w:lineRule="auto"/>
        <w:ind w:firstLineChars="200" w:firstLine="360"/>
        <w:jc w:val="both"/>
        <w:rPr>
          <w:rFonts w:ascii="Times New Roman" w:hAnsi="Times New Roman" w:cs="Times New Roman"/>
          <w:sz w:val="18"/>
          <w:szCs w:val="18"/>
          <w:lang w:eastAsia="zh-CN"/>
          <w:rPrChange w:id="969" w:author="Yibin Jiang (PGR)" w:date="2025-07-10T10:37:00Z">
            <w:rPr>
              <w:rFonts w:cstheme="minorHAnsi"/>
              <w:sz w:val="18"/>
              <w:szCs w:val="18"/>
              <w:lang w:eastAsia="zh-CN"/>
            </w:rPr>
          </w:rPrChange>
        </w:rPr>
      </w:pPr>
      <w:r w:rsidRPr="00452C4E">
        <w:rPr>
          <w:rFonts w:ascii="Times New Roman" w:hAnsi="Times New Roman" w:cs="Times New Roman"/>
          <w:sz w:val="18"/>
          <w:szCs w:val="18"/>
          <w:lang w:eastAsia="zh-CN"/>
          <w:rPrChange w:id="970" w:author="Yibin Jiang (PGR)" w:date="2025-07-10T10:37:00Z">
            <w:rPr>
              <w:rFonts w:cstheme="minorHAnsi"/>
              <w:sz w:val="18"/>
              <w:szCs w:val="18"/>
              <w:lang w:eastAsia="zh-CN"/>
            </w:rPr>
          </w:rPrChange>
        </w:rPr>
        <w:t xml:space="preserve">After completing one sampling (a set of experiments) under the optimal parameter combination, the cumulative policy loss can be calculated for backpropagation, using an optimizer to update the model parameters. This process was repeated 1000 times, completing model parameter updates after 1000 simulated experiments. These 1000 experiments were randomly generated, including a monoprotic acid with a pKa randomly selected between (2, 6), a diprotic acid with pKa values randomly chosen between (2, 4) and (4, 7), or a triprotic acid with pKa values randomly selected between (2, 4), (4, 6), and (6, 8), all at a concentration of 0.1 M, with a target pH randomly chosen between (2, 11). Testing was conducted on 3000 experiments generated with the same random seed as used in the Bayesian parameter update method, achieving a success rate of 87.27% and an average of 7.88 steps for successful experiments (When using only 0.1M hydrochloric acid and sodium hydroxide, the Bayesian inference parameter update method achieves an average success rate of just 77.63%, requiring an average of 10.20 steps.). </w:t>
      </w:r>
    </w:p>
    <w:p w14:paraId="3D11F81F" w14:textId="77777777" w:rsidR="00BC4390" w:rsidRPr="00452C4E" w:rsidRDefault="00BC4390" w:rsidP="00BC4390">
      <w:pPr>
        <w:spacing w:line="360" w:lineRule="auto"/>
        <w:outlineLvl w:val="0"/>
        <w:rPr>
          <w:rFonts w:ascii="Times New Roman" w:eastAsia="宋体" w:hAnsi="Times New Roman" w:cs="Times New Roman"/>
          <w:color w:val="404040"/>
          <w:sz w:val="24"/>
          <w:szCs w:val="24"/>
          <w:lang w:eastAsia="zh-CN"/>
          <w:rPrChange w:id="971" w:author="Yibin Jiang (PGR)" w:date="2025-07-10T10:37:00Z">
            <w:rPr>
              <w:rFonts w:ascii="Segoe UI" w:eastAsia="宋体" w:hAnsi="Segoe UI" w:cs="Segoe UI"/>
              <w:color w:val="404040"/>
              <w:sz w:val="24"/>
              <w:szCs w:val="24"/>
              <w:lang w:eastAsia="zh-CN"/>
            </w:rPr>
          </w:rPrChange>
        </w:rPr>
      </w:pPr>
      <w:r w:rsidRPr="00452C4E">
        <w:rPr>
          <w:rFonts w:ascii="Times New Roman" w:hAnsi="Times New Roman" w:cs="Times New Roman"/>
          <w:b/>
          <w:sz w:val="24"/>
          <w:rPrChange w:id="972" w:author="Yibin Jiang (PGR)" w:date="2025-07-10T10:37:00Z">
            <w:rPr>
              <w:rFonts w:hint="eastAsia"/>
              <w:b/>
              <w:sz w:val="24"/>
            </w:rPr>
          </w:rPrChange>
        </w:rPr>
        <w:t>Automated Titration Setup</w:t>
      </w:r>
      <w:r w:rsidRPr="00452C4E">
        <w:rPr>
          <w:rFonts w:ascii="Times New Roman" w:eastAsia="宋体" w:hAnsi="Times New Roman" w:cs="Times New Roman"/>
          <w:color w:val="404040"/>
          <w:sz w:val="24"/>
          <w:szCs w:val="24"/>
          <w:lang w:eastAsia="zh-CN"/>
          <w:rPrChange w:id="973" w:author="Yibin Jiang (PGR)" w:date="2025-07-10T10:37:00Z">
            <w:rPr>
              <w:rFonts w:ascii="Segoe UI" w:eastAsia="宋体" w:hAnsi="Segoe UI" w:cs="Segoe UI"/>
              <w:color w:val="404040"/>
              <w:sz w:val="24"/>
              <w:szCs w:val="24"/>
              <w:lang w:eastAsia="zh-CN"/>
            </w:rPr>
          </w:rPrChange>
        </w:rPr>
        <w:t xml:space="preserve"> </w:t>
      </w:r>
    </w:p>
    <w:p w14:paraId="75689A05" w14:textId="0E4CB95B" w:rsidR="00BC4390" w:rsidRPr="00452C4E" w:rsidRDefault="00BC4390" w:rsidP="00BC4390">
      <w:pPr>
        <w:spacing w:line="360" w:lineRule="auto"/>
        <w:ind w:firstLineChars="200" w:firstLine="360"/>
        <w:jc w:val="both"/>
        <w:rPr>
          <w:rFonts w:ascii="Times New Roman" w:hAnsi="Times New Roman" w:cs="Times New Roman"/>
          <w:sz w:val="18"/>
          <w:szCs w:val="18"/>
          <w:lang w:eastAsia="zh-CN"/>
          <w:rPrChange w:id="974" w:author="Yibin Jiang (PGR)" w:date="2025-07-10T10:37:00Z">
            <w:rPr>
              <w:rFonts w:cstheme="minorHAnsi"/>
              <w:sz w:val="18"/>
              <w:szCs w:val="18"/>
              <w:lang w:eastAsia="zh-CN"/>
            </w:rPr>
          </w:rPrChange>
        </w:rPr>
      </w:pPr>
      <w:r w:rsidRPr="00452C4E">
        <w:rPr>
          <w:rFonts w:ascii="Times New Roman" w:hAnsi="Times New Roman" w:cs="Times New Roman"/>
          <w:sz w:val="18"/>
          <w:szCs w:val="18"/>
          <w:lang w:eastAsia="zh-CN"/>
          <w:rPrChange w:id="975" w:author="Yibin Jiang (PGR)" w:date="2025-07-10T10:37:00Z">
            <w:rPr>
              <w:rFonts w:cstheme="minorHAnsi"/>
              <w:sz w:val="18"/>
              <w:szCs w:val="18"/>
              <w:lang w:eastAsia="zh-CN"/>
            </w:rPr>
          </w:rPrChange>
        </w:rPr>
        <w:t xml:space="preserve">As shown in Figure </w:t>
      </w:r>
      <w:r w:rsidRPr="00452C4E">
        <w:rPr>
          <w:rFonts w:ascii="Times New Roman" w:hAnsi="Times New Roman" w:cs="Times New Roman"/>
          <w:sz w:val="18"/>
          <w:szCs w:val="18"/>
          <w:lang w:eastAsia="zh-CN"/>
          <w:rPrChange w:id="976" w:author="Yibin Jiang (PGR)" w:date="2025-07-10T10:37:00Z">
            <w:rPr>
              <w:rFonts w:cstheme="minorHAnsi" w:hint="eastAsia"/>
              <w:sz w:val="18"/>
              <w:szCs w:val="18"/>
              <w:lang w:eastAsia="zh-CN"/>
            </w:rPr>
          </w:rPrChange>
        </w:rPr>
        <w:t>7</w:t>
      </w:r>
      <w:r w:rsidRPr="00452C4E">
        <w:rPr>
          <w:rFonts w:ascii="Times New Roman" w:hAnsi="Times New Roman" w:cs="Times New Roman"/>
          <w:sz w:val="18"/>
          <w:szCs w:val="18"/>
          <w:lang w:eastAsia="zh-CN"/>
          <w:rPrChange w:id="977" w:author="Yibin Jiang (PGR)" w:date="2025-07-10T10:37:00Z">
            <w:rPr>
              <w:rFonts w:cstheme="minorHAnsi"/>
              <w:sz w:val="18"/>
              <w:szCs w:val="18"/>
              <w:lang w:eastAsia="zh-CN"/>
            </w:rPr>
          </w:rPrChange>
        </w:rPr>
        <w:t>, the liquid to be titrated was contained in a three-necked flask</w:t>
      </w:r>
      <w:r w:rsidRPr="00452C4E">
        <w:rPr>
          <w:rFonts w:ascii="Times New Roman" w:hAnsi="Times New Roman" w:cs="Times New Roman"/>
          <w:sz w:val="18"/>
          <w:szCs w:val="18"/>
          <w:lang w:eastAsia="zh-CN"/>
          <w:rPrChange w:id="978"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79" w:author="Yibin Jiang (PGR)" w:date="2025-07-10T10:37:00Z">
            <w:rPr>
              <w:rFonts w:cstheme="minorHAnsi"/>
              <w:sz w:val="18"/>
              <w:szCs w:val="18"/>
              <w:lang w:eastAsia="zh-CN"/>
            </w:rPr>
          </w:rPrChange>
        </w:rPr>
        <w:t>The</w:t>
      </w:r>
      <w:r w:rsidRPr="00452C4E">
        <w:rPr>
          <w:rFonts w:ascii="Times New Roman" w:hAnsi="Times New Roman" w:cs="Times New Roman"/>
          <w:sz w:val="18"/>
          <w:szCs w:val="18"/>
          <w:lang w:eastAsia="zh-CN"/>
          <w:rPrChange w:id="980"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81" w:author="Yibin Jiang (PGR)" w:date="2025-07-10T10:37:00Z">
            <w:rPr>
              <w:rFonts w:cstheme="minorHAnsi"/>
              <w:sz w:val="18"/>
              <w:szCs w:val="18"/>
              <w:lang w:eastAsia="zh-CN"/>
            </w:rPr>
          </w:rPrChange>
        </w:rPr>
        <w:t>left neck</w:t>
      </w:r>
      <w:r w:rsidRPr="00452C4E">
        <w:rPr>
          <w:rFonts w:ascii="Times New Roman" w:hAnsi="Times New Roman" w:cs="Times New Roman"/>
          <w:sz w:val="18"/>
          <w:szCs w:val="18"/>
          <w:lang w:eastAsia="zh-CN"/>
          <w:rPrChange w:id="982"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83" w:author="Yibin Jiang (PGR)" w:date="2025-07-10T10:37:00Z">
            <w:rPr>
              <w:rFonts w:cstheme="minorHAnsi"/>
              <w:sz w:val="18"/>
              <w:szCs w:val="18"/>
              <w:lang w:eastAsia="zh-CN"/>
            </w:rPr>
          </w:rPrChange>
        </w:rPr>
        <w:t>was connected to a nitrogen gas inlet, which generated bubbles in the liquid to enable stirring.</w:t>
      </w:r>
      <w:r w:rsidRPr="00452C4E">
        <w:rPr>
          <w:rFonts w:ascii="Times New Roman" w:hAnsi="Times New Roman" w:cs="Times New Roman"/>
          <w:sz w:val="18"/>
          <w:szCs w:val="18"/>
          <w:lang w:eastAsia="zh-CN"/>
          <w:rPrChange w:id="984"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85" w:author="Yibin Jiang (PGR)" w:date="2025-07-10T10:37:00Z">
            <w:rPr>
              <w:rFonts w:cstheme="minorHAnsi"/>
              <w:sz w:val="18"/>
              <w:szCs w:val="18"/>
              <w:lang w:eastAsia="zh-CN"/>
            </w:rPr>
          </w:rPrChange>
        </w:rPr>
        <w:t>The</w:t>
      </w:r>
      <w:r w:rsidRPr="00452C4E">
        <w:rPr>
          <w:rFonts w:ascii="Times New Roman" w:hAnsi="Times New Roman" w:cs="Times New Roman"/>
          <w:sz w:val="18"/>
          <w:szCs w:val="18"/>
          <w:lang w:eastAsia="zh-CN"/>
          <w:rPrChange w:id="986"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87" w:author="Yibin Jiang (PGR)" w:date="2025-07-10T10:37:00Z">
            <w:rPr>
              <w:rFonts w:cstheme="minorHAnsi"/>
              <w:sz w:val="18"/>
              <w:szCs w:val="18"/>
              <w:lang w:eastAsia="zh-CN"/>
            </w:rPr>
          </w:rPrChange>
        </w:rPr>
        <w:t>central neck</w:t>
      </w:r>
      <w:r w:rsidRPr="00452C4E">
        <w:rPr>
          <w:rFonts w:ascii="Times New Roman" w:hAnsi="Times New Roman" w:cs="Times New Roman"/>
          <w:sz w:val="18"/>
          <w:szCs w:val="18"/>
          <w:lang w:eastAsia="zh-CN"/>
          <w:rPrChange w:id="988"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89" w:author="Yibin Jiang (PGR)" w:date="2025-07-10T10:37:00Z">
            <w:rPr>
              <w:rFonts w:cstheme="minorHAnsi"/>
              <w:sz w:val="18"/>
              <w:szCs w:val="18"/>
              <w:lang w:eastAsia="zh-CN"/>
            </w:rPr>
          </w:rPrChange>
        </w:rPr>
        <w:t>was fitted with a pH probe to monitor the solution's pH value.</w:t>
      </w:r>
      <w:r w:rsidRPr="00452C4E">
        <w:rPr>
          <w:rFonts w:ascii="Times New Roman" w:hAnsi="Times New Roman" w:cs="Times New Roman"/>
          <w:sz w:val="18"/>
          <w:szCs w:val="18"/>
          <w:lang w:eastAsia="zh-CN"/>
          <w:rPrChange w:id="990"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91" w:author="Yibin Jiang (PGR)" w:date="2025-07-10T10:37:00Z">
            <w:rPr>
              <w:rFonts w:cstheme="minorHAnsi"/>
              <w:sz w:val="18"/>
              <w:szCs w:val="18"/>
              <w:lang w:eastAsia="zh-CN"/>
            </w:rPr>
          </w:rPrChange>
        </w:rPr>
        <w:t>The</w:t>
      </w:r>
      <w:r w:rsidRPr="00452C4E">
        <w:rPr>
          <w:rFonts w:ascii="Times New Roman" w:hAnsi="Times New Roman" w:cs="Times New Roman"/>
          <w:sz w:val="18"/>
          <w:szCs w:val="18"/>
          <w:lang w:eastAsia="zh-CN"/>
          <w:rPrChange w:id="992"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93" w:author="Yibin Jiang (PGR)" w:date="2025-07-10T10:37:00Z">
            <w:rPr>
              <w:rFonts w:cstheme="minorHAnsi"/>
              <w:sz w:val="18"/>
              <w:szCs w:val="18"/>
              <w:lang w:eastAsia="zh-CN"/>
            </w:rPr>
          </w:rPrChange>
        </w:rPr>
        <w:t>right neck</w:t>
      </w:r>
      <w:r w:rsidRPr="00452C4E">
        <w:rPr>
          <w:rFonts w:ascii="Times New Roman" w:hAnsi="Times New Roman" w:cs="Times New Roman"/>
          <w:sz w:val="18"/>
          <w:szCs w:val="18"/>
          <w:lang w:eastAsia="zh-CN"/>
          <w:rPrChange w:id="994"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95" w:author="Yibin Jiang (PGR)" w:date="2025-07-10T10:37:00Z">
            <w:rPr>
              <w:rFonts w:cstheme="minorHAnsi"/>
              <w:sz w:val="18"/>
              <w:szCs w:val="18"/>
              <w:lang w:eastAsia="zh-CN"/>
            </w:rPr>
          </w:rPrChange>
        </w:rPr>
        <w:t>was connected to the reagent delivery tubing.</w:t>
      </w:r>
    </w:p>
    <w:p w14:paraId="48E9AD13" w14:textId="77777777" w:rsidR="00BC4390" w:rsidRPr="00452C4E" w:rsidRDefault="00BC4390" w:rsidP="00BC4390">
      <w:pPr>
        <w:spacing w:line="360" w:lineRule="auto"/>
        <w:ind w:firstLineChars="200" w:firstLine="360"/>
        <w:jc w:val="both"/>
        <w:rPr>
          <w:rFonts w:ascii="Times New Roman" w:hAnsi="Times New Roman" w:cs="Times New Roman"/>
          <w:sz w:val="18"/>
          <w:szCs w:val="18"/>
          <w:lang w:eastAsia="zh-CN"/>
          <w:rPrChange w:id="996" w:author="Yibin Jiang (PGR)" w:date="2025-07-10T10:37:00Z">
            <w:rPr>
              <w:rFonts w:cstheme="minorHAnsi"/>
              <w:sz w:val="18"/>
              <w:szCs w:val="18"/>
              <w:lang w:eastAsia="zh-CN"/>
            </w:rPr>
          </w:rPrChange>
        </w:rPr>
      </w:pPr>
      <w:r w:rsidRPr="00452C4E">
        <w:rPr>
          <w:rFonts w:ascii="Times New Roman" w:hAnsi="Times New Roman" w:cs="Times New Roman"/>
          <w:sz w:val="18"/>
          <w:szCs w:val="18"/>
          <w:lang w:eastAsia="zh-CN"/>
          <w:rPrChange w:id="997" w:author="Yibin Jiang (PGR)" w:date="2025-07-10T10:37:00Z">
            <w:rPr>
              <w:rFonts w:cstheme="minorHAnsi"/>
              <w:sz w:val="18"/>
              <w:szCs w:val="18"/>
              <w:lang w:eastAsia="zh-CN"/>
            </w:rPr>
          </w:rPrChange>
        </w:rPr>
        <w:t>The experimental procedure was as follows</w:t>
      </w:r>
      <w:r w:rsidRPr="00452C4E">
        <w:rPr>
          <w:rFonts w:ascii="Times New Roman" w:hAnsi="Times New Roman" w:cs="Times New Roman"/>
          <w:sz w:val="18"/>
          <w:szCs w:val="18"/>
          <w:lang w:eastAsia="zh-CN"/>
          <w:rPrChange w:id="998"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999" w:author="Yibin Jiang (PGR)" w:date="2025-07-10T10:37:00Z">
            <w:rPr>
              <w:rFonts w:cstheme="minorHAnsi"/>
              <w:sz w:val="18"/>
              <w:szCs w:val="18"/>
              <w:lang w:eastAsia="zh-CN"/>
            </w:rPr>
          </w:rPrChange>
        </w:rPr>
        <w:t>The strategy network determined the titration volume, and a syringe pump delivered the required reagent.</w:t>
      </w:r>
      <w:r w:rsidRPr="00452C4E">
        <w:rPr>
          <w:rFonts w:ascii="Times New Roman" w:hAnsi="Times New Roman" w:cs="Times New Roman"/>
          <w:sz w:val="18"/>
          <w:szCs w:val="18"/>
          <w:lang w:eastAsia="zh-CN"/>
          <w:rPrChange w:id="1000"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01" w:author="Yibin Jiang (PGR)" w:date="2025-07-10T10:37:00Z">
            <w:rPr>
              <w:rFonts w:cstheme="minorHAnsi"/>
              <w:sz w:val="18"/>
              <w:szCs w:val="18"/>
              <w:lang w:eastAsia="zh-CN"/>
            </w:rPr>
          </w:rPrChange>
        </w:rPr>
        <w:t xml:space="preserve">After each addition, the system </w:t>
      </w:r>
      <w:r w:rsidRPr="00452C4E">
        <w:rPr>
          <w:rFonts w:ascii="Times New Roman" w:hAnsi="Times New Roman" w:cs="Times New Roman"/>
          <w:sz w:val="18"/>
          <w:szCs w:val="18"/>
          <w:lang w:eastAsia="zh-CN"/>
          <w:rPrChange w:id="1002" w:author="Yibin Jiang (PGR)" w:date="2025-07-10T10:37:00Z">
            <w:rPr>
              <w:rFonts w:cstheme="minorHAnsi"/>
              <w:sz w:val="18"/>
              <w:szCs w:val="18"/>
              <w:lang w:eastAsia="zh-CN"/>
            </w:rPr>
          </w:rPrChange>
        </w:rPr>
        <w:t>waited</w:t>
      </w:r>
      <w:r w:rsidRPr="00452C4E">
        <w:rPr>
          <w:rFonts w:ascii="Times New Roman" w:hAnsi="Times New Roman" w:cs="Times New Roman"/>
          <w:sz w:val="18"/>
          <w:szCs w:val="18"/>
          <w:lang w:eastAsia="zh-CN"/>
          <w:rPrChange w:id="1003"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04" w:author="Yibin Jiang (PGR)" w:date="2025-07-10T10:37:00Z">
            <w:rPr>
              <w:rFonts w:cstheme="minorHAnsi"/>
              <w:sz w:val="18"/>
              <w:szCs w:val="18"/>
              <w:lang w:eastAsia="zh-CN"/>
            </w:rPr>
          </w:rPrChange>
        </w:rPr>
        <w:t>20 seconds</w:t>
      </w:r>
      <w:r w:rsidRPr="00452C4E">
        <w:rPr>
          <w:rFonts w:ascii="Times New Roman" w:hAnsi="Times New Roman" w:cs="Times New Roman"/>
          <w:sz w:val="18"/>
          <w:szCs w:val="18"/>
          <w:lang w:eastAsia="zh-CN"/>
          <w:rPrChange w:id="1005"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06" w:author="Yibin Jiang (PGR)" w:date="2025-07-10T10:37:00Z">
            <w:rPr>
              <w:rFonts w:cstheme="minorHAnsi"/>
              <w:sz w:val="18"/>
              <w:szCs w:val="18"/>
              <w:lang w:eastAsia="zh-CN"/>
            </w:rPr>
          </w:rPrChange>
        </w:rPr>
        <w:t>to allow thorough mixing and reaction completion.</w:t>
      </w:r>
      <w:r w:rsidRPr="00452C4E">
        <w:rPr>
          <w:rFonts w:ascii="Times New Roman" w:hAnsi="Times New Roman" w:cs="Times New Roman"/>
          <w:sz w:val="18"/>
          <w:szCs w:val="18"/>
          <w:lang w:eastAsia="zh-CN"/>
          <w:rPrChange w:id="1007"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08" w:author="Yibin Jiang (PGR)" w:date="2025-07-10T10:37:00Z">
            <w:rPr>
              <w:rFonts w:cstheme="minorHAnsi"/>
              <w:sz w:val="18"/>
              <w:szCs w:val="18"/>
              <w:lang w:eastAsia="zh-CN"/>
            </w:rPr>
          </w:rPrChange>
        </w:rPr>
        <w:t>The pH value was recorded, and the algorithm generated a</w:t>
      </w:r>
      <w:r w:rsidRPr="00452C4E">
        <w:rPr>
          <w:rFonts w:ascii="Times New Roman" w:hAnsi="Times New Roman" w:cs="Times New Roman"/>
          <w:sz w:val="18"/>
          <w:szCs w:val="18"/>
          <w:lang w:eastAsia="zh-CN"/>
          <w:rPrChange w:id="1009"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10" w:author="Yibin Jiang (PGR)" w:date="2025-07-10T10:37:00Z">
            <w:rPr>
              <w:rFonts w:cstheme="minorHAnsi"/>
              <w:sz w:val="18"/>
              <w:szCs w:val="18"/>
              <w:lang w:eastAsia="zh-CN"/>
            </w:rPr>
          </w:rPrChange>
        </w:rPr>
        <w:t>state vector</w:t>
      </w:r>
      <w:r w:rsidRPr="00452C4E">
        <w:rPr>
          <w:rFonts w:ascii="Times New Roman" w:hAnsi="Times New Roman" w:cs="Times New Roman"/>
          <w:sz w:val="18"/>
          <w:szCs w:val="18"/>
          <w:lang w:eastAsia="zh-CN"/>
          <w:rPrChange w:id="1011"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12" w:author="Yibin Jiang (PGR)" w:date="2025-07-10T10:37:00Z">
            <w:rPr>
              <w:rFonts w:cstheme="minorHAnsi"/>
              <w:sz w:val="18"/>
              <w:szCs w:val="18"/>
              <w:lang w:eastAsia="zh-CN"/>
            </w:rPr>
          </w:rPrChange>
        </w:rPr>
        <w:t>to calculate the next reagent volume.</w:t>
      </w:r>
      <w:r w:rsidRPr="00452C4E">
        <w:rPr>
          <w:rFonts w:ascii="Times New Roman" w:hAnsi="Times New Roman" w:cs="Times New Roman"/>
          <w:sz w:val="18"/>
          <w:szCs w:val="18"/>
          <w:lang w:eastAsia="zh-CN"/>
          <w:rPrChange w:id="1013"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14" w:author="Yibin Jiang (PGR)" w:date="2025-07-10T10:37:00Z">
            <w:rPr>
              <w:rFonts w:cstheme="minorHAnsi"/>
              <w:sz w:val="18"/>
              <w:szCs w:val="18"/>
              <w:lang w:eastAsia="zh-CN"/>
            </w:rPr>
          </w:rPrChange>
        </w:rPr>
        <w:t>If consecutive reagent additions involved</w:t>
      </w:r>
      <w:r w:rsidRPr="00452C4E">
        <w:rPr>
          <w:rFonts w:ascii="Times New Roman" w:hAnsi="Times New Roman" w:cs="Times New Roman"/>
          <w:sz w:val="18"/>
          <w:szCs w:val="18"/>
          <w:lang w:eastAsia="zh-CN"/>
          <w:rPrChange w:id="1015"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16" w:author="Yibin Jiang (PGR)" w:date="2025-07-10T10:37:00Z">
            <w:rPr>
              <w:rFonts w:cstheme="minorHAnsi"/>
              <w:sz w:val="18"/>
              <w:szCs w:val="18"/>
              <w:lang w:eastAsia="zh-CN"/>
            </w:rPr>
          </w:rPrChange>
        </w:rPr>
        <w:t>different chemicals, the syringe pump was cleaned by flush</w:t>
      </w:r>
      <w:r w:rsidRPr="00452C4E">
        <w:rPr>
          <w:rFonts w:ascii="Times New Roman" w:hAnsi="Times New Roman" w:cs="Times New Roman"/>
          <w:sz w:val="18"/>
          <w:szCs w:val="18"/>
          <w:lang w:eastAsia="zh-CN"/>
          <w:rPrChange w:id="1017" w:author="Yibin Jiang (PGR)" w:date="2025-07-10T10:37:00Z">
            <w:rPr>
              <w:rFonts w:cstheme="minorHAnsi" w:hint="eastAsia"/>
              <w:sz w:val="18"/>
              <w:szCs w:val="18"/>
              <w:lang w:eastAsia="zh-CN"/>
            </w:rPr>
          </w:rPrChange>
        </w:rPr>
        <w:t>ing</w:t>
      </w:r>
      <w:r w:rsidRPr="00452C4E">
        <w:rPr>
          <w:rFonts w:ascii="Times New Roman" w:hAnsi="Times New Roman" w:cs="Times New Roman"/>
          <w:sz w:val="18"/>
          <w:szCs w:val="18"/>
          <w:lang w:eastAsia="zh-CN"/>
          <w:rPrChange w:id="1018" w:author="Yibin Jiang (PGR)" w:date="2025-07-10T10:37:00Z">
            <w:rPr>
              <w:rFonts w:cstheme="minorHAnsi"/>
              <w:sz w:val="18"/>
              <w:szCs w:val="18"/>
              <w:lang w:eastAsia="zh-CN"/>
            </w:rPr>
          </w:rPrChange>
        </w:rPr>
        <w:t xml:space="preserve"> three times with 10 mL of water, with the waste liquid discharged into a waste collection bottle, followed by a single rinse with</w:t>
      </w:r>
      <w:r w:rsidRPr="00452C4E">
        <w:rPr>
          <w:rFonts w:ascii="Times New Roman" w:hAnsi="Times New Roman" w:cs="Times New Roman"/>
          <w:sz w:val="18"/>
          <w:szCs w:val="18"/>
          <w:lang w:eastAsia="zh-CN"/>
          <w:rPrChange w:id="1019"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20" w:author="Yibin Jiang (PGR)" w:date="2025-07-10T10:37:00Z">
            <w:rPr>
              <w:rFonts w:cstheme="minorHAnsi"/>
              <w:sz w:val="18"/>
              <w:szCs w:val="18"/>
              <w:lang w:eastAsia="zh-CN"/>
            </w:rPr>
          </w:rPrChange>
        </w:rPr>
        <w:t>5 mL of the subsequent reagent</w:t>
      </w:r>
      <w:r w:rsidRPr="00452C4E">
        <w:rPr>
          <w:rFonts w:ascii="Times New Roman" w:hAnsi="Times New Roman" w:cs="Times New Roman"/>
          <w:sz w:val="18"/>
          <w:szCs w:val="18"/>
          <w:lang w:eastAsia="zh-CN"/>
          <w:rPrChange w:id="1021"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22" w:author="Yibin Jiang (PGR)" w:date="2025-07-10T10:37:00Z">
            <w:rPr>
              <w:rFonts w:cstheme="minorHAnsi"/>
              <w:sz w:val="18"/>
              <w:szCs w:val="18"/>
              <w:lang w:eastAsia="zh-CN"/>
            </w:rPr>
          </w:rPrChange>
        </w:rPr>
        <w:t>to prevent cross-contamination.</w:t>
      </w:r>
      <w:r w:rsidRPr="00452C4E">
        <w:rPr>
          <w:rFonts w:ascii="Times New Roman" w:hAnsi="Times New Roman" w:cs="Times New Roman"/>
          <w:sz w:val="18"/>
          <w:szCs w:val="18"/>
          <w:lang w:eastAsia="zh-CN"/>
          <w:rPrChange w:id="1023" w:author="Yibin Jiang (PGR)" w:date="2025-07-10T10:37:00Z">
            <w:rPr>
              <w:rFonts w:cstheme="minorHAnsi" w:hint="eastAsia"/>
              <w:sz w:val="18"/>
              <w:szCs w:val="18"/>
              <w:lang w:eastAsia="zh-CN"/>
            </w:rPr>
          </w:rPrChange>
        </w:rPr>
        <w:t xml:space="preserve"> </w:t>
      </w:r>
      <w:r w:rsidRPr="00452C4E">
        <w:rPr>
          <w:rFonts w:ascii="Times New Roman" w:hAnsi="Times New Roman" w:cs="Times New Roman"/>
          <w:sz w:val="18"/>
          <w:szCs w:val="18"/>
          <w:lang w:eastAsia="zh-CN"/>
          <w:rPrChange w:id="1024" w:author="Yibin Jiang (PGR)" w:date="2025-07-10T10:37:00Z">
            <w:rPr>
              <w:rFonts w:cstheme="minorHAnsi"/>
              <w:sz w:val="18"/>
              <w:szCs w:val="18"/>
              <w:lang w:eastAsia="zh-CN"/>
            </w:rPr>
          </w:rPrChange>
        </w:rPr>
        <w:t>This process ensured precise pH control and minimized unwanted interactions between reagents</w:t>
      </w:r>
    </w:p>
    <w:p w14:paraId="4E19C8AB"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25" w:author="Yibin Jiang (PGR)" w:date="2025-07-10T10:37:00Z">
            <w:rPr>
              <w:rFonts w:asciiTheme="minorHAnsi" w:eastAsiaTheme="minorEastAsia" w:hAnsiTheme="minorHAnsi"/>
              <w:w w:val="108"/>
              <w:sz w:val="18"/>
              <w:szCs w:val="18"/>
              <w:lang w:val="en-GB"/>
            </w:rPr>
          </w:rPrChange>
        </w:rPr>
      </w:pPr>
    </w:p>
    <w:p w14:paraId="401EED85"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26" w:author="Yibin Jiang (PGR)" w:date="2025-07-10T10:37:00Z">
            <w:rPr>
              <w:rFonts w:asciiTheme="minorHAnsi" w:eastAsiaTheme="minorEastAsia" w:hAnsiTheme="minorHAnsi"/>
              <w:w w:val="108"/>
              <w:sz w:val="18"/>
              <w:szCs w:val="18"/>
              <w:lang w:val="en-GB"/>
            </w:rPr>
          </w:rPrChange>
        </w:rPr>
      </w:pPr>
    </w:p>
    <w:p w14:paraId="50C7B16A" w14:textId="7A1CC3A1" w:rsidR="005C17BD" w:rsidRPr="00452C4E" w:rsidRDefault="00BA0B5E" w:rsidP="001D6409">
      <w:pPr>
        <w:pStyle w:val="JCEbodytext"/>
        <w:ind w:firstLineChars="200" w:firstLine="388"/>
        <w:jc w:val="both"/>
        <w:rPr>
          <w:rFonts w:ascii="Times New Roman" w:eastAsiaTheme="minorEastAsia" w:hAnsi="Times New Roman"/>
          <w:w w:val="108"/>
          <w:sz w:val="18"/>
          <w:szCs w:val="18"/>
          <w:lang w:val="en-GB"/>
          <w:rPrChange w:id="1027" w:author="Yibin Jiang (PGR)" w:date="2025-07-10T10:37:00Z">
            <w:rPr>
              <w:rFonts w:asciiTheme="minorHAnsi" w:eastAsiaTheme="minorEastAsia" w:hAnsiTheme="minorHAnsi"/>
              <w:w w:val="108"/>
              <w:sz w:val="18"/>
              <w:szCs w:val="18"/>
              <w:lang w:val="en-GB"/>
            </w:rPr>
          </w:rPrChange>
        </w:rPr>
      </w:pPr>
      <w:r w:rsidRPr="00452C4E">
        <w:rPr>
          <w:rFonts w:ascii="Times New Roman" w:eastAsiaTheme="minorEastAsia" w:hAnsi="Times New Roman"/>
          <w:noProof/>
          <w:w w:val="108"/>
          <w:sz w:val="18"/>
          <w:szCs w:val="18"/>
          <w:lang w:val="en-GB"/>
          <w:rPrChange w:id="1028" w:author="Yibin Jiang (PGR)" w:date="2025-07-10T10:37:00Z">
            <w:rPr>
              <w:rFonts w:asciiTheme="minorHAnsi" w:eastAsiaTheme="minorEastAsia" w:hAnsiTheme="minorHAnsi"/>
              <w:noProof/>
              <w:w w:val="108"/>
              <w:sz w:val="18"/>
              <w:szCs w:val="18"/>
              <w:lang w:val="en-GB"/>
            </w:rPr>
          </w:rPrChange>
        </w:rPr>
        <w:drawing>
          <wp:inline distT="0" distB="0" distL="0" distR="0" wp14:anchorId="3C89F7D7" wp14:editId="3623645B">
            <wp:extent cx="1858199" cy="1696074"/>
            <wp:effectExtent l="0" t="0" r="889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pic:nvPicPr>
                  <pic:blipFill>
                    <a:blip r:embed="rId31">
                      <a:extLst>
                        <a:ext uri="{28A0092B-C50C-407E-A947-70E740481C1C}">
                          <a14:useLocalDpi xmlns:a14="http://schemas.microsoft.com/office/drawing/2010/main" val="0"/>
                        </a:ext>
                      </a:extLst>
                    </a:blip>
                    <a:stretch>
                      <a:fillRect/>
                    </a:stretch>
                  </pic:blipFill>
                  <pic:spPr>
                    <a:xfrm>
                      <a:off x="0" y="0"/>
                      <a:ext cx="1858199" cy="1696074"/>
                    </a:xfrm>
                    <a:prstGeom prst="rect">
                      <a:avLst/>
                    </a:prstGeom>
                  </pic:spPr>
                </pic:pic>
              </a:graphicData>
            </a:graphic>
          </wp:inline>
        </w:drawing>
      </w:r>
    </w:p>
    <w:p w14:paraId="2250E85A" w14:textId="71D82494" w:rsidR="005C17BD" w:rsidRPr="00452C4E" w:rsidRDefault="00BA0B5E" w:rsidP="00962951">
      <w:pPr>
        <w:pStyle w:val="RSCI01FigureSchemeChartwithbottombar"/>
        <w:rPr>
          <w:rFonts w:ascii="Times New Roman" w:hAnsi="Times New Roman" w:cs="Times New Roman"/>
          <w:rPrChange w:id="1029" w:author="Yibin Jiang (PGR)" w:date="2025-07-10T10:37:00Z">
            <w:rPr/>
          </w:rPrChange>
        </w:rPr>
      </w:pPr>
      <w:r w:rsidRPr="00452C4E">
        <w:rPr>
          <w:rFonts w:ascii="Times New Roman" w:hAnsi="Times New Roman" w:cs="Times New Roman"/>
          <w:b/>
          <w:bCs/>
          <w:lang w:eastAsia="zh-CN"/>
          <w:rPrChange w:id="1030" w:author="Yibin Jiang (PGR)" w:date="2025-07-10T10:37:00Z">
            <w:rPr>
              <w:rFonts w:hint="eastAsia"/>
              <w:b/>
              <w:bCs/>
              <w:lang w:eastAsia="zh-CN"/>
            </w:rPr>
          </w:rPrChange>
        </w:rPr>
        <w:t>Fig. 7</w:t>
      </w:r>
      <w:r w:rsidR="00962951" w:rsidRPr="00452C4E">
        <w:rPr>
          <w:rFonts w:ascii="Times New Roman" w:hAnsi="Times New Roman" w:cs="Times New Roman"/>
          <w:rPrChange w:id="1031" w:author="Yibin Jiang (PGR)" w:date="2025-07-10T10:37:00Z">
            <w:rPr/>
          </w:rPrChange>
        </w:rPr>
        <w:t xml:space="preserve"> Three-neck flask automatic titration device</w:t>
      </w:r>
      <w:r w:rsidR="00962951" w:rsidRPr="00452C4E">
        <w:rPr>
          <w:rFonts w:ascii="Times New Roman" w:hAnsi="Times New Roman" w:cs="Times New Roman"/>
          <w:rPrChange w:id="1032" w:author="Yibin Jiang (PGR)" w:date="2025-07-10T10:37:00Z">
            <w:rPr>
              <w:rFonts w:hint="eastAsia"/>
            </w:rPr>
          </w:rPrChange>
        </w:rPr>
        <w:t xml:space="preserve"> </w:t>
      </w:r>
      <w:r w:rsidR="00962951" w:rsidRPr="00452C4E">
        <w:rPr>
          <w:rFonts w:ascii="Times New Roman" w:hAnsi="Times New Roman" w:cs="Times New Roman"/>
          <w:rPrChange w:id="1033" w:author="Yibin Jiang (PGR)" w:date="2025-07-10T10:37:00Z">
            <w:rPr/>
          </w:rPrChange>
        </w:rPr>
        <w:t>Left neck: Connected to a nitrogen gas inlet for stirring via bubble generation.</w:t>
      </w:r>
      <w:r w:rsidR="00962951" w:rsidRPr="00452C4E">
        <w:rPr>
          <w:rFonts w:ascii="Times New Roman" w:hAnsi="Times New Roman" w:cs="Times New Roman"/>
          <w:rPrChange w:id="1034" w:author="Yibin Jiang (PGR)" w:date="2025-07-10T10:37:00Z">
            <w:rPr>
              <w:rFonts w:hint="eastAsia"/>
            </w:rPr>
          </w:rPrChange>
        </w:rPr>
        <w:t xml:space="preserve"> </w:t>
      </w:r>
      <w:r w:rsidR="00962951" w:rsidRPr="00452C4E">
        <w:rPr>
          <w:rFonts w:ascii="Times New Roman" w:hAnsi="Times New Roman" w:cs="Times New Roman"/>
          <w:rPrChange w:id="1035" w:author="Yibin Jiang (PGR)" w:date="2025-07-10T10:37:00Z">
            <w:rPr/>
          </w:rPrChange>
        </w:rPr>
        <w:t>Central neck: Equipped with a</w:t>
      </w:r>
      <w:r w:rsidR="00962951" w:rsidRPr="00452C4E">
        <w:rPr>
          <w:rFonts w:ascii="Times New Roman" w:hAnsi="Times New Roman" w:cs="Times New Roman"/>
          <w:rPrChange w:id="1036" w:author="Yibin Jiang (PGR)" w:date="2025-07-10T10:37:00Z">
            <w:rPr>
              <w:rFonts w:hint="eastAsia"/>
            </w:rPr>
          </w:rPrChange>
        </w:rPr>
        <w:t xml:space="preserve"> </w:t>
      </w:r>
      <w:r w:rsidR="00962951" w:rsidRPr="00452C4E">
        <w:rPr>
          <w:rFonts w:ascii="Times New Roman" w:hAnsi="Times New Roman" w:cs="Times New Roman"/>
          <w:rPrChange w:id="1037" w:author="Yibin Jiang (PGR)" w:date="2025-07-10T10:37:00Z">
            <w:rPr/>
          </w:rPrChange>
        </w:rPr>
        <w:t>pH probe for real-time pH monitoring.</w:t>
      </w:r>
      <w:r w:rsidR="00962951" w:rsidRPr="00452C4E">
        <w:rPr>
          <w:rFonts w:ascii="Times New Roman" w:hAnsi="Times New Roman" w:cs="Times New Roman"/>
          <w:rPrChange w:id="1038" w:author="Yibin Jiang (PGR)" w:date="2025-07-10T10:37:00Z">
            <w:rPr>
              <w:rFonts w:hint="eastAsia"/>
            </w:rPr>
          </w:rPrChange>
        </w:rPr>
        <w:t xml:space="preserve"> </w:t>
      </w:r>
      <w:r w:rsidR="00962951" w:rsidRPr="00452C4E">
        <w:rPr>
          <w:rFonts w:ascii="Times New Roman" w:hAnsi="Times New Roman" w:cs="Times New Roman"/>
          <w:rPrChange w:id="1039" w:author="Yibin Jiang (PGR)" w:date="2025-07-10T10:37:00Z">
            <w:rPr/>
          </w:rPrChange>
        </w:rPr>
        <w:t>Right neck: Attached to a reagent delivery tube for controlled titrant addition.</w:t>
      </w:r>
    </w:p>
    <w:p w14:paraId="7383D2CE" w14:textId="7FA7BE69" w:rsidR="00FF4F4E" w:rsidRPr="00452C4E" w:rsidRDefault="003222DB" w:rsidP="00FF4F4E">
      <w:pPr>
        <w:pStyle w:val="JCEbodytext"/>
        <w:ind w:firstLine="0"/>
        <w:jc w:val="both"/>
        <w:rPr>
          <w:rFonts w:ascii="Times New Roman" w:eastAsiaTheme="minorEastAsia" w:hAnsi="Times New Roman"/>
          <w:b/>
          <w:bCs/>
          <w:lang w:eastAsia="zh-CN"/>
          <w:rPrChange w:id="1040" w:author="Yibin Jiang (PGR)" w:date="2025-07-10T10:37:00Z">
            <w:rPr>
              <w:rFonts w:eastAsiaTheme="minorEastAsia"/>
              <w:b/>
              <w:bCs/>
              <w:lang w:eastAsia="zh-CN"/>
            </w:rPr>
          </w:rPrChange>
        </w:rPr>
      </w:pPr>
      <w:del w:id="1041" w:author="Yibin" w:date="2025-07-10T11:12:00Z">
        <w:r w:rsidRPr="00452C4E" w:rsidDel="000F5DF1">
          <w:rPr>
            <w:rFonts w:ascii="Times New Roman" w:eastAsiaTheme="minorEastAsia" w:hAnsi="Times New Roman"/>
            <w:b/>
            <w:bCs/>
            <w:lang w:eastAsia="zh-CN"/>
            <w:rPrChange w:id="1042" w:author="Yibin Jiang (PGR)" w:date="2025-07-10T10:37:00Z">
              <w:rPr>
                <w:rFonts w:eastAsiaTheme="minorEastAsia" w:hint="eastAsia"/>
                <w:b/>
                <w:bCs/>
                <w:lang w:eastAsia="zh-CN"/>
              </w:rPr>
            </w:rPrChange>
          </w:rPr>
          <w:delText>conclusions</w:delText>
        </w:r>
      </w:del>
      <w:ins w:id="1043" w:author="Yibin" w:date="2025-07-10T11:12:00Z">
        <w:r w:rsidR="000F5DF1">
          <w:rPr>
            <w:rFonts w:ascii="Times New Roman" w:eastAsiaTheme="minorEastAsia" w:hAnsi="Times New Roman"/>
            <w:b/>
            <w:bCs/>
            <w:lang w:eastAsia="zh-CN"/>
          </w:rPr>
          <w:t>C</w:t>
        </w:r>
        <w:r w:rsidR="000F5DF1" w:rsidRPr="00452C4E">
          <w:rPr>
            <w:rFonts w:ascii="Times New Roman" w:eastAsiaTheme="minorEastAsia" w:hAnsi="Times New Roman"/>
            <w:b/>
            <w:bCs/>
            <w:lang w:eastAsia="zh-CN"/>
            <w:rPrChange w:id="1044" w:author="Yibin Jiang (PGR)" w:date="2025-07-10T10:37:00Z">
              <w:rPr>
                <w:rFonts w:eastAsiaTheme="minorEastAsia" w:hint="eastAsia"/>
                <w:b/>
                <w:bCs/>
                <w:lang w:eastAsia="zh-CN"/>
              </w:rPr>
            </w:rPrChange>
          </w:rPr>
          <w:t>onclusions</w:t>
        </w:r>
      </w:ins>
    </w:p>
    <w:p w14:paraId="75776107" w14:textId="41BE74B3" w:rsidR="005C17BD" w:rsidRPr="00452C4E" w:rsidRDefault="003C03CF" w:rsidP="003C03CF">
      <w:pPr>
        <w:pStyle w:val="JCEbodytext"/>
        <w:ind w:firstLineChars="185" w:firstLine="359"/>
        <w:jc w:val="both"/>
        <w:rPr>
          <w:rFonts w:ascii="Times New Roman" w:eastAsiaTheme="minorEastAsia" w:hAnsi="Times New Roman"/>
          <w:w w:val="108"/>
          <w:sz w:val="18"/>
          <w:szCs w:val="18"/>
          <w:lang w:eastAsia="zh-CN"/>
          <w:rPrChange w:id="1045" w:author="Yibin Jiang (PGR)" w:date="2025-07-10T10:37:00Z">
            <w:rPr>
              <w:rFonts w:asciiTheme="minorHAnsi" w:eastAsiaTheme="minorEastAsia" w:hAnsiTheme="minorHAnsi"/>
              <w:w w:val="108"/>
              <w:sz w:val="18"/>
              <w:szCs w:val="18"/>
              <w:lang w:eastAsia="zh-CN"/>
            </w:rPr>
          </w:rPrChange>
        </w:rPr>
      </w:pPr>
      <w:r w:rsidRPr="00452C4E">
        <w:rPr>
          <w:rFonts w:ascii="Times New Roman" w:eastAsiaTheme="minorEastAsia" w:hAnsi="Times New Roman"/>
          <w:w w:val="108"/>
          <w:sz w:val="18"/>
          <w:szCs w:val="18"/>
          <w:lang w:val="en-GB" w:eastAsia="zh-CN"/>
          <w:rPrChange w:id="1046" w:author="Yibin Jiang (PGR)" w:date="2025-07-10T10:37:00Z">
            <w:rPr>
              <w:rFonts w:asciiTheme="minorHAnsi" w:eastAsiaTheme="minorEastAsia" w:hAnsiTheme="minorHAnsi"/>
              <w:w w:val="108"/>
              <w:sz w:val="18"/>
              <w:szCs w:val="18"/>
              <w:lang w:val="en-GB" w:eastAsia="zh-CN"/>
            </w:rPr>
          </w:rPrChange>
        </w:rPr>
        <w:t xml:space="preserve">We have developed and validated a three-stage hybrid framework for autonomous pH adjustment that synergistically combines real-time Bayesian inference, imitation learning, and reinforcement learning. First, explicit acid–base chemistry is captured via Bayesian parameter updates to estimate solution buffer properties—achieving a 94.20% success rate, an average of 12.73 titration steps, and a 41.84% overshoot rate under pure Bayesian control. Next, that chemically informed control logic is distilled into a feed-forward neural policy through imitation learning, cutting the average steps by \~20% (93.77% success, 10.22 steps, 34.41% overshoot) and enabling rapid, low-overhead inference. Finally, the policy is fine-tuned with reinforcement learning using a tailored reward structure, yielding the highest success rate (94.27%), the fewest steps </w:t>
      </w:r>
      <w:r w:rsidRPr="00452C4E">
        <w:rPr>
          <w:rFonts w:ascii="Times New Roman" w:eastAsiaTheme="minorEastAsia" w:hAnsi="Times New Roman"/>
          <w:w w:val="108"/>
          <w:sz w:val="18"/>
          <w:szCs w:val="18"/>
          <w:lang w:val="en-GB" w:eastAsia="zh-CN"/>
          <w:rPrChange w:id="1047" w:author="Yibin Jiang (PGR)" w:date="2025-07-10T10:37:00Z">
            <w:rPr>
              <w:rFonts w:asciiTheme="minorHAnsi" w:eastAsiaTheme="minorEastAsia" w:hAnsiTheme="minorHAnsi"/>
              <w:w w:val="108"/>
              <w:sz w:val="18"/>
              <w:szCs w:val="18"/>
              <w:lang w:val="en-GB" w:eastAsia="zh-CN"/>
            </w:rPr>
          </w:rPrChange>
        </w:rPr>
        <w:lastRenderedPageBreak/>
        <w:t>(10.21), and the lowest overshoot frequency (30.55%) without per-step computation. In 3,000 virtual titrations, this staged approach reached target pH values within ±0.1 with over 94% success, and on a robotic titration platform it maintained precision across diverse real-world mixtures while demonstrating rapid convergence and minimal computational overhead. By replicating expert heuristics, accelerating decision-making, and optimizing performance, our framework outperforms traditional rule-based strategies in both efficiency and robustness, offering a versatile solution for closed-loop chemical automation.</w:t>
      </w:r>
    </w:p>
    <w:p w14:paraId="410DBA03"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48" w:author="Yibin Jiang (PGR)" w:date="2025-07-10T10:37:00Z">
            <w:rPr>
              <w:rFonts w:asciiTheme="minorHAnsi" w:eastAsiaTheme="minorEastAsia" w:hAnsiTheme="minorHAnsi"/>
              <w:w w:val="108"/>
              <w:sz w:val="18"/>
              <w:szCs w:val="18"/>
              <w:lang w:val="en-GB"/>
            </w:rPr>
          </w:rPrChange>
        </w:rPr>
      </w:pPr>
    </w:p>
    <w:p w14:paraId="66AAC802"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49" w:author="Yibin Jiang (PGR)" w:date="2025-07-10T10:37:00Z">
            <w:rPr>
              <w:rFonts w:asciiTheme="minorHAnsi" w:eastAsiaTheme="minorEastAsia" w:hAnsiTheme="minorHAnsi"/>
              <w:w w:val="108"/>
              <w:sz w:val="18"/>
              <w:szCs w:val="18"/>
              <w:lang w:val="en-GB"/>
            </w:rPr>
          </w:rPrChange>
        </w:rPr>
      </w:pPr>
    </w:p>
    <w:p w14:paraId="4DF5CF35"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0" w:author="Yibin Jiang (PGR)" w:date="2025-07-10T10:37:00Z">
            <w:rPr>
              <w:rFonts w:asciiTheme="minorHAnsi" w:eastAsiaTheme="minorEastAsia" w:hAnsiTheme="minorHAnsi"/>
              <w:w w:val="108"/>
              <w:sz w:val="18"/>
              <w:szCs w:val="18"/>
              <w:lang w:val="en-GB"/>
            </w:rPr>
          </w:rPrChange>
        </w:rPr>
      </w:pPr>
    </w:p>
    <w:p w14:paraId="2916EA71"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1" w:author="Yibin Jiang (PGR)" w:date="2025-07-10T10:37:00Z">
            <w:rPr>
              <w:rFonts w:asciiTheme="minorHAnsi" w:eastAsiaTheme="minorEastAsia" w:hAnsiTheme="minorHAnsi"/>
              <w:w w:val="108"/>
              <w:sz w:val="18"/>
              <w:szCs w:val="18"/>
              <w:lang w:val="en-GB"/>
            </w:rPr>
          </w:rPrChange>
        </w:rPr>
      </w:pPr>
    </w:p>
    <w:p w14:paraId="24B55B66"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2" w:author="Yibin Jiang (PGR)" w:date="2025-07-10T10:37:00Z">
            <w:rPr>
              <w:rFonts w:asciiTheme="minorHAnsi" w:eastAsiaTheme="minorEastAsia" w:hAnsiTheme="minorHAnsi"/>
              <w:w w:val="108"/>
              <w:sz w:val="18"/>
              <w:szCs w:val="18"/>
              <w:lang w:val="en-GB"/>
            </w:rPr>
          </w:rPrChange>
        </w:rPr>
      </w:pPr>
    </w:p>
    <w:p w14:paraId="39A896A9"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3" w:author="Yibin Jiang (PGR)" w:date="2025-07-10T10:37:00Z">
            <w:rPr>
              <w:rFonts w:asciiTheme="minorHAnsi" w:eastAsiaTheme="minorEastAsia" w:hAnsiTheme="minorHAnsi"/>
              <w:w w:val="108"/>
              <w:sz w:val="18"/>
              <w:szCs w:val="18"/>
              <w:lang w:val="en-GB"/>
            </w:rPr>
          </w:rPrChange>
        </w:rPr>
      </w:pPr>
    </w:p>
    <w:p w14:paraId="49FA203E"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4" w:author="Yibin Jiang (PGR)" w:date="2025-07-10T10:37:00Z">
            <w:rPr>
              <w:rFonts w:asciiTheme="minorHAnsi" w:eastAsiaTheme="minorEastAsia" w:hAnsiTheme="minorHAnsi"/>
              <w:w w:val="108"/>
              <w:sz w:val="18"/>
              <w:szCs w:val="18"/>
              <w:lang w:val="en-GB"/>
            </w:rPr>
          </w:rPrChange>
        </w:rPr>
      </w:pPr>
    </w:p>
    <w:p w14:paraId="5B7DEA13"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5" w:author="Yibin Jiang (PGR)" w:date="2025-07-10T10:37:00Z">
            <w:rPr>
              <w:rFonts w:asciiTheme="minorHAnsi" w:eastAsiaTheme="minorEastAsia" w:hAnsiTheme="minorHAnsi"/>
              <w:w w:val="108"/>
              <w:sz w:val="18"/>
              <w:szCs w:val="18"/>
              <w:lang w:val="en-GB"/>
            </w:rPr>
          </w:rPrChange>
        </w:rPr>
      </w:pPr>
    </w:p>
    <w:p w14:paraId="28FB4B43"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6" w:author="Yibin Jiang (PGR)" w:date="2025-07-10T10:37:00Z">
            <w:rPr>
              <w:rFonts w:asciiTheme="minorHAnsi" w:eastAsiaTheme="minorEastAsia" w:hAnsiTheme="minorHAnsi"/>
              <w:w w:val="108"/>
              <w:sz w:val="18"/>
              <w:szCs w:val="18"/>
              <w:lang w:val="en-GB"/>
            </w:rPr>
          </w:rPrChange>
        </w:rPr>
      </w:pPr>
    </w:p>
    <w:p w14:paraId="7E5A0ADE"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7" w:author="Yibin Jiang (PGR)" w:date="2025-07-10T10:37:00Z">
            <w:rPr>
              <w:rFonts w:asciiTheme="minorHAnsi" w:eastAsiaTheme="minorEastAsia" w:hAnsiTheme="minorHAnsi"/>
              <w:w w:val="108"/>
              <w:sz w:val="18"/>
              <w:szCs w:val="18"/>
              <w:lang w:val="en-GB"/>
            </w:rPr>
          </w:rPrChange>
        </w:rPr>
      </w:pPr>
    </w:p>
    <w:p w14:paraId="7A2B6D57"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8" w:author="Yibin Jiang (PGR)" w:date="2025-07-10T10:37:00Z">
            <w:rPr>
              <w:rFonts w:asciiTheme="minorHAnsi" w:eastAsiaTheme="minorEastAsia" w:hAnsiTheme="minorHAnsi"/>
              <w:w w:val="108"/>
              <w:sz w:val="18"/>
              <w:szCs w:val="18"/>
              <w:lang w:val="en-GB"/>
            </w:rPr>
          </w:rPrChange>
        </w:rPr>
      </w:pPr>
    </w:p>
    <w:p w14:paraId="1E1021D1"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59" w:author="Yibin Jiang (PGR)" w:date="2025-07-10T10:37:00Z">
            <w:rPr>
              <w:rFonts w:asciiTheme="minorHAnsi" w:eastAsiaTheme="minorEastAsia" w:hAnsiTheme="minorHAnsi"/>
              <w:w w:val="108"/>
              <w:sz w:val="18"/>
              <w:szCs w:val="18"/>
              <w:lang w:val="en-GB"/>
            </w:rPr>
          </w:rPrChange>
        </w:rPr>
      </w:pPr>
    </w:p>
    <w:p w14:paraId="253AF6F4"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0" w:author="Yibin Jiang (PGR)" w:date="2025-07-10T10:37:00Z">
            <w:rPr>
              <w:rFonts w:asciiTheme="minorHAnsi" w:eastAsiaTheme="minorEastAsia" w:hAnsiTheme="minorHAnsi"/>
              <w:w w:val="108"/>
              <w:sz w:val="18"/>
              <w:szCs w:val="18"/>
              <w:lang w:val="en-GB"/>
            </w:rPr>
          </w:rPrChange>
        </w:rPr>
      </w:pPr>
    </w:p>
    <w:p w14:paraId="1C2885D8"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1" w:author="Yibin Jiang (PGR)" w:date="2025-07-10T10:37:00Z">
            <w:rPr>
              <w:rFonts w:asciiTheme="minorHAnsi" w:eastAsiaTheme="minorEastAsia" w:hAnsiTheme="minorHAnsi"/>
              <w:w w:val="108"/>
              <w:sz w:val="18"/>
              <w:szCs w:val="18"/>
              <w:lang w:val="en-GB"/>
            </w:rPr>
          </w:rPrChange>
        </w:rPr>
      </w:pPr>
    </w:p>
    <w:p w14:paraId="6EDACFC5"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2" w:author="Yibin Jiang (PGR)" w:date="2025-07-10T10:37:00Z">
            <w:rPr>
              <w:rFonts w:asciiTheme="minorHAnsi" w:eastAsiaTheme="minorEastAsia" w:hAnsiTheme="minorHAnsi"/>
              <w:w w:val="108"/>
              <w:sz w:val="18"/>
              <w:szCs w:val="18"/>
              <w:lang w:val="en-GB"/>
            </w:rPr>
          </w:rPrChange>
        </w:rPr>
      </w:pPr>
    </w:p>
    <w:p w14:paraId="4C764C48"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3" w:author="Yibin Jiang (PGR)" w:date="2025-07-10T10:37:00Z">
            <w:rPr>
              <w:rFonts w:asciiTheme="minorHAnsi" w:eastAsiaTheme="minorEastAsia" w:hAnsiTheme="minorHAnsi"/>
              <w:w w:val="108"/>
              <w:sz w:val="18"/>
              <w:szCs w:val="18"/>
              <w:lang w:val="en-GB"/>
            </w:rPr>
          </w:rPrChange>
        </w:rPr>
      </w:pPr>
    </w:p>
    <w:p w14:paraId="094EFBEC"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4" w:author="Yibin Jiang (PGR)" w:date="2025-07-10T10:37:00Z">
            <w:rPr>
              <w:rFonts w:asciiTheme="minorHAnsi" w:eastAsiaTheme="minorEastAsia" w:hAnsiTheme="minorHAnsi"/>
              <w:w w:val="108"/>
              <w:sz w:val="18"/>
              <w:szCs w:val="18"/>
              <w:lang w:val="en-GB"/>
            </w:rPr>
          </w:rPrChange>
        </w:rPr>
      </w:pPr>
    </w:p>
    <w:p w14:paraId="0293DB96"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5" w:author="Yibin Jiang (PGR)" w:date="2025-07-10T10:37:00Z">
            <w:rPr>
              <w:rFonts w:asciiTheme="minorHAnsi" w:eastAsiaTheme="minorEastAsia" w:hAnsiTheme="minorHAnsi"/>
              <w:w w:val="108"/>
              <w:sz w:val="18"/>
              <w:szCs w:val="18"/>
              <w:lang w:val="en-GB"/>
            </w:rPr>
          </w:rPrChange>
        </w:rPr>
      </w:pPr>
    </w:p>
    <w:p w14:paraId="4122E227"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6" w:author="Yibin Jiang (PGR)" w:date="2025-07-10T10:37:00Z">
            <w:rPr>
              <w:rFonts w:asciiTheme="minorHAnsi" w:eastAsiaTheme="minorEastAsia" w:hAnsiTheme="minorHAnsi"/>
              <w:w w:val="108"/>
              <w:sz w:val="18"/>
              <w:szCs w:val="18"/>
              <w:lang w:val="en-GB"/>
            </w:rPr>
          </w:rPrChange>
        </w:rPr>
      </w:pPr>
    </w:p>
    <w:p w14:paraId="37A71B3F"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7" w:author="Yibin Jiang (PGR)" w:date="2025-07-10T10:37:00Z">
            <w:rPr>
              <w:rFonts w:asciiTheme="minorHAnsi" w:eastAsiaTheme="minorEastAsia" w:hAnsiTheme="minorHAnsi"/>
              <w:w w:val="108"/>
              <w:sz w:val="18"/>
              <w:szCs w:val="18"/>
              <w:lang w:val="en-GB"/>
            </w:rPr>
          </w:rPrChange>
        </w:rPr>
      </w:pPr>
    </w:p>
    <w:p w14:paraId="78F33422"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8" w:author="Yibin Jiang (PGR)" w:date="2025-07-10T10:37:00Z">
            <w:rPr>
              <w:rFonts w:asciiTheme="minorHAnsi" w:eastAsiaTheme="minorEastAsia" w:hAnsiTheme="minorHAnsi"/>
              <w:w w:val="108"/>
              <w:sz w:val="18"/>
              <w:szCs w:val="18"/>
              <w:lang w:val="en-GB"/>
            </w:rPr>
          </w:rPrChange>
        </w:rPr>
      </w:pPr>
    </w:p>
    <w:p w14:paraId="7051E8B1"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69" w:author="Yibin Jiang (PGR)" w:date="2025-07-10T10:37:00Z">
            <w:rPr>
              <w:rFonts w:asciiTheme="minorHAnsi" w:eastAsiaTheme="minorEastAsia" w:hAnsiTheme="minorHAnsi"/>
              <w:w w:val="108"/>
              <w:sz w:val="18"/>
              <w:szCs w:val="18"/>
              <w:lang w:val="en-GB"/>
            </w:rPr>
          </w:rPrChange>
        </w:rPr>
      </w:pPr>
    </w:p>
    <w:p w14:paraId="16C05EFF"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70" w:author="Yibin Jiang (PGR)" w:date="2025-07-10T10:37:00Z">
            <w:rPr>
              <w:rFonts w:asciiTheme="minorHAnsi" w:eastAsiaTheme="minorEastAsia" w:hAnsiTheme="minorHAnsi"/>
              <w:w w:val="108"/>
              <w:sz w:val="18"/>
              <w:szCs w:val="18"/>
              <w:lang w:val="en-GB"/>
            </w:rPr>
          </w:rPrChange>
        </w:rPr>
      </w:pPr>
    </w:p>
    <w:p w14:paraId="0FE71845"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71" w:author="Yibin Jiang (PGR)" w:date="2025-07-10T10:37:00Z">
            <w:rPr>
              <w:rFonts w:asciiTheme="minorHAnsi" w:eastAsiaTheme="minorEastAsia" w:hAnsiTheme="minorHAnsi"/>
              <w:w w:val="108"/>
              <w:sz w:val="18"/>
              <w:szCs w:val="18"/>
              <w:lang w:val="en-GB"/>
            </w:rPr>
          </w:rPrChange>
        </w:rPr>
      </w:pPr>
    </w:p>
    <w:p w14:paraId="6153C714"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72" w:author="Yibin Jiang (PGR)" w:date="2025-07-10T10:37:00Z">
            <w:rPr>
              <w:rFonts w:asciiTheme="minorHAnsi" w:eastAsiaTheme="minorEastAsia" w:hAnsiTheme="minorHAnsi"/>
              <w:w w:val="108"/>
              <w:sz w:val="18"/>
              <w:szCs w:val="18"/>
              <w:lang w:val="en-GB"/>
            </w:rPr>
          </w:rPrChange>
        </w:rPr>
      </w:pPr>
    </w:p>
    <w:p w14:paraId="089567A8"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73" w:author="Yibin Jiang (PGR)" w:date="2025-07-10T10:37:00Z">
            <w:rPr>
              <w:rFonts w:asciiTheme="minorHAnsi" w:eastAsiaTheme="minorEastAsia" w:hAnsiTheme="minorHAnsi"/>
              <w:w w:val="108"/>
              <w:sz w:val="18"/>
              <w:szCs w:val="18"/>
              <w:lang w:val="en-GB"/>
            </w:rPr>
          </w:rPrChange>
        </w:rPr>
      </w:pPr>
    </w:p>
    <w:p w14:paraId="7978D789"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74" w:author="Yibin Jiang (PGR)" w:date="2025-07-10T10:37:00Z">
            <w:rPr>
              <w:rFonts w:asciiTheme="minorHAnsi" w:eastAsiaTheme="minorEastAsia" w:hAnsiTheme="minorHAnsi"/>
              <w:w w:val="108"/>
              <w:sz w:val="18"/>
              <w:szCs w:val="18"/>
              <w:lang w:val="en-GB"/>
            </w:rPr>
          </w:rPrChange>
        </w:rPr>
      </w:pPr>
    </w:p>
    <w:p w14:paraId="6E0C12F6" w14:textId="77777777" w:rsidR="005C17BD" w:rsidRPr="00452C4E" w:rsidRDefault="005C17BD" w:rsidP="001D6409">
      <w:pPr>
        <w:pStyle w:val="JCEbodytext"/>
        <w:ind w:firstLineChars="200" w:firstLine="388"/>
        <w:jc w:val="both"/>
        <w:rPr>
          <w:rFonts w:ascii="Times New Roman" w:eastAsiaTheme="minorEastAsia" w:hAnsi="Times New Roman"/>
          <w:w w:val="108"/>
          <w:sz w:val="18"/>
          <w:szCs w:val="18"/>
          <w:lang w:val="en-GB"/>
          <w:rPrChange w:id="1075" w:author="Yibin Jiang (PGR)" w:date="2025-07-10T10:37:00Z">
            <w:rPr>
              <w:rFonts w:asciiTheme="minorHAnsi" w:eastAsiaTheme="minorEastAsia" w:hAnsiTheme="minorHAnsi"/>
              <w:w w:val="108"/>
              <w:sz w:val="18"/>
              <w:szCs w:val="18"/>
              <w:lang w:val="en-GB"/>
            </w:rPr>
          </w:rPrChange>
        </w:rPr>
      </w:pPr>
    </w:p>
    <w:p w14:paraId="0E2ECB4A" w14:textId="77777777" w:rsidR="00AC1476" w:rsidRPr="00452C4E" w:rsidRDefault="008656BD">
      <w:pPr>
        <w:pStyle w:val="RSCB04AHeadingSection"/>
        <w:rPr>
          <w:rFonts w:ascii="Times New Roman" w:hAnsi="Times New Roman" w:cs="Times New Roman"/>
          <w:rPrChange w:id="1076" w:author="Yibin Jiang (PGR)" w:date="2025-07-10T10:37:00Z">
            <w:rPr/>
          </w:rPrChange>
        </w:rPr>
      </w:pPr>
      <w:r w:rsidRPr="00452C4E">
        <w:rPr>
          <w:rFonts w:ascii="Times New Roman" w:hAnsi="Times New Roman" w:cs="Times New Roman"/>
          <w:rPrChange w:id="1077" w:author="Yibin Jiang (PGR)" w:date="2025-07-10T10:37:00Z">
            <w:rPr/>
          </w:rPrChange>
        </w:rPr>
        <w:t>Author contributions</w:t>
      </w:r>
    </w:p>
    <w:p w14:paraId="343982D7" w14:textId="77777777" w:rsidR="00AC1476" w:rsidRPr="00452C4E" w:rsidRDefault="008656BD">
      <w:pPr>
        <w:spacing w:line="240" w:lineRule="exact"/>
        <w:jc w:val="both"/>
        <w:rPr>
          <w:rFonts w:ascii="Times New Roman" w:hAnsi="Times New Roman" w:cs="Times New Roman"/>
          <w:w w:val="108"/>
          <w:sz w:val="18"/>
          <w:szCs w:val="18"/>
          <w:rPrChange w:id="1078" w:author="Yibin Jiang (PGR)" w:date="2025-07-10T10:37:00Z">
            <w:rPr>
              <w:rFonts w:cs="Times New Roman"/>
              <w:w w:val="108"/>
              <w:sz w:val="18"/>
              <w:szCs w:val="18"/>
            </w:rPr>
          </w:rPrChange>
        </w:rPr>
      </w:pPr>
      <w:r w:rsidRPr="00452C4E">
        <w:rPr>
          <w:rFonts w:ascii="Times New Roman" w:hAnsi="Times New Roman" w:cs="Times New Roman"/>
          <w:w w:val="108"/>
          <w:sz w:val="18"/>
          <w:szCs w:val="18"/>
          <w:rPrChange w:id="1079" w:author="Yibin Jiang (PGR)" w:date="2025-07-10T10:37:00Z">
            <w:rPr>
              <w:rFonts w:cs="Times New Roman"/>
              <w:w w:val="108"/>
              <w:sz w:val="18"/>
              <w:szCs w:val="18"/>
            </w:rPr>
          </w:rPrChange>
        </w:rPr>
        <w:t xml:space="preserve">We strongly </w:t>
      </w:r>
      <w:r w:rsidRPr="00452C4E">
        <w:rPr>
          <w:rFonts w:ascii="Times New Roman" w:hAnsi="Times New Roman" w:cs="Times New Roman"/>
          <w:w w:val="108"/>
          <w:sz w:val="18"/>
          <w:szCs w:val="18"/>
          <w:rPrChange w:id="1080" w:author="Yibin Jiang (PGR)" w:date="2025-07-10T10:37:00Z">
            <w:rPr>
              <w:rFonts w:cs="Times New Roman"/>
              <w:w w:val="108"/>
              <w:sz w:val="18"/>
              <w:szCs w:val="18"/>
            </w:rPr>
          </w:rPrChange>
        </w:rPr>
        <w:t>encourage authors to include author contributions and recommend using</w:t>
      </w:r>
      <w:r w:rsidRPr="00452C4E">
        <w:rPr>
          <w:rFonts w:ascii="Times New Roman" w:hAnsi="Times New Roman" w:cs="Times New Roman"/>
          <w:sz w:val="18"/>
          <w:szCs w:val="18"/>
          <w:rPrChange w:id="1081" w:author="Yibin Jiang (PGR)" w:date="2025-07-10T10:37:00Z">
            <w:rPr>
              <w:sz w:val="18"/>
              <w:szCs w:val="18"/>
            </w:rPr>
          </w:rPrChange>
        </w:rPr>
        <w:t xml:space="preserve"> </w:t>
      </w:r>
      <w:r w:rsidRPr="00452C4E">
        <w:rPr>
          <w:rFonts w:ascii="Times New Roman" w:hAnsi="Times New Roman" w:cs="Times New Roman"/>
          <w:rPrChange w:id="1082" w:author="Yibin Jiang (PGR)" w:date="2025-07-10T10:37:00Z">
            <w:rPr/>
          </w:rPrChange>
        </w:rPr>
        <w:fldChar w:fldCharType="begin"/>
      </w:r>
      <w:r w:rsidRPr="00452C4E">
        <w:rPr>
          <w:rFonts w:ascii="Times New Roman" w:hAnsi="Times New Roman" w:cs="Times New Roman"/>
          <w:rPrChange w:id="1083" w:author="Yibin Jiang (PGR)" w:date="2025-07-10T10:37:00Z">
            <w:rPr/>
          </w:rPrChange>
        </w:rPr>
        <w:instrText xml:space="preserve"> HYPERLINK "https://credit.niso.org/" </w:instrText>
      </w:r>
      <w:r w:rsidRPr="00452C4E">
        <w:rPr>
          <w:rFonts w:ascii="Times New Roman" w:hAnsi="Times New Roman" w:cs="Times New Roman"/>
          <w:rPrChange w:id="1084" w:author="Yibin Jiang (PGR)" w:date="2025-07-10T10:37:00Z">
            <w:rPr/>
          </w:rPrChange>
        </w:rPr>
        <w:fldChar w:fldCharType="separate"/>
      </w:r>
      <w:r w:rsidRPr="00452C4E">
        <w:rPr>
          <w:rStyle w:val="Hyperlink"/>
          <w:rFonts w:ascii="Times New Roman" w:hAnsi="Times New Roman" w:cs="Times New Roman"/>
          <w:sz w:val="18"/>
          <w:szCs w:val="18"/>
          <w:rPrChange w:id="1085" w:author="Yibin Jiang (PGR)" w:date="2025-07-10T10:37:00Z">
            <w:rPr>
              <w:rStyle w:val="Hyperlink"/>
              <w:sz w:val="18"/>
              <w:szCs w:val="18"/>
            </w:rPr>
          </w:rPrChange>
        </w:rPr>
        <w:t>CRediT</w:t>
      </w:r>
      <w:r w:rsidRPr="00452C4E">
        <w:rPr>
          <w:rStyle w:val="Hyperlink"/>
          <w:rFonts w:ascii="Times New Roman" w:hAnsi="Times New Roman" w:cs="Times New Roman"/>
          <w:sz w:val="18"/>
          <w:szCs w:val="18"/>
          <w:u w:val="none"/>
          <w:rPrChange w:id="1086" w:author="Yibin Jiang (PGR)" w:date="2025-07-10T10:37:00Z">
            <w:rPr>
              <w:rStyle w:val="Hyperlink"/>
              <w:sz w:val="18"/>
              <w:szCs w:val="18"/>
              <w:u w:val="none"/>
            </w:rPr>
          </w:rPrChange>
        </w:rPr>
        <w:t xml:space="preserve"> </w:t>
      </w:r>
      <w:r w:rsidRPr="00452C4E">
        <w:rPr>
          <w:rStyle w:val="Hyperlink"/>
          <w:rFonts w:ascii="Times New Roman" w:hAnsi="Times New Roman" w:cs="Times New Roman"/>
          <w:sz w:val="18"/>
          <w:szCs w:val="18"/>
          <w:u w:val="none"/>
          <w:rPrChange w:id="1087" w:author="Yibin Jiang (PGR)" w:date="2025-07-10T10:37:00Z">
            <w:rPr>
              <w:rStyle w:val="Hyperlink"/>
              <w:sz w:val="18"/>
              <w:szCs w:val="18"/>
              <w:u w:val="none"/>
            </w:rPr>
          </w:rPrChange>
        </w:rPr>
        <w:fldChar w:fldCharType="end"/>
      </w:r>
      <w:r w:rsidRPr="00452C4E">
        <w:rPr>
          <w:rFonts w:ascii="Times New Roman" w:hAnsi="Times New Roman" w:cs="Times New Roman"/>
          <w:w w:val="108"/>
          <w:sz w:val="18"/>
          <w:szCs w:val="18"/>
          <w:rPrChange w:id="1088" w:author="Yibin Jiang (PGR)" w:date="2025-07-10T10:37:00Z">
            <w:rPr>
              <w:rFonts w:cs="Times New Roman"/>
              <w:w w:val="108"/>
              <w:sz w:val="18"/>
              <w:szCs w:val="18"/>
            </w:rPr>
          </w:rPrChange>
        </w:rPr>
        <w:t>for standardised contribution descriptions. Please refer to our general</w:t>
      </w:r>
      <w:r w:rsidRPr="00452C4E">
        <w:rPr>
          <w:rFonts w:ascii="Times New Roman" w:hAnsi="Times New Roman" w:cs="Times New Roman"/>
          <w:sz w:val="18"/>
          <w:szCs w:val="18"/>
          <w:rPrChange w:id="1089" w:author="Yibin Jiang (PGR)" w:date="2025-07-10T10:37:00Z">
            <w:rPr>
              <w:sz w:val="18"/>
              <w:szCs w:val="18"/>
            </w:rPr>
          </w:rPrChange>
        </w:rPr>
        <w:t xml:space="preserve"> </w:t>
      </w:r>
      <w:r w:rsidRPr="00452C4E">
        <w:rPr>
          <w:rFonts w:ascii="Times New Roman" w:hAnsi="Times New Roman" w:cs="Times New Roman"/>
          <w:rPrChange w:id="1090" w:author="Yibin Jiang (PGR)" w:date="2025-07-10T10:37:00Z">
            <w:rPr/>
          </w:rPrChange>
        </w:rPr>
        <w:fldChar w:fldCharType="begin"/>
      </w:r>
      <w:r w:rsidRPr="00452C4E">
        <w:rPr>
          <w:rFonts w:ascii="Times New Roman" w:hAnsi="Times New Roman" w:cs="Times New Roman"/>
          <w:rPrChange w:id="1091" w:author="Yibin Jiang (PGR)" w:date="2025-07-10T10:37:00Z">
            <w:rPr/>
          </w:rPrChange>
        </w:rPr>
        <w:instrText xml:space="preserve"> HYPERLINK "https://www.rsc.org/journals-books-databases/journal-authors-reviewers/author-responsibilities/" </w:instrText>
      </w:r>
      <w:r w:rsidRPr="00452C4E">
        <w:rPr>
          <w:rFonts w:ascii="Times New Roman" w:hAnsi="Times New Roman" w:cs="Times New Roman"/>
          <w:rPrChange w:id="1092" w:author="Yibin Jiang (PGR)" w:date="2025-07-10T10:37:00Z">
            <w:rPr/>
          </w:rPrChange>
        </w:rPr>
        <w:fldChar w:fldCharType="separate"/>
      </w:r>
      <w:r w:rsidRPr="00452C4E">
        <w:rPr>
          <w:rStyle w:val="Hyperlink"/>
          <w:rFonts w:ascii="Times New Roman" w:hAnsi="Times New Roman" w:cs="Times New Roman"/>
          <w:sz w:val="18"/>
          <w:szCs w:val="18"/>
          <w:rPrChange w:id="1093" w:author="Yibin Jiang (PGR)" w:date="2025-07-10T10:37:00Z">
            <w:rPr>
              <w:rStyle w:val="Hyperlink"/>
              <w:sz w:val="18"/>
              <w:szCs w:val="18"/>
            </w:rPr>
          </w:rPrChange>
        </w:rPr>
        <w:t>author guidelines</w:t>
      </w:r>
      <w:r w:rsidRPr="00452C4E">
        <w:rPr>
          <w:rStyle w:val="Hyperlink"/>
          <w:rFonts w:ascii="Times New Roman" w:hAnsi="Times New Roman" w:cs="Times New Roman"/>
          <w:sz w:val="18"/>
          <w:szCs w:val="18"/>
          <w:rPrChange w:id="1094" w:author="Yibin Jiang (PGR)" w:date="2025-07-10T10:37:00Z">
            <w:rPr>
              <w:rStyle w:val="Hyperlink"/>
              <w:sz w:val="18"/>
              <w:szCs w:val="18"/>
            </w:rPr>
          </w:rPrChange>
        </w:rPr>
        <w:fldChar w:fldCharType="end"/>
      </w:r>
      <w:r w:rsidRPr="00452C4E">
        <w:rPr>
          <w:rFonts w:ascii="Times New Roman" w:hAnsi="Times New Roman" w:cs="Times New Roman"/>
          <w:sz w:val="18"/>
          <w:szCs w:val="18"/>
          <w:rPrChange w:id="1095" w:author="Yibin Jiang (PGR)" w:date="2025-07-10T10:37:00Z">
            <w:rPr>
              <w:sz w:val="18"/>
              <w:szCs w:val="18"/>
            </w:rPr>
          </w:rPrChange>
        </w:rPr>
        <w:t xml:space="preserve"> </w:t>
      </w:r>
      <w:r w:rsidRPr="00452C4E">
        <w:rPr>
          <w:rFonts w:ascii="Times New Roman" w:hAnsi="Times New Roman" w:cs="Times New Roman"/>
          <w:w w:val="108"/>
          <w:sz w:val="18"/>
          <w:szCs w:val="18"/>
          <w:rPrChange w:id="1096" w:author="Yibin Jiang (PGR)" w:date="2025-07-10T10:37:00Z">
            <w:rPr>
              <w:rFonts w:cs="Times New Roman"/>
              <w:w w:val="108"/>
              <w:sz w:val="18"/>
              <w:szCs w:val="18"/>
            </w:rPr>
          </w:rPrChange>
        </w:rPr>
        <w:t>for more information about authorship. Please remove the “</w:t>
      </w:r>
      <w:r w:rsidRPr="00452C4E">
        <w:rPr>
          <w:rFonts w:ascii="Times New Roman" w:hAnsi="Times New Roman" w:cs="Times New Roman"/>
          <w:b/>
          <w:w w:val="108"/>
          <w:sz w:val="18"/>
          <w:szCs w:val="18"/>
          <w:rPrChange w:id="1097" w:author="Yibin Jiang (PGR)" w:date="2025-07-10T10:37:00Z">
            <w:rPr>
              <w:rFonts w:cs="Times New Roman"/>
              <w:b/>
              <w:w w:val="108"/>
              <w:sz w:val="18"/>
              <w:szCs w:val="18"/>
            </w:rPr>
          </w:rPrChange>
        </w:rPr>
        <w:t>Author Contributions</w:t>
      </w:r>
      <w:r w:rsidRPr="00452C4E">
        <w:rPr>
          <w:rFonts w:ascii="Times New Roman" w:hAnsi="Times New Roman" w:cs="Times New Roman"/>
          <w:w w:val="108"/>
          <w:sz w:val="18"/>
          <w:szCs w:val="18"/>
          <w:rPrChange w:id="1098" w:author="Yibin Jiang (PGR)" w:date="2025-07-10T10:37:00Z">
            <w:rPr>
              <w:rFonts w:cs="Times New Roman"/>
              <w:w w:val="108"/>
              <w:sz w:val="18"/>
              <w:szCs w:val="18"/>
            </w:rPr>
          </w:rPrChange>
        </w:rPr>
        <w:t xml:space="preserve">” heading for articles submitted to </w:t>
      </w:r>
      <w:r w:rsidRPr="00452C4E">
        <w:rPr>
          <w:rFonts w:ascii="Times New Roman" w:hAnsi="Times New Roman" w:cs="Times New Roman"/>
          <w:i/>
          <w:w w:val="108"/>
          <w:sz w:val="18"/>
          <w:szCs w:val="18"/>
          <w:rPrChange w:id="1099" w:author="Yibin Jiang (PGR)" w:date="2025-07-10T10:37:00Z">
            <w:rPr>
              <w:rFonts w:cs="Times New Roman"/>
              <w:i/>
              <w:w w:val="108"/>
              <w:sz w:val="18"/>
              <w:szCs w:val="18"/>
            </w:rPr>
          </w:rPrChange>
        </w:rPr>
        <w:t>Chemical Commu</w:t>
      </w:r>
      <w:r w:rsidRPr="00452C4E">
        <w:rPr>
          <w:rFonts w:ascii="Times New Roman" w:hAnsi="Times New Roman" w:cs="Times New Roman"/>
          <w:i/>
          <w:w w:val="108"/>
          <w:sz w:val="18"/>
          <w:szCs w:val="18"/>
          <w:rPrChange w:id="1100" w:author="Yibin Jiang (PGR)" w:date="2025-07-10T10:37:00Z">
            <w:rPr>
              <w:rFonts w:cs="Times New Roman"/>
              <w:i/>
              <w:w w:val="108"/>
              <w:sz w:val="18"/>
              <w:szCs w:val="18"/>
            </w:rPr>
          </w:rPrChange>
        </w:rPr>
        <w:t>nications</w:t>
      </w:r>
      <w:r w:rsidRPr="00452C4E">
        <w:rPr>
          <w:rFonts w:ascii="Times New Roman" w:hAnsi="Times New Roman" w:cs="Times New Roman"/>
          <w:w w:val="108"/>
          <w:sz w:val="18"/>
          <w:szCs w:val="18"/>
          <w:rPrChange w:id="1101" w:author="Yibin Jiang (PGR)" w:date="2025-07-10T10:37:00Z">
            <w:rPr>
              <w:rFonts w:cs="Times New Roman"/>
              <w:w w:val="108"/>
              <w:sz w:val="18"/>
              <w:szCs w:val="18"/>
            </w:rPr>
          </w:rPrChange>
        </w:rPr>
        <w:t>.</w:t>
      </w:r>
    </w:p>
    <w:p w14:paraId="1D5D4B59" w14:textId="77777777" w:rsidR="00AC1476" w:rsidRPr="00452C4E" w:rsidRDefault="008656BD">
      <w:pPr>
        <w:pStyle w:val="RSCB04AHeadingSection"/>
        <w:rPr>
          <w:rFonts w:ascii="Times New Roman" w:hAnsi="Times New Roman" w:cs="Times New Roman"/>
          <w:rPrChange w:id="1102" w:author="Yibin Jiang (PGR)" w:date="2025-07-10T10:37:00Z">
            <w:rPr/>
          </w:rPrChange>
        </w:rPr>
      </w:pPr>
      <w:r w:rsidRPr="00452C4E">
        <w:rPr>
          <w:rFonts w:ascii="Times New Roman" w:hAnsi="Times New Roman" w:cs="Times New Roman"/>
          <w:rPrChange w:id="1103" w:author="Yibin Jiang (PGR)" w:date="2025-07-10T10:37:00Z">
            <w:rPr/>
          </w:rPrChange>
        </w:rPr>
        <w:t>Conflicts of interest</w:t>
      </w:r>
    </w:p>
    <w:p w14:paraId="1F20559F" w14:textId="77777777" w:rsidR="00AC1476" w:rsidRPr="00452C4E" w:rsidRDefault="008656BD">
      <w:pPr>
        <w:spacing w:line="240" w:lineRule="exact"/>
        <w:jc w:val="both"/>
        <w:rPr>
          <w:rFonts w:ascii="Times New Roman" w:hAnsi="Times New Roman" w:cs="Times New Roman"/>
          <w:sz w:val="18"/>
          <w:szCs w:val="18"/>
          <w:rPrChange w:id="1104" w:author="Yibin Jiang (PGR)" w:date="2025-07-10T10:37:00Z">
            <w:rPr>
              <w:sz w:val="18"/>
              <w:szCs w:val="18"/>
            </w:rPr>
          </w:rPrChange>
        </w:rPr>
      </w:pPr>
      <w:r w:rsidRPr="00452C4E">
        <w:rPr>
          <w:rFonts w:ascii="Times New Roman" w:hAnsi="Times New Roman" w:cs="Times New Roman"/>
          <w:w w:val="108"/>
          <w:sz w:val="18"/>
          <w:szCs w:val="18"/>
          <w:rPrChange w:id="1105" w:author="Yibin Jiang (PGR)" w:date="2025-07-10T10:37:00Z">
            <w:rPr>
              <w:rFonts w:cs="Times New Roman"/>
              <w:w w:val="108"/>
              <w:sz w:val="18"/>
              <w:szCs w:val="18"/>
            </w:rPr>
          </w:rPrChange>
        </w:rPr>
        <w:t xml:space="preserve">In accordance with our policy on </w:t>
      </w:r>
      <w:r w:rsidRPr="00452C4E">
        <w:rPr>
          <w:rFonts w:ascii="Times New Roman" w:hAnsi="Times New Roman" w:cs="Times New Roman"/>
          <w:rPrChange w:id="1106" w:author="Yibin Jiang (PGR)" w:date="2025-07-10T10:37:00Z">
            <w:rPr/>
          </w:rPrChange>
        </w:rPr>
        <w:fldChar w:fldCharType="begin"/>
      </w:r>
      <w:r w:rsidRPr="00452C4E">
        <w:rPr>
          <w:rFonts w:ascii="Times New Roman" w:hAnsi="Times New Roman" w:cs="Times New Roman"/>
          <w:rPrChange w:id="1107" w:author="Yibin Jiang (PGR)" w:date="2025-07-10T10:37:00Z">
            <w:rPr/>
          </w:rPrChange>
        </w:rPr>
        <w:instrText xml:space="preserve"> HYPERLINK "http://www.rsc.org/journals-books-databases/journal-authors-reviewers/author-responsibilities/" \l "code-of-conduct" </w:instrText>
      </w:r>
      <w:r w:rsidRPr="00452C4E">
        <w:rPr>
          <w:rFonts w:ascii="Times New Roman" w:hAnsi="Times New Roman" w:cs="Times New Roman"/>
          <w:rPrChange w:id="1108" w:author="Yibin Jiang (PGR)" w:date="2025-07-10T10:37:00Z">
            <w:rPr/>
          </w:rPrChange>
        </w:rPr>
        <w:fldChar w:fldCharType="separate"/>
      </w:r>
      <w:r w:rsidRPr="00452C4E">
        <w:rPr>
          <w:rStyle w:val="Hyperlink"/>
          <w:rFonts w:ascii="Times New Roman" w:hAnsi="Times New Roman" w:cs="Times New Roman"/>
          <w:w w:val="108"/>
          <w:sz w:val="18"/>
          <w:szCs w:val="18"/>
          <w:rPrChange w:id="1109" w:author="Yibin Jiang (PGR)" w:date="2025-07-10T10:37:00Z">
            <w:rPr>
              <w:rStyle w:val="Hyperlink"/>
              <w:rFonts w:cs="Times New Roman"/>
              <w:w w:val="108"/>
              <w:sz w:val="18"/>
              <w:szCs w:val="18"/>
            </w:rPr>
          </w:rPrChange>
        </w:rPr>
        <w:t>Conflicts of interest</w:t>
      </w:r>
      <w:r w:rsidRPr="00452C4E">
        <w:rPr>
          <w:rStyle w:val="Hyperlink"/>
          <w:rFonts w:ascii="Times New Roman" w:hAnsi="Times New Roman" w:cs="Times New Roman"/>
          <w:w w:val="108"/>
          <w:sz w:val="18"/>
          <w:szCs w:val="18"/>
          <w:rPrChange w:id="1110" w:author="Yibin Jiang (PGR)" w:date="2025-07-10T10:37:00Z">
            <w:rPr>
              <w:rStyle w:val="Hyperlink"/>
              <w:rFonts w:cs="Times New Roman"/>
              <w:w w:val="108"/>
              <w:sz w:val="18"/>
              <w:szCs w:val="18"/>
            </w:rPr>
          </w:rPrChange>
        </w:rPr>
        <w:fldChar w:fldCharType="end"/>
      </w:r>
      <w:r w:rsidRPr="00452C4E">
        <w:rPr>
          <w:rFonts w:ascii="Times New Roman" w:hAnsi="Times New Roman" w:cs="Times New Roman"/>
          <w:w w:val="108"/>
          <w:sz w:val="18"/>
          <w:szCs w:val="18"/>
          <w:rPrChange w:id="1111" w:author="Yibin Jiang (PGR)" w:date="2025-07-10T10:37:00Z">
            <w:rPr>
              <w:rFonts w:cs="Times New Roman"/>
              <w:w w:val="108"/>
              <w:sz w:val="18"/>
              <w:szCs w:val="18"/>
            </w:rPr>
          </w:rPrChange>
        </w:rPr>
        <w:t xml:space="preserve"> please ensure that a conflicts of in</w:t>
      </w:r>
      <w:r w:rsidRPr="00452C4E">
        <w:rPr>
          <w:rFonts w:ascii="Times New Roman" w:hAnsi="Times New Roman" w:cs="Times New Roman"/>
          <w:w w:val="108"/>
          <w:sz w:val="18"/>
          <w:szCs w:val="18"/>
          <w:rPrChange w:id="1112" w:author="Yibin Jiang (PGR)" w:date="2025-07-10T10:37:00Z">
            <w:rPr>
              <w:rFonts w:cs="Times New Roman"/>
              <w:w w:val="108"/>
              <w:sz w:val="18"/>
              <w:szCs w:val="18"/>
            </w:rPr>
          </w:rPrChange>
        </w:rPr>
        <w:t>terest statement is included in your manuscript here.  Please note that this statement is required for all submitted manuscripts.  If no conflicts exist, please state that “There are no conflicts to declare”.</w:t>
      </w:r>
      <w:r w:rsidRPr="00452C4E">
        <w:rPr>
          <w:rFonts w:ascii="Times New Roman" w:hAnsi="Times New Roman" w:cs="Times New Roman"/>
          <w:sz w:val="18"/>
          <w:szCs w:val="18"/>
          <w:rPrChange w:id="1113" w:author="Yibin Jiang (PGR)" w:date="2025-07-10T10:37:00Z">
            <w:rPr>
              <w:sz w:val="18"/>
              <w:szCs w:val="18"/>
            </w:rPr>
          </w:rPrChange>
        </w:rPr>
        <w:t xml:space="preserve"> </w:t>
      </w:r>
    </w:p>
    <w:p w14:paraId="368188C2" w14:textId="77777777" w:rsidR="00AC1476" w:rsidRPr="00452C4E" w:rsidRDefault="008656BD">
      <w:pPr>
        <w:jc w:val="both"/>
        <w:rPr>
          <w:rFonts w:ascii="Times New Roman" w:hAnsi="Times New Roman" w:cs="Times New Roman"/>
          <w:b/>
          <w:sz w:val="24"/>
          <w:rPrChange w:id="1114" w:author="Yibin Jiang (PGR)" w:date="2025-07-10T10:37:00Z">
            <w:rPr>
              <w:b/>
              <w:sz w:val="24"/>
            </w:rPr>
          </w:rPrChange>
        </w:rPr>
      </w:pPr>
      <w:r w:rsidRPr="00452C4E">
        <w:rPr>
          <w:rFonts w:ascii="Times New Roman" w:hAnsi="Times New Roman" w:cs="Times New Roman"/>
          <w:b/>
          <w:sz w:val="24"/>
          <w:rPrChange w:id="1115" w:author="Yibin Jiang (PGR)" w:date="2025-07-10T10:37:00Z">
            <w:rPr>
              <w:b/>
              <w:sz w:val="24"/>
            </w:rPr>
          </w:rPrChange>
        </w:rPr>
        <w:t>Data availability</w:t>
      </w:r>
    </w:p>
    <w:p w14:paraId="226845B5" w14:textId="77777777" w:rsidR="00AC1476" w:rsidRPr="00452C4E" w:rsidRDefault="008656BD">
      <w:pPr>
        <w:spacing w:line="240" w:lineRule="exact"/>
        <w:jc w:val="both"/>
        <w:rPr>
          <w:rFonts w:ascii="Times New Roman" w:hAnsi="Times New Roman" w:cs="Times New Roman"/>
          <w:sz w:val="18"/>
          <w:szCs w:val="18"/>
          <w:rPrChange w:id="1116" w:author="Yibin Jiang (PGR)" w:date="2025-07-10T10:37:00Z">
            <w:rPr>
              <w:sz w:val="18"/>
              <w:szCs w:val="18"/>
            </w:rPr>
          </w:rPrChange>
        </w:rPr>
      </w:pPr>
      <w:r w:rsidRPr="00452C4E">
        <w:rPr>
          <w:rFonts w:ascii="Times New Roman" w:hAnsi="Times New Roman" w:cs="Times New Roman"/>
          <w:sz w:val="18"/>
          <w:szCs w:val="18"/>
          <w:rPrChange w:id="1117" w:author="Yibin Jiang (PGR)" w:date="2025-07-10T10:37:00Z">
            <w:rPr>
              <w:sz w:val="18"/>
              <w:szCs w:val="18"/>
            </w:rPr>
          </w:rPrChange>
        </w:rPr>
        <w:t>A data availability statemen</w:t>
      </w:r>
      <w:r w:rsidRPr="00452C4E">
        <w:rPr>
          <w:rFonts w:ascii="Times New Roman" w:hAnsi="Times New Roman" w:cs="Times New Roman"/>
          <w:sz w:val="18"/>
          <w:szCs w:val="18"/>
          <w:rPrChange w:id="1118" w:author="Yibin Jiang (PGR)" w:date="2025-07-10T10:37:00Z">
            <w:rPr>
              <w:sz w:val="18"/>
              <w:szCs w:val="18"/>
            </w:rPr>
          </w:rPrChange>
        </w:rPr>
        <w:t xml:space="preserve">t (DAS) is required to be submitted alongside all articles. Please read our </w:t>
      </w:r>
      <w:r w:rsidRPr="00452C4E">
        <w:rPr>
          <w:rFonts w:ascii="Times New Roman" w:hAnsi="Times New Roman" w:cs="Times New Roman"/>
          <w:rPrChange w:id="1119" w:author="Yibin Jiang (PGR)" w:date="2025-07-10T10:37:00Z">
            <w:rPr/>
          </w:rPrChange>
        </w:rPr>
        <w:fldChar w:fldCharType="begin"/>
      </w:r>
      <w:r w:rsidRPr="00452C4E">
        <w:rPr>
          <w:rFonts w:ascii="Times New Roman" w:hAnsi="Times New Roman" w:cs="Times New Roman"/>
          <w:rPrChange w:id="1120" w:author="Yibin Jiang (PGR)" w:date="2025-07-10T10:37:00Z">
            <w:rPr/>
          </w:rPrChange>
        </w:rPr>
        <w:instrText xml:space="preserve"> HYPERLINK "https://www.rsc.org/journals-books-databases/author-and-reviewer-hub/authors-information/prepare-and-format/data-sharing/" \l "dataavailabilitystatements" </w:instrText>
      </w:r>
      <w:r w:rsidRPr="00452C4E">
        <w:rPr>
          <w:rFonts w:ascii="Times New Roman" w:hAnsi="Times New Roman" w:cs="Times New Roman"/>
          <w:rPrChange w:id="1121" w:author="Yibin Jiang (PGR)" w:date="2025-07-10T10:37:00Z">
            <w:rPr/>
          </w:rPrChange>
        </w:rPr>
        <w:fldChar w:fldCharType="separate"/>
      </w:r>
      <w:r w:rsidRPr="00452C4E">
        <w:rPr>
          <w:rStyle w:val="Hyperlink"/>
          <w:rFonts w:ascii="Times New Roman" w:hAnsi="Times New Roman" w:cs="Times New Roman"/>
          <w:sz w:val="18"/>
          <w:szCs w:val="18"/>
          <w:rPrChange w:id="1122" w:author="Yibin Jiang (PGR)" w:date="2025-07-10T10:37:00Z">
            <w:rPr>
              <w:rStyle w:val="Hyperlink"/>
              <w:sz w:val="18"/>
              <w:szCs w:val="18"/>
            </w:rPr>
          </w:rPrChange>
        </w:rPr>
        <w:t>full guida</w:t>
      </w:r>
      <w:r w:rsidRPr="00452C4E">
        <w:rPr>
          <w:rStyle w:val="Hyperlink"/>
          <w:rFonts w:ascii="Times New Roman" w:hAnsi="Times New Roman" w:cs="Times New Roman"/>
          <w:sz w:val="18"/>
          <w:szCs w:val="18"/>
          <w:rPrChange w:id="1123" w:author="Yibin Jiang (PGR)" w:date="2025-07-10T10:37:00Z">
            <w:rPr>
              <w:rStyle w:val="Hyperlink"/>
              <w:sz w:val="18"/>
              <w:szCs w:val="18"/>
            </w:rPr>
          </w:rPrChange>
        </w:rPr>
        <w:t>nce on data availability statements</w:t>
      </w:r>
      <w:r w:rsidRPr="00452C4E">
        <w:rPr>
          <w:rStyle w:val="Hyperlink"/>
          <w:rFonts w:ascii="Times New Roman" w:hAnsi="Times New Roman" w:cs="Times New Roman"/>
          <w:sz w:val="18"/>
          <w:szCs w:val="18"/>
          <w:rPrChange w:id="1124" w:author="Yibin Jiang (PGR)" w:date="2025-07-10T10:37:00Z">
            <w:rPr>
              <w:rStyle w:val="Hyperlink"/>
              <w:sz w:val="18"/>
              <w:szCs w:val="18"/>
            </w:rPr>
          </w:rPrChange>
        </w:rPr>
        <w:fldChar w:fldCharType="end"/>
      </w:r>
      <w:r w:rsidRPr="00452C4E">
        <w:rPr>
          <w:rFonts w:ascii="Times New Roman" w:hAnsi="Times New Roman" w:cs="Times New Roman"/>
          <w:sz w:val="18"/>
          <w:szCs w:val="18"/>
          <w:rPrChange w:id="1125" w:author="Yibin Jiang (PGR)" w:date="2025-07-10T10:37:00Z">
            <w:rPr>
              <w:sz w:val="18"/>
              <w:szCs w:val="18"/>
            </w:rPr>
          </w:rPrChange>
        </w:rPr>
        <w:t xml:space="preserve"> for more details and examples of suitable statements you can use.</w:t>
      </w:r>
    </w:p>
    <w:p w14:paraId="1546F252" w14:textId="77777777" w:rsidR="00AC1476" w:rsidRPr="00452C4E" w:rsidRDefault="008656BD">
      <w:pPr>
        <w:pStyle w:val="RSCB04SectionHeading"/>
        <w:jc w:val="both"/>
        <w:rPr>
          <w:rFonts w:ascii="Times New Roman" w:hAnsi="Times New Roman" w:cs="Times New Roman"/>
          <w:rPrChange w:id="1126" w:author="Yibin Jiang (PGR)" w:date="2025-07-10T10:37:00Z">
            <w:rPr/>
          </w:rPrChange>
        </w:rPr>
      </w:pPr>
      <w:r w:rsidRPr="00452C4E">
        <w:rPr>
          <w:rFonts w:ascii="Times New Roman" w:hAnsi="Times New Roman" w:cs="Times New Roman"/>
          <w:rPrChange w:id="1127" w:author="Yibin Jiang (PGR)" w:date="2025-07-10T10:37:00Z">
            <w:rPr/>
          </w:rPrChange>
        </w:rPr>
        <w:t>Notes and references</w:t>
      </w:r>
    </w:p>
    <w:p w14:paraId="5DCAE4CA" w14:textId="77777777" w:rsidR="00AC1476" w:rsidRPr="00452C4E" w:rsidRDefault="008656BD">
      <w:pPr>
        <w:pStyle w:val="RSCF02FootnotestoTitleAuthors"/>
        <w:framePr w:wrap="auto"/>
        <w:spacing w:line="200" w:lineRule="exact"/>
        <w:rPr>
          <w:rFonts w:ascii="Times New Roman" w:hAnsi="Times New Roman"/>
          <w:b/>
          <w:sz w:val="18"/>
          <w:szCs w:val="18"/>
          <w:rPrChange w:id="1128" w:author="Yibin Jiang (PGR)" w:date="2025-07-10T10:37:00Z">
            <w:rPr>
              <w:b/>
              <w:sz w:val="18"/>
              <w:szCs w:val="18"/>
            </w:rPr>
          </w:rPrChange>
        </w:rPr>
      </w:pPr>
      <w:r w:rsidRPr="00452C4E">
        <w:rPr>
          <w:rFonts w:ascii="Times New Roman" w:hAnsi="Times New Roman"/>
          <w:sz w:val="18"/>
          <w:szCs w:val="18"/>
          <w:rPrChange w:id="1129" w:author="Yibin Jiang (PGR)" w:date="2025-07-10T10:37:00Z">
            <w:rPr>
              <w:sz w:val="18"/>
              <w:szCs w:val="18"/>
            </w:rPr>
          </w:rPrChange>
        </w:rPr>
        <w:t xml:space="preserve">‡ </w:t>
      </w:r>
      <w:r w:rsidRPr="00452C4E">
        <w:rPr>
          <w:rFonts w:ascii="Times New Roman" w:hAnsi="Times New Roman"/>
          <w:w w:val="108"/>
          <w:sz w:val="18"/>
          <w:szCs w:val="18"/>
          <w:rPrChange w:id="1130" w:author="Yibin Jiang (PGR)" w:date="2025-07-10T10:37:00Z">
            <w:rPr>
              <w:w w:val="108"/>
              <w:sz w:val="18"/>
              <w:szCs w:val="18"/>
            </w:rPr>
          </w:rPrChange>
        </w:rPr>
        <w:t>Footnotes relating to the main text should appear here. These might include comments relevant to but not central to the matter unde</w:t>
      </w:r>
      <w:r w:rsidRPr="00452C4E">
        <w:rPr>
          <w:rFonts w:ascii="Times New Roman" w:hAnsi="Times New Roman"/>
          <w:w w:val="108"/>
          <w:sz w:val="18"/>
          <w:szCs w:val="18"/>
          <w:rPrChange w:id="1131" w:author="Yibin Jiang (PGR)" w:date="2025-07-10T10:37:00Z">
            <w:rPr>
              <w:w w:val="108"/>
              <w:sz w:val="18"/>
              <w:szCs w:val="18"/>
            </w:rPr>
          </w:rPrChange>
        </w:rPr>
        <w:t>r discussion, limited experimental and spectral data, and crystallographic data.</w:t>
      </w:r>
    </w:p>
    <w:p w14:paraId="4BB811A4" w14:textId="77777777" w:rsidR="00AC1476" w:rsidRPr="00452C4E" w:rsidRDefault="008656BD">
      <w:pPr>
        <w:pStyle w:val="RSCF02FootnotestoTitleAuthors"/>
        <w:framePr w:wrap="auto"/>
        <w:spacing w:line="200" w:lineRule="exact"/>
        <w:rPr>
          <w:rFonts w:ascii="Times New Roman" w:hAnsi="Times New Roman"/>
          <w:sz w:val="18"/>
          <w:szCs w:val="18"/>
          <w:rPrChange w:id="1132" w:author="Yibin Jiang (PGR)" w:date="2025-07-10T10:37:00Z">
            <w:rPr>
              <w:sz w:val="18"/>
              <w:szCs w:val="18"/>
            </w:rPr>
          </w:rPrChange>
        </w:rPr>
      </w:pPr>
      <w:r w:rsidRPr="00452C4E">
        <w:rPr>
          <w:rFonts w:ascii="Times New Roman" w:hAnsi="Times New Roman"/>
          <w:sz w:val="18"/>
          <w:szCs w:val="18"/>
          <w:rPrChange w:id="1133" w:author="Yibin Jiang (PGR)" w:date="2025-07-10T10:37:00Z">
            <w:rPr>
              <w:sz w:val="18"/>
              <w:szCs w:val="18"/>
            </w:rPr>
          </w:rPrChange>
        </w:rPr>
        <w:t>§</w:t>
      </w:r>
    </w:p>
    <w:p w14:paraId="6F89AEDF" w14:textId="77777777" w:rsidR="00AC1476" w:rsidRPr="00452C4E" w:rsidRDefault="008656BD">
      <w:pPr>
        <w:pStyle w:val="RSCF02FootnotestoTitleAuthors"/>
        <w:framePr w:wrap="auto"/>
        <w:spacing w:line="200" w:lineRule="exact"/>
        <w:rPr>
          <w:rFonts w:ascii="Times New Roman" w:hAnsi="Times New Roman"/>
          <w:sz w:val="18"/>
          <w:szCs w:val="18"/>
          <w:rPrChange w:id="1134" w:author="Yibin Jiang (PGR)" w:date="2025-07-10T10:37:00Z">
            <w:rPr>
              <w:sz w:val="18"/>
              <w:szCs w:val="18"/>
            </w:rPr>
          </w:rPrChange>
        </w:rPr>
      </w:pPr>
      <w:r w:rsidRPr="00452C4E">
        <w:rPr>
          <w:rFonts w:ascii="Times New Roman" w:hAnsi="Times New Roman"/>
          <w:sz w:val="18"/>
          <w:szCs w:val="18"/>
          <w:rPrChange w:id="1135" w:author="Yibin Jiang (PGR)" w:date="2025-07-10T10:37:00Z">
            <w:rPr>
              <w:sz w:val="18"/>
              <w:szCs w:val="18"/>
            </w:rPr>
          </w:rPrChange>
        </w:rPr>
        <w:t>§§</w:t>
      </w:r>
    </w:p>
    <w:p w14:paraId="1006893D" w14:textId="77777777" w:rsidR="00AC1476" w:rsidRPr="00452C4E" w:rsidRDefault="008656BD">
      <w:pPr>
        <w:pStyle w:val="RSCF02FootnotestoTitleAuthors"/>
        <w:framePr w:wrap="auto"/>
        <w:spacing w:line="200" w:lineRule="exact"/>
        <w:rPr>
          <w:rFonts w:ascii="Times New Roman" w:hAnsi="Times New Roman"/>
          <w:sz w:val="18"/>
          <w:szCs w:val="18"/>
          <w:rPrChange w:id="1136" w:author="Yibin Jiang (PGR)" w:date="2025-07-10T10:37:00Z">
            <w:rPr>
              <w:sz w:val="18"/>
              <w:szCs w:val="18"/>
            </w:rPr>
          </w:rPrChange>
        </w:rPr>
      </w:pPr>
      <w:r w:rsidRPr="00452C4E">
        <w:rPr>
          <w:rFonts w:ascii="Times New Roman" w:hAnsi="Times New Roman"/>
          <w:sz w:val="18"/>
          <w:szCs w:val="18"/>
          <w:rPrChange w:id="1137" w:author="Yibin Jiang (PGR)" w:date="2025-07-10T10:37:00Z">
            <w:rPr>
              <w:sz w:val="18"/>
              <w:szCs w:val="18"/>
            </w:rPr>
          </w:rPrChange>
        </w:rPr>
        <w:t>etc.</w:t>
      </w:r>
    </w:p>
    <w:p w14:paraId="65CBB61C" w14:textId="77777777" w:rsidR="00AC1476" w:rsidRPr="00452C4E" w:rsidRDefault="00AC1476">
      <w:pPr>
        <w:pStyle w:val="RSCF02FootnotestoTitleAuthors"/>
        <w:framePr w:wrap="auto"/>
        <w:spacing w:line="200" w:lineRule="exact"/>
        <w:rPr>
          <w:rFonts w:ascii="Times New Roman" w:hAnsi="Times New Roman"/>
          <w:sz w:val="18"/>
          <w:szCs w:val="18"/>
          <w:rPrChange w:id="1138" w:author="Yibin Jiang (PGR)" w:date="2025-07-10T10:37:00Z">
            <w:rPr>
              <w:sz w:val="18"/>
              <w:szCs w:val="18"/>
            </w:rPr>
          </w:rPrChange>
        </w:rPr>
      </w:pPr>
    </w:p>
    <w:p w14:paraId="53163EEA" w14:textId="77777777" w:rsidR="00AC1476" w:rsidRPr="00452C4E" w:rsidRDefault="008656BD">
      <w:pPr>
        <w:pStyle w:val="RSCR02References"/>
        <w:jc w:val="both"/>
        <w:rPr>
          <w:rFonts w:ascii="Times New Roman" w:hAnsi="Times New Roman"/>
          <w:rPrChange w:id="1139" w:author="Yibin Jiang (PGR)" w:date="2025-07-10T10:37:00Z">
            <w:rPr/>
          </w:rPrChange>
        </w:rPr>
      </w:pPr>
      <w:r w:rsidRPr="00452C4E">
        <w:rPr>
          <w:rFonts w:ascii="Times New Roman" w:hAnsi="Times New Roman"/>
          <w:rPrChange w:id="1140" w:author="Yibin Jiang (PGR)" w:date="2025-07-10T10:37:00Z">
            <w:rPr/>
          </w:rPrChange>
        </w:rPr>
        <w:t xml:space="preserve">Citations should appear here in the format A. Name, B. Name and C. Name, </w:t>
      </w:r>
      <w:r w:rsidRPr="00452C4E">
        <w:rPr>
          <w:rFonts w:ascii="Times New Roman" w:hAnsi="Times New Roman"/>
          <w:i/>
          <w:rPrChange w:id="1141" w:author="Yibin Jiang (PGR)" w:date="2025-07-10T10:37:00Z">
            <w:rPr>
              <w:i/>
            </w:rPr>
          </w:rPrChange>
        </w:rPr>
        <w:t>Journal Title</w:t>
      </w:r>
      <w:r w:rsidRPr="00452C4E">
        <w:rPr>
          <w:rFonts w:ascii="Times New Roman" w:hAnsi="Times New Roman"/>
          <w:rPrChange w:id="1142" w:author="Yibin Jiang (PGR)" w:date="2025-07-10T10:37:00Z">
            <w:rPr/>
          </w:rPrChange>
        </w:rPr>
        <w:t xml:space="preserve">, 2000, </w:t>
      </w:r>
      <w:r w:rsidRPr="00452C4E">
        <w:rPr>
          <w:rFonts w:ascii="Times New Roman" w:hAnsi="Times New Roman"/>
          <w:b/>
          <w:rPrChange w:id="1143" w:author="Yibin Jiang (PGR)" w:date="2025-07-10T10:37:00Z">
            <w:rPr>
              <w:b/>
            </w:rPr>
          </w:rPrChange>
        </w:rPr>
        <w:t>35</w:t>
      </w:r>
      <w:r w:rsidRPr="00452C4E">
        <w:rPr>
          <w:rFonts w:ascii="Times New Roman" w:hAnsi="Times New Roman"/>
          <w:rPrChange w:id="1144" w:author="Yibin Jiang (PGR)" w:date="2025-07-10T10:37:00Z">
            <w:rPr/>
          </w:rPrChange>
        </w:rPr>
        <w:t xml:space="preserve">, 3523; A. Name, B. Name and C. Name, </w:t>
      </w:r>
      <w:r w:rsidRPr="00452C4E">
        <w:rPr>
          <w:rFonts w:ascii="Times New Roman" w:hAnsi="Times New Roman"/>
          <w:i/>
          <w:rPrChange w:id="1145" w:author="Yibin Jiang (PGR)" w:date="2025-07-10T10:37:00Z">
            <w:rPr>
              <w:i/>
            </w:rPr>
          </w:rPrChange>
        </w:rPr>
        <w:t>Journal Title</w:t>
      </w:r>
      <w:r w:rsidRPr="00452C4E">
        <w:rPr>
          <w:rFonts w:ascii="Times New Roman" w:hAnsi="Times New Roman"/>
          <w:rPrChange w:id="1146" w:author="Yibin Jiang (PGR)" w:date="2025-07-10T10:37:00Z">
            <w:rPr/>
          </w:rPrChange>
        </w:rPr>
        <w:t xml:space="preserve">, 2000, </w:t>
      </w:r>
      <w:r w:rsidRPr="00452C4E">
        <w:rPr>
          <w:rFonts w:ascii="Times New Roman" w:hAnsi="Times New Roman"/>
          <w:b/>
          <w:rPrChange w:id="1147" w:author="Yibin Jiang (PGR)" w:date="2025-07-10T10:37:00Z">
            <w:rPr>
              <w:b/>
            </w:rPr>
          </w:rPrChange>
        </w:rPr>
        <w:t>35</w:t>
      </w:r>
      <w:r w:rsidRPr="00452C4E">
        <w:rPr>
          <w:rFonts w:ascii="Times New Roman" w:hAnsi="Times New Roman"/>
          <w:rPrChange w:id="1148" w:author="Yibin Jiang (PGR)" w:date="2025-07-10T10:37:00Z">
            <w:rPr/>
          </w:rPrChange>
        </w:rPr>
        <w:t xml:space="preserve">, 3523. </w:t>
      </w:r>
    </w:p>
    <w:p w14:paraId="177882AF" w14:textId="77777777" w:rsidR="00AC1476" w:rsidRPr="00452C4E" w:rsidRDefault="008656BD">
      <w:pPr>
        <w:pStyle w:val="RSCR02References"/>
        <w:jc w:val="both"/>
        <w:rPr>
          <w:rFonts w:ascii="Times New Roman" w:hAnsi="Times New Roman"/>
          <w:rPrChange w:id="1149" w:author="Yibin Jiang (PGR)" w:date="2025-07-10T10:37:00Z">
            <w:rPr/>
          </w:rPrChange>
        </w:rPr>
      </w:pPr>
      <w:r w:rsidRPr="00452C4E">
        <w:rPr>
          <w:rFonts w:ascii="Times New Roman" w:hAnsi="Times New Roman"/>
          <w:rPrChange w:id="1150" w:author="Yibin Jiang (PGR)" w:date="2025-07-10T10:37:00Z">
            <w:rPr/>
          </w:rPrChange>
        </w:rPr>
        <w:t>…</w:t>
      </w:r>
      <w:r w:rsidRPr="00452C4E">
        <w:rPr>
          <w:rFonts w:ascii="Times New Roman" w:hAnsi="Times New Roman"/>
          <w:rPrChange w:id="1151" w:author="Yibin Jiang (PGR)" w:date="2025-07-10T10:37:00Z">
            <w:rPr/>
          </w:rPrChange>
        </w:rPr>
        <w:br/>
      </w:r>
    </w:p>
    <w:p w14:paraId="053A27BA" w14:textId="77777777" w:rsidR="00AC1476" w:rsidRPr="00452C4E" w:rsidRDefault="008656BD">
      <w:pPr>
        <w:pStyle w:val="RSCR02References"/>
        <w:numPr>
          <w:ilvl w:val="0"/>
          <w:numId w:val="0"/>
        </w:numPr>
        <w:ind w:left="284"/>
        <w:jc w:val="both"/>
        <w:rPr>
          <w:rFonts w:ascii="Times New Roman" w:hAnsi="Times New Roman"/>
          <w:rPrChange w:id="1152" w:author="Yibin Jiang (PGR)" w:date="2025-07-10T10:37:00Z">
            <w:rPr/>
          </w:rPrChange>
        </w:rPr>
      </w:pPr>
      <w:r w:rsidRPr="00452C4E">
        <w:rPr>
          <w:rFonts w:ascii="Times New Roman" w:hAnsi="Times New Roman"/>
          <w:rPrChange w:id="1153" w:author="Yibin Jiang (PGR)" w:date="2025-07-10T10:37:00Z">
            <w:rPr/>
          </w:rPrChange>
        </w:rPr>
        <w:t xml:space="preserve">We encourage the citation of primary research over review articles, where appropriate, in order to give credit to those who first reported a finding. </w:t>
      </w:r>
      <w:r w:rsidRPr="00452C4E">
        <w:rPr>
          <w:rFonts w:ascii="Times New Roman" w:hAnsi="Times New Roman"/>
          <w:rPrChange w:id="1154" w:author="Yibin Jiang (PGR)" w:date="2025-07-10T10:37:00Z">
            <w:rPr/>
          </w:rPrChange>
        </w:rPr>
        <w:fldChar w:fldCharType="begin"/>
      </w:r>
      <w:r w:rsidRPr="00452C4E">
        <w:rPr>
          <w:rFonts w:ascii="Times New Roman" w:hAnsi="Times New Roman"/>
          <w:rPrChange w:id="1155" w:author="Yibin Jiang (PGR)" w:date="2025-07-10T10:37:00Z">
            <w:rPr/>
          </w:rPrChange>
        </w:rPr>
        <w:instrText xml:space="preserve"> HYPERLINK "https://www.rsc.org/news-events/articles/2020/jun/rsc-signs-dora/" </w:instrText>
      </w:r>
      <w:r w:rsidRPr="00452C4E">
        <w:rPr>
          <w:rFonts w:ascii="Times New Roman" w:hAnsi="Times New Roman"/>
          <w:rPrChange w:id="1156" w:author="Yibin Jiang (PGR)" w:date="2025-07-10T10:37:00Z">
            <w:rPr/>
          </w:rPrChange>
        </w:rPr>
        <w:fldChar w:fldCharType="separate"/>
      </w:r>
      <w:r w:rsidRPr="00452C4E">
        <w:rPr>
          <w:rStyle w:val="Hyperlink"/>
          <w:rFonts w:ascii="Times New Roman" w:hAnsi="Times New Roman"/>
          <w:rPrChange w:id="1157" w:author="Yibin Jiang (PGR)" w:date="2025-07-10T10:37:00Z">
            <w:rPr>
              <w:rStyle w:val="Hyperlink"/>
            </w:rPr>
          </w:rPrChange>
        </w:rPr>
        <w:t>Find out mor</w:t>
      </w:r>
      <w:r w:rsidRPr="00452C4E">
        <w:rPr>
          <w:rStyle w:val="Hyperlink"/>
          <w:rFonts w:ascii="Times New Roman" w:hAnsi="Times New Roman"/>
          <w:rPrChange w:id="1158" w:author="Yibin Jiang (PGR)" w:date="2025-07-10T10:37:00Z">
            <w:rPr>
              <w:rStyle w:val="Hyperlink"/>
            </w:rPr>
          </w:rPrChange>
        </w:rPr>
        <w:t>e</w:t>
      </w:r>
      <w:r w:rsidRPr="00452C4E">
        <w:rPr>
          <w:rStyle w:val="Hyperlink"/>
          <w:rFonts w:ascii="Times New Roman" w:hAnsi="Times New Roman"/>
          <w:rPrChange w:id="1159" w:author="Yibin Jiang (PGR)" w:date="2025-07-10T10:37:00Z">
            <w:rPr>
              <w:rStyle w:val="Hyperlink"/>
            </w:rPr>
          </w:rPrChange>
        </w:rPr>
        <w:fldChar w:fldCharType="end"/>
      </w:r>
      <w:r w:rsidRPr="00452C4E">
        <w:rPr>
          <w:rFonts w:ascii="Times New Roman" w:hAnsi="Times New Roman"/>
          <w:rPrChange w:id="1160" w:author="Yibin Jiang (PGR)" w:date="2025-07-10T10:37:00Z">
            <w:rPr/>
          </w:rPrChange>
        </w:rPr>
        <w:t xml:space="preserve"> about our commitments to the principles of San Francisco Declaration on Research Assessment (DORA).</w:t>
      </w:r>
    </w:p>
    <w:p w14:paraId="2312CE3C" w14:textId="77777777" w:rsidR="00AC1476" w:rsidRPr="00452C4E" w:rsidRDefault="00AC1476">
      <w:pPr>
        <w:pStyle w:val="RSCR02References"/>
        <w:numPr>
          <w:ilvl w:val="0"/>
          <w:numId w:val="0"/>
        </w:numPr>
        <w:rPr>
          <w:rFonts w:ascii="Times New Roman" w:hAnsi="Times New Roman"/>
          <w:rPrChange w:id="1161" w:author="Yibin Jiang (PGR)" w:date="2025-07-10T10:37:00Z">
            <w:rPr/>
          </w:rPrChange>
        </w:rPr>
      </w:pPr>
    </w:p>
    <w:sectPr w:rsidR="00AC1476" w:rsidRPr="00452C4E" w:rsidSect="00871EBB">
      <w:type w:val="continuous"/>
      <w:pgSz w:w="11907" w:h="16840"/>
      <w:pgMar w:top="1009" w:right="851" w:bottom="1758" w:left="851" w:header="851" w:footer="1049" w:gutter="0"/>
      <w:cols w:num="2"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2" w:author="Yibin Jiang (PGR)" w:date="2025-07-10T10:40:00Z" w:initials="Y">
    <w:p w14:paraId="4AEF5179" w14:textId="356449B7" w:rsidR="00E34E75" w:rsidRDefault="00E34E75">
      <w:pPr>
        <w:pStyle w:val="CommentText"/>
      </w:pPr>
      <w:r>
        <w:rPr>
          <w:rStyle w:val="CommentReference"/>
        </w:rPr>
        <w:annotationRef/>
      </w:r>
      <w:r>
        <w:t>Reinformence learning is not really model-free. Where is this statement from? It should be double-checked.</w:t>
      </w:r>
    </w:p>
  </w:comment>
  <w:comment w:id="70" w:author="Yibin Jiang (PGR)" w:date="2025-07-10T10:42:00Z" w:initials="Y">
    <w:p w14:paraId="50DE2800" w14:textId="56D5AF36" w:rsidR="00E34E75" w:rsidRDefault="00E34E75">
      <w:pPr>
        <w:pStyle w:val="CommentText"/>
      </w:pPr>
      <w:r>
        <w:rPr>
          <w:rStyle w:val="CommentReference"/>
        </w:rPr>
        <w:annotationRef/>
      </w:r>
      <w:r>
        <w:t>This is very unclear, and schematic representations should be shown (instead of a simple symbol like f, pi, pi* etc.)</w:t>
      </w:r>
    </w:p>
  </w:comment>
  <w:comment w:id="228" w:author="Yibin Jiang (PGR) [2]" w:date="2025-07-10T10:57:00Z" w:initials="Y">
    <w:p w14:paraId="7C487FAF" w14:textId="2A2BB45A" w:rsidR="00EC0031" w:rsidRDefault="00EC0031">
      <w:pPr>
        <w:pStyle w:val="CommentText"/>
      </w:pPr>
      <w:r>
        <w:rPr>
          <w:rStyle w:val="CommentReference"/>
        </w:rPr>
        <w:annotationRef/>
      </w:r>
      <w:r>
        <w:t>12.73</w:t>
      </w:r>
      <w:r>
        <w:rPr>
          <w:rFonts w:hint="eastAsia"/>
          <w:lang w:eastAsia="zh-CN"/>
        </w:rPr>
        <w:t>±</w:t>
      </w:r>
      <w:r>
        <w:t>? Std should be drawn</w:t>
      </w:r>
    </w:p>
  </w:comment>
  <w:comment w:id="237" w:author="Yibin Jiang (PGR)" w:date="2025-07-10T10:57:00Z" w:initials="Y">
    <w:p w14:paraId="050A7538" w14:textId="7590FC10" w:rsidR="00EC0031" w:rsidRDefault="00EC0031">
      <w:pPr>
        <w:pStyle w:val="CommentText"/>
      </w:pPr>
      <w:r>
        <w:rPr>
          <w:rStyle w:val="CommentReference"/>
        </w:rPr>
        <w:annotationRef/>
      </w:r>
      <w:r>
        <w:rPr>
          <w:rStyle w:val="CommentReference"/>
        </w:rPr>
        <w:t>STD is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F5179" w15:done="0"/>
  <w15:commentEx w15:paraId="50DE2800" w15:done="0"/>
  <w15:commentEx w15:paraId="7C487FAF" w15:done="0"/>
  <w15:commentEx w15:paraId="050A75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A172C" w16cex:dateUtc="2025-07-10T02:40:00Z"/>
  <w16cex:commentExtensible w16cex:durableId="2C1A17A9" w16cex:dateUtc="2025-07-10T02:42:00Z"/>
  <w16cex:commentExtensible w16cex:durableId="2C1A1B04" w16cex:dateUtc="2025-07-10T02:57:00Z"/>
  <w16cex:commentExtensible w16cex:durableId="2C1A1B13" w16cex:dateUtc="2025-07-10T0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F5179" w16cid:durableId="2C1A172C"/>
  <w16cid:commentId w16cid:paraId="50DE2800" w16cid:durableId="2C1A17A9"/>
  <w16cid:commentId w16cid:paraId="7C487FAF" w16cid:durableId="2C1A1B04"/>
  <w16cid:commentId w16cid:paraId="050A7538" w16cid:durableId="2C1A1B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8367E" w14:textId="77777777" w:rsidR="008656BD" w:rsidRDefault="008656BD">
      <w:pPr>
        <w:spacing w:line="240" w:lineRule="auto"/>
      </w:pPr>
      <w:r>
        <w:separator/>
      </w:r>
    </w:p>
  </w:endnote>
  <w:endnote w:type="continuationSeparator" w:id="0">
    <w:p w14:paraId="6906F535" w14:textId="77777777" w:rsidR="008656BD" w:rsidRDefault="00865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embedRegular r:id="rId1" w:fontKey="{2741FD8A-FB36-4FF4-B11C-4B9B90CABCA4}"/>
    <w:embedBold r:id="rId2" w:fontKey="{252091BC-0D4F-4B7B-8B42-5E0F47993B59}"/>
  </w:font>
  <w:font w:name="Calibri">
    <w:panose1 w:val="020F0502020204030204"/>
    <w:charset w:val="00"/>
    <w:family w:val="swiss"/>
    <w:pitch w:val="variable"/>
    <w:sig w:usb0="E4002EFF" w:usb1="C000247B" w:usb2="00000009" w:usb3="00000000" w:csb0="000001FF" w:csb1="00000000"/>
    <w:embedRegular r:id="rId3" w:fontKey="{1BDDDE82-E425-4F0B-9773-C89D98A4AD51}"/>
    <w:embedBold r:id="rId4" w:fontKey="{6B5AD0E6-8031-4E11-A939-23407599B64F}"/>
    <w:embedItalic r:id="rId5" w:fontKey="{56D38C35-8747-4010-9395-9F02BD3A00D0}"/>
    <w:embedBoldItalic r:id="rId6" w:fontKey="{33619D72-9D3D-45D8-92AC-F50DEC349D3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1D8CDBEE-9FA2-436E-AD70-7AD8B8B3B82B}"/>
  </w:font>
  <w:font w:name="Tahoma">
    <w:panose1 w:val="020B0604030504040204"/>
    <w:charset w:val="00"/>
    <w:family w:val="swiss"/>
    <w:pitch w:val="variable"/>
    <w:sig w:usb0="E1002EFF" w:usb1="C000605B" w:usb2="00000029" w:usb3="00000000" w:csb0="000101FF" w:csb1="00000000"/>
    <w:embedRegular r:id="rId8" w:fontKey="{F895E950-BB4B-4A8F-9AD1-5503711C72F6}"/>
  </w:font>
  <w:font w:name="Helvetica">
    <w:altName w:val="Sylfaen"/>
    <w:panose1 w:val="020B0604020202020204"/>
    <w:charset w:val="00"/>
    <w:family w:val="swiss"/>
    <w:pitch w:val="variable"/>
    <w:sig w:usb0="E0002EFF" w:usb1="C000785B" w:usb2="00000009" w:usb3="00000000" w:csb0="000001FF" w:csb1="00000000"/>
    <w:embedRegular r:id="rId9" w:fontKey="{4CE6B891-1B12-4D0D-8C71-9F1DBDD1E656}"/>
    <w:embedBold r:id="rId10" w:fontKey="{A926C88E-F6C7-4286-999A-6B08CAFE0588}"/>
  </w:font>
  <w:font w:name="Century">
    <w:panose1 w:val="02040604050505020304"/>
    <w:charset w:val="00"/>
    <w:family w:val="roman"/>
    <w:pitch w:val="variable"/>
    <w:sig w:usb0="00000287" w:usb1="00000000" w:usb2="00000000" w:usb3="00000000" w:csb0="0000009F" w:csb1="00000000"/>
    <w:embedRegular r:id="rId11" w:fontKey="{DFC923BF-C78E-4B17-A4A6-C5789EC89FCB}"/>
  </w:font>
  <w:font w:name="Segoe UI">
    <w:panose1 w:val="020B0502040204020203"/>
    <w:charset w:val="00"/>
    <w:family w:val="swiss"/>
    <w:pitch w:val="variable"/>
    <w:sig w:usb0="E4002EFF" w:usb1="C000E47F" w:usb2="00000009" w:usb3="00000000" w:csb0="000001FF" w:csb1="00000000"/>
    <w:embedRegular r:id="rId12" w:fontKey="{35243D04-2AE5-4EAD-8232-43809D88C57E}"/>
    <w:embedBold r:id="rId13" w:fontKey="{662F7174-9753-40FD-B5DD-03904CB8D023}"/>
  </w:font>
  <w:font w:name="Cambria Math">
    <w:panose1 w:val="02040503050406030204"/>
    <w:charset w:val="00"/>
    <w:family w:val="roman"/>
    <w:pitch w:val="variable"/>
    <w:sig w:usb0="E00006FF" w:usb1="420024FF" w:usb2="02000000" w:usb3="00000000" w:csb0="0000019F" w:csb1="00000000"/>
    <w:embedRegular r:id="rId14" w:fontKey="{10C51405-D3BA-4E40-979D-25C11B04CBA0}"/>
    <w:embedItalic r:id="rId15" w:fontKey="{64926203-CF56-400E-B842-52EC4A9A47A7}"/>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36836" w14:textId="77777777" w:rsidR="00AC1476" w:rsidRDefault="008656BD">
    <w:pPr>
      <w:pStyle w:val="Footer"/>
      <w:tabs>
        <w:tab w:val="clear" w:pos="4513"/>
        <w:tab w:val="clear" w:pos="9026"/>
        <w:tab w:val="right" w:pos="10206"/>
      </w:tabs>
      <w:spacing w:before="480"/>
      <w:rPr>
        <w:spacing w:val="10"/>
        <w:sz w:val="16"/>
        <w:szCs w:val="16"/>
      </w:rPr>
    </w:pPr>
    <w:r>
      <w:rPr>
        <w:b/>
        <w:spacing w:val="10"/>
        <w:sz w:val="16"/>
        <w:szCs w:val="16"/>
      </w:rPr>
      <w:fldChar w:fldCharType="begin"/>
    </w:r>
    <w:r>
      <w:rPr>
        <w:b/>
        <w:spacing w:val="10"/>
        <w:sz w:val="16"/>
        <w:szCs w:val="16"/>
      </w:rPr>
      <w:instrText xml:space="preserve"> PAGE   \* MERGEFORMAT </w:instrText>
    </w:r>
    <w:r>
      <w:rPr>
        <w:b/>
        <w:spacing w:val="10"/>
        <w:sz w:val="16"/>
        <w:szCs w:val="16"/>
      </w:rPr>
      <w:fldChar w:fldCharType="separate"/>
    </w:r>
    <w:r>
      <w:rPr>
        <w:b/>
        <w:spacing w:val="10"/>
        <w:sz w:val="16"/>
        <w:szCs w:val="16"/>
      </w:rPr>
      <w:t>2</w:t>
    </w:r>
    <w:r>
      <w:rPr>
        <w:b/>
        <w:spacing w:val="10"/>
        <w:sz w:val="16"/>
        <w:szCs w:val="16"/>
      </w:rPr>
      <w:fldChar w:fldCharType="end"/>
    </w:r>
    <w:r>
      <w:rPr>
        <w:spacing w:val="10"/>
        <w:sz w:val="16"/>
        <w:szCs w:val="16"/>
      </w:rPr>
      <w:t xml:space="preserve"> | </w:t>
    </w:r>
    <w:r>
      <w:rPr>
        <w:i/>
        <w:spacing w:val="10"/>
        <w:sz w:val="16"/>
        <w:szCs w:val="16"/>
      </w:rPr>
      <w:t>J. Name</w:t>
    </w:r>
    <w:r>
      <w:rPr>
        <w:spacing w:val="10"/>
        <w:sz w:val="16"/>
        <w:szCs w:val="16"/>
      </w:rPr>
      <w:t xml:space="preserve">., 2012, </w:t>
    </w:r>
    <w:r>
      <w:rPr>
        <w:b/>
        <w:spacing w:val="10"/>
        <w:sz w:val="16"/>
        <w:szCs w:val="16"/>
      </w:rPr>
      <w:t>00</w:t>
    </w:r>
    <w:r>
      <w:rPr>
        <w:spacing w:val="10"/>
        <w:sz w:val="16"/>
        <w:szCs w:val="16"/>
      </w:rPr>
      <w:t>, 1-3</w:t>
    </w:r>
    <w:r>
      <w:rPr>
        <w:spacing w:val="10"/>
        <w:sz w:val="16"/>
        <w:szCs w:val="16"/>
      </w:rPr>
      <w:tab/>
    </w:r>
    <w:r>
      <w:rPr>
        <w:spacing w:val="2"/>
        <w:sz w:val="16"/>
        <w:szCs w:val="16"/>
      </w:rPr>
      <w:t xml:space="preserve">This journal is </w:t>
    </w:r>
    <w:r>
      <w:rPr>
        <w:rFonts w:cstheme="minorHAnsi"/>
        <w:spacing w:val="2"/>
        <w:sz w:val="16"/>
        <w:szCs w:val="16"/>
      </w:rPr>
      <w:t>©</w:t>
    </w:r>
    <w:r>
      <w:rPr>
        <w:spacing w:val="2"/>
        <w:sz w:val="16"/>
        <w:szCs w:val="16"/>
      </w:rPr>
      <w:t xml:space="preserve"> The Royal Society of Chemistry 20xx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00A69" w14:textId="77777777" w:rsidR="00AC1476" w:rsidRDefault="008656BD">
    <w:pPr>
      <w:pStyle w:val="Footer"/>
      <w:tabs>
        <w:tab w:val="clear" w:pos="4513"/>
        <w:tab w:val="clear" w:pos="9026"/>
        <w:tab w:val="right" w:pos="10205"/>
      </w:tabs>
      <w:spacing w:before="480"/>
      <w:rPr>
        <w:sz w:val="16"/>
        <w:szCs w:val="16"/>
      </w:rPr>
    </w:pPr>
    <w:r>
      <w:rPr>
        <w:spacing w:val="2"/>
        <w:sz w:val="16"/>
        <w:szCs w:val="16"/>
      </w:rPr>
      <w:t xml:space="preserve">This journal is </w:t>
    </w:r>
    <w:r>
      <w:rPr>
        <w:rFonts w:cstheme="minorHAnsi"/>
        <w:spacing w:val="2"/>
        <w:sz w:val="16"/>
        <w:szCs w:val="16"/>
      </w:rPr>
      <w:t>©</w:t>
    </w:r>
    <w:r>
      <w:rPr>
        <w:spacing w:val="2"/>
        <w:sz w:val="16"/>
        <w:szCs w:val="16"/>
      </w:rPr>
      <w:t xml:space="preserve"> The Royal Society of Chemistry 20xx</w:t>
    </w:r>
    <w:r>
      <w:rPr>
        <w:i/>
        <w:spacing w:val="10"/>
        <w:sz w:val="16"/>
        <w:szCs w:val="16"/>
      </w:rPr>
      <w:tab/>
      <w:t>J. Name</w:t>
    </w:r>
    <w:r>
      <w:rPr>
        <w:spacing w:val="10"/>
        <w:sz w:val="16"/>
        <w:szCs w:val="16"/>
      </w:rPr>
      <w:t xml:space="preserve">., 2013, </w:t>
    </w:r>
    <w:r>
      <w:rPr>
        <w:b/>
        <w:spacing w:val="10"/>
        <w:sz w:val="16"/>
        <w:szCs w:val="16"/>
      </w:rPr>
      <w:t>00</w:t>
    </w:r>
    <w:r>
      <w:rPr>
        <w:spacing w:val="10"/>
        <w:sz w:val="16"/>
        <w:szCs w:val="16"/>
      </w:rPr>
      <w:t xml:space="preserve">, 1-3 | </w:t>
    </w:r>
    <w:r>
      <w:rPr>
        <w:b/>
        <w:spacing w:val="10"/>
        <w:sz w:val="16"/>
        <w:szCs w:val="16"/>
      </w:rPr>
      <w:fldChar w:fldCharType="begin"/>
    </w:r>
    <w:r>
      <w:rPr>
        <w:b/>
        <w:spacing w:val="10"/>
        <w:sz w:val="16"/>
        <w:szCs w:val="16"/>
      </w:rPr>
      <w:instrText xml:space="preserve"> PAGE   \* MERGEFORMAT </w:instrText>
    </w:r>
    <w:r>
      <w:rPr>
        <w:b/>
        <w:spacing w:val="10"/>
        <w:sz w:val="16"/>
        <w:szCs w:val="16"/>
      </w:rPr>
      <w:fldChar w:fldCharType="separate"/>
    </w:r>
    <w:r>
      <w:rPr>
        <w:b/>
        <w:spacing w:val="10"/>
        <w:sz w:val="16"/>
        <w:szCs w:val="16"/>
      </w:rPr>
      <w:t>3</w:t>
    </w:r>
    <w:r>
      <w:rPr>
        <w:b/>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CC0A1" w14:textId="77777777" w:rsidR="00AC1476" w:rsidRDefault="008656BD">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1312" behindDoc="0" locked="0" layoutInCell="1" allowOverlap="1" wp14:anchorId="3DACCD18" wp14:editId="2944DE4C">
              <wp:simplePos x="0" y="0"/>
              <wp:positionH relativeFrom="column">
                <wp:align>center</wp:align>
              </wp:positionH>
              <wp:positionV relativeFrom="page">
                <wp:align>bottom</wp:align>
              </wp:positionV>
              <wp:extent cx="7700645" cy="39624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ln>
                    </wps:spPr>
                    <wps:txbx>
                      <w:txbxContent>
                        <w:p w14:paraId="2BFCDBB5" w14:textId="77777777" w:rsidR="00AC1476" w:rsidRDefault="008656BD">
                          <w:pPr>
                            <w:spacing w:after="0"/>
                            <w:jc w:val="center"/>
                            <w:rPr>
                              <w:color w:val="FFFFFF" w:themeColor="background1"/>
                            </w:rPr>
                          </w:pPr>
                          <w:r>
                            <w:rPr>
                              <w:color w:val="FFFFFF" w:themeColor="background1"/>
                            </w:rPr>
                            <w:t>Please do not adjust margins</w:t>
                          </w:r>
                        </w:p>
                      </w:txbxContent>
                    </wps:txbx>
                    <wps:bodyPr rot="0" vert="horz" wrap="square" lIns="91440" tIns="45720" rIns="91440" bIns="45720" anchor="ctr" anchorCtr="0">
                      <a:noAutofit/>
                    </wps:bodyPr>
                  </wps:wsp>
                </a:graphicData>
              </a:graphic>
            </wp:anchor>
          </w:drawing>
        </mc:Choice>
        <mc:Fallback>
          <w:pict>
            <v:shapetype w14:anchorId="3DACCD18" id="_x0000_t202" coordsize="21600,21600" o:spt="202" path="m,l,21600r21600,l21600,xe">
              <v:stroke joinstyle="miter"/>
              <v:path gradientshapeok="t" o:connecttype="rect"/>
            </v:shapetype>
            <v:shape id="_x0000_s1032" type="#_x0000_t202" style="position:absolute;margin-left:0;margin-top:0;width:606.35pt;height:31.2pt;z-index:251661312;visibility:visible;mso-wrap-style:square;mso-wrap-distance-left:9pt;mso-wrap-distance-top:0;mso-wrap-distance-right:9pt;mso-wrap-distance-bottom:0;mso-position-horizontal:center;mso-position-horizontal-relative:text;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" fillcolor="#a5a5a5 [2092]" stroked="f">
              <v:textbox>
                <w:txbxContent>
                  <w:p w14:paraId="2BFCDBB5" w14:textId="77777777" w:rsidR="00AC1476" w:rsidRDefault="008656BD">
                    <w:pPr>
                      <w:spacing w:after="0"/>
                      <w:jc w:val="center"/>
                      <w:rPr>
                        <w:color w:val="FFFFFF" w:themeColor="background1"/>
                      </w:rPr>
                    </w:pPr>
                    <w:r>
                      <w:rPr>
                        <w:color w:val="FFFFFF" w:themeColor="background1"/>
                      </w:rPr>
                      <w:t>Please do not adjust margins</w:t>
                    </w:r>
                  </w:p>
                </w:txbxContent>
              </v:textbox>
              <w10:wrap anchory="page"/>
            </v:shape>
          </w:pict>
        </mc:Fallback>
      </mc:AlternateContent>
    </w:r>
    <w:r>
      <w:rPr>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7EB7E" w14:textId="77777777" w:rsidR="008656BD" w:rsidRDefault="008656BD">
      <w:pPr>
        <w:spacing w:after="0"/>
      </w:pPr>
      <w:r>
        <w:separator/>
      </w:r>
    </w:p>
  </w:footnote>
  <w:footnote w:type="continuationSeparator" w:id="0">
    <w:p w14:paraId="477D6D7B" w14:textId="77777777" w:rsidR="008656BD" w:rsidRDefault="008656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182D2" w14:textId="77777777" w:rsidR="00AC1476" w:rsidRDefault="008656BD">
    <w:pPr>
      <w:pStyle w:val="Header"/>
      <w:tabs>
        <w:tab w:val="clear" w:pos="4513"/>
        <w:tab w:val="clear" w:pos="9026"/>
        <w:tab w:val="right" w:pos="10206"/>
      </w:tabs>
      <w:spacing w:after="240"/>
      <w:rPr>
        <w:rFonts w:cstheme="minorHAnsi"/>
        <w:color w:val="999999"/>
        <w:sz w:val="20"/>
        <w:szCs w:val="20"/>
      </w:rPr>
    </w:pPr>
    <w:r>
      <w:rPr>
        <w:rFonts w:cstheme="minorHAnsi"/>
        <w:b/>
        <w:color w:val="999999"/>
        <w:sz w:val="20"/>
        <w:szCs w:val="20"/>
      </w:rPr>
      <w:t>COMMUNICATION</w:t>
    </w:r>
    <w:r>
      <w:rPr>
        <w:noProof/>
        <w:lang w:eastAsia="en-GB"/>
      </w:rPr>
      <mc:AlternateContent>
        <mc:Choice Requires="wps">
          <w:drawing>
            <wp:anchor distT="0" distB="0" distL="114300" distR="114300" simplePos="0" relativeHeight="251663360" behindDoc="0" locked="0" layoutInCell="1" allowOverlap="1" wp14:anchorId="14D6AE53" wp14:editId="0AEA5ECD">
              <wp:simplePos x="0" y="0"/>
              <wp:positionH relativeFrom="column">
                <wp:align>center</wp:align>
              </wp:positionH>
              <wp:positionV relativeFrom="page">
                <wp:align>bottom</wp:align>
              </wp:positionV>
              <wp:extent cx="7700645" cy="39624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ln>
                    </wps:spPr>
                    <wps:txbx>
                      <w:txbxContent>
                        <w:p w14:paraId="69B7E257" w14:textId="77777777" w:rsidR="00AC1476" w:rsidRDefault="008656BD">
                          <w:pPr>
                            <w:spacing w:after="0"/>
                            <w:jc w:val="center"/>
                            <w:rPr>
                              <w:color w:val="FFFFFF" w:themeColor="background1"/>
                            </w:rPr>
                          </w:pPr>
                          <w:r>
                            <w:rPr>
                              <w:color w:val="FFFFFF" w:themeColor="background1"/>
                            </w:rPr>
                            <w:t xml:space="preserve">Please do not </w:t>
                          </w:r>
                          <w:r>
                            <w:rPr>
                              <w:color w:val="FFFFFF" w:themeColor="background1"/>
                            </w:rPr>
                            <w:t>adjust margins</w:t>
                          </w:r>
                        </w:p>
                      </w:txbxContent>
                    </wps:txbx>
                    <wps:bodyPr rot="0" vert="horz" wrap="square" lIns="91440" tIns="45720" rIns="91440" bIns="45720" anchor="ctr" anchorCtr="0">
                      <a:noAutofit/>
                    </wps:bodyPr>
                  </wps:wsp>
                </a:graphicData>
              </a:graphic>
            </wp:anchor>
          </w:drawing>
        </mc:Choice>
        <mc:Fallback>
          <w:pict>
            <v:shapetype w14:anchorId="14D6AE53" id="_x0000_t202" coordsize="21600,21600" o:spt="202" path="m,l,21600r21600,l21600,xe">
              <v:stroke joinstyle="miter"/>
              <v:path gradientshapeok="t" o:connecttype="rect"/>
            </v:shapetype>
            <v:shape id="_x0000_s1027" type="#_x0000_t202" style="position:absolute;margin-left:0;margin-top:0;width:606.35pt;height:31.2pt;z-index:251663360;visibility:visible;mso-wrap-style:square;mso-wrap-distance-left:9pt;mso-wrap-distance-top:0;mso-wrap-distance-right:9pt;mso-wrap-distance-bottom:0;mso-position-horizontal:center;mso-position-horizontal-relative:text;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" fillcolor="#a5a5a5 [2092]" stroked="f">
              <v:textbox>
                <w:txbxContent>
                  <w:p w14:paraId="69B7E257" w14:textId="77777777" w:rsidR="00AC1476" w:rsidRDefault="008656BD">
                    <w:pPr>
                      <w:spacing w:after="0"/>
                      <w:jc w:val="center"/>
                      <w:rPr>
                        <w:color w:val="FFFFFF" w:themeColor="background1"/>
                      </w:rPr>
                    </w:pPr>
                    <w:r>
                      <w:rPr>
                        <w:color w:val="FFFFFF" w:themeColor="background1"/>
                      </w:rPr>
                      <w:t xml:space="preserve">Please do not </w:t>
                    </w:r>
                    <w:r>
                      <w:rPr>
                        <w:color w:val="FFFFFF" w:themeColor="background1"/>
                      </w:rPr>
                      <w:t>adjust margins</w:t>
                    </w:r>
                  </w:p>
                </w:txbxContent>
              </v:textbox>
              <w10:wrap anchory="page"/>
            </v:shape>
          </w:pict>
        </mc:Fallback>
      </mc:AlternateContent>
    </w:r>
    <w:r>
      <w:rPr>
        <w:noProof/>
        <w:lang w:eastAsia="en-GB"/>
      </w:rPr>
      <mc:AlternateContent>
        <mc:Choice Requires="wps">
          <w:drawing>
            <wp:anchor distT="0" distB="0" distL="114300" distR="114300" simplePos="0" relativeHeight="251662336" behindDoc="0" locked="0" layoutInCell="1" allowOverlap="1" wp14:anchorId="5C439E3C" wp14:editId="291A53BE">
              <wp:simplePos x="0" y="0"/>
              <wp:positionH relativeFrom="column">
                <wp:align>center</wp:align>
              </wp:positionH>
              <wp:positionV relativeFrom="page">
                <wp:align>top</wp:align>
              </wp:positionV>
              <wp:extent cx="7700645" cy="39624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ln>
                    </wps:spPr>
                    <wps:txbx>
                      <w:txbxContent>
                        <w:p w14:paraId="2E26BC6E" w14:textId="77777777" w:rsidR="00AC1476" w:rsidRDefault="008656BD">
                          <w:pPr>
                            <w:spacing w:after="0"/>
                            <w:jc w:val="center"/>
                            <w:rPr>
                              <w:color w:val="FFFFFF" w:themeColor="background1"/>
                            </w:rPr>
                          </w:pPr>
                          <w:r>
                            <w:rPr>
                              <w:color w:val="FFFFFF" w:themeColor="background1"/>
                            </w:rPr>
                            <w:t>Please do not adjust margins</w:t>
                          </w:r>
                        </w:p>
                      </w:txbxContent>
                    </wps:txbx>
                    <wps:bodyPr rot="0" vert="horz" wrap="square" lIns="91440" tIns="45720" rIns="91440" bIns="45720" anchor="ctr" anchorCtr="0">
                      <a:noAutofit/>
                    </wps:bodyPr>
                  </wps:wsp>
                </a:graphicData>
              </a:graphic>
            </wp:anchor>
          </w:drawing>
        </mc:Choice>
        <mc:Fallback>
          <w:pict>
            <v:shape w14:anchorId="5C439E3C" id="_x0000_s1028" type="#_x0000_t202" style="position:absolute;margin-left:0;margin-top:0;width:606.35pt;height:31.2pt;z-index:251662336;visibility:visible;mso-wrap-style:square;mso-wrap-distance-left:9pt;mso-wrap-distance-top:0;mso-wrap-distance-right:9pt;mso-wrap-distance-bottom:0;mso-position-horizontal:center;mso-position-horizontal-relative:text;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" fillcolor="#a5a5a5 [2092]" stroked="f">
              <v:textbox>
                <w:txbxContent>
                  <w:p w14:paraId="2E26BC6E" w14:textId="77777777" w:rsidR="00AC1476" w:rsidRDefault="008656BD">
                    <w:pPr>
                      <w:spacing w:after="0"/>
                      <w:jc w:val="center"/>
                      <w:rPr>
                        <w:color w:val="FFFFFF" w:themeColor="background1"/>
                      </w:rPr>
                    </w:pPr>
                    <w:r>
                      <w:rPr>
                        <w:color w:val="FFFFFF" w:themeColor="background1"/>
                      </w:rPr>
                      <w:t>Please do not adjust margins</w:t>
                    </w:r>
                  </w:p>
                </w:txbxContent>
              </v:textbox>
              <w10:wrap anchory="page"/>
            </v:shape>
          </w:pict>
        </mc:Fallback>
      </mc:AlternateContent>
    </w:r>
    <w:r>
      <w:rPr>
        <w:rFonts w:cstheme="minorHAnsi"/>
        <w:color w:val="999999"/>
        <w:sz w:val="20"/>
        <w:szCs w:val="20"/>
      </w:rPr>
      <w:tab/>
    </w:r>
    <w:r>
      <w:rPr>
        <w:rFonts w:cstheme="minorHAnsi"/>
        <w:b/>
        <w:color w:val="999999"/>
        <w:sz w:val="20"/>
        <w:szCs w:val="20"/>
      </w:rPr>
      <w:t>Journal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084B4" w14:textId="77777777" w:rsidR="00AC1476" w:rsidRDefault="008656BD">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65408" behindDoc="0" locked="0" layoutInCell="1" allowOverlap="1" wp14:anchorId="720B61BC" wp14:editId="39B14E9A">
              <wp:simplePos x="0" y="0"/>
              <wp:positionH relativeFrom="column">
                <wp:align>center</wp:align>
              </wp:positionH>
              <wp:positionV relativeFrom="page">
                <wp:align>bottom</wp:align>
              </wp:positionV>
              <wp:extent cx="7700645" cy="399415"/>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ln>
                    </wps:spPr>
                    <wps:txbx>
                      <w:txbxContent>
                        <w:p w14:paraId="027A308B" w14:textId="77777777" w:rsidR="00AC1476" w:rsidRDefault="008656BD">
                          <w:pPr>
                            <w:spacing w:after="0"/>
                            <w:jc w:val="center"/>
                            <w:rPr>
                              <w:color w:val="FFFFFF" w:themeColor="background1"/>
                            </w:rPr>
                          </w:pPr>
                          <w:r>
                            <w:rPr>
                              <w:color w:val="FFFFFF" w:themeColor="background1"/>
                            </w:rPr>
                            <w:t>Please do not adjust margins</w:t>
                          </w:r>
                        </w:p>
                      </w:txbxContent>
                    </wps:txbx>
                    <wps:bodyPr rot="0" vert="horz" wrap="square" lIns="91440" tIns="45720" rIns="91440" bIns="45720" anchor="ctr" anchorCtr="0">
                      <a:noAutofit/>
                    </wps:bodyPr>
                  </wps:wsp>
                </a:graphicData>
              </a:graphic>
            </wp:anchor>
          </w:drawing>
        </mc:Choice>
        <mc:Fallback>
          <w:pict>
            <v:shapetype w14:anchorId="720B61BC" id="_x0000_t202" coordsize="21600,21600" o:spt="202" path="m,l,21600r21600,l21600,xe">
              <v:stroke joinstyle="miter"/>
              <v:path gradientshapeok="t" o:connecttype="rect"/>
            </v:shapetype>
            <v:shape id="_x0000_s1029" type="#_x0000_t202" style="position:absolute;margin-left:0;margin-top:0;width:606.35pt;height:31.45pt;z-index:251665408;visibility:visible;mso-wrap-style:square;mso-wrap-distance-left:9pt;mso-wrap-distance-top:0;mso-wrap-distance-right:9pt;mso-wrap-distance-bottom:0;mso-position-horizontal:center;mso-position-horizontal-relative:text;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" fillcolor="#a5a5a5 [2092]" stroked="f">
              <v:textbox>
                <w:txbxContent>
                  <w:p w14:paraId="027A308B" w14:textId="77777777" w:rsidR="00AC1476" w:rsidRDefault="008656BD">
                    <w:pPr>
                      <w:spacing w:after="0"/>
                      <w:jc w:val="center"/>
                      <w:rPr>
                        <w:color w:val="FFFFFF" w:themeColor="background1"/>
                      </w:rPr>
                    </w:pPr>
                    <w:r>
                      <w:rPr>
                        <w:color w:val="FFFFFF" w:themeColor="background1"/>
                      </w:rPr>
                      <w:t>Please do not adjust margins</w:t>
                    </w:r>
                  </w:p>
                </w:txbxContent>
              </v:textbox>
              <w10:wrap anchory="page"/>
            </v:shape>
          </w:pict>
        </mc:Fallback>
      </mc:AlternateContent>
    </w:r>
    <w:r>
      <w:rPr>
        <w:rFonts w:cstheme="minorHAnsi"/>
        <w:b/>
        <w:color w:val="999999"/>
        <w:sz w:val="20"/>
        <w:szCs w:val="20"/>
      </w:rPr>
      <w:t>Journal Name</w:t>
    </w:r>
    <w:r>
      <w:rPr>
        <w:noProof/>
        <w:lang w:eastAsia="en-GB"/>
      </w:rPr>
      <mc:AlternateContent>
        <mc:Choice Requires="wps">
          <w:drawing>
            <wp:anchor distT="0" distB="0" distL="114300" distR="114300" simplePos="0" relativeHeight="251664384" behindDoc="0" locked="0" layoutInCell="1" allowOverlap="1" wp14:anchorId="62213399" wp14:editId="2EC563A1">
              <wp:simplePos x="0" y="0"/>
              <wp:positionH relativeFrom="column">
                <wp:align>center</wp:align>
              </wp:positionH>
              <wp:positionV relativeFrom="page">
                <wp:align>top</wp:align>
              </wp:positionV>
              <wp:extent cx="7700645" cy="4248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ln>
                    </wps:spPr>
                    <wps:txbx>
                      <w:txbxContent>
                        <w:p w14:paraId="67B5BE09" w14:textId="77777777" w:rsidR="00AC1476" w:rsidRDefault="008656BD">
                          <w:pPr>
                            <w:spacing w:after="0"/>
                            <w:jc w:val="center"/>
                            <w:rPr>
                              <w:color w:val="FFFFFF" w:themeColor="background1"/>
                            </w:rPr>
                          </w:pPr>
                          <w:r>
                            <w:rPr>
                              <w:color w:val="FFFFFF" w:themeColor="background1"/>
                            </w:rPr>
                            <w:t>Please do not adjust margins</w:t>
                          </w:r>
                        </w:p>
                      </w:txbxContent>
                    </wps:txbx>
                    <wps:bodyPr rot="0" vert="horz" wrap="square" lIns="91440" tIns="45720" rIns="91440" bIns="45720" anchor="ctr" anchorCtr="0">
                      <a:noAutofit/>
                    </wps:bodyPr>
                  </wps:wsp>
                </a:graphicData>
              </a:graphic>
            </wp:anchor>
          </w:drawing>
        </mc:Choice>
        <mc:Fallback>
          <w:pict>
            <v:shape w14:anchorId="62213399" id="_x0000_s1030" type="#_x0000_t202" style="position:absolute;margin-left:0;margin-top:0;width:606.35pt;height:33.45pt;z-index:251664384;visibility:visible;mso-wrap-style:square;mso-wrap-distance-left:9pt;mso-wrap-distance-top:0;mso-wrap-distance-right:9pt;mso-wrap-distance-bottom:0;mso-position-horizontal:center;mso-position-horizontal-relative:text;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" fillcolor="#a5a5a5 [2092]" stroked="f">
              <v:textbox>
                <w:txbxContent>
                  <w:p w14:paraId="67B5BE09" w14:textId="77777777" w:rsidR="00AC1476" w:rsidRDefault="008656BD">
                    <w:pPr>
                      <w:spacing w:after="0"/>
                      <w:jc w:val="center"/>
                      <w:rPr>
                        <w:color w:val="FFFFFF" w:themeColor="background1"/>
                      </w:rPr>
                    </w:pPr>
                    <w:r>
                      <w:rPr>
                        <w:color w:val="FFFFFF" w:themeColor="background1"/>
                      </w:rPr>
                      <w:t>Please do not adjust margins</w:t>
                    </w:r>
                  </w:p>
                </w:txbxContent>
              </v:textbox>
              <w10:wrap anchory="page"/>
            </v:shape>
          </w:pict>
        </mc:Fallback>
      </mc:AlternateContent>
    </w:r>
    <w:r>
      <w:rPr>
        <w:rFonts w:cstheme="minorHAnsi"/>
        <w:b/>
        <w:color w:val="999999"/>
        <w:sz w:val="20"/>
        <w:szCs w:val="20"/>
      </w:rPr>
      <w:ptab w:relativeTo="margin" w:alignment="right" w:leader="none"/>
    </w:r>
    <w:r>
      <w:rPr>
        <w:rFonts w:cstheme="minorHAnsi"/>
        <w:b/>
        <w:color w:val="999999"/>
        <w:sz w:val="20"/>
        <w:szCs w:val="20"/>
      </w:rPr>
      <w:t xml:space="preserve"> COMMUNICATION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0C606" w14:textId="77777777" w:rsidR="00AC1476" w:rsidRDefault="008656BD">
    <w:pPr>
      <w:pStyle w:val="Header"/>
      <w:shd w:val="clear" w:color="auto" w:fill="FFFFFF" w:themeFill="background1"/>
      <w:tabs>
        <w:tab w:val="clear" w:pos="4513"/>
        <w:tab w:val="clear" w:pos="9026"/>
        <w:tab w:val="right" w:pos="10205"/>
      </w:tabs>
      <w:spacing w:after="240"/>
      <w:rPr>
        <w:b/>
        <w:sz w:val="32"/>
        <w:szCs w:val="32"/>
        <w:lang w:eastAsia="en-GB"/>
      </w:rPr>
    </w:pPr>
    <w:r>
      <w:rPr>
        <w:noProof/>
        <w:lang w:eastAsia="en-GB"/>
      </w:rPr>
      <mc:AlternateContent>
        <mc:Choice Requires="wps">
          <w:drawing>
            <wp:anchor distT="0" distB="0" distL="114300" distR="114300" simplePos="0" relativeHeight="251659264" behindDoc="0" locked="0" layoutInCell="1" allowOverlap="1" wp14:anchorId="658BD24E" wp14:editId="400FEABB">
              <wp:simplePos x="0" y="0"/>
              <wp:positionH relativeFrom="column">
                <wp:align>center</wp:align>
              </wp:positionH>
              <wp:positionV relativeFrom="page">
                <wp:align>top</wp:align>
              </wp:positionV>
              <wp:extent cx="7700645" cy="399415"/>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ln>
                    </wps:spPr>
                    <wps:txbx>
                      <w:txbxContent>
                        <w:p w14:paraId="6D408682" w14:textId="77777777" w:rsidR="00AC1476" w:rsidRDefault="008656BD">
                          <w:pPr>
                            <w:spacing w:after="0"/>
                            <w:jc w:val="center"/>
                            <w:rPr>
                              <w:color w:val="FFFFFF" w:themeColor="background1"/>
                            </w:rPr>
                          </w:pPr>
                          <w:r>
                            <w:rPr>
                              <w:color w:val="FFFFFF" w:themeColor="background1"/>
                            </w:rPr>
                            <w:t>Please do not adjust margins</w:t>
                          </w:r>
                        </w:p>
                      </w:txbxContent>
                    </wps:txbx>
                    <wps:bodyPr rot="0" vert="horz" wrap="square" lIns="91440" tIns="45720" rIns="91440" bIns="45720" anchor="ctr" anchorCtr="0">
                      <a:noAutofit/>
                    </wps:bodyPr>
                  </wps:wsp>
                </a:graphicData>
              </a:graphic>
            </wp:anchor>
          </w:drawing>
        </mc:Choice>
        <mc:Fallback>
          <w:pict>
            <v:shapetype w14:anchorId="658BD24E" id="_x0000_t202" coordsize="21600,21600" o:spt="202" path="m,l,21600r21600,l21600,xe">
              <v:stroke joinstyle="miter"/>
              <v:path gradientshapeok="t" o:connecttype="rect"/>
            </v:shapetype>
            <v:shape id="_x0000_s1031" type="#_x0000_t202" style="position:absolute;margin-left:0;margin-top:0;width:606.35pt;height:31.45pt;z-index:251659264;visibility:visible;mso-wrap-style:square;mso-wrap-distance-left:9pt;mso-wrap-distance-top:0;mso-wrap-distance-right:9pt;mso-wrap-distance-bottom:0;mso-position-horizontal:center;mso-position-horizontal-relative:text;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" fillcolor="#a5a5a5 [2092]" stroked="f">
              <v:textbox>
                <w:txbxContent>
                  <w:p w14:paraId="6D408682" w14:textId="77777777" w:rsidR="00AC1476" w:rsidRDefault="008656BD">
                    <w:pPr>
                      <w:spacing w:after="0"/>
                      <w:jc w:val="center"/>
                      <w:rPr>
                        <w:color w:val="FFFFFF" w:themeColor="background1"/>
                      </w:rPr>
                    </w:pPr>
                    <w:r>
                      <w:rPr>
                        <w:color w:val="FFFFFF" w:themeColor="background1"/>
                      </w:rPr>
                      <w:t>Please do not adjust margins</w:t>
                    </w:r>
                  </w:p>
                </w:txbxContent>
              </v:textbox>
              <w10:wrap anchory="page"/>
            </v:shape>
          </w:pict>
        </mc:Fallback>
      </mc:AlternateContent>
    </w:r>
    <w:r>
      <w:rPr>
        <w:b/>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5E9A"/>
    <w:multiLevelType w:val="hybridMultilevel"/>
    <w:tmpl w:val="FF667462"/>
    <w:lvl w:ilvl="0" w:tplc="84C4F6AE">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1244E7"/>
    <w:multiLevelType w:val="hybridMultilevel"/>
    <w:tmpl w:val="064CF06A"/>
    <w:lvl w:ilvl="0" w:tplc="7EE21DA8">
      <w:start w:val="1"/>
      <w:numFmt w:val="decimalEnclosedCircle"/>
      <w:lvlText w:val="%1"/>
      <w:lvlJc w:val="left"/>
      <w:pPr>
        <w:ind w:left="760" w:hanging="360"/>
      </w:pPr>
      <w:rPr>
        <w:rFonts w:ascii="宋体" w:eastAsia="宋体" w:hAnsi="宋体" w:cs="宋体"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 w15:restartNumberingAfterBreak="0">
    <w:nsid w:val="05B470FA"/>
    <w:multiLevelType w:val="hybridMultilevel"/>
    <w:tmpl w:val="BD72371A"/>
    <w:lvl w:ilvl="0" w:tplc="437AE9EC">
      <w:start w:val="1"/>
      <w:numFmt w:val="decimalEnclosedCircle"/>
      <w:lvlText w:val="%1"/>
      <w:lvlJc w:val="left"/>
      <w:pPr>
        <w:ind w:left="760" w:hanging="360"/>
      </w:pPr>
      <w:rPr>
        <w:rFonts w:ascii="宋体" w:eastAsia="宋体" w:hAnsi="宋体" w:cs="宋体"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3" w15:restartNumberingAfterBreak="0">
    <w:nsid w:val="0EB72EF4"/>
    <w:multiLevelType w:val="hybridMultilevel"/>
    <w:tmpl w:val="CB783D08"/>
    <w:lvl w:ilvl="0" w:tplc="299ED9B6">
      <w:start w:val="1"/>
      <w:numFmt w:val="decimalEnclosedCircle"/>
      <w:lvlText w:val="%1"/>
      <w:lvlJc w:val="left"/>
      <w:pPr>
        <w:ind w:left="760" w:hanging="360"/>
      </w:pPr>
      <w:rPr>
        <w:rFonts w:ascii="宋体" w:eastAsia="宋体" w:hAnsi="宋体" w:cs="宋体"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4" w15:restartNumberingAfterBreak="0">
    <w:nsid w:val="12447F2F"/>
    <w:multiLevelType w:val="hybridMultilevel"/>
    <w:tmpl w:val="B2F4E288"/>
    <w:lvl w:ilvl="0" w:tplc="0A36F2FE">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4E74FF"/>
    <w:multiLevelType w:val="hybridMultilevel"/>
    <w:tmpl w:val="93D6E2C0"/>
    <w:lvl w:ilvl="0" w:tplc="E53E312A">
      <w:start w:val="1"/>
      <w:numFmt w:val="decimal"/>
      <w:lvlText w:val="%1."/>
      <w:lvlJc w:val="left"/>
      <w:pPr>
        <w:ind w:left="1120" w:hanging="360"/>
      </w:pPr>
      <w:rPr>
        <w:rFonts w:hint="default"/>
      </w:rPr>
    </w:lvl>
    <w:lvl w:ilvl="1" w:tplc="04090019" w:tentative="1">
      <w:start w:val="1"/>
      <w:numFmt w:val="lowerLetter"/>
      <w:lvlText w:val="%2)"/>
      <w:lvlJc w:val="left"/>
      <w:pPr>
        <w:ind w:left="1640" w:hanging="440"/>
      </w:pPr>
    </w:lvl>
    <w:lvl w:ilvl="2" w:tplc="0409001B" w:tentative="1">
      <w:start w:val="1"/>
      <w:numFmt w:val="lowerRoman"/>
      <w:lvlText w:val="%3."/>
      <w:lvlJc w:val="right"/>
      <w:pPr>
        <w:ind w:left="2080" w:hanging="440"/>
      </w:pPr>
    </w:lvl>
    <w:lvl w:ilvl="3" w:tplc="0409000F" w:tentative="1">
      <w:start w:val="1"/>
      <w:numFmt w:val="decimal"/>
      <w:lvlText w:val="%4."/>
      <w:lvlJc w:val="left"/>
      <w:pPr>
        <w:ind w:left="2520" w:hanging="440"/>
      </w:pPr>
    </w:lvl>
    <w:lvl w:ilvl="4" w:tplc="04090019" w:tentative="1">
      <w:start w:val="1"/>
      <w:numFmt w:val="lowerLetter"/>
      <w:lvlText w:val="%5)"/>
      <w:lvlJc w:val="left"/>
      <w:pPr>
        <w:ind w:left="2960" w:hanging="440"/>
      </w:pPr>
    </w:lvl>
    <w:lvl w:ilvl="5" w:tplc="0409001B" w:tentative="1">
      <w:start w:val="1"/>
      <w:numFmt w:val="lowerRoman"/>
      <w:lvlText w:val="%6."/>
      <w:lvlJc w:val="right"/>
      <w:pPr>
        <w:ind w:left="3400" w:hanging="440"/>
      </w:pPr>
    </w:lvl>
    <w:lvl w:ilvl="6" w:tplc="0409000F" w:tentative="1">
      <w:start w:val="1"/>
      <w:numFmt w:val="decimal"/>
      <w:lvlText w:val="%7."/>
      <w:lvlJc w:val="left"/>
      <w:pPr>
        <w:ind w:left="3840" w:hanging="440"/>
      </w:pPr>
    </w:lvl>
    <w:lvl w:ilvl="7" w:tplc="04090019" w:tentative="1">
      <w:start w:val="1"/>
      <w:numFmt w:val="lowerLetter"/>
      <w:lvlText w:val="%8)"/>
      <w:lvlJc w:val="left"/>
      <w:pPr>
        <w:ind w:left="4280" w:hanging="440"/>
      </w:pPr>
    </w:lvl>
    <w:lvl w:ilvl="8" w:tplc="0409001B" w:tentative="1">
      <w:start w:val="1"/>
      <w:numFmt w:val="lowerRoman"/>
      <w:lvlText w:val="%9."/>
      <w:lvlJc w:val="right"/>
      <w:pPr>
        <w:ind w:left="4720" w:hanging="440"/>
      </w:pPr>
    </w:lvl>
  </w:abstractNum>
  <w:abstractNum w:abstractNumId="6" w15:restartNumberingAfterBreak="0">
    <w:nsid w:val="1AE440D5"/>
    <w:multiLevelType w:val="multilevel"/>
    <w:tmpl w:val="DE0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E7EE0"/>
    <w:multiLevelType w:val="multilevel"/>
    <w:tmpl w:val="614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B7E"/>
    <w:multiLevelType w:val="multilevel"/>
    <w:tmpl w:val="10F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D5077"/>
    <w:multiLevelType w:val="hybridMultilevel"/>
    <w:tmpl w:val="9440D8B2"/>
    <w:lvl w:ilvl="0" w:tplc="B314A78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6A5466D"/>
    <w:multiLevelType w:val="hybridMultilevel"/>
    <w:tmpl w:val="229E6A0E"/>
    <w:lvl w:ilvl="0" w:tplc="1BFA9742">
      <w:start w:val="1"/>
      <w:numFmt w:val="decimalEnclosedCircle"/>
      <w:lvlText w:val="%1"/>
      <w:lvlJc w:val="left"/>
      <w:pPr>
        <w:ind w:left="720" w:hanging="360"/>
      </w:pPr>
      <w:rPr>
        <w:rFonts w:ascii="宋体" w:eastAsia="宋体" w:hAnsi="宋体" w:cs="宋体"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2A122E3F"/>
    <w:multiLevelType w:val="multilevel"/>
    <w:tmpl w:val="53BCE9C2"/>
    <w:lvl w:ilvl="0">
      <w:start w:val="1"/>
      <w:numFmt w:val="decimalEnclosedCircle"/>
      <w:lvlText w:val="%1"/>
      <w:lvlJc w:val="left"/>
      <w:pPr>
        <w:tabs>
          <w:tab w:val="num" w:pos="360"/>
        </w:tabs>
        <w:ind w:left="360" w:hanging="360"/>
      </w:pPr>
      <w:rPr>
        <w:rFonts w:ascii="Bookman Old Style" w:eastAsiaTheme="minorEastAsia" w:hAnsi="Bookman Old Style"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20D7E"/>
    <w:multiLevelType w:val="multilevel"/>
    <w:tmpl w:val="2B120D7E"/>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3" w15:restartNumberingAfterBreak="0">
    <w:nsid w:val="2B824B44"/>
    <w:multiLevelType w:val="hybridMultilevel"/>
    <w:tmpl w:val="87AEC13A"/>
    <w:lvl w:ilvl="0" w:tplc="CC80EC36">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A1E48D7"/>
    <w:multiLevelType w:val="hybridMultilevel"/>
    <w:tmpl w:val="BA12E85C"/>
    <w:lvl w:ilvl="0" w:tplc="1980B05E">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BFE32EF"/>
    <w:multiLevelType w:val="multilevel"/>
    <w:tmpl w:val="705C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2B0EBB"/>
    <w:multiLevelType w:val="multilevel"/>
    <w:tmpl w:val="3C2B0EBB"/>
    <w:lvl w:ilvl="0">
      <w:start w:val="1"/>
      <w:numFmt w:val="lowerLetter"/>
      <w:pStyle w:val="RSCF01FootnoteAuthorAddress"/>
      <w:lvlText w:val="%1."/>
      <w:lvlJc w:val="left"/>
      <w:pPr>
        <w:ind w:left="720" w:hanging="360"/>
      </w:pPr>
      <w:rPr>
        <w:rFonts w:ascii="Calibri" w:hAnsi="Calibri" w:hint="default"/>
        <w:b w:val="0"/>
        <w:i/>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C4793E"/>
    <w:multiLevelType w:val="multilevel"/>
    <w:tmpl w:val="3CC4793E"/>
    <w:lvl w:ilvl="0">
      <w:start w:val="1"/>
      <w:numFmt w:val="decimal"/>
      <w:pStyle w:val="RSCR02References"/>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D756F5"/>
    <w:multiLevelType w:val="hybridMultilevel"/>
    <w:tmpl w:val="198A46FC"/>
    <w:lvl w:ilvl="0" w:tplc="76A8B0D2">
      <w:start w:val="1"/>
      <w:numFmt w:val="decimalEnclosedCircle"/>
      <w:lvlText w:val="%1"/>
      <w:lvlJc w:val="left"/>
      <w:pPr>
        <w:ind w:left="760" w:hanging="360"/>
      </w:pPr>
      <w:rPr>
        <w:rFonts w:ascii="宋体" w:eastAsia="宋体" w:hAnsi="宋体" w:cs="宋体"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19" w15:restartNumberingAfterBreak="0">
    <w:nsid w:val="422A79F5"/>
    <w:multiLevelType w:val="hybridMultilevel"/>
    <w:tmpl w:val="A8A073C8"/>
    <w:lvl w:ilvl="0" w:tplc="01D4A4B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2934ED9"/>
    <w:multiLevelType w:val="multilevel"/>
    <w:tmpl w:val="1B7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E6A73"/>
    <w:multiLevelType w:val="multilevel"/>
    <w:tmpl w:val="109A5472"/>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8354D3"/>
    <w:multiLevelType w:val="hybridMultilevel"/>
    <w:tmpl w:val="4FCA8562"/>
    <w:lvl w:ilvl="0" w:tplc="AC5A7036">
      <w:start w:val="1"/>
      <w:numFmt w:val="decimal"/>
      <w:lvlText w:val="%1."/>
      <w:lvlJc w:val="left"/>
      <w:pPr>
        <w:ind w:left="785"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3" w15:restartNumberingAfterBreak="0">
    <w:nsid w:val="4BC86C46"/>
    <w:multiLevelType w:val="hybridMultilevel"/>
    <w:tmpl w:val="13FE374C"/>
    <w:lvl w:ilvl="0" w:tplc="21FE92E6">
      <w:start w:val="1"/>
      <w:numFmt w:val="decimalEnclosedCircle"/>
      <w:lvlText w:val="%1"/>
      <w:lvlJc w:val="left"/>
      <w:pPr>
        <w:ind w:left="360" w:hanging="360"/>
      </w:pPr>
      <w:rPr>
        <w:rFonts w:ascii="Arial" w:hAnsi="Arial" w:hint="default"/>
        <w:sz w:val="21"/>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4" w15:restartNumberingAfterBreak="0">
    <w:nsid w:val="4D992571"/>
    <w:multiLevelType w:val="multilevel"/>
    <w:tmpl w:val="1D0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324D4"/>
    <w:multiLevelType w:val="hybridMultilevel"/>
    <w:tmpl w:val="214E26E4"/>
    <w:lvl w:ilvl="0" w:tplc="94342844">
      <w:start w:val="1"/>
      <w:numFmt w:val="decimalEnclosedCircle"/>
      <w:lvlText w:val="%1"/>
      <w:lvlJc w:val="left"/>
      <w:pPr>
        <w:ind w:left="720" w:hanging="360"/>
      </w:pPr>
      <w:rPr>
        <w:rFonts w:ascii="宋体" w:eastAsia="宋体" w:hAnsi="宋体" w:cs="宋体"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50564C1B"/>
    <w:multiLevelType w:val="hybridMultilevel"/>
    <w:tmpl w:val="F81E1D1C"/>
    <w:lvl w:ilvl="0" w:tplc="A1C69AFA">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5F27665"/>
    <w:multiLevelType w:val="hybridMultilevel"/>
    <w:tmpl w:val="5BE8678C"/>
    <w:lvl w:ilvl="0" w:tplc="4F5AC822">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59FB3E54"/>
    <w:multiLevelType w:val="multilevel"/>
    <w:tmpl w:val="CE4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46F62"/>
    <w:multiLevelType w:val="hybridMultilevel"/>
    <w:tmpl w:val="93E67C8E"/>
    <w:lvl w:ilvl="0" w:tplc="90104E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DCC7912"/>
    <w:multiLevelType w:val="multilevel"/>
    <w:tmpl w:val="6DCC79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6EB012F2"/>
    <w:multiLevelType w:val="hybridMultilevel"/>
    <w:tmpl w:val="6D2EFE60"/>
    <w:lvl w:ilvl="0" w:tplc="B136D216">
      <w:start w:val="1"/>
      <w:numFmt w:val="decimal"/>
      <w:lvlText w:val="%1"/>
      <w:lvlJc w:val="left"/>
      <w:pPr>
        <w:ind w:left="680" w:hanging="6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EB1566A"/>
    <w:multiLevelType w:val="multilevel"/>
    <w:tmpl w:val="F77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C50FC"/>
    <w:multiLevelType w:val="hybridMultilevel"/>
    <w:tmpl w:val="518E269A"/>
    <w:lvl w:ilvl="0" w:tplc="5068F4BC">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34" w15:restartNumberingAfterBreak="0">
    <w:nsid w:val="7BB34C0B"/>
    <w:multiLevelType w:val="multilevel"/>
    <w:tmpl w:val="F7C4B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7"/>
  </w:num>
  <w:num w:numId="3">
    <w:abstractNumId w:val="30"/>
  </w:num>
  <w:num w:numId="4">
    <w:abstractNumId w:val="12"/>
  </w:num>
  <w:num w:numId="5">
    <w:abstractNumId w:val="21"/>
  </w:num>
  <w:num w:numId="6">
    <w:abstractNumId w:val="11"/>
  </w:num>
  <w:num w:numId="7">
    <w:abstractNumId w:val="31"/>
  </w:num>
  <w:num w:numId="8">
    <w:abstractNumId w:val="23"/>
  </w:num>
  <w:num w:numId="9">
    <w:abstractNumId w:val="15"/>
  </w:num>
  <w:num w:numId="10">
    <w:abstractNumId w:val="20"/>
  </w:num>
  <w:num w:numId="11">
    <w:abstractNumId w:val="7"/>
  </w:num>
  <w:num w:numId="12">
    <w:abstractNumId w:val="34"/>
  </w:num>
  <w:num w:numId="13">
    <w:abstractNumId w:val="22"/>
  </w:num>
  <w:num w:numId="14">
    <w:abstractNumId w:val="8"/>
  </w:num>
  <w:num w:numId="15">
    <w:abstractNumId w:val="24"/>
  </w:num>
  <w:num w:numId="16">
    <w:abstractNumId w:val="32"/>
  </w:num>
  <w:num w:numId="17">
    <w:abstractNumId w:val="28"/>
  </w:num>
  <w:num w:numId="18">
    <w:abstractNumId w:val="19"/>
  </w:num>
  <w:num w:numId="19">
    <w:abstractNumId w:val="26"/>
  </w:num>
  <w:num w:numId="20">
    <w:abstractNumId w:val="27"/>
  </w:num>
  <w:num w:numId="21">
    <w:abstractNumId w:val="9"/>
  </w:num>
  <w:num w:numId="22">
    <w:abstractNumId w:val="0"/>
  </w:num>
  <w:num w:numId="23">
    <w:abstractNumId w:val="3"/>
  </w:num>
  <w:num w:numId="24">
    <w:abstractNumId w:val="2"/>
  </w:num>
  <w:num w:numId="25">
    <w:abstractNumId w:val="1"/>
  </w:num>
  <w:num w:numId="26">
    <w:abstractNumId w:val="14"/>
  </w:num>
  <w:num w:numId="27">
    <w:abstractNumId w:val="10"/>
  </w:num>
  <w:num w:numId="28">
    <w:abstractNumId w:val="25"/>
  </w:num>
  <w:num w:numId="29">
    <w:abstractNumId w:val="18"/>
  </w:num>
  <w:num w:numId="30">
    <w:abstractNumId w:val="13"/>
  </w:num>
  <w:num w:numId="31">
    <w:abstractNumId w:val="4"/>
  </w:num>
  <w:num w:numId="32">
    <w:abstractNumId w:val="5"/>
  </w:num>
  <w:num w:numId="33">
    <w:abstractNumId w:val="33"/>
  </w:num>
  <w:num w:numId="34">
    <w:abstractNumId w:val="6"/>
  </w:num>
  <w:num w:numId="35">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ibin Jiang (PGR)">
    <w15:presenceInfo w15:providerId="AD" w15:userId="S::2492961J@student.gla.ac.uk::14f3aab0-dae8-4190-9105-f3b34c1c3ad7"/>
  </w15:person>
  <w15:person w15:author="Yibin Jiang (PGR) [2]">
    <w15:presenceInfo w15:providerId="AD" w15:userId="S::2492961J@student.gla.ac.uk::14f3aab0-dae8-4190-9105-f3b34c1c3ad7"/>
  </w15:person>
  <w15:person w15:author="Yibin">
    <w15:presenceInfo w15:providerId="AD" w15:userId="S::2492961J@student.gla.ac.uk::14f3aab0-dae8-4190-9105-f3b34c1c3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bordersDoNotSurroundHeader/>
  <w:bordersDoNotSurroundFooter/>
  <w:trackRevisions/>
  <w:defaultTabStop w:val="284"/>
  <w:evenAndOddHeaders/>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EC0"/>
    <w:rsid w:val="00004B66"/>
    <w:rsid w:val="00005B8A"/>
    <w:rsid w:val="000207B6"/>
    <w:rsid w:val="00022D8A"/>
    <w:rsid w:val="00024E1D"/>
    <w:rsid w:val="000275D7"/>
    <w:rsid w:val="00030D42"/>
    <w:rsid w:val="000622D1"/>
    <w:rsid w:val="00066FA3"/>
    <w:rsid w:val="00071E41"/>
    <w:rsid w:val="00073639"/>
    <w:rsid w:val="000903EF"/>
    <w:rsid w:val="000A2670"/>
    <w:rsid w:val="000C0A9D"/>
    <w:rsid w:val="000C46B5"/>
    <w:rsid w:val="000C6563"/>
    <w:rsid w:val="000D2FAC"/>
    <w:rsid w:val="000D5891"/>
    <w:rsid w:val="000D6963"/>
    <w:rsid w:val="000E7A32"/>
    <w:rsid w:val="000F0959"/>
    <w:rsid w:val="000F3A41"/>
    <w:rsid w:val="000F5DF1"/>
    <w:rsid w:val="00100D8D"/>
    <w:rsid w:val="00114478"/>
    <w:rsid w:val="00120227"/>
    <w:rsid w:val="00126027"/>
    <w:rsid w:val="001508E9"/>
    <w:rsid w:val="001624ED"/>
    <w:rsid w:val="001633D9"/>
    <w:rsid w:val="00180ABE"/>
    <w:rsid w:val="00181AE8"/>
    <w:rsid w:val="00185E5E"/>
    <w:rsid w:val="001923AB"/>
    <w:rsid w:val="00196EC0"/>
    <w:rsid w:val="001B23D6"/>
    <w:rsid w:val="001C1EB8"/>
    <w:rsid w:val="001D6409"/>
    <w:rsid w:val="001E102D"/>
    <w:rsid w:val="001E340D"/>
    <w:rsid w:val="00206A82"/>
    <w:rsid w:val="002141A9"/>
    <w:rsid w:val="00222027"/>
    <w:rsid w:val="00227D25"/>
    <w:rsid w:val="00236452"/>
    <w:rsid w:val="00237C8A"/>
    <w:rsid w:val="00241ACD"/>
    <w:rsid w:val="00243D3C"/>
    <w:rsid w:val="00244B8F"/>
    <w:rsid w:val="00253551"/>
    <w:rsid w:val="0025490A"/>
    <w:rsid w:val="002639AC"/>
    <w:rsid w:val="00270DD5"/>
    <w:rsid w:val="00271235"/>
    <w:rsid w:val="00272D6F"/>
    <w:rsid w:val="002A5421"/>
    <w:rsid w:val="002C0803"/>
    <w:rsid w:val="002C3D7C"/>
    <w:rsid w:val="002E5B1D"/>
    <w:rsid w:val="002F52C3"/>
    <w:rsid w:val="002F760D"/>
    <w:rsid w:val="0030770A"/>
    <w:rsid w:val="003222DB"/>
    <w:rsid w:val="00342C47"/>
    <w:rsid w:val="00352AA4"/>
    <w:rsid w:val="00354579"/>
    <w:rsid w:val="00356F00"/>
    <w:rsid w:val="00373571"/>
    <w:rsid w:val="00377481"/>
    <w:rsid w:val="00381B1C"/>
    <w:rsid w:val="003846F9"/>
    <w:rsid w:val="00385336"/>
    <w:rsid w:val="00397811"/>
    <w:rsid w:val="003A7E95"/>
    <w:rsid w:val="003B56E5"/>
    <w:rsid w:val="003B739C"/>
    <w:rsid w:val="003B7519"/>
    <w:rsid w:val="003C03CF"/>
    <w:rsid w:val="003C6313"/>
    <w:rsid w:val="003D4ECA"/>
    <w:rsid w:val="003E55B2"/>
    <w:rsid w:val="0043180D"/>
    <w:rsid w:val="004414A5"/>
    <w:rsid w:val="0044700B"/>
    <w:rsid w:val="00452C4E"/>
    <w:rsid w:val="004545BE"/>
    <w:rsid w:val="00456785"/>
    <w:rsid w:val="0046179B"/>
    <w:rsid w:val="00467C80"/>
    <w:rsid w:val="00474052"/>
    <w:rsid w:val="00476602"/>
    <w:rsid w:val="00481FC6"/>
    <w:rsid w:val="00485FDB"/>
    <w:rsid w:val="004877C8"/>
    <w:rsid w:val="004901D3"/>
    <w:rsid w:val="004A386A"/>
    <w:rsid w:val="004A4B22"/>
    <w:rsid w:val="004B5EA4"/>
    <w:rsid w:val="004C531E"/>
    <w:rsid w:val="004C6C90"/>
    <w:rsid w:val="004D30F1"/>
    <w:rsid w:val="004E557E"/>
    <w:rsid w:val="005037CD"/>
    <w:rsid w:val="00504795"/>
    <w:rsid w:val="0051098D"/>
    <w:rsid w:val="00512503"/>
    <w:rsid w:val="00514CBA"/>
    <w:rsid w:val="0052630A"/>
    <w:rsid w:val="0053177A"/>
    <w:rsid w:val="00533EA1"/>
    <w:rsid w:val="00540556"/>
    <w:rsid w:val="00560068"/>
    <w:rsid w:val="00563461"/>
    <w:rsid w:val="00575307"/>
    <w:rsid w:val="005771C3"/>
    <w:rsid w:val="00577B54"/>
    <w:rsid w:val="005812D7"/>
    <w:rsid w:val="00584D2B"/>
    <w:rsid w:val="00590F6D"/>
    <w:rsid w:val="005A5ED7"/>
    <w:rsid w:val="005B238C"/>
    <w:rsid w:val="005C17BD"/>
    <w:rsid w:val="005C1A41"/>
    <w:rsid w:val="005C4565"/>
    <w:rsid w:val="005E05CD"/>
    <w:rsid w:val="006276DE"/>
    <w:rsid w:val="006302F0"/>
    <w:rsid w:val="00637CFA"/>
    <w:rsid w:val="00641030"/>
    <w:rsid w:val="00645D52"/>
    <w:rsid w:val="0065133B"/>
    <w:rsid w:val="00656D88"/>
    <w:rsid w:val="006602F1"/>
    <w:rsid w:val="00670ED4"/>
    <w:rsid w:val="00672928"/>
    <w:rsid w:val="00680331"/>
    <w:rsid w:val="0068445C"/>
    <w:rsid w:val="006A69C8"/>
    <w:rsid w:val="006D6163"/>
    <w:rsid w:val="006E1FD2"/>
    <w:rsid w:val="006E58B1"/>
    <w:rsid w:val="006F01C4"/>
    <w:rsid w:val="006F487B"/>
    <w:rsid w:val="006F61D2"/>
    <w:rsid w:val="006F6ECC"/>
    <w:rsid w:val="006F740B"/>
    <w:rsid w:val="007241D2"/>
    <w:rsid w:val="00744A41"/>
    <w:rsid w:val="0076080F"/>
    <w:rsid w:val="00780A41"/>
    <w:rsid w:val="00790631"/>
    <w:rsid w:val="00794787"/>
    <w:rsid w:val="007A37D8"/>
    <w:rsid w:val="007A779C"/>
    <w:rsid w:val="007C3D03"/>
    <w:rsid w:val="007C7DD1"/>
    <w:rsid w:val="007D1EFA"/>
    <w:rsid w:val="007D5FE4"/>
    <w:rsid w:val="008105DE"/>
    <w:rsid w:val="008378D1"/>
    <w:rsid w:val="008560DE"/>
    <w:rsid w:val="0086546D"/>
    <w:rsid w:val="008656BD"/>
    <w:rsid w:val="00871EBB"/>
    <w:rsid w:val="0088525A"/>
    <w:rsid w:val="00885A3F"/>
    <w:rsid w:val="0089023F"/>
    <w:rsid w:val="008927DF"/>
    <w:rsid w:val="008A0D60"/>
    <w:rsid w:val="008B2D4D"/>
    <w:rsid w:val="008B638B"/>
    <w:rsid w:val="008C1387"/>
    <w:rsid w:val="008C29A1"/>
    <w:rsid w:val="008C682F"/>
    <w:rsid w:val="008E509B"/>
    <w:rsid w:val="008F4811"/>
    <w:rsid w:val="008F525A"/>
    <w:rsid w:val="009026D4"/>
    <w:rsid w:val="00905A8C"/>
    <w:rsid w:val="0092763E"/>
    <w:rsid w:val="009316A6"/>
    <w:rsid w:val="00936114"/>
    <w:rsid w:val="009400E9"/>
    <w:rsid w:val="00946830"/>
    <w:rsid w:val="00962779"/>
    <w:rsid w:val="00962951"/>
    <w:rsid w:val="009654EC"/>
    <w:rsid w:val="009726BB"/>
    <w:rsid w:val="009918D9"/>
    <w:rsid w:val="009A392D"/>
    <w:rsid w:val="009A5A99"/>
    <w:rsid w:val="009B50EA"/>
    <w:rsid w:val="009C3F0B"/>
    <w:rsid w:val="009D17C3"/>
    <w:rsid w:val="009D47C2"/>
    <w:rsid w:val="009E51F8"/>
    <w:rsid w:val="009F2649"/>
    <w:rsid w:val="00A03FE3"/>
    <w:rsid w:val="00A074D7"/>
    <w:rsid w:val="00A13EC5"/>
    <w:rsid w:val="00A159C8"/>
    <w:rsid w:val="00A16A99"/>
    <w:rsid w:val="00A17D23"/>
    <w:rsid w:val="00A208E1"/>
    <w:rsid w:val="00A224F8"/>
    <w:rsid w:val="00A25AF2"/>
    <w:rsid w:val="00A521AB"/>
    <w:rsid w:val="00A53B88"/>
    <w:rsid w:val="00A56CD0"/>
    <w:rsid w:val="00A61D3E"/>
    <w:rsid w:val="00A75E3B"/>
    <w:rsid w:val="00A7643E"/>
    <w:rsid w:val="00A83D7C"/>
    <w:rsid w:val="00A9649E"/>
    <w:rsid w:val="00A97222"/>
    <w:rsid w:val="00AA1341"/>
    <w:rsid w:val="00AB16D0"/>
    <w:rsid w:val="00AB2C1B"/>
    <w:rsid w:val="00AC1476"/>
    <w:rsid w:val="00AC20C2"/>
    <w:rsid w:val="00AC3BF2"/>
    <w:rsid w:val="00AC7D3C"/>
    <w:rsid w:val="00AD007A"/>
    <w:rsid w:val="00AD5483"/>
    <w:rsid w:val="00AE771D"/>
    <w:rsid w:val="00AF0249"/>
    <w:rsid w:val="00AF150F"/>
    <w:rsid w:val="00AF4737"/>
    <w:rsid w:val="00B0470A"/>
    <w:rsid w:val="00B2364D"/>
    <w:rsid w:val="00B247A2"/>
    <w:rsid w:val="00B443F2"/>
    <w:rsid w:val="00B5211E"/>
    <w:rsid w:val="00B53582"/>
    <w:rsid w:val="00B6239D"/>
    <w:rsid w:val="00B66C89"/>
    <w:rsid w:val="00B67630"/>
    <w:rsid w:val="00B722DE"/>
    <w:rsid w:val="00B80DDB"/>
    <w:rsid w:val="00B81EE1"/>
    <w:rsid w:val="00BA0B5E"/>
    <w:rsid w:val="00BA761E"/>
    <w:rsid w:val="00BB3FBE"/>
    <w:rsid w:val="00BB5B5F"/>
    <w:rsid w:val="00BC4390"/>
    <w:rsid w:val="00BC603D"/>
    <w:rsid w:val="00BC618A"/>
    <w:rsid w:val="00BC6382"/>
    <w:rsid w:val="00BD217A"/>
    <w:rsid w:val="00C3016F"/>
    <w:rsid w:val="00C31922"/>
    <w:rsid w:val="00C32EDF"/>
    <w:rsid w:val="00C405FD"/>
    <w:rsid w:val="00C42573"/>
    <w:rsid w:val="00C43A8F"/>
    <w:rsid w:val="00C5024A"/>
    <w:rsid w:val="00C51DC5"/>
    <w:rsid w:val="00C57107"/>
    <w:rsid w:val="00C62C2D"/>
    <w:rsid w:val="00C66764"/>
    <w:rsid w:val="00C72442"/>
    <w:rsid w:val="00C73066"/>
    <w:rsid w:val="00C81C18"/>
    <w:rsid w:val="00C9227C"/>
    <w:rsid w:val="00CA2740"/>
    <w:rsid w:val="00CC12E6"/>
    <w:rsid w:val="00CC2E25"/>
    <w:rsid w:val="00CC7C64"/>
    <w:rsid w:val="00CD0B47"/>
    <w:rsid w:val="00D010E8"/>
    <w:rsid w:val="00D02C04"/>
    <w:rsid w:val="00D068D3"/>
    <w:rsid w:val="00D138E8"/>
    <w:rsid w:val="00D208BA"/>
    <w:rsid w:val="00D21668"/>
    <w:rsid w:val="00D216BC"/>
    <w:rsid w:val="00D42F8F"/>
    <w:rsid w:val="00D45ADF"/>
    <w:rsid w:val="00D71043"/>
    <w:rsid w:val="00D81143"/>
    <w:rsid w:val="00D81BC5"/>
    <w:rsid w:val="00DA07F1"/>
    <w:rsid w:val="00DB255D"/>
    <w:rsid w:val="00DB5191"/>
    <w:rsid w:val="00DD06F4"/>
    <w:rsid w:val="00DD26E7"/>
    <w:rsid w:val="00DD500F"/>
    <w:rsid w:val="00DE112F"/>
    <w:rsid w:val="00DE21A6"/>
    <w:rsid w:val="00DE3E8B"/>
    <w:rsid w:val="00DF0CE4"/>
    <w:rsid w:val="00DF53E4"/>
    <w:rsid w:val="00E01088"/>
    <w:rsid w:val="00E02311"/>
    <w:rsid w:val="00E2136E"/>
    <w:rsid w:val="00E25AF8"/>
    <w:rsid w:val="00E31A6A"/>
    <w:rsid w:val="00E34E75"/>
    <w:rsid w:val="00E350DC"/>
    <w:rsid w:val="00E36475"/>
    <w:rsid w:val="00E4063C"/>
    <w:rsid w:val="00E46BDF"/>
    <w:rsid w:val="00E46F67"/>
    <w:rsid w:val="00E547DB"/>
    <w:rsid w:val="00E555BF"/>
    <w:rsid w:val="00E60500"/>
    <w:rsid w:val="00E61949"/>
    <w:rsid w:val="00E66E47"/>
    <w:rsid w:val="00E70DCE"/>
    <w:rsid w:val="00E82CF6"/>
    <w:rsid w:val="00EA446A"/>
    <w:rsid w:val="00EA7DC1"/>
    <w:rsid w:val="00EB5BA2"/>
    <w:rsid w:val="00EB5C28"/>
    <w:rsid w:val="00EC0031"/>
    <w:rsid w:val="00EE3FCD"/>
    <w:rsid w:val="00EE4803"/>
    <w:rsid w:val="00EF0D19"/>
    <w:rsid w:val="00EF1577"/>
    <w:rsid w:val="00EF4A89"/>
    <w:rsid w:val="00EF59E8"/>
    <w:rsid w:val="00EF6BD4"/>
    <w:rsid w:val="00F02296"/>
    <w:rsid w:val="00F05BB7"/>
    <w:rsid w:val="00F15F90"/>
    <w:rsid w:val="00F21465"/>
    <w:rsid w:val="00F311A5"/>
    <w:rsid w:val="00F33053"/>
    <w:rsid w:val="00F35CC7"/>
    <w:rsid w:val="00F52C59"/>
    <w:rsid w:val="00F6065C"/>
    <w:rsid w:val="00F61EB1"/>
    <w:rsid w:val="00F62C8B"/>
    <w:rsid w:val="00F77131"/>
    <w:rsid w:val="00F802D4"/>
    <w:rsid w:val="00F87514"/>
    <w:rsid w:val="00F91982"/>
    <w:rsid w:val="00F9638F"/>
    <w:rsid w:val="00FA311A"/>
    <w:rsid w:val="00FB523F"/>
    <w:rsid w:val="00FC1AAD"/>
    <w:rsid w:val="00FD07F1"/>
    <w:rsid w:val="00FE0FE8"/>
    <w:rsid w:val="00FF4F4E"/>
    <w:rsid w:val="00FF56AA"/>
    <w:rsid w:val="09DC490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2240953"/>
  <w15:docId w15:val="{D8BF260F-7253-4EE9-942C-7B100888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sz w:val="22"/>
      <w:szCs w:val="22"/>
      <w:lang w:val="en-GB" w:eastAsia="en-US"/>
    </w:rPr>
  </w:style>
  <w:style w:type="paragraph" w:styleId="Heading1">
    <w:name w:val="heading 1"/>
    <w:basedOn w:val="Normal"/>
    <w:next w:val="Normal"/>
    <w:link w:val="Heading1Char"/>
    <w:uiPriority w:val="9"/>
    <w:qFormat/>
    <w:rsid w:val="00871EBB"/>
    <w:pPr>
      <w:keepNext/>
      <w:keepLines/>
      <w:widowControl w:val="0"/>
      <w:spacing w:before="480" w:after="80" w:line="278" w:lineRule="auto"/>
      <w:outlineLvl w:val="0"/>
    </w:pPr>
    <w:rPr>
      <w:rFonts w:asciiTheme="majorHAnsi" w:eastAsiaTheme="majorEastAsia" w:hAnsiTheme="majorHAnsi" w:cstheme="majorBidi"/>
      <w:color w:val="365F91" w:themeColor="accent1" w:themeShade="BF"/>
      <w:kern w:val="2"/>
      <w:sz w:val="48"/>
      <w:szCs w:val="48"/>
      <w:lang w:val="en-US" w:eastAsia="zh-CN"/>
      <w14:ligatures w14:val="standardContextual"/>
    </w:rPr>
  </w:style>
  <w:style w:type="paragraph" w:styleId="Heading2">
    <w:name w:val="heading 2"/>
    <w:basedOn w:val="Normal"/>
    <w:next w:val="Normal"/>
    <w:link w:val="Heading2Char"/>
    <w:uiPriority w:val="9"/>
    <w:semiHidden/>
    <w:unhideWhenUsed/>
    <w:qFormat/>
    <w:rsid w:val="00871EBB"/>
    <w:pPr>
      <w:keepNext/>
      <w:keepLines/>
      <w:widowControl w:val="0"/>
      <w:spacing w:before="160" w:after="80" w:line="278" w:lineRule="auto"/>
      <w:outlineLvl w:val="1"/>
    </w:pPr>
    <w:rPr>
      <w:rFonts w:asciiTheme="majorHAnsi" w:eastAsiaTheme="majorEastAsia" w:hAnsiTheme="majorHAnsi" w:cstheme="majorBidi"/>
      <w:color w:val="365F91" w:themeColor="accent1" w:themeShade="BF"/>
      <w:kern w:val="2"/>
      <w:sz w:val="40"/>
      <w:szCs w:val="40"/>
      <w:lang w:val="en-US" w:eastAsia="zh-CN"/>
      <w14:ligatures w14:val="standardContextual"/>
    </w:rPr>
  </w:style>
  <w:style w:type="paragraph" w:styleId="Heading3">
    <w:name w:val="heading 3"/>
    <w:basedOn w:val="Normal"/>
    <w:next w:val="Normal"/>
    <w:link w:val="Heading3Char"/>
    <w:uiPriority w:val="9"/>
    <w:semiHidden/>
    <w:unhideWhenUsed/>
    <w:qFormat/>
    <w:rsid w:val="00871EBB"/>
    <w:pPr>
      <w:keepNext/>
      <w:keepLines/>
      <w:widowControl w:val="0"/>
      <w:spacing w:before="160" w:after="80" w:line="278" w:lineRule="auto"/>
      <w:outlineLvl w:val="2"/>
    </w:pPr>
    <w:rPr>
      <w:rFonts w:asciiTheme="majorHAnsi" w:eastAsiaTheme="majorEastAsia" w:hAnsiTheme="majorHAnsi" w:cstheme="majorBidi"/>
      <w:color w:val="365F91" w:themeColor="accent1" w:themeShade="BF"/>
      <w:kern w:val="2"/>
      <w:sz w:val="32"/>
      <w:szCs w:val="32"/>
      <w:lang w:val="en-US" w:eastAsia="zh-CN"/>
      <w14:ligatures w14:val="standardContextual"/>
    </w:rPr>
  </w:style>
  <w:style w:type="paragraph" w:styleId="Heading4">
    <w:name w:val="heading 4"/>
    <w:basedOn w:val="Normal"/>
    <w:next w:val="Normal"/>
    <w:link w:val="Heading4Char"/>
    <w:uiPriority w:val="9"/>
    <w:semiHidden/>
    <w:unhideWhenUsed/>
    <w:qFormat/>
    <w:rsid w:val="00871EBB"/>
    <w:pPr>
      <w:keepNext/>
      <w:keepLines/>
      <w:widowControl w:val="0"/>
      <w:spacing w:before="80" w:after="40" w:line="278" w:lineRule="auto"/>
      <w:outlineLvl w:val="3"/>
    </w:pPr>
    <w:rPr>
      <w:rFonts w:cstheme="majorBidi"/>
      <w:color w:val="365F91" w:themeColor="accent1" w:themeShade="BF"/>
      <w:kern w:val="2"/>
      <w:sz w:val="28"/>
      <w:szCs w:val="28"/>
      <w:lang w:val="en-US" w:eastAsia="zh-CN"/>
      <w14:ligatures w14:val="standardContextual"/>
    </w:rPr>
  </w:style>
  <w:style w:type="paragraph" w:styleId="Heading5">
    <w:name w:val="heading 5"/>
    <w:basedOn w:val="Normal"/>
    <w:next w:val="Normal"/>
    <w:link w:val="Heading5Char"/>
    <w:uiPriority w:val="9"/>
    <w:semiHidden/>
    <w:unhideWhenUsed/>
    <w:qFormat/>
    <w:rsid w:val="00871EBB"/>
    <w:pPr>
      <w:keepNext/>
      <w:keepLines/>
      <w:widowControl w:val="0"/>
      <w:spacing w:before="80" w:after="40" w:line="278" w:lineRule="auto"/>
      <w:outlineLvl w:val="4"/>
    </w:pPr>
    <w:rPr>
      <w:rFonts w:cstheme="majorBidi"/>
      <w:color w:val="365F91" w:themeColor="accent1" w:themeShade="BF"/>
      <w:kern w:val="2"/>
      <w:sz w:val="24"/>
      <w:szCs w:val="24"/>
      <w:lang w:val="en-US" w:eastAsia="zh-CN"/>
      <w14:ligatures w14:val="standardContextual"/>
    </w:rPr>
  </w:style>
  <w:style w:type="paragraph" w:styleId="Heading6">
    <w:name w:val="heading 6"/>
    <w:basedOn w:val="Normal"/>
    <w:next w:val="Normal"/>
    <w:link w:val="Heading6Char"/>
    <w:uiPriority w:val="9"/>
    <w:semiHidden/>
    <w:unhideWhenUsed/>
    <w:qFormat/>
    <w:rsid w:val="00871EBB"/>
    <w:pPr>
      <w:keepNext/>
      <w:keepLines/>
      <w:widowControl w:val="0"/>
      <w:spacing w:before="40" w:after="0" w:line="278" w:lineRule="auto"/>
      <w:outlineLvl w:val="5"/>
    </w:pPr>
    <w:rPr>
      <w:rFonts w:cstheme="majorBidi"/>
      <w:b/>
      <w:bCs/>
      <w:color w:val="365F91" w:themeColor="accent1" w:themeShade="BF"/>
      <w:kern w:val="2"/>
      <w:szCs w:val="24"/>
      <w:lang w:val="en-US" w:eastAsia="zh-CN"/>
      <w14:ligatures w14:val="standardContextual"/>
    </w:rPr>
  </w:style>
  <w:style w:type="paragraph" w:styleId="Heading7">
    <w:name w:val="heading 7"/>
    <w:basedOn w:val="Normal"/>
    <w:next w:val="Normal"/>
    <w:link w:val="Heading7Char"/>
    <w:uiPriority w:val="9"/>
    <w:semiHidden/>
    <w:unhideWhenUsed/>
    <w:qFormat/>
    <w:rsid w:val="00871EBB"/>
    <w:pPr>
      <w:keepNext/>
      <w:keepLines/>
      <w:widowControl w:val="0"/>
      <w:spacing w:before="40" w:after="0" w:line="278" w:lineRule="auto"/>
      <w:outlineLvl w:val="6"/>
    </w:pPr>
    <w:rPr>
      <w:rFonts w:cstheme="majorBidi"/>
      <w:b/>
      <w:bCs/>
      <w:color w:val="595959" w:themeColor="text1" w:themeTint="A6"/>
      <w:kern w:val="2"/>
      <w:szCs w:val="24"/>
      <w:lang w:val="en-US" w:eastAsia="zh-CN"/>
      <w14:ligatures w14:val="standardContextual"/>
    </w:rPr>
  </w:style>
  <w:style w:type="paragraph" w:styleId="Heading8">
    <w:name w:val="heading 8"/>
    <w:basedOn w:val="Normal"/>
    <w:next w:val="Normal"/>
    <w:link w:val="Heading8Char"/>
    <w:uiPriority w:val="9"/>
    <w:semiHidden/>
    <w:unhideWhenUsed/>
    <w:qFormat/>
    <w:rsid w:val="00871EBB"/>
    <w:pPr>
      <w:keepNext/>
      <w:keepLines/>
      <w:widowControl w:val="0"/>
      <w:spacing w:after="0" w:line="278" w:lineRule="auto"/>
      <w:outlineLvl w:val="7"/>
    </w:pPr>
    <w:rPr>
      <w:rFonts w:cstheme="majorBidi"/>
      <w:color w:val="595959" w:themeColor="text1" w:themeTint="A6"/>
      <w:kern w:val="2"/>
      <w:szCs w:val="24"/>
      <w:lang w:val="en-US" w:eastAsia="zh-CN"/>
      <w14:ligatures w14:val="standardContextual"/>
    </w:rPr>
  </w:style>
  <w:style w:type="paragraph" w:styleId="Heading9">
    <w:name w:val="heading 9"/>
    <w:basedOn w:val="Normal"/>
    <w:next w:val="Normal"/>
    <w:link w:val="Heading9Char"/>
    <w:uiPriority w:val="9"/>
    <w:semiHidden/>
    <w:unhideWhenUsed/>
    <w:qFormat/>
    <w:rsid w:val="00871EBB"/>
    <w:pPr>
      <w:keepNext/>
      <w:keepLines/>
      <w:widowControl w:val="0"/>
      <w:spacing w:after="0" w:line="278" w:lineRule="auto"/>
      <w:outlineLvl w:val="8"/>
    </w:pPr>
    <w:rPr>
      <w:rFonts w:eastAsiaTheme="majorEastAsia" w:cstheme="majorBidi"/>
      <w:color w:val="595959" w:themeColor="text1" w:themeTint="A6"/>
      <w:kern w:val="2"/>
      <w:szCs w:val="24"/>
      <w:lang w:val="en-US"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00" w:lineRule="exact"/>
    </w:pPr>
    <w:rPr>
      <w:bCs/>
      <w:sz w:val="14"/>
      <w:szCs w:val="18"/>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NormalWeb">
    <w:name w:val="Normal (Web)"/>
    <w:basedOn w:val="Normal"/>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rPr>
      <w:color w:val="0000FF"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styleId="FootnoteReference">
    <w:name w:val="footnote reference"/>
    <w:basedOn w:val="DefaultParagraphFont"/>
    <w:uiPriority w:val="99"/>
    <w:semiHidden/>
    <w:unhideWhenUsed/>
    <w:qFormat/>
    <w:rPr>
      <w:vertAlign w:val="superscript"/>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RSCH01PaperTitle">
    <w:name w:val="RSC H01 Paper Title"/>
    <w:basedOn w:val="Normal"/>
    <w:next w:val="Normal"/>
    <w:link w:val="RSCH01PaperTitleChar"/>
    <w:qFormat/>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pPr>
      <w:spacing w:after="120" w:line="240" w:lineRule="exact"/>
    </w:pPr>
    <w:rPr>
      <w:rFonts w:cs="Times New Roman"/>
      <w:sz w:val="20"/>
    </w:rPr>
  </w:style>
  <w:style w:type="paragraph" w:customStyle="1" w:styleId="RSCB01COMAbstract">
    <w:name w:val="RSC B01 COM Abstract"/>
    <w:basedOn w:val="Normal"/>
    <w:link w:val="RSCB01COMAbstractChar"/>
    <w:qFormat/>
    <w:pPr>
      <w:spacing w:line="240" w:lineRule="exact"/>
      <w:jc w:val="both"/>
    </w:pPr>
    <w:rPr>
      <w:b/>
      <w:sz w:val="18"/>
      <w:lang w:eastAsia="en-GB"/>
    </w:rPr>
  </w:style>
  <w:style w:type="paragraph" w:customStyle="1" w:styleId="05BHeading">
    <w:name w:val="05 B Heading"/>
    <w:basedOn w:val="RSCB04SectionHeading"/>
    <w:link w:val="05BHeadingChar"/>
    <w:qFormat/>
    <w:pPr>
      <w:spacing w:before="160" w:line="240" w:lineRule="exact"/>
    </w:pPr>
    <w:rPr>
      <w:rFonts w:ascii="Times New Roman" w:hAnsi="Times New Roman" w:cs="Times New Roman"/>
      <w:sz w:val="18"/>
      <w:szCs w:val="18"/>
    </w:rPr>
  </w:style>
  <w:style w:type="paragraph" w:customStyle="1" w:styleId="RSCB04SectionHeading">
    <w:name w:val="RSC B04 Section Heading"/>
    <w:basedOn w:val="Normal"/>
    <w:link w:val="RSCB04SectionHeadingChar"/>
    <w:qFormat/>
    <w:pPr>
      <w:spacing w:before="400" w:after="80" w:line="240" w:lineRule="auto"/>
    </w:pPr>
    <w:rPr>
      <w:b/>
      <w:sz w:val="24"/>
    </w:rPr>
  </w:style>
  <w:style w:type="paragraph" w:customStyle="1" w:styleId="RSCB02ArticleText">
    <w:name w:val="RSC B02 Article Text"/>
    <w:basedOn w:val="Normal"/>
    <w:link w:val="RSCB02ArticleTextChar"/>
    <w:qFormat/>
    <w:pPr>
      <w:tabs>
        <w:tab w:val="left" w:pos="284"/>
      </w:tabs>
      <w:spacing w:after="0" w:line="240" w:lineRule="exact"/>
      <w:jc w:val="both"/>
    </w:pPr>
    <w:rPr>
      <w:rFonts w:cs="Times New Roman"/>
      <w:w w:val="108"/>
      <w:sz w:val="18"/>
      <w:szCs w:val="18"/>
    </w:rPr>
  </w:style>
  <w:style w:type="character" w:customStyle="1" w:styleId="06CHeading">
    <w:name w:val="06 C Heading"/>
    <w:basedOn w:val="RSCB02ArticleTextChar"/>
    <w:uiPriority w:val="1"/>
    <w:qFormat/>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qFormat/>
    <w:rPr>
      <w:rFonts w:cs="Times New Roman"/>
      <w:w w:val="108"/>
      <w:sz w:val="18"/>
      <w:szCs w:val="18"/>
    </w:rPr>
  </w:style>
  <w:style w:type="paragraph" w:customStyle="1" w:styleId="09ListText">
    <w:name w:val="09 List Text"/>
    <w:basedOn w:val="RSCB02ArticleText"/>
    <w:link w:val="09ListTextChar"/>
    <w:qFormat/>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pPr>
      <w:framePr w:wrap="auto" w:hAnchor="text" w:y="1"/>
      <w:numPr>
        <w:numId w:val="1"/>
      </w:numPr>
      <w:pBdr>
        <w:top w:val="single" w:sz="12" w:space="1" w:color="A6A6A6" w:themeColor="background1" w:themeShade="A6"/>
      </w:pBdr>
      <w:ind w:left="85" w:hanging="85"/>
      <w:suppressOverlap/>
    </w:pPr>
    <w:rPr>
      <w:rFonts w:cs="Times New Roman"/>
      <w:i/>
      <w:w w:val="105"/>
      <w:sz w:val="14"/>
      <w:szCs w:val="14"/>
      <w:lang w:val="en-GB" w:eastAsia="en-US"/>
    </w:rPr>
  </w:style>
  <w:style w:type="paragraph" w:customStyle="1" w:styleId="RSCI02FigureSchemeChartwithtopbar">
    <w:name w:val="RSC I02 Figure/Scheme/Chart with top bar"/>
    <w:basedOn w:val="Normal"/>
    <w:link w:val="RSCI02FigureSchemeChartwithtopbarChar"/>
    <w:qFormat/>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pPr>
      <w:pBdr>
        <w:top w:val="single" w:sz="6" w:space="1" w:color="auto"/>
      </w:pBdr>
    </w:pPr>
    <w:rPr>
      <w:i/>
    </w:rPr>
  </w:style>
  <w:style w:type="character" w:customStyle="1" w:styleId="RSCB09BiographyChar">
    <w:name w:val="RSC B09 Biography Char"/>
    <w:basedOn w:val="RSCB02ArticleTextChar"/>
    <w:link w:val="RSCB09Biography"/>
    <w:rPr>
      <w:rFonts w:cs="Times New Roman"/>
      <w:i/>
      <w:w w:val="108"/>
      <w:sz w:val="18"/>
      <w:szCs w:val="18"/>
    </w:rPr>
  </w:style>
  <w:style w:type="paragraph" w:customStyle="1" w:styleId="RSCF02FootnotestoTitleAuthors">
    <w:name w:val="RSC F02 Footnotes to Title/Authors"/>
    <w:basedOn w:val="Normal"/>
    <w:link w:val="RSCF02FootnotestoTitleAuthorsChar"/>
    <w:qFormat/>
    <w:pPr>
      <w:framePr w:wrap="auto" w:hAnchor="text" w:y="1"/>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Pr>
      <w:rFonts w:cs="Times New Roman"/>
      <w:i/>
      <w:w w:val="105"/>
      <w:sz w:val="14"/>
      <w:szCs w:val="14"/>
    </w:rPr>
  </w:style>
  <w:style w:type="paragraph" w:customStyle="1" w:styleId="RSCR02References">
    <w:name w:val="RSC R02 References"/>
    <w:link w:val="RSCR02ReferencesChar"/>
    <w:qFormat/>
    <w:pPr>
      <w:numPr>
        <w:numId w:val="2"/>
      </w:numPr>
      <w:tabs>
        <w:tab w:val="left" w:pos="284"/>
      </w:tabs>
      <w:spacing w:line="200" w:lineRule="exact"/>
      <w:ind w:left="284" w:hanging="284"/>
    </w:pPr>
    <w:rPr>
      <w:rFonts w:cs="Times New Roman"/>
      <w:w w:val="105"/>
      <w:sz w:val="18"/>
      <w:szCs w:val="18"/>
      <w:lang w:val="en-GB" w:eastAsia="en-US"/>
    </w:rPr>
  </w:style>
  <w:style w:type="character" w:customStyle="1" w:styleId="RSCF02FootnotestoTitleAuthorsChar">
    <w:name w:val="RSC F02 Footnotes to Title/Authors Char"/>
    <w:basedOn w:val="DefaultParagraphFont"/>
    <w:link w:val="RSCF02FootnotestoTitleAuthors"/>
    <w:qFormat/>
    <w:rPr>
      <w:rFonts w:cs="Times New Roman"/>
      <w:w w:val="105"/>
      <w:sz w:val="14"/>
      <w:szCs w:val="14"/>
    </w:rPr>
  </w:style>
  <w:style w:type="paragraph" w:styleId="NoSpacing">
    <w:name w:val="No Spacing"/>
    <w:uiPriority w:val="1"/>
    <w:rPr>
      <w:sz w:val="22"/>
      <w:szCs w:val="22"/>
      <w:lang w:val="en-GB" w:eastAsia="en-US"/>
    </w:rPr>
  </w:style>
  <w:style w:type="character" w:customStyle="1" w:styleId="RSCR02ReferencesChar">
    <w:name w:val="RSC R02 References Char"/>
    <w:basedOn w:val="DefaultParagraphFont"/>
    <w:link w:val="RSCR02References"/>
    <w:rPr>
      <w:rFonts w:cs="Times New Roman"/>
      <w:w w:val="105"/>
      <w:sz w:val="18"/>
      <w:szCs w:val="18"/>
    </w:rPr>
  </w:style>
  <w:style w:type="character" w:customStyle="1" w:styleId="RSCH01PaperTitleChar">
    <w:name w:val="RSC H01 Paper Title Char"/>
    <w:basedOn w:val="DefaultParagraphFont"/>
    <w:link w:val="RSCH01PaperTitle"/>
    <w:rPr>
      <w:rFonts w:cs="Times New Roman"/>
      <w:b/>
      <w:sz w:val="29"/>
      <w:szCs w:val="32"/>
    </w:rPr>
  </w:style>
  <w:style w:type="character" w:customStyle="1" w:styleId="RSCH02PaperAuthorsandBylineChar">
    <w:name w:val="RSC H02 Paper Authors and Byline Char"/>
    <w:basedOn w:val="DefaultParagraphFont"/>
    <w:link w:val="RSCH02PaperAuthorsandByline"/>
    <w:rPr>
      <w:rFonts w:cs="Times New Roman"/>
      <w:sz w:val="20"/>
    </w:rPr>
  </w:style>
  <w:style w:type="character" w:customStyle="1" w:styleId="RSCB01COMAbstractChar">
    <w:name w:val="RSC B01 COM Abstract Char"/>
    <w:basedOn w:val="DefaultParagraphFont"/>
    <w:link w:val="RSCB01COMAbstract"/>
    <w:rPr>
      <w:b/>
      <w:sz w:val="18"/>
      <w:lang w:eastAsia="en-GB"/>
    </w:rPr>
  </w:style>
  <w:style w:type="character" w:customStyle="1" w:styleId="09ListTextChar">
    <w:name w:val="09 List Text Char"/>
    <w:basedOn w:val="RSCB02ArticleTextChar"/>
    <w:link w:val="09ListText"/>
    <w:rPr>
      <w:rFonts w:ascii="Times New Roman" w:eastAsia="Times New Roman" w:hAnsi="Times New Roman" w:cs="Times New Roman"/>
      <w:w w:val="108"/>
      <w:sz w:val="18"/>
      <w:szCs w:val="18"/>
      <w:lang w:eastAsia="en-GB"/>
    </w:rPr>
  </w:style>
  <w:style w:type="character" w:customStyle="1" w:styleId="RSCB04SectionHeadingChar">
    <w:name w:val="RSC B04 Section Heading Char"/>
    <w:basedOn w:val="DefaultParagraphFont"/>
    <w:link w:val="RSCB04SectionHeading"/>
    <w:rPr>
      <w:b/>
      <w:sz w:val="24"/>
    </w:rPr>
  </w:style>
  <w:style w:type="character" w:customStyle="1" w:styleId="05BHeadingChar">
    <w:name w:val="05 B Heading Char"/>
    <w:basedOn w:val="RSCB04SectionHeadingChar"/>
    <w:link w:val="05BHeading"/>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Pr>
      <w:rFonts w:cs="Times New Roman"/>
      <w:sz w:val="16"/>
      <w:szCs w:val="16"/>
    </w:rPr>
  </w:style>
  <w:style w:type="character" w:customStyle="1" w:styleId="RSCB03MathematicsGreeketcChar">
    <w:name w:val="RSC B03 Mathematics/Greek etc Char"/>
    <w:basedOn w:val="DefaultParagraphFont"/>
    <w:link w:val="RSCB03MathematicsGreeketc"/>
    <w:rPr>
      <w:rFonts w:ascii="Times New Roman" w:hAnsi="Times New Roman"/>
      <w:sz w:val="18"/>
    </w:rPr>
  </w:style>
  <w:style w:type="paragraph" w:customStyle="1" w:styleId="RSCT03TableBody">
    <w:name w:val="RSC T03 Table Body"/>
    <w:basedOn w:val="Normal"/>
    <w:link w:val="RSCT03TableBodyChar"/>
    <w:qFormat/>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Pr>
      <w:rFonts w:eastAsia="Times New Roman" w:cs="Times New Roman"/>
      <w:sz w:val="15"/>
      <w:szCs w:val="20"/>
      <w:lang w:eastAsia="en-GB"/>
    </w:rPr>
  </w:style>
  <w:style w:type="paragraph" w:styleId="ListParagraph">
    <w:name w:val="List Paragraph"/>
    <w:basedOn w:val="Normal"/>
    <w:uiPriority w:val="34"/>
    <w:qFormat/>
    <w:pPr>
      <w:ind w:left="720"/>
      <w:contextualSpacing/>
    </w:pPr>
  </w:style>
  <w:style w:type="paragraph" w:customStyle="1" w:styleId="1">
    <w:name w:val="修订1"/>
    <w:hidden/>
    <w:uiPriority w:val="99"/>
    <w:semiHidden/>
    <w:rPr>
      <w:sz w:val="22"/>
      <w:szCs w:val="22"/>
      <w:lang w:val="en-GB" w:eastAsia="en-US"/>
    </w:rPr>
  </w:style>
  <w:style w:type="character" w:customStyle="1" w:styleId="FootnoteTextChar">
    <w:name w:val="Footnote Text Char"/>
    <w:basedOn w:val="DefaultParagraphFont"/>
    <w:link w:val="FootnoteText"/>
    <w:uiPriority w:val="99"/>
    <w:semiHidden/>
    <w:qFormat/>
    <w:rPr>
      <w:sz w:val="20"/>
      <w:szCs w:val="20"/>
    </w:rPr>
  </w:style>
  <w:style w:type="paragraph" w:customStyle="1" w:styleId="Style1">
    <w:name w:val="Style1"/>
    <w:basedOn w:val="RSCB02ArticleText"/>
    <w:link w:val="Style1Char"/>
    <w:qFormat/>
  </w:style>
  <w:style w:type="paragraph" w:customStyle="1" w:styleId="RSCT05TableFootnotewithoutbottombar">
    <w:name w:val="RSC T05 Table Footnote without bottom bar"/>
    <w:basedOn w:val="RSCT04TableFootnotewithbottombar"/>
    <w:link w:val="RSCT05TableFootnotewithoutbottombarChar"/>
    <w:qFormat/>
    <w:pPr>
      <w:pBdr>
        <w:bottom w:val="none" w:sz="0" w:space="0" w:color="auto"/>
      </w:pBdr>
    </w:pPr>
  </w:style>
  <w:style w:type="character" w:customStyle="1" w:styleId="Style1Char">
    <w:name w:val="Style1 Char"/>
    <w:basedOn w:val="RSCB02ArticleTextChar"/>
    <w:link w:val="Style1"/>
    <w:qFormat/>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qFormat/>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pPr>
      <w:spacing w:after="200" w:line="200" w:lineRule="exact"/>
      <w:jc w:val="both"/>
    </w:pPr>
    <w:rPr>
      <w:bCs/>
      <w:sz w:val="14"/>
      <w:szCs w:val="18"/>
      <w:lang w:val="en-GB" w:eastAsia="en-US"/>
    </w:rPr>
  </w:style>
  <w:style w:type="character" w:customStyle="1" w:styleId="RSCT02TabletitlewithouttopbarChar">
    <w:name w:val="RSC T02 Table title without top bar Char"/>
    <w:basedOn w:val="RSCT01TableTitlewithtopbarChar"/>
    <w:link w:val="RSCT02Tabletitlewithouttopbar"/>
    <w:qFormat/>
    <w:rPr>
      <w:rFonts w:eastAsia="Times New Roman" w:cs="Times New Roman"/>
      <w:sz w:val="14"/>
      <w:szCs w:val="20"/>
      <w:lang w:eastAsia="en-GB"/>
    </w:rPr>
  </w:style>
  <w:style w:type="paragraph" w:customStyle="1" w:styleId="RSCR01Footnotestomaintext">
    <w:name w:val="RSC R01 Footnotes to main text"/>
    <w:link w:val="RSCR01FootnotestomaintextChar"/>
    <w:qFormat/>
    <w:pPr>
      <w:spacing w:after="200" w:line="200" w:lineRule="exact"/>
      <w:jc w:val="both"/>
    </w:pPr>
    <w:rPr>
      <w:bCs/>
      <w:sz w:val="18"/>
      <w:szCs w:val="18"/>
      <w:lang w:val="en-GB" w:eastAsia="en-US"/>
    </w:rPr>
  </w:style>
  <w:style w:type="character" w:customStyle="1" w:styleId="RSCI04CaptiontoFigureSchemeChartChar">
    <w:name w:val="RSC I04 Caption to Figure/Scheme/Chart Char"/>
    <w:basedOn w:val="DefaultParagraphFont"/>
    <w:link w:val="RSCI04CaptiontoFigureSchemeChart"/>
    <w:qFormat/>
    <w:rPr>
      <w:bCs/>
      <w:sz w:val="14"/>
      <w:szCs w:val="18"/>
    </w:rPr>
  </w:style>
  <w:style w:type="paragraph" w:customStyle="1" w:styleId="RSCM01ReceivedAccepted">
    <w:name w:val="RSC M01 Received/Accepted"/>
    <w:basedOn w:val="Normal"/>
    <w:link w:val="RSCM01ReceivedAcceptedChar"/>
    <w:qFormat/>
    <w:pPr>
      <w:spacing w:before="960" w:after="0" w:line="180" w:lineRule="exact"/>
      <w:contextualSpacing/>
    </w:pPr>
    <w:rPr>
      <w:sz w:val="14"/>
      <w:szCs w:val="14"/>
      <w:lang w:eastAsia="en-GB"/>
    </w:rPr>
  </w:style>
  <w:style w:type="character" w:customStyle="1" w:styleId="RSCR01FootnotestomaintextChar">
    <w:name w:val="RSC R01 Footnotes to main text Char"/>
    <w:basedOn w:val="RSCI04CaptiontoFigureSchemeChartChar"/>
    <w:link w:val="RSCR01Footnotestomaintext"/>
    <w:qFormat/>
    <w:rPr>
      <w:bCs/>
      <w:sz w:val="18"/>
      <w:szCs w:val="18"/>
    </w:rPr>
  </w:style>
  <w:style w:type="paragraph" w:customStyle="1" w:styleId="RSCM02DOI">
    <w:name w:val="RSC M02 DOI"/>
    <w:basedOn w:val="Normal"/>
    <w:link w:val="RSCM02DOIChar"/>
    <w:qFormat/>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qFormat/>
    <w:rPr>
      <w:rFonts w:eastAsiaTheme="minorEastAsia"/>
      <w:sz w:val="14"/>
      <w:szCs w:val="14"/>
      <w:lang w:eastAsia="en-GB"/>
    </w:rPr>
  </w:style>
  <w:style w:type="paragraph" w:customStyle="1" w:styleId="RSCM03Website">
    <w:name w:val="RSC M03 Website"/>
    <w:basedOn w:val="Normal"/>
    <w:link w:val="RSCM03WebsiteChar"/>
    <w:qFormat/>
    <w:pPr>
      <w:spacing w:line="400" w:lineRule="exact"/>
    </w:pPr>
    <w:rPr>
      <w:b/>
      <w:sz w:val="14"/>
      <w:szCs w:val="14"/>
    </w:rPr>
  </w:style>
  <w:style w:type="character" w:customStyle="1" w:styleId="RSCM02DOIChar">
    <w:name w:val="RSC M02 DOI Char"/>
    <w:basedOn w:val="DefaultParagraphFont"/>
    <w:link w:val="RSCM02DOI"/>
    <w:qFormat/>
    <w:rPr>
      <w:sz w:val="14"/>
      <w:szCs w:val="14"/>
    </w:rPr>
  </w:style>
  <w:style w:type="paragraph" w:customStyle="1" w:styleId="RSCB05SectionHeadingstandalone">
    <w:name w:val="RSC B05 Section Heading (stand alone)"/>
    <w:link w:val="RSCB05SectionHeadingstandaloneChar"/>
    <w:qFormat/>
    <w:pPr>
      <w:spacing w:before="400" w:after="160"/>
    </w:pPr>
    <w:rPr>
      <w:rFonts w:cs="Times New Roman"/>
      <w:sz w:val="24"/>
      <w:szCs w:val="22"/>
      <w:lang w:val="en-GB" w:eastAsia="en-US"/>
    </w:rPr>
  </w:style>
  <w:style w:type="character" w:customStyle="1" w:styleId="RSCM03WebsiteChar">
    <w:name w:val="RSC M03 Website Char"/>
    <w:basedOn w:val="DefaultParagraphFont"/>
    <w:link w:val="RSCM03Website"/>
    <w:qFormat/>
    <w:rPr>
      <w:b/>
      <w:sz w:val="14"/>
      <w:szCs w:val="14"/>
    </w:rPr>
  </w:style>
  <w:style w:type="paragraph" w:customStyle="1" w:styleId="RSCB06Sub-SectionHeading">
    <w:name w:val="RSC B06 Sub-Section Heading"/>
    <w:link w:val="RSCB06Sub-SectionHeadingChar"/>
    <w:qFormat/>
    <w:pPr>
      <w:spacing w:after="80" w:line="240" w:lineRule="exact"/>
    </w:pPr>
    <w:rPr>
      <w:b/>
      <w:sz w:val="18"/>
      <w:szCs w:val="22"/>
      <w:lang w:val="en-GB" w:eastAsia="en-US"/>
    </w:rPr>
  </w:style>
  <w:style w:type="character" w:customStyle="1" w:styleId="RSCB05SectionHeadingstandaloneChar">
    <w:name w:val="RSC B05 Section Heading (stand alone) Char"/>
    <w:basedOn w:val="RSCH02PaperAuthorsandBylineChar"/>
    <w:link w:val="RSCB05SectionHeadingstandalone"/>
    <w:qFormat/>
    <w:rPr>
      <w:rFonts w:cs="Times New Roman"/>
      <w:sz w:val="24"/>
    </w:rPr>
  </w:style>
  <w:style w:type="paragraph" w:customStyle="1" w:styleId="RSCB07Sub-SectionHeadingstandalone">
    <w:name w:val="RSC B07 Sub-Section Heading (stand alone)"/>
    <w:link w:val="RSCB07Sub-SectionHeadingstandaloneChar"/>
    <w:qFormat/>
    <w:pPr>
      <w:spacing w:before="160" w:after="80" w:line="240" w:lineRule="exact"/>
    </w:pPr>
    <w:rPr>
      <w:b/>
      <w:sz w:val="18"/>
      <w:szCs w:val="22"/>
      <w:lang w:val="en-GB" w:eastAsia="en-US"/>
    </w:rPr>
  </w:style>
  <w:style w:type="character" w:customStyle="1" w:styleId="RSCB06Sub-SectionHeadingChar">
    <w:name w:val="RSC B06 Sub-Section Heading Char"/>
    <w:basedOn w:val="DefaultParagraphFont"/>
    <w:link w:val="RSCB06Sub-SectionHeading"/>
    <w:qFormat/>
    <w:rPr>
      <w:b/>
      <w:sz w:val="18"/>
    </w:rPr>
  </w:style>
  <w:style w:type="paragraph" w:customStyle="1" w:styleId="RSCB08In-lineHeading">
    <w:name w:val="RSC B08 In-line Heading"/>
    <w:link w:val="RSCB08In-lineHeadingChar"/>
    <w:qFormat/>
    <w:pPr>
      <w:spacing w:line="276" w:lineRule="auto"/>
    </w:pPr>
    <w:rPr>
      <w:b/>
      <w:sz w:val="18"/>
      <w:szCs w:val="22"/>
      <w:lang w:val="en-GB" w:eastAsia="en-US"/>
    </w:rPr>
  </w:style>
  <w:style w:type="character" w:customStyle="1" w:styleId="RSCB07Sub-SectionHeadingstandaloneChar">
    <w:name w:val="RSC B07 Sub-Section Heading (stand alone) Char"/>
    <w:basedOn w:val="DefaultParagraphFont"/>
    <w:link w:val="RSCB07Sub-SectionHeadingstandalone"/>
    <w:qFormat/>
    <w:rPr>
      <w:b/>
      <w:sz w:val="18"/>
    </w:rPr>
  </w:style>
  <w:style w:type="character" w:customStyle="1" w:styleId="RSCB08In-lineHeadingChar">
    <w:name w:val="RSC B08 In-line Heading Char"/>
    <w:basedOn w:val="DefaultParagraphFont"/>
    <w:link w:val="RSCB08In-lineHeading"/>
    <w:qFormat/>
    <w:rPr>
      <w:b/>
      <w:sz w:val="18"/>
    </w:rPr>
  </w:style>
  <w:style w:type="paragraph" w:customStyle="1" w:styleId="RSCI05CaptiontoFigureSchemeChartwithbottombar">
    <w:name w:val="RSC I05 Caption to Figure/Scheme/Chart with bottom bar"/>
    <w:link w:val="RSCI05CaptiontoFigureSchemeChartwithbottombarChar"/>
    <w:qFormat/>
    <w:pPr>
      <w:pBdr>
        <w:bottom w:val="single" w:sz="12" w:space="1" w:color="A6A6A6" w:themeColor="background1" w:themeShade="A6"/>
      </w:pBdr>
      <w:spacing w:after="200" w:line="276" w:lineRule="auto"/>
      <w:jc w:val="both"/>
    </w:pPr>
    <w:rPr>
      <w:bCs/>
      <w:sz w:val="14"/>
      <w:szCs w:val="18"/>
      <w:lang w:val="en-GB" w:eastAsia="en-US"/>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qFormat/>
    <w:rPr>
      <w:bCs/>
      <w:sz w:val="14"/>
      <w:szCs w:val="18"/>
    </w:rPr>
  </w:style>
  <w:style w:type="character" w:customStyle="1" w:styleId="RSCB04AHeadingSectionChar">
    <w:name w:val="RSC B04 A Heading (Section) Char"/>
    <w:basedOn w:val="DefaultParagraphFont"/>
    <w:link w:val="RSCB04AHeadingSection"/>
    <w:qFormat/>
    <w:locked/>
    <w:rPr>
      <w:b/>
      <w:sz w:val="24"/>
    </w:rPr>
  </w:style>
  <w:style w:type="paragraph" w:customStyle="1" w:styleId="RSCB04AHeadingSection">
    <w:name w:val="RSC B04 A Heading (Section)"/>
    <w:basedOn w:val="Normal"/>
    <w:link w:val="RSCB04AHeadingSectionChar"/>
    <w:qFormat/>
    <w:pPr>
      <w:spacing w:before="400" w:after="80" w:line="240" w:lineRule="auto"/>
    </w:pPr>
    <w:rPr>
      <w:b/>
      <w:sz w:val="24"/>
    </w:rPr>
  </w:style>
  <w:style w:type="character" w:customStyle="1" w:styleId="CommentTextChar">
    <w:name w:val="Comment Text Char"/>
    <w:basedOn w:val="DefaultParagraphFont"/>
    <w:link w:val="CommentText"/>
    <w:uiPriority w:val="99"/>
    <w:semiHidden/>
    <w:rPr>
      <w:sz w:val="20"/>
      <w:szCs w:val="20"/>
    </w:rPr>
  </w:style>
  <w:style w:type="character" w:customStyle="1" w:styleId="10">
    <w:name w:val="未处理的提及1"/>
    <w:basedOn w:val="DefaultParagraphFont"/>
    <w:uiPriority w:val="99"/>
    <w:semiHidden/>
    <w:unhideWhenUsed/>
    <w:rPr>
      <w:color w:val="605E5C"/>
      <w:shd w:val="clear" w:color="auto" w:fill="E1DFDD"/>
    </w:rPr>
  </w:style>
  <w:style w:type="paragraph" w:customStyle="1" w:styleId="JCETitle">
    <w:name w:val="JCE Title"/>
    <w:next w:val="Normal"/>
    <w:qFormat/>
    <w:pPr>
      <w:spacing w:after="120" w:line="400" w:lineRule="atLeast"/>
    </w:pPr>
    <w:rPr>
      <w:rFonts w:ascii="Helvetica" w:eastAsia="宋体" w:hAnsi="Helvetica" w:cs="Times New Roman"/>
      <w:b/>
      <w:sz w:val="32"/>
      <w:szCs w:val="24"/>
      <w:lang w:eastAsia="en-US"/>
    </w:rPr>
  </w:style>
  <w:style w:type="paragraph" w:customStyle="1" w:styleId="JCEbodytext">
    <w:name w:val="JCE body text"/>
    <w:qFormat/>
    <w:pPr>
      <w:spacing w:line="480" w:lineRule="auto"/>
      <w:ind w:firstLine="360"/>
    </w:pPr>
    <w:rPr>
      <w:rFonts w:ascii="Bookman Old Style" w:eastAsia="Times New Roman" w:hAnsi="Bookman Old Style" w:cs="Times New Roman"/>
      <w:lang w:eastAsia="en-US"/>
    </w:rPr>
  </w:style>
  <w:style w:type="paragraph" w:customStyle="1" w:styleId="JCEAuNames">
    <w:name w:val="JCE AuNames"/>
    <w:basedOn w:val="JCEbodytext"/>
    <w:qFormat/>
    <w:pPr>
      <w:tabs>
        <w:tab w:val="left" w:pos="360"/>
      </w:tabs>
      <w:ind w:firstLine="0"/>
    </w:pPr>
  </w:style>
  <w:style w:type="table" w:customStyle="1" w:styleId="21">
    <w:name w:val="无格式表格 21"/>
    <w:basedOn w:val="TableNormal"/>
    <w:uiPriority w:val="42"/>
    <w:qFormat/>
    <w:rPr>
      <w:kern w:val="2"/>
      <w:szCs w:val="24"/>
      <w14:ligatures w14:val="standardContextual"/>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IntenseReference">
    <w:name w:val="Intense Reference"/>
    <w:basedOn w:val="DefaultParagraphFont"/>
    <w:uiPriority w:val="32"/>
    <w:qFormat/>
    <w:rsid w:val="0076080F"/>
    <w:rPr>
      <w:b/>
      <w:bCs/>
      <w:smallCaps/>
      <w:color w:val="365F91" w:themeColor="accent1" w:themeShade="BF"/>
      <w:spacing w:val="5"/>
    </w:rPr>
  </w:style>
  <w:style w:type="paragraph" w:customStyle="1" w:styleId="MTDisplayEquation">
    <w:name w:val="MTDisplayEquation"/>
    <w:basedOn w:val="Normal"/>
    <w:next w:val="Normal"/>
    <w:qFormat/>
    <w:rsid w:val="00C73066"/>
    <w:pPr>
      <w:tabs>
        <w:tab w:val="center" w:pos="4160"/>
        <w:tab w:val="right" w:pos="8300"/>
      </w:tabs>
      <w:kinsoku w:val="0"/>
      <w:autoSpaceDE w:val="0"/>
      <w:autoSpaceDN w:val="0"/>
      <w:adjustRightInd w:val="0"/>
      <w:snapToGrid w:val="0"/>
      <w:spacing w:after="0" w:line="240" w:lineRule="auto"/>
      <w:ind w:firstLine="420"/>
      <w:textAlignment w:val="baseline"/>
    </w:pPr>
    <w:rPr>
      <w:rFonts w:ascii="Arial" w:eastAsia="Arial" w:hAnsi="Arial" w:cs="Arial"/>
      <w:snapToGrid w:val="0"/>
      <w:color w:val="000000"/>
      <w:sz w:val="21"/>
      <w:szCs w:val="21"/>
      <w:lang w:val="en-US"/>
    </w:rPr>
  </w:style>
  <w:style w:type="character" w:customStyle="1" w:styleId="Heading1Char">
    <w:name w:val="Heading 1 Char"/>
    <w:basedOn w:val="DefaultParagraphFont"/>
    <w:link w:val="Heading1"/>
    <w:uiPriority w:val="9"/>
    <w:rsid w:val="00871EBB"/>
    <w:rPr>
      <w:rFonts w:asciiTheme="majorHAnsi" w:eastAsiaTheme="majorEastAsia" w:hAnsiTheme="majorHAnsi" w:cstheme="majorBidi"/>
      <w:color w:val="365F91" w:themeColor="accent1" w:themeShade="BF"/>
      <w:kern w:val="2"/>
      <w:sz w:val="48"/>
      <w:szCs w:val="48"/>
      <w14:ligatures w14:val="standardContextual"/>
    </w:rPr>
  </w:style>
  <w:style w:type="character" w:customStyle="1" w:styleId="Heading2Char">
    <w:name w:val="Heading 2 Char"/>
    <w:basedOn w:val="DefaultParagraphFont"/>
    <w:link w:val="Heading2"/>
    <w:uiPriority w:val="9"/>
    <w:semiHidden/>
    <w:rsid w:val="00871EBB"/>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3Char">
    <w:name w:val="Heading 3 Char"/>
    <w:basedOn w:val="DefaultParagraphFont"/>
    <w:link w:val="Heading3"/>
    <w:uiPriority w:val="9"/>
    <w:semiHidden/>
    <w:rsid w:val="00871EBB"/>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4Char">
    <w:name w:val="Heading 4 Char"/>
    <w:basedOn w:val="DefaultParagraphFont"/>
    <w:link w:val="Heading4"/>
    <w:uiPriority w:val="9"/>
    <w:semiHidden/>
    <w:rsid w:val="00871EBB"/>
    <w:rPr>
      <w:rFonts w:cstheme="majorBidi"/>
      <w:color w:val="365F91" w:themeColor="accent1" w:themeShade="BF"/>
      <w:kern w:val="2"/>
      <w:sz w:val="28"/>
      <w:szCs w:val="28"/>
      <w14:ligatures w14:val="standardContextual"/>
    </w:rPr>
  </w:style>
  <w:style w:type="character" w:customStyle="1" w:styleId="Heading5Char">
    <w:name w:val="Heading 5 Char"/>
    <w:basedOn w:val="DefaultParagraphFont"/>
    <w:link w:val="Heading5"/>
    <w:uiPriority w:val="9"/>
    <w:semiHidden/>
    <w:rsid w:val="00871EBB"/>
    <w:rPr>
      <w:rFonts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871EBB"/>
    <w:rPr>
      <w:rFonts w:cstheme="majorBidi"/>
      <w:b/>
      <w:bCs/>
      <w:color w:val="365F91" w:themeColor="accent1" w:themeShade="BF"/>
      <w:kern w:val="2"/>
      <w:sz w:val="22"/>
      <w:szCs w:val="24"/>
      <w14:ligatures w14:val="standardContextual"/>
    </w:rPr>
  </w:style>
  <w:style w:type="character" w:customStyle="1" w:styleId="Heading7Char">
    <w:name w:val="Heading 7 Char"/>
    <w:basedOn w:val="DefaultParagraphFont"/>
    <w:link w:val="Heading7"/>
    <w:uiPriority w:val="9"/>
    <w:semiHidden/>
    <w:rsid w:val="00871EBB"/>
    <w:rPr>
      <w:rFonts w:cstheme="majorBidi"/>
      <w:b/>
      <w:bCs/>
      <w:color w:val="595959" w:themeColor="text1" w:themeTint="A6"/>
      <w:kern w:val="2"/>
      <w:sz w:val="22"/>
      <w:szCs w:val="24"/>
      <w14:ligatures w14:val="standardContextual"/>
    </w:rPr>
  </w:style>
  <w:style w:type="character" w:customStyle="1" w:styleId="Heading8Char">
    <w:name w:val="Heading 8 Char"/>
    <w:basedOn w:val="DefaultParagraphFont"/>
    <w:link w:val="Heading8"/>
    <w:uiPriority w:val="9"/>
    <w:semiHidden/>
    <w:rsid w:val="00871EBB"/>
    <w:rPr>
      <w:rFonts w:cstheme="majorBidi"/>
      <w:color w:val="595959" w:themeColor="text1" w:themeTint="A6"/>
      <w:kern w:val="2"/>
      <w:sz w:val="22"/>
      <w:szCs w:val="24"/>
      <w14:ligatures w14:val="standardContextual"/>
    </w:rPr>
  </w:style>
  <w:style w:type="character" w:customStyle="1" w:styleId="Heading9Char">
    <w:name w:val="Heading 9 Char"/>
    <w:basedOn w:val="DefaultParagraphFont"/>
    <w:link w:val="Heading9"/>
    <w:uiPriority w:val="9"/>
    <w:semiHidden/>
    <w:rsid w:val="00871EBB"/>
    <w:rPr>
      <w:rFonts w:eastAsiaTheme="majorEastAsia" w:cstheme="majorBidi"/>
      <w:color w:val="595959" w:themeColor="text1" w:themeTint="A6"/>
      <w:kern w:val="2"/>
      <w:sz w:val="22"/>
      <w:szCs w:val="24"/>
      <w14:ligatures w14:val="standardContextual"/>
    </w:rPr>
  </w:style>
  <w:style w:type="paragraph" w:styleId="Title">
    <w:name w:val="Title"/>
    <w:basedOn w:val="Normal"/>
    <w:next w:val="Normal"/>
    <w:link w:val="TitleChar"/>
    <w:uiPriority w:val="10"/>
    <w:qFormat/>
    <w:rsid w:val="00871EBB"/>
    <w:pPr>
      <w:widowControl w:val="0"/>
      <w:spacing w:after="80" w:line="240" w:lineRule="auto"/>
      <w:contextualSpacing/>
      <w:jc w:val="center"/>
    </w:pPr>
    <w:rPr>
      <w:rFonts w:asciiTheme="majorHAnsi" w:eastAsiaTheme="majorEastAsia" w:hAnsiTheme="majorHAnsi" w:cstheme="majorBidi"/>
      <w:spacing w:val="-10"/>
      <w:kern w:val="28"/>
      <w:sz w:val="56"/>
      <w:szCs w:val="56"/>
      <w:lang w:val="en-US" w:eastAsia="zh-CN"/>
      <w14:ligatures w14:val="standardContextual"/>
    </w:rPr>
  </w:style>
  <w:style w:type="character" w:customStyle="1" w:styleId="TitleChar">
    <w:name w:val="Title Char"/>
    <w:basedOn w:val="DefaultParagraphFont"/>
    <w:link w:val="Title"/>
    <w:uiPriority w:val="10"/>
    <w:rsid w:val="00871EB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71EBB"/>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val="en-US" w:eastAsia="zh-CN"/>
      <w14:ligatures w14:val="standardContextual"/>
    </w:rPr>
  </w:style>
  <w:style w:type="character" w:customStyle="1" w:styleId="SubtitleChar">
    <w:name w:val="Subtitle Char"/>
    <w:basedOn w:val="DefaultParagraphFont"/>
    <w:link w:val="Subtitle"/>
    <w:uiPriority w:val="11"/>
    <w:rsid w:val="00871EBB"/>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871EBB"/>
    <w:pPr>
      <w:widowControl w:val="0"/>
      <w:spacing w:before="160" w:after="160" w:line="278" w:lineRule="auto"/>
      <w:jc w:val="center"/>
    </w:pPr>
    <w:rPr>
      <w:i/>
      <w:iCs/>
      <w:color w:val="404040" w:themeColor="text1" w:themeTint="BF"/>
      <w:kern w:val="2"/>
      <w:szCs w:val="24"/>
      <w:lang w:val="en-US" w:eastAsia="zh-CN"/>
      <w14:ligatures w14:val="standardContextual"/>
    </w:rPr>
  </w:style>
  <w:style w:type="character" w:customStyle="1" w:styleId="QuoteChar">
    <w:name w:val="Quote Char"/>
    <w:basedOn w:val="DefaultParagraphFont"/>
    <w:link w:val="Quote"/>
    <w:uiPriority w:val="29"/>
    <w:rsid w:val="00871EBB"/>
    <w:rPr>
      <w:i/>
      <w:iCs/>
      <w:color w:val="404040" w:themeColor="text1" w:themeTint="BF"/>
      <w:kern w:val="2"/>
      <w:sz w:val="22"/>
      <w:szCs w:val="24"/>
      <w14:ligatures w14:val="standardContextual"/>
    </w:rPr>
  </w:style>
  <w:style w:type="character" w:styleId="IntenseEmphasis">
    <w:name w:val="Intense Emphasis"/>
    <w:basedOn w:val="DefaultParagraphFont"/>
    <w:uiPriority w:val="21"/>
    <w:qFormat/>
    <w:rsid w:val="00871EBB"/>
    <w:rPr>
      <w:i/>
      <w:iCs/>
      <w:color w:val="365F91" w:themeColor="accent1" w:themeShade="BF"/>
    </w:rPr>
  </w:style>
  <w:style w:type="paragraph" w:styleId="IntenseQuote">
    <w:name w:val="Intense Quote"/>
    <w:basedOn w:val="Normal"/>
    <w:next w:val="Normal"/>
    <w:link w:val="IntenseQuoteChar"/>
    <w:uiPriority w:val="30"/>
    <w:qFormat/>
    <w:rsid w:val="00871EBB"/>
    <w:pPr>
      <w:widowControl w:val="0"/>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Cs w:val="24"/>
      <w:lang w:val="en-US" w:eastAsia="zh-CN"/>
      <w14:ligatures w14:val="standardContextual"/>
    </w:rPr>
  </w:style>
  <w:style w:type="character" w:customStyle="1" w:styleId="IntenseQuoteChar">
    <w:name w:val="Intense Quote Char"/>
    <w:basedOn w:val="DefaultParagraphFont"/>
    <w:link w:val="IntenseQuote"/>
    <w:uiPriority w:val="30"/>
    <w:rsid w:val="00871EBB"/>
    <w:rPr>
      <w:i/>
      <w:iCs/>
      <w:color w:val="365F91" w:themeColor="accent1" w:themeShade="BF"/>
      <w:kern w:val="2"/>
      <w:sz w:val="22"/>
      <w:szCs w:val="24"/>
      <w14:ligatures w14:val="standardContextual"/>
    </w:rPr>
  </w:style>
  <w:style w:type="paragraph" w:customStyle="1" w:styleId="JCEcaption">
    <w:name w:val="JCE caption"/>
    <w:next w:val="JCEbodytext"/>
    <w:rsid w:val="00871EBB"/>
    <w:pPr>
      <w:keepLines/>
      <w:spacing w:before="120" w:after="40"/>
    </w:pPr>
    <w:rPr>
      <w:rFonts w:ascii="Helvetica" w:eastAsia="宋体" w:hAnsi="Helvetica" w:cs="Times New Roman"/>
      <w:sz w:val="16"/>
      <w:szCs w:val="24"/>
      <w:lang w:eastAsia="en-US"/>
    </w:rPr>
  </w:style>
  <w:style w:type="paragraph" w:customStyle="1" w:styleId="JCEH1">
    <w:name w:val="JCE H1"/>
    <w:next w:val="JCEbodytext"/>
    <w:rsid w:val="00871EBB"/>
    <w:pPr>
      <w:keepNext/>
      <w:spacing w:before="240" w:line="240" w:lineRule="atLeast"/>
      <w:outlineLvl w:val="0"/>
    </w:pPr>
    <w:rPr>
      <w:rFonts w:ascii="Helvetica" w:eastAsia="Times New Roman" w:hAnsi="Helvetica" w:cs="Times New Roman"/>
      <w:b/>
      <w:caps/>
      <w:color w:val="000090"/>
      <w:kern w:val="28"/>
      <w:szCs w:val="24"/>
      <w:lang w:eastAsia="en-US"/>
    </w:rPr>
  </w:style>
  <w:style w:type="paragraph" w:customStyle="1" w:styleId="JCEAuAttribution">
    <w:name w:val="JCE AuAttribution"/>
    <w:basedOn w:val="JCEbodytext"/>
    <w:qFormat/>
    <w:rsid w:val="00871EBB"/>
    <w:pPr>
      <w:tabs>
        <w:tab w:val="left" w:pos="360"/>
      </w:tabs>
      <w:spacing w:after="240"/>
      <w:ind w:firstLine="0"/>
    </w:pPr>
  </w:style>
  <w:style w:type="paragraph" w:customStyle="1" w:styleId="JCEFlushBody">
    <w:name w:val="JCE FlushBody"/>
    <w:basedOn w:val="JCEbodytext"/>
    <w:next w:val="JCEbodytext"/>
    <w:qFormat/>
    <w:rsid w:val="00871EBB"/>
    <w:pPr>
      <w:ind w:firstLine="0"/>
    </w:pPr>
    <w:rPr>
      <w:rFonts w:cs="Century"/>
    </w:rPr>
  </w:style>
  <w:style w:type="paragraph" w:customStyle="1" w:styleId="JCEH2">
    <w:name w:val="JCE H2"/>
    <w:next w:val="JCEbodytext"/>
    <w:rsid w:val="00871EBB"/>
    <w:pPr>
      <w:keepNext/>
      <w:keepLines/>
      <w:spacing w:before="120"/>
      <w:outlineLvl w:val="1"/>
    </w:pPr>
    <w:rPr>
      <w:rFonts w:ascii="Helvetica" w:eastAsia="宋体" w:hAnsi="Helvetica" w:cs="Times New Roman"/>
      <w:color w:val="000090"/>
      <w:kern w:val="28"/>
      <w:szCs w:val="32"/>
      <w:lang w:eastAsia="en-US"/>
    </w:rPr>
  </w:style>
  <w:style w:type="character" w:styleId="PlaceholderText">
    <w:name w:val="Placeholder Text"/>
    <w:basedOn w:val="DefaultParagraphFont"/>
    <w:uiPriority w:val="99"/>
    <w:semiHidden/>
    <w:rsid w:val="00871EBB"/>
    <w:rPr>
      <w:color w:val="666666"/>
    </w:rPr>
  </w:style>
  <w:style w:type="character" w:styleId="Strong">
    <w:name w:val="Strong"/>
    <w:basedOn w:val="DefaultParagraphFont"/>
    <w:uiPriority w:val="22"/>
    <w:qFormat/>
    <w:rsid w:val="00871EBB"/>
    <w:rPr>
      <w:b/>
    </w:rPr>
  </w:style>
  <w:style w:type="paragraph" w:customStyle="1" w:styleId="JCETabletext">
    <w:name w:val="JCE Table text"/>
    <w:basedOn w:val="JCEcaption"/>
    <w:next w:val="JCEcaption"/>
    <w:rsid w:val="00871EBB"/>
    <w:pPr>
      <w:widowControl w:val="0"/>
      <w:spacing w:before="40"/>
    </w:pPr>
    <w:rPr>
      <w:rFonts w:ascii="Bookman Old Style" w:eastAsia="Times New Roman" w:hAnsi="Bookman Old Style"/>
      <w:sz w:val="18"/>
    </w:rPr>
  </w:style>
  <w:style w:type="paragraph" w:customStyle="1" w:styleId="JCETabletitle">
    <w:name w:val="JCE Table title"/>
    <w:basedOn w:val="JCEcaption"/>
    <w:rsid w:val="00871EBB"/>
    <w:pPr>
      <w:spacing w:before="0"/>
    </w:pPr>
    <w:rPr>
      <w:rFonts w:ascii="Bookman Old Style" w:eastAsia="Times New Roman" w:hAnsi="Bookman Old Style"/>
      <w:b/>
      <w:sz w:val="20"/>
    </w:rPr>
  </w:style>
  <w:style w:type="character" w:styleId="UnresolvedMention">
    <w:name w:val="Unresolved Mention"/>
    <w:basedOn w:val="DefaultParagraphFont"/>
    <w:uiPriority w:val="99"/>
    <w:semiHidden/>
    <w:unhideWhenUsed/>
    <w:rsid w:val="00871EBB"/>
    <w:rPr>
      <w:color w:val="605E5C"/>
      <w:shd w:val="clear" w:color="auto" w:fill="E1DFDD"/>
    </w:rPr>
  </w:style>
  <w:style w:type="table" w:styleId="PlainTable2">
    <w:name w:val="Plain Table 2"/>
    <w:basedOn w:val="TableNormal"/>
    <w:uiPriority w:val="42"/>
    <w:rsid w:val="00871EBB"/>
    <w:rPr>
      <w:kern w:val="2"/>
      <w:sz w:val="22"/>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Subject">
    <w:name w:val="annotation subject"/>
    <w:basedOn w:val="CommentText"/>
    <w:next w:val="CommentText"/>
    <w:link w:val="CommentSubjectChar"/>
    <w:uiPriority w:val="99"/>
    <w:semiHidden/>
    <w:unhideWhenUsed/>
    <w:rsid w:val="00871EBB"/>
    <w:pPr>
      <w:kinsoku w:val="0"/>
      <w:autoSpaceDE w:val="0"/>
      <w:autoSpaceDN w:val="0"/>
      <w:adjustRightInd w:val="0"/>
      <w:snapToGrid w:val="0"/>
      <w:spacing w:after="0"/>
      <w:textAlignment w:val="baseline"/>
    </w:pPr>
    <w:rPr>
      <w:rFonts w:ascii="Arial" w:eastAsia="Arial" w:hAnsi="Arial" w:cs="Arial"/>
      <w:b/>
      <w:bCs/>
      <w:snapToGrid w:val="0"/>
      <w:color w:val="000000"/>
      <w:sz w:val="21"/>
      <w:szCs w:val="21"/>
      <w:lang w:val="en-US"/>
    </w:rPr>
  </w:style>
  <w:style w:type="character" w:customStyle="1" w:styleId="CommentSubjectChar">
    <w:name w:val="Comment Subject Char"/>
    <w:basedOn w:val="CommentTextChar"/>
    <w:link w:val="CommentSubject"/>
    <w:uiPriority w:val="99"/>
    <w:semiHidden/>
    <w:rsid w:val="00871EBB"/>
    <w:rPr>
      <w:rFonts w:ascii="Arial" w:eastAsia="Arial" w:hAnsi="Arial" w:cs="Arial"/>
      <w:b/>
      <w:bCs/>
      <w:snapToGrid w:val="0"/>
      <w:color w:val="000000"/>
      <w:sz w:val="21"/>
      <w:szCs w:val="21"/>
      <w:lang w:eastAsia="en-US"/>
    </w:rPr>
  </w:style>
  <w:style w:type="paragraph" w:styleId="Revision">
    <w:name w:val="Revision"/>
    <w:hidden/>
    <w:uiPriority w:val="99"/>
    <w:semiHidden/>
    <w:rsid w:val="00871EBB"/>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85185">
      <w:bodyDiv w:val="1"/>
      <w:marLeft w:val="0"/>
      <w:marRight w:val="0"/>
      <w:marTop w:val="0"/>
      <w:marBottom w:val="0"/>
      <w:divBdr>
        <w:top w:val="none" w:sz="0" w:space="0" w:color="auto"/>
        <w:left w:val="none" w:sz="0" w:space="0" w:color="auto"/>
        <w:bottom w:val="none" w:sz="0" w:space="0" w:color="auto"/>
        <w:right w:val="none" w:sz="0" w:space="0" w:color="auto"/>
      </w:divBdr>
    </w:div>
    <w:div w:id="404885985">
      <w:bodyDiv w:val="1"/>
      <w:marLeft w:val="0"/>
      <w:marRight w:val="0"/>
      <w:marTop w:val="0"/>
      <w:marBottom w:val="0"/>
      <w:divBdr>
        <w:top w:val="none" w:sz="0" w:space="0" w:color="auto"/>
        <w:left w:val="none" w:sz="0" w:space="0" w:color="auto"/>
        <w:bottom w:val="none" w:sz="0" w:space="0" w:color="auto"/>
        <w:right w:val="none" w:sz="0" w:space="0" w:color="auto"/>
      </w:divBdr>
    </w:div>
    <w:div w:id="473177990">
      <w:bodyDiv w:val="1"/>
      <w:marLeft w:val="0"/>
      <w:marRight w:val="0"/>
      <w:marTop w:val="0"/>
      <w:marBottom w:val="0"/>
      <w:divBdr>
        <w:top w:val="none" w:sz="0" w:space="0" w:color="auto"/>
        <w:left w:val="none" w:sz="0" w:space="0" w:color="auto"/>
        <w:bottom w:val="none" w:sz="0" w:space="0" w:color="auto"/>
        <w:right w:val="none" w:sz="0" w:space="0" w:color="auto"/>
      </w:divBdr>
    </w:div>
    <w:div w:id="883560889">
      <w:bodyDiv w:val="1"/>
      <w:marLeft w:val="0"/>
      <w:marRight w:val="0"/>
      <w:marTop w:val="0"/>
      <w:marBottom w:val="0"/>
      <w:divBdr>
        <w:top w:val="none" w:sz="0" w:space="0" w:color="auto"/>
        <w:left w:val="none" w:sz="0" w:space="0" w:color="auto"/>
        <w:bottom w:val="none" w:sz="0" w:space="0" w:color="auto"/>
        <w:right w:val="none" w:sz="0" w:space="0" w:color="auto"/>
      </w:divBdr>
    </w:div>
    <w:div w:id="1091392243">
      <w:bodyDiv w:val="1"/>
      <w:marLeft w:val="0"/>
      <w:marRight w:val="0"/>
      <w:marTop w:val="0"/>
      <w:marBottom w:val="0"/>
      <w:divBdr>
        <w:top w:val="none" w:sz="0" w:space="0" w:color="auto"/>
        <w:left w:val="none" w:sz="0" w:space="0" w:color="auto"/>
        <w:bottom w:val="none" w:sz="0" w:space="0" w:color="auto"/>
        <w:right w:val="none" w:sz="0" w:space="0" w:color="auto"/>
      </w:divBdr>
    </w:div>
    <w:div w:id="1213150490">
      <w:bodyDiv w:val="1"/>
      <w:marLeft w:val="0"/>
      <w:marRight w:val="0"/>
      <w:marTop w:val="0"/>
      <w:marBottom w:val="0"/>
      <w:divBdr>
        <w:top w:val="none" w:sz="0" w:space="0" w:color="auto"/>
        <w:left w:val="none" w:sz="0" w:space="0" w:color="auto"/>
        <w:bottom w:val="none" w:sz="0" w:space="0" w:color="auto"/>
        <w:right w:val="none" w:sz="0" w:space="0" w:color="auto"/>
      </w:divBdr>
    </w:div>
    <w:div w:id="1313675762">
      <w:bodyDiv w:val="1"/>
      <w:marLeft w:val="0"/>
      <w:marRight w:val="0"/>
      <w:marTop w:val="0"/>
      <w:marBottom w:val="0"/>
      <w:divBdr>
        <w:top w:val="none" w:sz="0" w:space="0" w:color="auto"/>
        <w:left w:val="none" w:sz="0" w:space="0" w:color="auto"/>
        <w:bottom w:val="none" w:sz="0" w:space="0" w:color="auto"/>
        <w:right w:val="none" w:sz="0" w:space="0" w:color="auto"/>
      </w:divBdr>
    </w:div>
    <w:div w:id="1784955120">
      <w:bodyDiv w:val="1"/>
      <w:marLeft w:val="0"/>
      <w:marRight w:val="0"/>
      <w:marTop w:val="0"/>
      <w:marBottom w:val="0"/>
      <w:divBdr>
        <w:top w:val="none" w:sz="0" w:space="0" w:color="auto"/>
        <w:left w:val="none" w:sz="0" w:space="0" w:color="auto"/>
        <w:bottom w:val="none" w:sz="0" w:space="0" w:color="auto"/>
        <w:right w:val="none" w:sz="0" w:space="0" w:color="auto"/>
      </w:divBdr>
    </w:div>
    <w:div w:id="1939631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image" Target="media/image8.sv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7.png"/><Relationship Id="rId33"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sv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sv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5.png"/><Relationship Id="rId28" Type="http://schemas.openxmlformats.org/officeDocument/2006/relationships/image" Target="media/image10.svg"/><Relationship Id="rId10" Type="http://schemas.openxmlformats.org/officeDocument/2006/relationships/header" Target="header2.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svg"/><Relationship Id="rId27" Type="http://schemas.openxmlformats.org/officeDocument/2006/relationships/image" Target="media/image9.png"/><Relationship Id="rId30" Type="http://schemas.openxmlformats.org/officeDocument/2006/relationships/image" Target="media/image12.sv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0905A4F-E982-45BA-8EA5-228854E1F7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7089</Words>
  <Characters>41331</Characters>
  <Application>Microsoft Office Word</Application>
  <DocSecurity>0</DocSecurity>
  <Lines>984</Lines>
  <Paragraphs>229</Paragraphs>
  <ScaleCrop>false</ScaleCrop>
  <Company>The Royal Society of Chemistry</Company>
  <LinksUpToDate>false</LinksUpToDate>
  <CharactersWithSpaces>48191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Yibin</cp:lastModifiedBy>
  <cp:revision>16</cp:revision>
  <cp:lastPrinted>2014-10-09T15:34:00Z</cp:lastPrinted>
  <dcterms:created xsi:type="dcterms:W3CDTF">2025-07-10T01:36:00Z</dcterms:created>
  <dcterms:modified xsi:type="dcterms:W3CDTF">2025-07-10T03:12:00Z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eyJoZGlkIjoiOWM5MDQwM2U0NDdlZTliZThkYzIxYjY4NDViNjg2MTEiLCJ1c2VySWQiOiIzMTA5MjgyNjEifQ==</vt:lpwstr>
  </property>
  <property fmtid="{D5CDD505-2E9C-101B-9397-08002B2CF9AE}" pid="3" name="KSOProductBuildVer">
    <vt:lpwstr>2052-12.1.0.21915</vt:lpwstr>
  </property>
  <property fmtid="{D5CDD505-2E9C-101B-9397-08002B2CF9AE}" pid="4" name="ICV">
    <vt:lpwstr>E77F2D4ABB634B7AB12D0F1968A3E901_12</vt:lpwstr>
  </property>
  <property fmtid="{D5CDD505-2E9C-101B-9397-08002B2CF9AE}" pid="5" name="GrammarlyDocumentId">
    <vt:lpwstr>ef47e589-f89f-4612-b717-74ba1f31e9a6</vt:lpwstr>
  </property>
</Properties>
</file>